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ayout w:type="fixed"/>
        <w:tblLook w:val="0000" w:firstRow="0" w:lastRow="0" w:firstColumn="0" w:lastColumn="0" w:noHBand="0" w:noVBand="0"/>
      </w:tblPr>
      <w:tblGrid>
        <w:gridCol w:w="693"/>
        <w:gridCol w:w="4802"/>
        <w:gridCol w:w="3112"/>
      </w:tblGrid>
      <w:tr w:rsidR="00AC6C33" w:rsidRPr="009F32EB" w14:paraId="3FDD80C3" w14:textId="77777777" w:rsidTr="00E80524">
        <w:trPr>
          <w:trHeight w:val="2023"/>
        </w:trPr>
        <w:tc>
          <w:tcPr>
            <w:tcW w:w="693" w:type="dxa"/>
            <w:shd w:val="clear" w:color="auto" w:fill="auto"/>
          </w:tcPr>
          <w:p w14:paraId="2E45F080" w14:textId="77777777" w:rsidR="00AC6C33" w:rsidRPr="00CE3AF8" w:rsidRDefault="00AC6C33" w:rsidP="00FF367D">
            <w:pPr>
              <w:pStyle w:val="Kop1"/>
              <w:numPr>
                <w:ilvl w:val="0"/>
                <w:numId w:val="0"/>
              </w:numPr>
              <w:ind w:left="432"/>
            </w:pPr>
          </w:p>
        </w:tc>
        <w:tc>
          <w:tcPr>
            <w:tcW w:w="4802" w:type="dxa"/>
            <w:shd w:val="clear" w:color="auto" w:fill="auto"/>
          </w:tcPr>
          <w:p w14:paraId="4C283112" w14:textId="77777777" w:rsidR="00583A45" w:rsidRPr="00CE3AF8" w:rsidRDefault="00583A45" w:rsidP="00FF367D">
            <w:pPr>
              <w:pStyle w:val="Kop1"/>
              <w:numPr>
                <w:ilvl w:val="0"/>
                <w:numId w:val="0"/>
              </w:numPr>
              <w:ind w:left="16"/>
            </w:pPr>
          </w:p>
          <w:p w14:paraId="3CEF5FD3" w14:textId="77777777" w:rsidR="00583A45" w:rsidRPr="00CE3AF8" w:rsidRDefault="00583A45" w:rsidP="00FF367D">
            <w:pPr>
              <w:pStyle w:val="Kop1"/>
              <w:numPr>
                <w:ilvl w:val="0"/>
                <w:numId w:val="0"/>
              </w:numPr>
              <w:ind w:left="16"/>
            </w:pPr>
          </w:p>
          <w:p w14:paraId="00CC1509" w14:textId="77777777" w:rsidR="00A272F9" w:rsidRDefault="00A272F9" w:rsidP="007B441C">
            <w:pPr>
              <w:rPr>
                <w:b/>
                <w:sz w:val="36"/>
              </w:rPr>
            </w:pPr>
            <w:bookmarkStart w:id="0" w:name="_Toc303865113"/>
            <w:r>
              <w:rPr>
                <w:b/>
                <w:sz w:val="36"/>
              </w:rPr>
              <w:t>Wabo-BAG services</w:t>
            </w:r>
          </w:p>
          <w:p w14:paraId="7967E579" w14:textId="77777777" w:rsidR="00A272F9" w:rsidRDefault="00A272F9" w:rsidP="007B441C">
            <w:pPr>
              <w:rPr>
                <w:b/>
                <w:sz w:val="36"/>
              </w:rPr>
            </w:pPr>
          </w:p>
          <w:p w14:paraId="463BE4CA" w14:textId="77777777" w:rsidR="00AC6C33" w:rsidRPr="00A272F9" w:rsidRDefault="00096097" w:rsidP="007B441C">
            <w:pPr>
              <w:rPr>
                <w:b/>
                <w:sz w:val="28"/>
              </w:rPr>
            </w:pPr>
            <w:r w:rsidRPr="00A272F9">
              <w:rPr>
                <w:b/>
                <w:sz w:val="28"/>
              </w:rPr>
              <w:t xml:space="preserve">Standaard services voor </w:t>
            </w:r>
            <w:bookmarkEnd w:id="0"/>
            <w:r w:rsidR="004F2BC6" w:rsidRPr="00A272F9">
              <w:rPr>
                <w:b/>
                <w:sz w:val="28"/>
              </w:rPr>
              <w:t>het uitwisselen van informatie tussen W</w:t>
            </w:r>
            <w:r w:rsidR="00AA0A1B" w:rsidRPr="00A272F9">
              <w:rPr>
                <w:b/>
                <w:sz w:val="28"/>
              </w:rPr>
              <w:t>abo</w:t>
            </w:r>
            <w:r w:rsidR="004F2BC6" w:rsidRPr="00A272F9">
              <w:rPr>
                <w:b/>
                <w:sz w:val="28"/>
              </w:rPr>
              <w:t xml:space="preserve"> en BAG systemen</w:t>
            </w:r>
          </w:p>
          <w:p w14:paraId="02C4E9A3" w14:textId="77777777" w:rsidR="00F42BBB" w:rsidRDefault="00F42BBB"/>
          <w:p w14:paraId="5743B3EE" w14:textId="77777777" w:rsidR="00F42BBB" w:rsidRDefault="00F42BBB"/>
        </w:tc>
        <w:tc>
          <w:tcPr>
            <w:tcW w:w="3112" w:type="dxa"/>
            <w:shd w:val="clear" w:color="auto" w:fill="auto"/>
          </w:tcPr>
          <w:p w14:paraId="5B5AA7A0" w14:textId="77777777" w:rsidR="00AC6C33" w:rsidRDefault="00AC6C33" w:rsidP="00E93C05">
            <w:pPr>
              <w:pStyle w:val="Rapporttitel"/>
              <w:snapToGrid w:val="0"/>
              <w:spacing w:line="240" w:lineRule="atLeast"/>
            </w:pPr>
          </w:p>
        </w:tc>
      </w:tr>
      <w:tr w:rsidR="003E4A97" w:rsidRPr="009F32EB" w14:paraId="7320296D" w14:textId="77777777" w:rsidTr="00E80524">
        <w:trPr>
          <w:gridAfter w:val="2"/>
          <w:wAfter w:w="7914" w:type="dxa"/>
          <w:trHeight w:val="5011"/>
        </w:trPr>
        <w:tc>
          <w:tcPr>
            <w:tcW w:w="693" w:type="dxa"/>
            <w:shd w:val="clear" w:color="auto" w:fill="auto"/>
          </w:tcPr>
          <w:p w14:paraId="2FA1984D" w14:textId="304F9DDD" w:rsidR="003E4A97" w:rsidRDefault="003E4A97" w:rsidP="00E93C05">
            <w:pPr>
              <w:pStyle w:val="Rapporttitel"/>
              <w:snapToGrid w:val="0"/>
              <w:spacing w:line="240" w:lineRule="atLeast"/>
            </w:pPr>
          </w:p>
          <w:p w14:paraId="655C852E" w14:textId="77777777" w:rsidR="003E4A97" w:rsidRDefault="003E4A97" w:rsidP="003E4A97"/>
          <w:p w14:paraId="296E334B" w14:textId="77777777" w:rsidR="003E4A97" w:rsidRDefault="003E4A97" w:rsidP="003E4A97"/>
          <w:p w14:paraId="03B28836" w14:textId="77777777" w:rsidR="003E4A97" w:rsidRPr="003E4A97" w:rsidRDefault="003E4A97" w:rsidP="003E4A97"/>
        </w:tc>
      </w:tr>
    </w:tbl>
    <w:p w14:paraId="33E22213" w14:textId="77777777" w:rsidR="003E4A97" w:rsidRDefault="003E4A97" w:rsidP="00C26ED5">
      <w:pPr>
        <w:spacing w:line="240" w:lineRule="atLeast"/>
        <w:jc w:val="both"/>
        <w:rPr>
          <w:b/>
        </w:rPr>
      </w:pPr>
    </w:p>
    <w:p w14:paraId="054206E7" w14:textId="77777777" w:rsidR="003E4A97" w:rsidRDefault="003E4A97" w:rsidP="00C26ED5">
      <w:pPr>
        <w:spacing w:line="240" w:lineRule="atLeast"/>
        <w:jc w:val="both"/>
        <w:rPr>
          <w:b/>
        </w:rPr>
      </w:pPr>
    </w:p>
    <w:p w14:paraId="510F70C8" w14:textId="77777777" w:rsidR="003E4A97" w:rsidRDefault="003E4A97" w:rsidP="00C26ED5">
      <w:pPr>
        <w:spacing w:line="240" w:lineRule="atLeast"/>
        <w:jc w:val="both"/>
        <w:rPr>
          <w:b/>
        </w:rPr>
      </w:pPr>
    </w:p>
    <w:p w14:paraId="58669095" w14:textId="3E638135" w:rsidR="00AC6C33" w:rsidRPr="000234EA" w:rsidRDefault="00C26ED5" w:rsidP="00AC6C33">
      <w:pPr>
        <w:spacing w:line="240" w:lineRule="atLeast"/>
        <w:jc w:val="both"/>
      </w:pPr>
      <w:r>
        <w:rPr>
          <w:b/>
        </w:rPr>
        <w:t xml:space="preserve">Documentversie: </w:t>
      </w:r>
      <w:r w:rsidR="005B5AA4">
        <w:t>1.</w:t>
      </w:r>
      <w:r w:rsidR="00FD1FCE">
        <w:t xml:space="preserve">03 </w:t>
      </w:r>
      <w:r w:rsidR="007903AB">
        <w:rPr>
          <w:b/>
        </w:rPr>
        <w:t>D</w:t>
      </w:r>
      <w:r w:rsidR="00AC6C33" w:rsidRPr="00AC6C33">
        <w:rPr>
          <w:b/>
        </w:rPr>
        <w:t>atum</w:t>
      </w:r>
      <w:r>
        <w:rPr>
          <w:b/>
        </w:rPr>
        <w:t xml:space="preserve">: </w:t>
      </w:r>
      <w:del w:id="1" w:author="Henri Korver" w:date="2018-08-27T14:39:00Z">
        <w:r w:rsidR="00FD1FCE" w:rsidDel="00733103">
          <w:delText>11</w:delText>
        </w:r>
      </w:del>
      <w:ins w:id="2" w:author="Henri Korver" w:date="2018-08-27T14:39:00Z">
        <w:r w:rsidR="00733103">
          <w:t>27</w:t>
        </w:r>
      </w:ins>
      <w:r w:rsidR="008F6D68">
        <w:t>-</w:t>
      </w:r>
      <w:r w:rsidR="00FD1FCE">
        <w:t>0</w:t>
      </w:r>
      <w:ins w:id="3" w:author="Henri Korver" w:date="2018-08-27T14:40:00Z">
        <w:r w:rsidR="00733103">
          <w:t>8</w:t>
        </w:r>
      </w:ins>
      <w:del w:id="4" w:author="Henri Korver" w:date="2018-08-27T14:40:00Z">
        <w:r w:rsidR="00FD1FCE" w:rsidDel="00733103">
          <w:delText>9</w:delText>
        </w:r>
      </w:del>
      <w:r w:rsidR="008F6D68">
        <w:t>-201</w:t>
      </w:r>
      <w:ins w:id="5" w:author="Henri Korver" w:date="2018-08-27T14:40:00Z">
        <w:r w:rsidR="00733103">
          <w:t>8</w:t>
        </w:r>
      </w:ins>
      <w:del w:id="6" w:author="Henri Korver" w:date="2018-08-27T14:40:00Z">
        <w:r w:rsidR="008F6D68" w:rsidDel="00733103">
          <w:delText>4</w:delText>
        </w:r>
      </w:del>
    </w:p>
    <w:p w14:paraId="71C57B7E" w14:textId="77777777" w:rsidR="00AC6C33" w:rsidRPr="00AC6C33" w:rsidRDefault="00AC6C33" w:rsidP="00AC6C33">
      <w:pPr>
        <w:spacing w:line="240" w:lineRule="atLeast"/>
        <w:jc w:val="both"/>
      </w:pPr>
    </w:p>
    <w:p w14:paraId="401F8909" w14:textId="657C47A3" w:rsidR="00C26ED5" w:rsidRDefault="00AC6C33" w:rsidP="00AC6C33">
      <w:pPr>
        <w:spacing w:line="240" w:lineRule="atLeast"/>
        <w:jc w:val="both"/>
      </w:pPr>
      <w:r w:rsidRPr="00AC6C33">
        <w:rPr>
          <w:b/>
        </w:rPr>
        <w:t>Versie</w:t>
      </w:r>
      <w:r w:rsidR="00C26ED5">
        <w:rPr>
          <w:b/>
        </w:rPr>
        <w:t xml:space="preserve"> van standaard: </w:t>
      </w:r>
      <w:r w:rsidR="00CE3AF8">
        <w:t>1.0</w:t>
      </w:r>
      <w:ins w:id="7" w:author="Henri Korver" w:date="2018-08-27T15:19:00Z">
        <w:r w:rsidR="0030732A">
          <w:t>1</w:t>
        </w:r>
      </w:ins>
      <w:del w:id="8" w:author="Henri Korver" w:date="2018-08-27T15:19:00Z">
        <w:r w:rsidR="00CE3AF8" w:rsidDel="0030732A">
          <w:delText>0</w:delText>
        </w:r>
      </w:del>
      <w:r w:rsidR="00C26ED5">
        <w:t xml:space="preserve"> </w:t>
      </w:r>
    </w:p>
    <w:p w14:paraId="14D8E647" w14:textId="28ACE958" w:rsidR="00051A65" w:rsidRDefault="00C26ED5" w:rsidP="00CE3AF8">
      <w:pPr>
        <w:spacing w:line="240" w:lineRule="atLeast"/>
        <w:jc w:val="both"/>
      </w:pPr>
      <w:r w:rsidRPr="00C26ED5">
        <w:rPr>
          <w:b/>
        </w:rPr>
        <w:t>Status</w:t>
      </w:r>
      <w:r w:rsidRPr="00CE3AF8">
        <w:rPr>
          <w:b/>
        </w:rPr>
        <w:t>:</w:t>
      </w:r>
      <w:r w:rsidRPr="00CE3AF8">
        <w:t xml:space="preserve"> </w:t>
      </w:r>
      <w:r w:rsidR="00CE62BE">
        <w:t>In gebruik</w:t>
      </w:r>
    </w:p>
    <w:p w14:paraId="6006FA9F" w14:textId="77777777" w:rsidR="00051A65" w:rsidRDefault="00051A65">
      <w:r>
        <w:br w:type="page"/>
      </w:r>
    </w:p>
    <w:p w14:paraId="06C994E2" w14:textId="77777777" w:rsidR="00694107" w:rsidRPr="0061556A" w:rsidRDefault="00694107" w:rsidP="00CE3AF8">
      <w:pPr>
        <w:spacing w:line="240" w:lineRule="atLeast"/>
        <w:jc w:val="both"/>
      </w:pPr>
    </w:p>
    <w:p w14:paraId="086056EE" w14:textId="77777777" w:rsidR="004B3393" w:rsidRDefault="00623523">
      <w:pPr>
        <w:pStyle w:val="Inhopg1"/>
        <w:rPr>
          <w:rFonts w:asciiTheme="minorHAnsi" w:eastAsiaTheme="minorEastAsia" w:hAnsiTheme="minorHAnsi" w:cstheme="minorBidi"/>
          <w:noProof/>
          <w:szCs w:val="22"/>
        </w:rPr>
      </w:pPr>
      <w:bookmarkStart w:id="9" w:name="_Toc303865114"/>
      <w:bookmarkStart w:id="10" w:name="_Toc379547956"/>
      <w:bookmarkStart w:id="11" w:name="_Toc523146101"/>
      <w:r w:rsidRPr="0002150A">
        <w:rPr>
          <w:rStyle w:val="Kop1Char"/>
        </w:rPr>
        <w:t>Inhoudsopgave</w:t>
      </w:r>
      <w:bookmarkEnd w:id="9"/>
      <w:bookmarkEnd w:id="10"/>
      <w:bookmarkEnd w:id="11"/>
      <w:r w:rsidRPr="0002150A">
        <w:rPr>
          <w:rStyle w:val="Kop1Char"/>
        </w:rPr>
        <w:t xml:space="preserve"> </w:t>
      </w:r>
      <w:r w:rsidR="00E53DA1">
        <w:br/>
      </w:r>
      <w:r w:rsidR="007941FE" w:rsidRPr="00623523">
        <w:fldChar w:fldCharType="begin"/>
      </w:r>
      <w:r w:rsidRPr="005B6AA7">
        <w:instrText xml:space="preserve"> TOC \o "1-9" \t "Kop 1;1;Titel;1;Kop 2;2;Kop 3;3" \h</w:instrText>
      </w:r>
      <w:r w:rsidR="007941FE" w:rsidRPr="00623523">
        <w:fldChar w:fldCharType="separate"/>
      </w:r>
      <w:hyperlink w:anchor="_Toc523146101" w:history="1">
        <w:r w:rsidR="004B3393" w:rsidRPr="00EF6FFB">
          <w:rPr>
            <w:rStyle w:val="Hyperlink"/>
            <w:noProof/>
          </w:rPr>
          <w:t>Inhoudsopgave</w:t>
        </w:r>
        <w:r w:rsidR="004B3393">
          <w:rPr>
            <w:noProof/>
          </w:rPr>
          <w:tab/>
        </w:r>
        <w:r w:rsidR="004B3393">
          <w:rPr>
            <w:noProof/>
          </w:rPr>
          <w:fldChar w:fldCharType="begin"/>
        </w:r>
        <w:r w:rsidR="004B3393">
          <w:rPr>
            <w:noProof/>
          </w:rPr>
          <w:instrText xml:space="preserve"> PAGEREF _Toc523146101 \h </w:instrText>
        </w:r>
        <w:r w:rsidR="004B3393">
          <w:rPr>
            <w:noProof/>
          </w:rPr>
        </w:r>
        <w:r w:rsidR="004B3393">
          <w:rPr>
            <w:noProof/>
          </w:rPr>
          <w:fldChar w:fldCharType="separate"/>
        </w:r>
        <w:r w:rsidR="004B3393">
          <w:rPr>
            <w:noProof/>
          </w:rPr>
          <w:t>2</w:t>
        </w:r>
        <w:r w:rsidR="004B3393">
          <w:rPr>
            <w:noProof/>
          </w:rPr>
          <w:fldChar w:fldCharType="end"/>
        </w:r>
      </w:hyperlink>
    </w:p>
    <w:p w14:paraId="72F3A96C" w14:textId="77777777" w:rsidR="004B3393" w:rsidRDefault="004B3393">
      <w:pPr>
        <w:pStyle w:val="Inhopg1"/>
        <w:tabs>
          <w:tab w:val="left" w:pos="480"/>
        </w:tabs>
        <w:rPr>
          <w:rFonts w:asciiTheme="minorHAnsi" w:eastAsiaTheme="minorEastAsia" w:hAnsiTheme="minorHAnsi" w:cstheme="minorBidi"/>
          <w:noProof/>
          <w:szCs w:val="22"/>
        </w:rPr>
      </w:pPr>
      <w:hyperlink w:anchor="_Toc523146102" w:history="1">
        <w:r w:rsidRPr="00EF6FFB">
          <w:rPr>
            <w:rStyle w:val="Hyperlink"/>
            <w:noProof/>
          </w:rPr>
          <w:t>1.</w:t>
        </w:r>
        <w:r>
          <w:rPr>
            <w:rFonts w:asciiTheme="minorHAnsi" w:eastAsiaTheme="minorEastAsia" w:hAnsiTheme="minorHAnsi" w:cstheme="minorBidi"/>
            <w:noProof/>
            <w:szCs w:val="22"/>
          </w:rPr>
          <w:tab/>
        </w:r>
        <w:r w:rsidRPr="00EF6FFB">
          <w:rPr>
            <w:rStyle w:val="Hyperlink"/>
            <w:noProof/>
          </w:rPr>
          <w:t>Inleiding en doel</w:t>
        </w:r>
        <w:r>
          <w:rPr>
            <w:noProof/>
          </w:rPr>
          <w:tab/>
        </w:r>
        <w:r>
          <w:rPr>
            <w:noProof/>
          </w:rPr>
          <w:fldChar w:fldCharType="begin"/>
        </w:r>
        <w:r>
          <w:rPr>
            <w:noProof/>
          </w:rPr>
          <w:instrText xml:space="preserve"> PAGEREF _Toc523146102 \h </w:instrText>
        </w:r>
        <w:r>
          <w:rPr>
            <w:noProof/>
          </w:rPr>
        </w:r>
        <w:r>
          <w:rPr>
            <w:noProof/>
          </w:rPr>
          <w:fldChar w:fldCharType="separate"/>
        </w:r>
        <w:r>
          <w:rPr>
            <w:noProof/>
          </w:rPr>
          <w:t>5</w:t>
        </w:r>
        <w:r>
          <w:rPr>
            <w:noProof/>
          </w:rPr>
          <w:fldChar w:fldCharType="end"/>
        </w:r>
      </w:hyperlink>
    </w:p>
    <w:p w14:paraId="08B78096" w14:textId="77777777" w:rsidR="004B3393" w:rsidRDefault="004B3393">
      <w:pPr>
        <w:pStyle w:val="Inhopg2"/>
        <w:rPr>
          <w:rFonts w:asciiTheme="minorHAnsi" w:eastAsiaTheme="minorEastAsia" w:hAnsiTheme="minorHAnsi" w:cstheme="minorBidi"/>
          <w:noProof/>
          <w:szCs w:val="22"/>
        </w:rPr>
      </w:pPr>
      <w:hyperlink w:anchor="_Toc523146103" w:history="1">
        <w:r w:rsidRPr="00EF6FFB">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Cs w:val="22"/>
          </w:rPr>
          <w:tab/>
        </w:r>
        <w:r w:rsidRPr="00EF6FFB">
          <w:rPr>
            <w:rStyle w:val="Hyperlink"/>
            <w:noProof/>
          </w:rPr>
          <w:t>Uitgangspunten en reikwijdte</w:t>
        </w:r>
        <w:r>
          <w:rPr>
            <w:noProof/>
          </w:rPr>
          <w:tab/>
        </w:r>
        <w:r>
          <w:rPr>
            <w:noProof/>
          </w:rPr>
          <w:fldChar w:fldCharType="begin"/>
        </w:r>
        <w:r>
          <w:rPr>
            <w:noProof/>
          </w:rPr>
          <w:instrText xml:space="preserve"> PAGEREF _Toc523146103 \h </w:instrText>
        </w:r>
        <w:r>
          <w:rPr>
            <w:noProof/>
          </w:rPr>
        </w:r>
        <w:r>
          <w:rPr>
            <w:noProof/>
          </w:rPr>
          <w:fldChar w:fldCharType="separate"/>
        </w:r>
        <w:r>
          <w:rPr>
            <w:noProof/>
          </w:rPr>
          <w:t>5</w:t>
        </w:r>
        <w:r>
          <w:rPr>
            <w:noProof/>
          </w:rPr>
          <w:fldChar w:fldCharType="end"/>
        </w:r>
      </w:hyperlink>
    </w:p>
    <w:p w14:paraId="02CCA0C9" w14:textId="77777777" w:rsidR="004B3393" w:rsidRDefault="004B3393">
      <w:pPr>
        <w:pStyle w:val="Inhopg2"/>
        <w:rPr>
          <w:rFonts w:asciiTheme="minorHAnsi" w:eastAsiaTheme="minorEastAsia" w:hAnsiTheme="minorHAnsi" w:cstheme="minorBidi"/>
          <w:noProof/>
          <w:szCs w:val="22"/>
        </w:rPr>
      </w:pPr>
      <w:hyperlink w:anchor="_Toc523146104" w:history="1">
        <w:r w:rsidRPr="00EF6FFB">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Cs w:val="22"/>
          </w:rPr>
          <w:tab/>
        </w:r>
        <w:r w:rsidRPr="00EF6FFB">
          <w:rPr>
            <w:rStyle w:val="Hyperlink"/>
            <w:noProof/>
          </w:rPr>
          <w:t>Bronverwijzing en referentiedocumenten</w:t>
        </w:r>
        <w:r>
          <w:rPr>
            <w:noProof/>
          </w:rPr>
          <w:tab/>
        </w:r>
        <w:r>
          <w:rPr>
            <w:noProof/>
          </w:rPr>
          <w:fldChar w:fldCharType="begin"/>
        </w:r>
        <w:r>
          <w:rPr>
            <w:noProof/>
          </w:rPr>
          <w:instrText xml:space="preserve"> PAGEREF _Toc523146104 \h </w:instrText>
        </w:r>
        <w:r>
          <w:rPr>
            <w:noProof/>
          </w:rPr>
        </w:r>
        <w:r>
          <w:rPr>
            <w:noProof/>
          </w:rPr>
          <w:fldChar w:fldCharType="separate"/>
        </w:r>
        <w:r>
          <w:rPr>
            <w:noProof/>
          </w:rPr>
          <w:t>7</w:t>
        </w:r>
        <w:r>
          <w:rPr>
            <w:noProof/>
          </w:rPr>
          <w:fldChar w:fldCharType="end"/>
        </w:r>
      </w:hyperlink>
    </w:p>
    <w:p w14:paraId="7F40EB86" w14:textId="77777777" w:rsidR="004B3393" w:rsidRDefault="004B3393">
      <w:pPr>
        <w:pStyle w:val="Inhopg2"/>
        <w:rPr>
          <w:rFonts w:asciiTheme="minorHAnsi" w:eastAsiaTheme="minorEastAsia" w:hAnsiTheme="minorHAnsi" w:cstheme="minorBidi"/>
          <w:noProof/>
          <w:szCs w:val="22"/>
        </w:rPr>
      </w:pPr>
      <w:hyperlink w:anchor="_Toc523146105" w:history="1">
        <w:r w:rsidRPr="00EF6FFB">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Cs w:val="22"/>
          </w:rPr>
          <w:tab/>
        </w:r>
        <w:r w:rsidRPr="00EF6FFB">
          <w:rPr>
            <w:rStyle w:val="Hyperlink"/>
            <w:noProof/>
          </w:rPr>
          <w:t>Participanten</w:t>
        </w:r>
        <w:r>
          <w:rPr>
            <w:noProof/>
          </w:rPr>
          <w:tab/>
        </w:r>
        <w:r>
          <w:rPr>
            <w:noProof/>
          </w:rPr>
          <w:fldChar w:fldCharType="begin"/>
        </w:r>
        <w:r>
          <w:rPr>
            <w:noProof/>
          </w:rPr>
          <w:instrText xml:space="preserve"> PAGEREF _Toc523146105 \h </w:instrText>
        </w:r>
        <w:r>
          <w:rPr>
            <w:noProof/>
          </w:rPr>
        </w:r>
        <w:r>
          <w:rPr>
            <w:noProof/>
          </w:rPr>
          <w:fldChar w:fldCharType="separate"/>
        </w:r>
        <w:r>
          <w:rPr>
            <w:noProof/>
          </w:rPr>
          <w:t>8</w:t>
        </w:r>
        <w:r>
          <w:rPr>
            <w:noProof/>
          </w:rPr>
          <w:fldChar w:fldCharType="end"/>
        </w:r>
      </w:hyperlink>
    </w:p>
    <w:p w14:paraId="78986FD6" w14:textId="77777777" w:rsidR="004B3393" w:rsidRDefault="004B3393">
      <w:pPr>
        <w:pStyle w:val="Inhopg2"/>
        <w:rPr>
          <w:rFonts w:asciiTheme="minorHAnsi" w:eastAsiaTheme="minorEastAsia" w:hAnsiTheme="minorHAnsi" w:cstheme="minorBidi"/>
          <w:noProof/>
          <w:szCs w:val="22"/>
        </w:rPr>
      </w:pPr>
      <w:hyperlink w:anchor="_Toc523146106" w:history="1">
        <w:r w:rsidRPr="00EF6FFB">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Cs w:val="22"/>
          </w:rPr>
          <w:tab/>
        </w:r>
        <w:r w:rsidRPr="00EF6FFB">
          <w:rPr>
            <w:rStyle w:val="Hyperlink"/>
            <w:noProof/>
          </w:rPr>
          <w:t>Buiten scope</w:t>
        </w:r>
        <w:r>
          <w:rPr>
            <w:noProof/>
          </w:rPr>
          <w:tab/>
        </w:r>
        <w:r>
          <w:rPr>
            <w:noProof/>
          </w:rPr>
          <w:fldChar w:fldCharType="begin"/>
        </w:r>
        <w:r>
          <w:rPr>
            <w:noProof/>
          </w:rPr>
          <w:instrText xml:space="preserve"> PAGEREF _Toc523146106 \h </w:instrText>
        </w:r>
        <w:r>
          <w:rPr>
            <w:noProof/>
          </w:rPr>
        </w:r>
        <w:r>
          <w:rPr>
            <w:noProof/>
          </w:rPr>
          <w:fldChar w:fldCharType="separate"/>
        </w:r>
        <w:r>
          <w:rPr>
            <w:noProof/>
          </w:rPr>
          <w:t>8</w:t>
        </w:r>
        <w:r>
          <w:rPr>
            <w:noProof/>
          </w:rPr>
          <w:fldChar w:fldCharType="end"/>
        </w:r>
      </w:hyperlink>
    </w:p>
    <w:p w14:paraId="0B0754C3"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07" w:history="1">
        <w:r w:rsidRPr="00EF6FFB">
          <w:rPr>
            <w:rStyle w:val="Hyperlink"/>
            <w:noProof/>
          </w:rPr>
          <w:t>1.4.1</w:t>
        </w:r>
        <w:r>
          <w:rPr>
            <w:rFonts w:asciiTheme="minorHAnsi" w:eastAsiaTheme="minorEastAsia" w:hAnsiTheme="minorHAnsi" w:cstheme="minorBidi"/>
            <w:noProof/>
            <w:szCs w:val="22"/>
          </w:rPr>
          <w:tab/>
        </w:r>
        <w:r w:rsidRPr="00EF6FFB">
          <w:rPr>
            <w:rStyle w:val="Hyperlink"/>
            <w:noProof/>
          </w:rPr>
          <w:t>Handhaving</w:t>
        </w:r>
        <w:r>
          <w:rPr>
            <w:noProof/>
          </w:rPr>
          <w:tab/>
        </w:r>
        <w:r>
          <w:rPr>
            <w:noProof/>
          </w:rPr>
          <w:fldChar w:fldCharType="begin"/>
        </w:r>
        <w:r>
          <w:rPr>
            <w:noProof/>
          </w:rPr>
          <w:instrText xml:space="preserve"> PAGEREF _Toc523146107 \h </w:instrText>
        </w:r>
        <w:r>
          <w:rPr>
            <w:noProof/>
          </w:rPr>
        </w:r>
        <w:r>
          <w:rPr>
            <w:noProof/>
          </w:rPr>
          <w:fldChar w:fldCharType="separate"/>
        </w:r>
        <w:r>
          <w:rPr>
            <w:noProof/>
          </w:rPr>
          <w:t>8</w:t>
        </w:r>
        <w:r>
          <w:rPr>
            <w:noProof/>
          </w:rPr>
          <w:fldChar w:fldCharType="end"/>
        </w:r>
      </w:hyperlink>
    </w:p>
    <w:p w14:paraId="334B8599" w14:textId="77777777" w:rsidR="004B3393" w:rsidRDefault="004B3393">
      <w:pPr>
        <w:pStyle w:val="Inhopg1"/>
        <w:tabs>
          <w:tab w:val="left" w:pos="480"/>
        </w:tabs>
        <w:rPr>
          <w:rFonts w:asciiTheme="minorHAnsi" w:eastAsiaTheme="minorEastAsia" w:hAnsiTheme="minorHAnsi" w:cstheme="minorBidi"/>
          <w:noProof/>
          <w:szCs w:val="22"/>
        </w:rPr>
      </w:pPr>
      <w:hyperlink w:anchor="_Toc523146108" w:history="1">
        <w:r w:rsidRPr="00EF6FFB">
          <w:rPr>
            <w:rStyle w:val="Hyperlink"/>
            <w:noProof/>
          </w:rPr>
          <w:t>2.</w:t>
        </w:r>
        <w:r>
          <w:rPr>
            <w:rFonts w:asciiTheme="minorHAnsi" w:eastAsiaTheme="minorEastAsia" w:hAnsiTheme="minorHAnsi" w:cstheme="minorBidi"/>
            <w:noProof/>
            <w:szCs w:val="22"/>
          </w:rPr>
          <w:tab/>
        </w:r>
        <w:r w:rsidRPr="00EF6FFB">
          <w:rPr>
            <w:rStyle w:val="Hyperlink"/>
            <w:noProof/>
          </w:rPr>
          <w:t>Functionaliteit op hoofdlijnen en architectuur</w:t>
        </w:r>
        <w:r>
          <w:rPr>
            <w:noProof/>
          </w:rPr>
          <w:tab/>
        </w:r>
        <w:r>
          <w:rPr>
            <w:noProof/>
          </w:rPr>
          <w:fldChar w:fldCharType="begin"/>
        </w:r>
        <w:r>
          <w:rPr>
            <w:noProof/>
          </w:rPr>
          <w:instrText xml:space="preserve"> PAGEREF _Toc523146108 \h </w:instrText>
        </w:r>
        <w:r>
          <w:rPr>
            <w:noProof/>
          </w:rPr>
        </w:r>
        <w:r>
          <w:rPr>
            <w:noProof/>
          </w:rPr>
          <w:fldChar w:fldCharType="separate"/>
        </w:r>
        <w:r>
          <w:rPr>
            <w:noProof/>
          </w:rPr>
          <w:t>9</w:t>
        </w:r>
        <w:r>
          <w:rPr>
            <w:noProof/>
          </w:rPr>
          <w:fldChar w:fldCharType="end"/>
        </w:r>
      </w:hyperlink>
    </w:p>
    <w:p w14:paraId="7351005E" w14:textId="77777777" w:rsidR="004B3393" w:rsidRDefault="004B3393">
      <w:pPr>
        <w:pStyle w:val="Inhopg2"/>
        <w:rPr>
          <w:rFonts w:asciiTheme="minorHAnsi" w:eastAsiaTheme="minorEastAsia" w:hAnsiTheme="minorHAnsi" w:cstheme="minorBidi"/>
          <w:noProof/>
          <w:szCs w:val="22"/>
        </w:rPr>
      </w:pPr>
      <w:hyperlink w:anchor="_Toc523146109" w:history="1">
        <w:r w:rsidRPr="00EF6FFB">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Cs w:val="22"/>
          </w:rPr>
          <w:tab/>
        </w:r>
        <w:r w:rsidRPr="00EF6FFB">
          <w:rPr>
            <w:rStyle w:val="Hyperlink"/>
            <w:noProof/>
          </w:rPr>
          <w:t>Functionaliteit op hoofdlijnen en architectuur</w:t>
        </w:r>
        <w:r>
          <w:rPr>
            <w:noProof/>
          </w:rPr>
          <w:tab/>
        </w:r>
        <w:r>
          <w:rPr>
            <w:noProof/>
          </w:rPr>
          <w:fldChar w:fldCharType="begin"/>
        </w:r>
        <w:r>
          <w:rPr>
            <w:noProof/>
          </w:rPr>
          <w:instrText xml:space="preserve"> PAGEREF _Toc523146109 \h </w:instrText>
        </w:r>
        <w:r>
          <w:rPr>
            <w:noProof/>
          </w:rPr>
        </w:r>
        <w:r>
          <w:rPr>
            <w:noProof/>
          </w:rPr>
          <w:fldChar w:fldCharType="separate"/>
        </w:r>
        <w:r>
          <w:rPr>
            <w:noProof/>
          </w:rPr>
          <w:t>9</w:t>
        </w:r>
        <w:r>
          <w:rPr>
            <w:noProof/>
          </w:rPr>
          <w:fldChar w:fldCharType="end"/>
        </w:r>
      </w:hyperlink>
    </w:p>
    <w:p w14:paraId="0588026C" w14:textId="77777777" w:rsidR="004B3393" w:rsidRDefault="004B3393">
      <w:pPr>
        <w:pStyle w:val="Inhopg2"/>
        <w:rPr>
          <w:rFonts w:asciiTheme="minorHAnsi" w:eastAsiaTheme="minorEastAsia" w:hAnsiTheme="minorHAnsi" w:cstheme="minorBidi"/>
          <w:noProof/>
          <w:szCs w:val="22"/>
        </w:rPr>
      </w:pPr>
      <w:hyperlink w:anchor="_Toc523146110" w:history="1">
        <w:r w:rsidRPr="00EF6FFB">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Cs w:val="22"/>
          </w:rPr>
          <w:tab/>
        </w:r>
        <w:r w:rsidRPr="00EF6FFB">
          <w:rPr>
            <w:rStyle w:val="Hyperlink"/>
            <w:noProof/>
          </w:rPr>
          <w:t>Standaarden</w:t>
        </w:r>
        <w:r>
          <w:rPr>
            <w:noProof/>
          </w:rPr>
          <w:tab/>
        </w:r>
        <w:r>
          <w:rPr>
            <w:noProof/>
          </w:rPr>
          <w:fldChar w:fldCharType="begin"/>
        </w:r>
        <w:r>
          <w:rPr>
            <w:noProof/>
          </w:rPr>
          <w:instrText xml:space="preserve"> PAGEREF _Toc523146110 \h </w:instrText>
        </w:r>
        <w:r>
          <w:rPr>
            <w:noProof/>
          </w:rPr>
        </w:r>
        <w:r>
          <w:rPr>
            <w:noProof/>
          </w:rPr>
          <w:fldChar w:fldCharType="separate"/>
        </w:r>
        <w:r>
          <w:rPr>
            <w:noProof/>
          </w:rPr>
          <w:t>10</w:t>
        </w:r>
        <w:r>
          <w:rPr>
            <w:noProof/>
          </w:rPr>
          <w:fldChar w:fldCharType="end"/>
        </w:r>
      </w:hyperlink>
    </w:p>
    <w:p w14:paraId="4DD1AED8"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11" w:history="1">
        <w:r w:rsidRPr="00EF6FFB">
          <w:rPr>
            <w:rStyle w:val="Hyperlink"/>
            <w:noProof/>
          </w:rPr>
          <w:t>2.2.1</w:t>
        </w:r>
        <w:r>
          <w:rPr>
            <w:rFonts w:asciiTheme="minorHAnsi" w:eastAsiaTheme="minorEastAsia" w:hAnsiTheme="minorHAnsi" w:cstheme="minorBidi"/>
            <w:noProof/>
            <w:szCs w:val="22"/>
          </w:rPr>
          <w:tab/>
        </w:r>
        <w:r w:rsidRPr="00EF6FFB">
          <w:rPr>
            <w:rStyle w:val="Hyperlink"/>
            <w:noProof/>
          </w:rPr>
          <w:t>Zaak-document services</w:t>
        </w:r>
        <w:r>
          <w:rPr>
            <w:noProof/>
          </w:rPr>
          <w:tab/>
        </w:r>
        <w:r>
          <w:rPr>
            <w:noProof/>
          </w:rPr>
          <w:fldChar w:fldCharType="begin"/>
        </w:r>
        <w:r>
          <w:rPr>
            <w:noProof/>
          </w:rPr>
          <w:instrText xml:space="preserve"> PAGEREF _Toc523146111 \h </w:instrText>
        </w:r>
        <w:r>
          <w:rPr>
            <w:noProof/>
          </w:rPr>
        </w:r>
        <w:r>
          <w:rPr>
            <w:noProof/>
          </w:rPr>
          <w:fldChar w:fldCharType="separate"/>
        </w:r>
        <w:r>
          <w:rPr>
            <w:noProof/>
          </w:rPr>
          <w:t>10</w:t>
        </w:r>
        <w:r>
          <w:rPr>
            <w:noProof/>
          </w:rPr>
          <w:fldChar w:fldCharType="end"/>
        </w:r>
      </w:hyperlink>
    </w:p>
    <w:p w14:paraId="002D647F" w14:textId="77777777" w:rsidR="004B3393" w:rsidRDefault="004B3393">
      <w:pPr>
        <w:pStyle w:val="Inhopg2"/>
        <w:rPr>
          <w:rFonts w:asciiTheme="minorHAnsi" w:eastAsiaTheme="minorEastAsia" w:hAnsiTheme="minorHAnsi" w:cstheme="minorBidi"/>
          <w:noProof/>
          <w:szCs w:val="22"/>
        </w:rPr>
      </w:pPr>
      <w:hyperlink w:anchor="_Toc523146112" w:history="1">
        <w:r w:rsidRPr="00EF6FFB">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Cs w:val="22"/>
          </w:rPr>
          <w:tab/>
        </w:r>
        <w:r w:rsidRPr="00EF6FFB">
          <w:rPr>
            <w:rStyle w:val="Hyperlink"/>
            <w:noProof/>
          </w:rPr>
          <w:t>Referentiecomponenten</w:t>
        </w:r>
        <w:r>
          <w:rPr>
            <w:noProof/>
          </w:rPr>
          <w:tab/>
        </w:r>
        <w:r>
          <w:rPr>
            <w:noProof/>
          </w:rPr>
          <w:fldChar w:fldCharType="begin"/>
        </w:r>
        <w:r>
          <w:rPr>
            <w:noProof/>
          </w:rPr>
          <w:instrText xml:space="preserve"> PAGEREF _Toc523146112 \h </w:instrText>
        </w:r>
        <w:r>
          <w:rPr>
            <w:noProof/>
          </w:rPr>
        </w:r>
        <w:r>
          <w:rPr>
            <w:noProof/>
          </w:rPr>
          <w:fldChar w:fldCharType="separate"/>
        </w:r>
        <w:r>
          <w:rPr>
            <w:noProof/>
          </w:rPr>
          <w:t>11</w:t>
        </w:r>
        <w:r>
          <w:rPr>
            <w:noProof/>
          </w:rPr>
          <w:fldChar w:fldCharType="end"/>
        </w:r>
      </w:hyperlink>
    </w:p>
    <w:p w14:paraId="68750F50" w14:textId="77777777" w:rsidR="004B3393" w:rsidRDefault="004B3393">
      <w:pPr>
        <w:pStyle w:val="Inhopg2"/>
        <w:rPr>
          <w:rFonts w:asciiTheme="minorHAnsi" w:eastAsiaTheme="minorEastAsia" w:hAnsiTheme="minorHAnsi" w:cstheme="minorBidi"/>
          <w:noProof/>
          <w:szCs w:val="22"/>
        </w:rPr>
      </w:pPr>
      <w:hyperlink w:anchor="_Toc523146113" w:history="1">
        <w:r w:rsidRPr="00EF6FFB">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Cs w:val="22"/>
          </w:rPr>
          <w:tab/>
        </w:r>
        <w:r w:rsidRPr="00EF6FFB">
          <w:rPr>
            <w:rStyle w:val="Hyperlink"/>
            <w:noProof/>
          </w:rPr>
          <w:t>Vergunningen o.a. Wabo</w:t>
        </w:r>
        <w:r>
          <w:rPr>
            <w:noProof/>
          </w:rPr>
          <w:tab/>
        </w:r>
        <w:r>
          <w:rPr>
            <w:noProof/>
          </w:rPr>
          <w:fldChar w:fldCharType="begin"/>
        </w:r>
        <w:r>
          <w:rPr>
            <w:noProof/>
          </w:rPr>
          <w:instrText xml:space="preserve"> PAGEREF _Toc523146113 \h </w:instrText>
        </w:r>
        <w:r>
          <w:rPr>
            <w:noProof/>
          </w:rPr>
        </w:r>
        <w:r>
          <w:rPr>
            <w:noProof/>
          </w:rPr>
          <w:fldChar w:fldCharType="separate"/>
        </w:r>
        <w:r>
          <w:rPr>
            <w:noProof/>
          </w:rPr>
          <w:t>11</w:t>
        </w:r>
        <w:r>
          <w:rPr>
            <w:noProof/>
          </w:rPr>
          <w:fldChar w:fldCharType="end"/>
        </w:r>
      </w:hyperlink>
    </w:p>
    <w:p w14:paraId="6DD94C39" w14:textId="77777777" w:rsidR="004B3393" w:rsidRDefault="004B3393">
      <w:pPr>
        <w:pStyle w:val="Inhopg2"/>
        <w:rPr>
          <w:rFonts w:asciiTheme="minorHAnsi" w:eastAsiaTheme="minorEastAsia" w:hAnsiTheme="minorHAnsi" w:cstheme="minorBidi"/>
          <w:noProof/>
          <w:szCs w:val="22"/>
        </w:rPr>
      </w:pPr>
      <w:hyperlink w:anchor="_Toc523146114" w:history="1">
        <w:r w:rsidRPr="00EF6FFB">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Cs w:val="22"/>
          </w:rPr>
          <w:tab/>
        </w:r>
        <w:r w:rsidRPr="00EF6FFB">
          <w:rPr>
            <w:rStyle w:val="Hyperlink"/>
            <w:noProof/>
          </w:rPr>
          <w:t>BAG-administratie.</w:t>
        </w:r>
        <w:r>
          <w:rPr>
            <w:noProof/>
          </w:rPr>
          <w:tab/>
        </w:r>
        <w:r>
          <w:rPr>
            <w:noProof/>
          </w:rPr>
          <w:fldChar w:fldCharType="begin"/>
        </w:r>
        <w:r>
          <w:rPr>
            <w:noProof/>
          </w:rPr>
          <w:instrText xml:space="preserve"> PAGEREF _Toc523146114 \h </w:instrText>
        </w:r>
        <w:r>
          <w:rPr>
            <w:noProof/>
          </w:rPr>
        </w:r>
        <w:r>
          <w:rPr>
            <w:noProof/>
          </w:rPr>
          <w:fldChar w:fldCharType="separate"/>
        </w:r>
        <w:r>
          <w:rPr>
            <w:noProof/>
          </w:rPr>
          <w:t>12</w:t>
        </w:r>
        <w:r>
          <w:rPr>
            <w:noProof/>
          </w:rPr>
          <w:fldChar w:fldCharType="end"/>
        </w:r>
      </w:hyperlink>
    </w:p>
    <w:p w14:paraId="444E1EF8" w14:textId="77777777" w:rsidR="004B3393" w:rsidRDefault="004B3393">
      <w:pPr>
        <w:pStyle w:val="Inhopg2"/>
        <w:rPr>
          <w:rFonts w:asciiTheme="minorHAnsi" w:eastAsiaTheme="minorEastAsia" w:hAnsiTheme="minorHAnsi" w:cstheme="minorBidi"/>
          <w:noProof/>
          <w:szCs w:val="22"/>
        </w:rPr>
      </w:pPr>
      <w:hyperlink w:anchor="_Toc523146115" w:history="1">
        <w:r w:rsidRPr="00EF6FFB">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Cs w:val="22"/>
          </w:rPr>
          <w:tab/>
        </w:r>
        <w:r w:rsidRPr="00EF6FFB">
          <w:rPr>
            <w:rStyle w:val="Hyperlink"/>
            <w:noProof/>
          </w:rPr>
          <w:t>Zaaksysteem</w:t>
        </w:r>
        <w:r>
          <w:rPr>
            <w:noProof/>
          </w:rPr>
          <w:tab/>
        </w:r>
        <w:r>
          <w:rPr>
            <w:noProof/>
          </w:rPr>
          <w:fldChar w:fldCharType="begin"/>
        </w:r>
        <w:r>
          <w:rPr>
            <w:noProof/>
          </w:rPr>
          <w:instrText xml:space="preserve"> PAGEREF _Toc523146115 \h </w:instrText>
        </w:r>
        <w:r>
          <w:rPr>
            <w:noProof/>
          </w:rPr>
        </w:r>
        <w:r>
          <w:rPr>
            <w:noProof/>
          </w:rPr>
          <w:fldChar w:fldCharType="separate"/>
        </w:r>
        <w:r>
          <w:rPr>
            <w:noProof/>
          </w:rPr>
          <w:t>12</w:t>
        </w:r>
        <w:r>
          <w:rPr>
            <w:noProof/>
          </w:rPr>
          <w:fldChar w:fldCharType="end"/>
        </w:r>
      </w:hyperlink>
    </w:p>
    <w:p w14:paraId="0406D81B" w14:textId="77777777" w:rsidR="004B3393" w:rsidRDefault="004B3393">
      <w:pPr>
        <w:pStyle w:val="Inhopg2"/>
        <w:rPr>
          <w:rFonts w:asciiTheme="minorHAnsi" w:eastAsiaTheme="minorEastAsia" w:hAnsiTheme="minorHAnsi" w:cstheme="minorBidi"/>
          <w:noProof/>
          <w:szCs w:val="22"/>
        </w:rPr>
      </w:pPr>
      <w:hyperlink w:anchor="_Toc523146116" w:history="1">
        <w:r w:rsidRPr="00EF6FFB">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Cs w:val="22"/>
          </w:rPr>
          <w:tab/>
        </w:r>
        <w:r w:rsidRPr="00EF6FFB">
          <w:rPr>
            <w:rStyle w:val="Hyperlink"/>
            <w:noProof/>
          </w:rPr>
          <w:t>Documentenbeheer</w:t>
        </w:r>
        <w:r>
          <w:rPr>
            <w:noProof/>
          </w:rPr>
          <w:tab/>
        </w:r>
        <w:r>
          <w:rPr>
            <w:noProof/>
          </w:rPr>
          <w:fldChar w:fldCharType="begin"/>
        </w:r>
        <w:r>
          <w:rPr>
            <w:noProof/>
          </w:rPr>
          <w:instrText xml:space="preserve"> PAGEREF _Toc523146116 \h </w:instrText>
        </w:r>
        <w:r>
          <w:rPr>
            <w:noProof/>
          </w:rPr>
        </w:r>
        <w:r>
          <w:rPr>
            <w:noProof/>
          </w:rPr>
          <w:fldChar w:fldCharType="separate"/>
        </w:r>
        <w:r>
          <w:rPr>
            <w:noProof/>
          </w:rPr>
          <w:t>13</w:t>
        </w:r>
        <w:r>
          <w:rPr>
            <w:noProof/>
          </w:rPr>
          <w:fldChar w:fldCharType="end"/>
        </w:r>
      </w:hyperlink>
    </w:p>
    <w:p w14:paraId="159D2647" w14:textId="77777777" w:rsidR="004B3393" w:rsidRDefault="004B3393">
      <w:pPr>
        <w:pStyle w:val="Inhopg2"/>
        <w:rPr>
          <w:rFonts w:asciiTheme="minorHAnsi" w:eastAsiaTheme="minorEastAsia" w:hAnsiTheme="minorHAnsi" w:cstheme="minorBidi"/>
          <w:noProof/>
          <w:szCs w:val="22"/>
        </w:rPr>
      </w:pPr>
      <w:hyperlink w:anchor="_Toc523146117" w:history="1">
        <w:r w:rsidRPr="00EF6FFB">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Cs w:val="22"/>
          </w:rPr>
          <w:tab/>
        </w:r>
        <w:r w:rsidRPr="00EF6FFB">
          <w:rPr>
            <w:rStyle w:val="Hyperlink"/>
            <w:noProof/>
          </w:rPr>
          <w:t>Gegevensmagazijn</w:t>
        </w:r>
        <w:r>
          <w:rPr>
            <w:noProof/>
          </w:rPr>
          <w:tab/>
        </w:r>
        <w:r>
          <w:rPr>
            <w:noProof/>
          </w:rPr>
          <w:fldChar w:fldCharType="begin"/>
        </w:r>
        <w:r>
          <w:rPr>
            <w:noProof/>
          </w:rPr>
          <w:instrText xml:space="preserve"> PAGEREF _Toc523146117 \h </w:instrText>
        </w:r>
        <w:r>
          <w:rPr>
            <w:noProof/>
          </w:rPr>
        </w:r>
        <w:r>
          <w:rPr>
            <w:noProof/>
          </w:rPr>
          <w:fldChar w:fldCharType="separate"/>
        </w:r>
        <w:r>
          <w:rPr>
            <w:noProof/>
          </w:rPr>
          <w:t>13</w:t>
        </w:r>
        <w:r>
          <w:rPr>
            <w:noProof/>
          </w:rPr>
          <w:fldChar w:fldCharType="end"/>
        </w:r>
      </w:hyperlink>
    </w:p>
    <w:p w14:paraId="48D23A8C" w14:textId="77777777" w:rsidR="004B3393" w:rsidRDefault="004B3393">
      <w:pPr>
        <w:pStyle w:val="Inhopg2"/>
        <w:rPr>
          <w:rFonts w:asciiTheme="minorHAnsi" w:eastAsiaTheme="minorEastAsia" w:hAnsiTheme="minorHAnsi" w:cstheme="minorBidi"/>
          <w:noProof/>
          <w:szCs w:val="22"/>
        </w:rPr>
      </w:pPr>
      <w:hyperlink w:anchor="_Toc523146118" w:history="1">
        <w:r w:rsidRPr="00EF6FFB">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noProof/>
            <w:szCs w:val="22"/>
          </w:rPr>
          <w:tab/>
        </w:r>
        <w:r w:rsidRPr="00EF6FFB">
          <w:rPr>
            <w:rStyle w:val="Hyperlink"/>
            <w:noProof/>
          </w:rPr>
          <w:t>Referentiearchitectuur</w:t>
        </w:r>
        <w:r>
          <w:rPr>
            <w:noProof/>
          </w:rPr>
          <w:tab/>
        </w:r>
        <w:r>
          <w:rPr>
            <w:noProof/>
          </w:rPr>
          <w:fldChar w:fldCharType="begin"/>
        </w:r>
        <w:r>
          <w:rPr>
            <w:noProof/>
          </w:rPr>
          <w:instrText xml:space="preserve"> PAGEREF _Toc523146118 \h </w:instrText>
        </w:r>
        <w:r>
          <w:rPr>
            <w:noProof/>
          </w:rPr>
        </w:r>
        <w:r>
          <w:rPr>
            <w:noProof/>
          </w:rPr>
          <w:fldChar w:fldCharType="separate"/>
        </w:r>
        <w:r>
          <w:rPr>
            <w:noProof/>
          </w:rPr>
          <w:t>14</w:t>
        </w:r>
        <w:r>
          <w:rPr>
            <w:noProof/>
          </w:rPr>
          <w:fldChar w:fldCharType="end"/>
        </w:r>
      </w:hyperlink>
    </w:p>
    <w:p w14:paraId="441CF503" w14:textId="77777777" w:rsidR="004B3393" w:rsidRDefault="004B3393">
      <w:pPr>
        <w:pStyle w:val="Inhopg2"/>
        <w:rPr>
          <w:rFonts w:asciiTheme="minorHAnsi" w:eastAsiaTheme="minorEastAsia" w:hAnsiTheme="minorHAnsi" w:cstheme="minorBidi"/>
          <w:noProof/>
          <w:szCs w:val="22"/>
        </w:rPr>
      </w:pPr>
      <w:hyperlink w:anchor="_Toc523146119" w:history="1">
        <w:r w:rsidRPr="00EF6FFB">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noProof/>
            <w:szCs w:val="22"/>
          </w:rPr>
          <w:tab/>
        </w:r>
        <w:r w:rsidRPr="00EF6FFB">
          <w:rPr>
            <w:rStyle w:val="Hyperlink"/>
            <w:noProof/>
          </w:rPr>
          <w:t>Implementatievarianten en standaard services</w:t>
        </w:r>
        <w:r>
          <w:rPr>
            <w:noProof/>
          </w:rPr>
          <w:tab/>
        </w:r>
        <w:r>
          <w:rPr>
            <w:noProof/>
          </w:rPr>
          <w:fldChar w:fldCharType="begin"/>
        </w:r>
        <w:r>
          <w:rPr>
            <w:noProof/>
          </w:rPr>
          <w:instrText xml:space="preserve"> PAGEREF _Toc523146119 \h </w:instrText>
        </w:r>
        <w:r>
          <w:rPr>
            <w:noProof/>
          </w:rPr>
        </w:r>
        <w:r>
          <w:rPr>
            <w:noProof/>
          </w:rPr>
          <w:fldChar w:fldCharType="separate"/>
        </w:r>
        <w:r>
          <w:rPr>
            <w:noProof/>
          </w:rPr>
          <w:t>16</w:t>
        </w:r>
        <w:r>
          <w:rPr>
            <w:noProof/>
          </w:rPr>
          <w:fldChar w:fldCharType="end"/>
        </w:r>
      </w:hyperlink>
    </w:p>
    <w:p w14:paraId="25F03A00" w14:textId="77777777" w:rsidR="004B3393" w:rsidRDefault="004B3393">
      <w:pPr>
        <w:pStyle w:val="Inhopg2"/>
        <w:rPr>
          <w:rFonts w:asciiTheme="minorHAnsi" w:eastAsiaTheme="minorEastAsia" w:hAnsiTheme="minorHAnsi" w:cstheme="minorBidi"/>
          <w:noProof/>
          <w:szCs w:val="22"/>
        </w:rPr>
      </w:pPr>
      <w:hyperlink w:anchor="_Toc523146120" w:history="1">
        <w:r w:rsidRPr="00EF6FFB">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Cs w:val="22"/>
          </w:rPr>
          <w:tab/>
        </w:r>
        <w:r w:rsidRPr="00EF6FFB">
          <w:rPr>
            <w:rStyle w:val="Hyperlink"/>
            <w:noProof/>
          </w:rPr>
          <w:t>Advies m.b.t opdrachtverstrekking door gemeente</w:t>
        </w:r>
        <w:r>
          <w:rPr>
            <w:noProof/>
          </w:rPr>
          <w:tab/>
        </w:r>
        <w:r>
          <w:rPr>
            <w:noProof/>
          </w:rPr>
          <w:fldChar w:fldCharType="begin"/>
        </w:r>
        <w:r>
          <w:rPr>
            <w:noProof/>
          </w:rPr>
          <w:instrText xml:space="preserve"> PAGEREF _Toc523146120 \h </w:instrText>
        </w:r>
        <w:r>
          <w:rPr>
            <w:noProof/>
          </w:rPr>
        </w:r>
        <w:r>
          <w:rPr>
            <w:noProof/>
          </w:rPr>
          <w:fldChar w:fldCharType="separate"/>
        </w:r>
        <w:r>
          <w:rPr>
            <w:noProof/>
          </w:rPr>
          <w:t>16</w:t>
        </w:r>
        <w:r>
          <w:rPr>
            <w:noProof/>
          </w:rPr>
          <w:fldChar w:fldCharType="end"/>
        </w:r>
      </w:hyperlink>
    </w:p>
    <w:p w14:paraId="0BEDD789" w14:textId="77777777" w:rsidR="004B3393" w:rsidRDefault="004B3393">
      <w:pPr>
        <w:pStyle w:val="Inhopg1"/>
        <w:tabs>
          <w:tab w:val="left" w:pos="480"/>
        </w:tabs>
        <w:rPr>
          <w:rFonts w:asciiTheme="minorHAnsi" w:eastAsiaTheme="minorEastAsia" w:hAnsiTheme="minorHAnsi" w:cstheme="minorBidi"/>
          <w:noProof/>
          <w:szCs w:val="22"/>
        </w:rPr>
      </w:pPr>
      <w:hyperlink w:anchor="_Toc523146121" w:history="1">
        <w:r w:rsidRPr="00EF6FFB">
          <w:rPr>
            <w:rStyle w:val="Hyperlink"/>
            <w:noProof/>
          </w:rPr>
          <w:t>3.</w:t>
        </w:r>
        <w:r>
          <w:rPr>
            <w:rFonts w:asciiTheme="minorHAnsi" w:eastAsiaTheme="minorEastAsia" w:hAnsiTheme="minorHAnsi" w:cstheme="minorBidi"/>
            <w:noProof/>
            <w:szCs w:val="22"/>
          </w:rPr>
          <w:tab/>
        </w:r>
        <w:r w:rsidRPr="00EF6FFB">
          <w:rPr>
            <w:rStyle w:val="Hyperlink"/>
            <w:noProof/>
          </w:rPr>
          <w:t>Beveiliging, autorisatie en protocollen</w:t>
        </w:r>
        <w:r>
          <w:rPr>
            <w:noProof/>
          </w:rPr>
          <w:tab/>
        </w:r>
        <w:r>
          <w:rPr>
            <w:noProof/>
          </w:rPr>
          <w:fldChar w:fldCharType="begin"/>
        </w:r>
        <w:r>
          <w:rPr>
            <w:noProof/>
          </w:rPr>
          <w:instrText xml:space="preserve"> PAGEREF _Toc523146121 \h </w:instrText>
        </w:r>
        <w:r>
          <w:rPr>
            <w:noProof/>
          </w:rPr>
        </w:r>
        <w:r>
          <w:rPr>
            <w:noProof/>
          </w:rPr>
          <w:fldChar w:fldCharType="separate"/>
        </w:r>
        <w:r>
          <w:rPr>
            <w:noProof/>
          </w:rPr>
          <w:t>17</w:t>
        </w:r>
        <w:r>
          <w:rPr>
            <w:noProof/>
          </w:rPr>
          <w:fldChar w:fldCharType="end"/>
        </w:r>
      </w:hyperlink>
    </w:p>
    <w:p w14:paraId="3E726BD3" w14:textId="77777777" w:rsidR="004B3393" w:rsidRDefault="004B3393">
      <w:pPr>
        <w:pStyle w:val="Inhopg1"/>
        <w:tabs>
          <w:tab w:val="left" w:pos="480"/>
        </w:tabs>
        <w:rPr>
          <w:rFonts w:asciiTheme="minorHAnsi" w:eastAsiaTheme="minorEastAsia" w:hAnsiTheme="minorHAnsi" w:cstheme="minorBidi"/>
          <w:noProof/>
          <w:szCs w:val="22"/>
        </w:rPr>
      </w:pPr>
      <w:hyperlink w:anchor="_Toc523146122" w:history="1">
        <w:r w:rsidRPr="00EF6FFB">
          <w:rPr>
            <w:rStyle w:val="Hyperlink"/>
            <w:noProof/>
          </w:rPr>
          <w:t>4.</w:t>
        </w:r>
        <w:r>
          <w:rPr>
            <w:rFonts w:asciiTheme="minorHAnsi" w:eastAsiaTheme="minorEastAsia" w:hAnsiTheme="minorHAnsi" w:cstheme="minorBidi"/>
            <w:noProof/>
            <w:szCs w:val="22"/>
          </w:rPr>
          <w:tab/>
        </w:r>
        <w:r w:rsidRPr="00EF6FFB">
          <w:rPr>
            <w:rStyle w:val="Hyperlink"/>
            <w:noProof/>
          </w:rPr>
          <w:t>Informatiemodel</w:t>
        </w:r>
        <w:r>
          <w:rPr>
            <w:noProof/>
          </w:rPr>
          <w:tab/>
        </w:r>
        <w:r>
          <w:rPr>
            <w:noProof/>
          </w:rPr>
          <w:fldChar w:fldCharType="begin"/>
        </w:r>
        <w:r>
          <w:rPr>
            <w:noProof/>
          </w:rPr>
          <w:instrText xml:space="preserve"> PAGEREF _Toc523146122 \h </w:instrText>
        </w:r>
        <w:r>
          <w:rPr>
            <w:noProof/>
          </w:rPr>
        </w:r>
        <w:r>
          <w:rPr>
            <w:noProof/>
          </w:rPr>
          <w:fldChar w:fldCharType="separate"/>
        </w:r>
        <w:r>
          <w:rPr>
            <w:noProof/>
          </w:rPr>
          <w:t>18</w:t>
        </w:r>
        <w:r>
          <w:rPr>
            <w:noProof/>
          </w:rPr>
          <w:fldChar w:fldCharType="end"/>
        </w:r>
      </w:hyperlink>
    </w:p>
    <w:p w14:paraId="469F5B50" w14:textId="77777777" w:rsidR="004B3393" w:rsidRDefault="004B3393">
      <w:pPr>
        <w:pStyle w:val="Inhopg2"/>
        <w:rPr>
          <w:rFonts w:asciiTheme="minorHAnsi" w:eastAsiaTheme="minorEastAsia" w:hAnsiTheme="minorHAnsi" w:cstheme="minorBidi"/>
          <w:noProof/>
          <w:szCs w:val="22"/>
        </w:rPr>
      </w:pPr>
      <w:hyperlink w:anchor="_Toc523146123" w:history="1">
        <w:r w:rsidRPr="00EF6FFB">
          <w:rPr>
            <w:rStyle w:val="Hyperlink"/>
            <w:noProof/>
          </w:rPr>
          <w:t>4.1</w:t>
        </w:r>
        <w:r>
          <w:rPr>
            <w:rFonts w:asciiTheme="minorHAnsi" w:eastAsiaTheme="minorEastAsia" w:hAnsiTheme="minorHAnsi" w:cstheme="minorBidi"/>
            <w:noProof/>
            <w:szCs w:val="22"/>
          </w:rPr>
          <w:tab/>
        </w:r>
        <w:r w:rsidRPr="00EF6FFB">
          <w:rPr>
            <w:rStyle w:val="Hyperlink"/>
            <w:noProof/>
          </w:rPr>
          <w:t>Informatiemodel</w:t>
        </w:r>
        <w:r>
          <w:rPr>
            <w:noProof/>
          </w:rPr>
          <w:tab/>
        </w:r>
        <w:r>
          <w:rPr>
            <w:noProof/>
          </w:rPr>
          <w:fldChar w:fldCharType="begin"/>
        </w:r>
        <w:r>
          <w:rPr>
            <w:noProof/>
          </w:rPr>
          <w:instrText xml:space="preserve"> PAGEREF _Toc523146123 \h </w:instrText>
        </w:r>
        <w:r>
          <w:rPr>
            <w:noProof/>
          </w:rPr>
        </w:r>
        <w:r>
          <w:rPr>
            <w:noProof/>
          </w:rPr>
          <w:fldChar w:fldCharType="separate"/>
        </w:r>
        <w:r>
          <w:rPr>
            <w:noProof/>
          </w:rPr>
          <w:t>18</w:t>
        </w:r>
        <w:r>
          <w:rPr>
            <w:noProof/>
          </w:rPr>
          <w:fldChar w:fldCharType="end"/>
        </w:r>
      </w:hyperlink>
    </w:p>
    <w:p w14:paraId="6A7EE7D9" w14:textId="77777777" w:rsidR="004B3393" w:rsidRDefault="004B3393">
      <w:pPr>
        <w:pStyle w:val="Inhopg1"/>
        <w:tabs>
          <w:tab w:val="left" w:pos="480"/>
        </w:tabs>
        <w:rPr>
          <w:rFonts w:asciiTheme="minorHAnsi" w:eastAsiaTheme="minorEastAsia" w:hAnsiTheme="minorHAnsi" w:cstheme="minorBidi"/>
          <w:noProof/>
          <w:szCs w:val="22"/>
        </w:rPr>
      </w:pPr>
      <w:hyperlink w:anchor="_Toc523146124" w:history="1">
        <w:r w:rsidRPr="00EF6FFB">
          <w:rPr>
            <w:rStyle w:val="Hyperlink"/>
            <w:noProof/>
          </w:rPr>
          <w:t>5.</w:t>
        </w:r>
        <w:r>
          <w:rPr>
            <w:rFonts w:asciiTheme="minorHAnsi" w:eastAsiaTheme="minorEastAsia" w:hAnsiTheme="minorHAnsi" w:cstheme="minorBidi"/>
            <w:noProof/>
            <w:szCs w:val="22"/>
          </w:rPr>
          <w:tab/>
        </w:r>
        <w:r w:rsidRPr="00EF6FFB">
          <w:rPr>
            <w:rStyle w:val="Hyperlink"/>
            <w:noProof/>
          </w:rPr>
          <w:t>Beschrijving proces Wabo - BAG</w:t>
        </w:r>
        <w:r>
          <w:rPr>
            <w:noProof/>
          </w:rPr>
          <w:tab/>
        </w:r>
        <w:r>
          <w:rPr>
            <w:noProof/>
          </w:rPr>
          <w:fldChar w:fldCharType="begin"/>
        </w:r>
        <w:r>
          <w:rPr>
            <w:noProof/>
          </w:rPr>
          <w:instrText xml:space="preserve"> PAGEREF _Toc523146124 \h </w:instrText>
        </w:r>
        <w:r>
          <w:rPr>
            <w:noProof/>
          </w:rPr>
        </w:r>
        <w:r>
          <w:rPr>
            <w:noProof/>
          </w:rPr>
          <w:fldChar w:fldCharType="separate"/>
        </w:r>
        <w:r>
          <w:rPr>
            <w:noProof/>
          </w:rPr>
          <w:t>20</w:t>
        </w:r>
        <w:r>
          <w:rPr>
            <w:noProof/>
          </w:rPr>
          <w:fldChar w:fldCharType="end"/>
        </w:r>
      </w:hyperlink>
    </w:p>
    <w:p w14:paraId="21915D3B" w14:textId="77777777" w:rsidR="004B3393" w:rsidRDefault="004B3393">
      <w:pPr>
        <w:pStyle w:val="Inhopg2"/>
        <w:rPr>
          <w:rFonts w:asciiTheme="minorHAnsi" w:eastAsiaTheme="minorEastAsia" w:hAnsiTheme="minorHAnsi" w:cstheme="minorBidi"/>
          <w:noProof/>
          <w:szCs w:val="22"/>
        </w:rPr>
      </w:pPr>
      <w:hyperlink w:anchor="_Toc523146125" w:history="1">
        <w:r w:rsidRPr="00EF6FFB">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Cs w:val="22"/>
          </w:rPr>
          <w:tab/>
        </w:r>
        <w:r w:rsidRPr="00EF6FFB">
          <w:rPr>
            <w:rStyle w:val="Hyperlink"/>
            <w:noProof/>
          </w:rPr>
          <w:t>Taakverdeling applicaties</w:t>
        </w:r>
        <w:r>
          <w:rPr>
            <w:noProof/>
          </w:rPr>
          <w:tab/>
        </w:r>
        <w:r>
          <w:rPr>
            <w:noProof/>
          </w:rPr>
          <w:fldChar w:fldCharType="begin"/>
        </w:r>
        <w:r>
          <w:rPr>
            <w:noProof/>
          </w:rPr>
          <w:instrText xml:space="preserve"> PAGEREF _Toc523146125 \h </w:instrText>
        </w:r>
        <w:r>
          <w:rPr>
            <w:noProof/>
          </w:rPr>
        </w:r>
        <w:r>
          <w:rPr>
            <w:noProof/>
          </w:rPr>
          <w:fldChar w:fldCharType="separate"/>
        </w:r>
        <w:r>
          <w:rPr>
            <w:noProof/>
          </w:rPr>
          <w:t>20</w:t>
        </w:r>
        <w:r>
          <w:rPr>
            <w:noProof/>
          </w:rPr>
          <w:fldChar w:fldCharType="end"/>
        </w:r>
      </w:hyperlink>
    </w:p>
    <w:p w14:paraId="60B25B67" w14:textId="77777777" w:rsidR="004B3393" w:rsidRDefault="004B3393">
      <w:pPr>
        <w:pStyle w:val="Inhopg2"/>
        <w:rPr>
          <w:rFonts w:asciiTheme="minorHAnsi" w:eastAsiaTheme="minorEastAsia" w:hAnsiTheme="minorHAnsi" w:cstheme="minorBidi"/>
          <w:noProof/>
          <w:szCs w:val="22"/>
        </w:rPr>
      </w:pPr>
      <w:hyperlink w:anchor="_Toc523146126" w:history="1">
        <w:r w:rsidRPr="00EF6FFB">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Cs w:val="22"/>
          </w:rPr>
          <w:tab/>
        </w:r>
        <w:r w:rsidRPr="00EF6FFB">
          <w:rPr>
            <w:rStyle w:val="Hyperlink"/>
            <w:noProof/>
          </w:rPr>
          <w:t>Ontvangen en classificeren aanvraag</w:t>
        </w:r>
        <w:r>
          <w:rPr>
            <w:noProof/>
          </w:rPr>
          <w:tab/>
        </w:r>
        <w:r>
          <w:rPr>
            <w:noProof/>
          </w:rPr>
          <w:fldChar w:fldCharType="begin"/>
        </w:r>
        <w:r>
          <w:rPr>
            <w:noProof/>
          </w:rPr>
          <w:instrText xml:space="preserve"> PAGEREF _Toc523146126 \h </w:instrText>
        </w:r>
        <w:r>
          <w:rPr>
            <w:noProof/>
          </w:rPr>
        </w:r>
        <w:r>
          <w:rPr>
            <w:noProof/>
          </w:rPr>
          <w:fldChar w:fldCharType="separate"/>
        </w:r>
        <w:r>
          <w:rPr>
            <w:noProof/>
          </w:rPr>
          <w:t>22</w:t>
        </w:r>
        <w:r>
          <w:rPr>
            <w:noProof/>
          </w:rPr>
          <w:fldChar w:fldCharType="end"/>
        </w:r>
      </w:hyperlink>
    </w:p>
    <w:p w14:paraId="35695662" w14:textId="77777777" w:rsidR="004B3393" w:rsidRDefault="004B3393">
      <w:pPr>
        <w:pStyle w:val="Inhopg2"/>
        <w:rPr>
          <w:rFonts w:asciiTheme="minorHAnsi" w:eastAsiaTheme="minorEastAsia" w:hAnsiTheme="minorHAnsi" w:cstheme="minorBidi"/>
          <w:noProof/>
          <w:szCs w:val="22"/>
        </w:rPr>
      </w:pPr>
      <w:hyperlink w:anchor="_Toc523146127" w:history="1">
        <w:r w:rsidRPr="00EF6FFB">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szCs w:val="22"/>
          </w:rPr>
          <w:tab/>
        </w:r>
        <w:r w:rsidRPr="00EF6FFB">
          <w:rPr>
            <w:rStyle w:val="Hyperlink"/>
            <w:noProof/>
          </w:rPr>
          <w:t>Geen vergunning nodig</w:t>
        </w:r>
        <w:r>
          <w:rPr>
            <w:noProof/>
          </w:rPr>
          <w:tab/>
        </w:r>
        <w:r>
          <w:rPr>
            <w:noProof/>
          </w:rPr>
          <w:fldChar w:fldCharType="begin"/>
        </w:r>
        <w:r>
          <w:rPr>
            <w:noProof/>
          </w:rPr>
          <w:instrText xml:space="preserve"> PAGEREF _Toc523146127 \h </w:instrText>
        </w:r>
        <w:r>
          <w:rPr>
            <w:noProof/>
          </w:rPr>
        </w:r>
        <w:r>
          <w:rPr>
            <w:noProof/>
          </w:rPr>
          <w:fldChar w:fldCharType="separate"/>
        </w:r>
        <w:r>
          <w:rPr>
            <w:noProof/>
          </w:rPr>
          <w:t>22</w:t>
        </w:r>
        <w:r>
          <w:rPr>
            <w:noProof/>
          </w:rPr>
          <w:fldChar w:fldCharType="end"/>
        </w:r>
      </w:hyperlink>
    </w:p>
    <w:p w14:paraId="2523D0E2" w14:textId="77777777" w:rsidR="004B3393" w:rsidRDefault="004B3393">
      <w:pPr>
        <w:pStyle w:val="Inhopg2"/>
        <w:rPr>
          <w:rFonts w:asciiTheme="minorHAnsi" w:eastAsiaTheme="minorEastAsia" w:hAnsiTheme="minorHAnsi" w:cstheme="minorBidi"/>
          <w:noProof/>
          <w:szCs w:val="22"/>
        </w:rPr>
      </w:pPr>
      <w:hyperlink w:anchor="_Toc523146128" w:history="1">
        <w:r w:rsidRPr="00EF6FFB">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szCs w:val="22"/>
          </w:rPr>
          <w:tab/>
        </w:r>
        <w:r w:rsidRPr="00EF6FFB">
          <w:rPr>
            <w:rStyle w:val="Hyperlink"/>
            <w:noProof/>
          </w:rPr>
          <w:t>Ontvangen en uitvragen aanvraag</w:t>
        </w:r>
        <w:r>
          <w:rPr>
            <w:noProof/>
          </w:rPr>
          <w:tab/>
        </w:r>
        <w:r>
          <w:rPr>
            <w:noProof/>
          </w:rPr>
          <w:fldChar w:fldCharType="begin"/>
        </w:r>
        <w:r>
          <w:rPr>
            <w:noProof/>
          </w:rPr>
          <w:instrText xml:space="preserve"> PAGEREF _Toc523146128 \h </w:instrText>
        </w:r>
        <w:r>
          <w:rPr>
            <w:noProof/>
          </w:rPr>
        </w:r>
        <w:r>
          <w:rPr>
            <w:noProof/>
          </w:rPr>
          <w:fldChar w:fldCharType="separate"/>
        </w:r>
        <w:r>
          <w:rPr>
            <w:noProof/>
          </w:rPr>
          <w:t>22</w:t>
        </w:r>
        <w:r>
          <w:rPr>
            <w:noProof/>
          </w:rPr>
          <w:fldChar w:fldCharType="end"/>
        </w:r>
      </w:hyperlink>
    </w:p>
    <w:p w14:paraId="6A113B6D" w14:textId="77777777" w:rsidR="004B3393" w:rsidRDefault="004B3393">
      <w:pPr>
        <w:pStyle w:val="Inhopg2"/>
        <w:rPr>
          <w:rFonts w:asciiTheme="minorHAnsi" w:eastAsiaTheme="minorEastAsia" w:hAnsiTheme="minorHAnsi" w:cstheme="minorBidi"/>
          <w:noProof/>
          <w:szCs w:val="22"/>
        </w:rPr>
      </w:pPr>
      <w:hyperlink w:anchor="_Toc523146129" w:history="1">
        <w:r w:rsidRPr="00EF6FFB">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szCs w:val="22"/>
          </w:rPr>
          <w:tab/>
        </w:r>
        <w:r w:rsidRPr="00EF6FFB">
          <w:rPr>
            <w:rStyle w:val="Hyperlink"/>
            <w:noProof/>
          </w:rPr>
          <w:t>Verzoek om aanvullende gegevens</w:t>
        </w:r>
        <w:r>
          <w:rPr>
            <w:noProof/>
          </w:rPr>
          <w:tab/>
        </w:r>
        <w:r>
          <w:rPr>
            <w:noProof/>
          </w:rPr>
          <w:fldChar w:fldCharType="begin"/>
        </w:r>
        <w:r>
          <w:rPr>
            <w:noProof/>
          </w:rPr>
          <w:instrText xml:space="preserve"> PAGEREF _Toc523146129 \h </w:instrText>
        </w:r>
        <w:r>
          <w:rPr>
            <w:noProof/>
          </w:rPr>
        </w:r>
        <w:r>
          <w:rPr>
            <w:noProof/>
          </w:rPr>
          <w:fldChar w:fldCharType="separate"/>
        </w:r>
        <w:r>
          <w:rPr>
            <w:noProof/>
          </w:rPr>
          <w:t>22</w:t>
        </w:r>
        <w:r>
          <w:rPr>
            <w:noProof/>
          </w:rPr>
          <w:fldChar w:fldCharType="end"/>
        </w:r>
      </w:hyperlink>
    </w:p>
    <w:p w14:paraId="3221AFD2" w14:textId="77777777" w:rsidR="004B3393" w:rsidRDefault="004B3393">
      <w:pPr>
        <w:pStyle w:val="Inhopg2"/>
        <w:rPr>
          <w:rFonts w:asciiTheme="minorHAnsi" w:eastAsiaTheme="minorEastAsia" w:hAnsiTheme="minorHAnsi" w:cstheme="minorBidi"/>
          <w:noProof/>
          <w:szCs w:val="22"/>
        </w:rPr>
      </w:pPr>
      <w:hyperlink w:anchor="_Toc523146130" w:history="1">
        <w:r w:rsidRPr="00EF6FFB">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szCs w:val="22"/>
          </w:rPr>
          <w:tab/>
        </w:r>
        <w:r w:rsidRPr="00EF6FFB">
          <w:rPr>
            <w:rStyle w:val="Hyperlink"/>
            <w:noProof/>
          </w:rPr>
          <w:t>Buiten behandeling stellen</w:t>
        </w:r>
        <w:r>
          <w:rPr>
            <w:noProof/>
          </w:rPr>
          <w:tab/>
        </w:r>
        <w:r>
          <w:rPr>
            <w:noProof/>
          </w:rPr>
          <w:fldChar w:fldCharType="begin"/>
        </w:r>
        <w:r>
          <w:rPr>
            <w:noProof/>
          </w:rPr>
          <w:instrText xml:space="preserve"> PAGEREF _Toc523146130 \h </w:instrText>
        </w:r>
        <w:r>
          <w:rPr>
            <w:noProof/>
          </w:rPr>
        </w:r>
        <w:r>
          <w:rPr>
            <w:noProof/>
          </w:rPr>
          <w:fldChar w:fldCharType="separate"/>
        </w:r>
        <w:r>
          <w:rPr>
            <w:noProof/>
          </w:rPr>
          <w:t>22</w:t>
        </w:r>
        <w:r>
          <w:rPr>
            <w:noProof/>
          </w:rPr>
          <w:fldChar w:fldCharType="end"/>
        </w:r>
      </w:hyperlink>
    </w:p>
    <w:p w14:paraId="5162E25B" w14:textId="77777777" w:rsidR="004B3393" w:rsidRDefault="004B3393">
      <w:pPr>
        <w:pStyle w:val="Inhopg2"/>
        <w:rPr>
          <w:rFonts w:asciiTheme="minorHAnsi" w:eastAsiaTheme="minorEastAsia" w:hAnsiTheme="minorHAnsi" w:cstheme="minorBidi"/>
          <w:noProof/>
          <w:szCs w:val="22"/>
        </w:rPr>
      </w:pPr>
      <w:hyperlink w:anchor="_Toc523146131" w:history="1">
        <w:r w:rsidRPr="00EF6FFB">
          <w:rPr>
            <w:rStyle w:val="Hyperlink"/>
            <w:noProof/>
            <w14:scene3d>
              <w14:camera w14:prst="orthographicFront"/>
              <w14:lightRig w14:rig="threePt" w14:dir="t">
                <w14:rot w14:lat="0" w14:lon="0" w14:rev="0"/>
              </w14:lightRig>
            </w14:scene3d>
          </w:rPr>
          <w:t>5.7</w:t>
        </w:r>
        <w:r>
          <w:rPr>
            <w:rFonts w:asciiTheme="minorHAnsi" w:eastAsiaTheme="minorEastAsia" w:hAnsiTheme="minorHAnsi" w:cstheme="minorBidi"/>
            <w:noProof/>
            <w:szCs w:val="22"/>
          </w:rPr>
          <w:tab/>
        </w:r>
        <w:r w:rsidRPr="00EF6FFB">
          <w:rPr>
            <w:rStyle w:val="Hyperlink"/>
            <w:noProof/>
          </w:rPr>
          <w:t>Toetsen indieningsvereisten</w:t>
        </w:r>
        <w:r>
          <w:rPr>
            <w:noProof/>
          </w:rPr>
          <w:tab/>
        </w:r>
        <w:r>
          <w:rPr>
            <w:noProof/>
          </w:rPr>
          <w:fldChar w:fldCharType="begin"/>
        </w:r>
        <w:r>
          <w:rPr>
            <w:noProof/>
          </w:rPr>
          <w:instrText xml:space="preserve"> PAGEREF _Toc523146131 \h </w:instrText>
        </w:r>
        <w:r>
          <w:rPr>
            <w:noProof/>
          </w:rPr>
        </w:r>
        <w:r>
          <w:rPr>
            <w:noProof/>
          </w:rPr>
          <w:fldChar w:fldCharType="separate"/>
        </w:r>
        <w:r>
          <w:rPr>
            <w:noProof/>
          </w:rPr>
          <w:t>23</w:t>
        </w:r>
        <w:r>
          <w:rPr>
            <w:noProof/>
          </w:rPr>
          <w:fldChar w:fldCharType="end"/>
        </w:r>
      </w:hyperlink>
    </w:p>
    <w:p w14:paraId="59929972" w14:textId="77777777" w:rsidR="004B3393" w:rsidRDefault="004B3393">
      <w:pPr>
        <w:pStyle w:val="Inhopg2"/>
        <w:rPr>
          <w:rFonts w:asciiTheme="minorHAnsi" w:eastAsiaTheme="minorEastAsia" w:hAnsiTheme="minorHAnsi" w:cstheme="minorBidi"/>
          <w:noProof/>
          <w:szCs w:val="22"/>
        </w:rPr>
      </w:pPr>
      <w:hyperlink w:anchor="_Toc523146132" w:history="1">
        <w:r w:rsidRPr="00EF6FFB">
          <w:rPr>
            <w:rStyle w:val="Hyperlink"/>
            <w:noProof/>
            <w14:scene3d>
              <w14:camera w14:prst="orthographicFront"/>
              <w14:lightRig w14:rig="threePt" w14:dir="t">
                <w14:rot w14:lat="0" w14:lon="0" w14:rev="0"/>
              </w14:lightRig>
            </w14:scene3d>
          </w:rPr>
          <w:t>5.8</w:t>
        </w:r>
        <w:r>
          <w:rPr>
            <w:rFonts w:asciiTheme="minorHAnsi" w:eastAsiaTheme="minorEastAsia" w:hAnsiTheme="minorHAnsi" w:cstheme="minorBidi"/>
            <w:noProof/>
            <w:szCs w:val="22"/>
          </w:rPr>
          <w:tab/>
        </w:r>
        <w:r w:rsidRPr="00EF6FFB">
          <w:rPr>
            <w:rStyle w:val="Hyperlink"/>
            <w:noProof/>
          </w:rPr>
          <w:t>Inhoudelijk behandelen</w:t>
        </w:r>
        <w:r>
          <w:rPr>
            <w:noProof/>
          </w:rPr>
          <w:tab/>
        </w:r>
        <w:r>
          <w:rPr>
            <w:noProof/>
          </w:rPr>
          <w:fldChar w:fldCharType="begin"/>
        </w:r>
        <w:r>
          <w:rPr>
            <w:noProof/>
          </w:rPr>
          <w:instrText xml:space="preserve"> PAGEREF _Toc523146132 \h </w:instrText>
        </w:r>
        <w:r>
          <w:rPr>
            <w:noProof/>
          </w:rPr>
        </w:r>
        <w:r>
          <w:rPr>
            <w:noProof/>
          </w:rPr>
          <w:fldChar w:fldCharType="separate"/>
        </w:r>
        <w:r>
          <w:rPr>
            <w:noProof/>
          </w:rPr>
          <w:t>23</w:t>
        </w:r>
        <w:r>
          <w:rPr>
            <w:noProof/>
          </w:rPr>
          <w:fldChar w:fldCharType="end"/>
        </w:r>
      </w:hyperlink>
    </w:p>
    <w:p w14:paraId="681582D4" w14:textId="77777777" w:rsidR="004B3393" w:rsidRDefault="004B3393">
      <w:pPr>
        <w:pStyle w:val="Inhopg2"/>
        <w:rPr>
          <w:rFonts w:asciiTheme="minorHAnsi" w:eastAsiaTheme="minorEastAsia" w:hAnsiTheme="minorHAnsi" w:cstheme="minorBidi"/>
          <w:noProof/>
          <w:szCs w:val="22"/>
        </w:rPr>
      </w:pPr>
      <w:hyperlink w:anchor="_Toc523146133" w:history="1">
        <w:r w:rsidRPr="00EF6FFB">
          <w:rPr>
            <w:rStyle w:val="Hyperlink"/>
            <w:noProof/>
            <w14:scene3d>
              <w14:camera w14:prst="orthographicFront"/>
              <w14:lightRig w14:rig="threePt" w14:dir="t">
                <w14:rot w14:lat="0" w14:lon="0" w14:rev="0"/>
              </w14:lightRig>
            </w14:scene3d>
          </w:rPr>
          <w:t>5.9</w:t>
        </w:r>
        <w:r>
          <w:rPr>
            <w:rFonts w:asciiTheme="minorHAnsi" w:eastAsiaTheme="minorEastAsia" w:hAnsiTheme="minorHAnsi" w:cstheme="minorBidi"/>
            <w:noProof/>
            <w:szCs w:val="22"/>
          </w:rPr>
          <w:tab/>
        </w:r>
        <w:r w:rsidRPr="00EF6FFB">
          <w:rPr>
            <w:rStyle w:val="Hyperlink"/>
            <w:noProof/>
          </w:rPr>
          <w:t>Aanvraag intrekken</w:t>
        </w:r>
        <w:r>
          <w:rPr>
            <w:noProof/>
          </w:rPr>
          <w:tab/>
        </w:r>
        <w:r>
          <w:rPr>
            <w:noProof/>
          </w:rPr>
          <w:fldChar w:fldCharType="begin"/>
        </w:r>
        <w:r>
          <w:rPr>
            <w:noProof/>
          </w:rPr>
          <w:instrText xml:space="preserve"> PAGEREF _Toc523146133 \h </w:instrText>
        </w:r>
        <w:r>
          <w:rPr>
            <w:noProof/>
          </w:rPr>
        </w:r>
        <w:r>
          <w:rPr>
            <w:noProof/>
          </w:rPr>
          <w:fldChar w:fldCharType="separate"/>
        </w:r>
        <w:r>
          <w:rPr>
            <w:noProof/>
          </w:rPr>
          <w:t>23</w:t>
        </w:r>
        <w:r>
          <w:rPr>
            <w:noProof/>
          </w:rPr>
          <w:fldChar w:fldCharType="end"/>
        </w:r>
      </w:hyperlink>
    </w:p>
    <w:p w14:paraId="1C48E5BF" w14:textId="77777777" w:rsidR="004B3393" w:rsidRDefault="004B3393">
      <w:pPr>
        <w:pStyle w:val="Inhopg2"/>
        <w:rPr>
          <w:rFonts w:asciiTheme="minorHAnsi" w:eastAsiaTheme="minorEastAsia" w:hAnsiTheme="minorHAnsi" w:cstheme="minorBidi"/>
          <w:noProof/>
          <w:szCs w:val="22"/>
        </w:rPr>
      </w:pPr>
      <w:hyperlink w:anchor="_Toc523146134" w:history="1">
        <w:r w:rsidRPr="00EF6FFB">
          <w:rPr>
            <w:rStyle w:val="Hyperlink"/>
            <w:noProof/>
            <w14:scene3d>
              <w14:camera w14:prst="orthographicFront"/>
              <w14:lightRig w14:rig="threePt" w14:dir="t">
                <w14:rot w14:lat="0" w14:lon="0" w14:rev="0"/>
              </w14:lightRig>
            </w14:scene3d>
          </w:rPr>
          <w:t>5.10</w:t>
        </w:r>
        <w:r>
          <w:rPr>
            <w:rFonts w:asciiTheme="minorHAnsi" w:eastAsiaTheme="minorEastAsia" w:hAnsiTheme="minorHAnsi" w:cstheme="minorBidi"/>
            <w:noProof/>
            <w:szCs w:val="22"/>
          </w:rPr>
          <w:tab/>
        </w:r>
        <w:r w:rsidRPr="00EF6FFB">
          <w:rPr>
            <w:rStyle w:val="Hyperlink"/>
            <w:noProof/>
          </w:rPr>
          <w:t>Aanvraag aanhouden</w:t>
        </w:r>
        <w:r>
          <w:rPr>
            <w:noProof/>
          </w:rPr>
          <w:tab/>
        </w:r>
        <w:r>
          <w:rPr>
            <w:noProof/>
          </w:rPr>
          <w:fldChar w:fldCharType="begin"/>
        </w:r>
        <w:r>
          <w:rPr>
            <w:noProof/>
          </w:rPr>
          <w:instrText xml:space="preserve"> PAGEREF _Toc523146134 \h </w:instrText>
        </w:r>
        <w:r>
          <w:rPr>
            <w:noProof/>
          </w:rPr>
        </w:r>
        <w:r>
          <w:rPr>
            <w:noProof/>
          </w:rPr>
          <w:fldChar w:fldCharType="separate"/>
        </w:r>
        <w:r>
          <w:rPr>
            <w:noProof/>
          </w:rPr>
          <w:t>23</w:t>
        </w:r>
        <w:r>
          <w:rPr>
            <w:noProof/>
          </w:rPr>
          <w:fldChar w:fldCharType="end"/>
        </w:r>
      </w:hyperlink>
    </w:p>
    <w:p w14:paraId="33A284FD" w14:textId="77777777" w:rsidR="004B3393" w:rsidRDefault="004B3393">
      <w:pPr>
        <w:pStyle w:val="Inhopg2"/>
        <w:rPr>
          <w:rFonts w:asciiTheme="minorHAnsi" w:eastAsiaTheme="minorEastAsia" w:hAnsiTheme="minorHAnsi" w:cstheme="minorBidi"/>
          <w:noProof/>
          <w:szCs w:val="22"/>
        </w:rPr>
      </w:pPr>
      <w:hyperlink w:anchor="_Toc523146135" w:history="1">
        <w:r w:rsidRPr="00EF6FFB">
          <w:rPr>
            <w:rStyle w:val="Hyperlink"/>
            <w:noProof/>
            <w14:scene3d>
              <w14:camera w14:prst="orthographicFront"/>
              <w14:lightRig w14:rig="threePt" w14:dir="t">
                <w14:rot w14:lat="0" w14:lon="0" w14:rev="0"/>
              </w14:lightRig>
            </w14:scene3d>
          </w:rPr>
          <w:t>5.11</w:t>
        </w:r>
        <w:r>
          <w:rPr>
            <w:rFonts w:asciiTheme="minorHAnsi" w:eastAsiaTheme="minorEastAsia" w:hAnsiTheme="minorHAnsi" w:cstheme="minorBidi"/>
            <w:noProof/>
            <w:szCs w:val="22"/>
          </w:rPr>
          <w:tab/>
        </w:r>
        <w:r w:rsidRPr="00EF6FFB">
          <w:rPr>
            <w:rStyle w:val="Hyperlink"/>
            <w:noProof/>
          </w:rPr>
          <w:t>Van rechtswege vergunnen</w:t>
        </w:r>
        <w:r>
          <w:rPr>
            <w:noProof/>
          </w:rPr>
          <w:tab/>
        </w:r>
        <w:r>
          <w:rPr>
            <w:noProof/>
          </w:rPr>
          <w:fldChar w:fldCharType="begin"/>
        </w:r>
        <w:r>
          <w:rPr>
            <w:noProof/>
          </w:rPr>
          <w:instrText xml:space="preserve"> PAGEREF _Toc523146135 \h </w:instrText>
        </w:r>
        <w:r>
          <w:rPr>
            <w:noProof/>
          </w:rPr>
        </w:r>
        <w:r>
          <w:rPr>
            <w:noProof/>
          </w:rPr>
          <w:fldChar w:fldCharType="separate"/>
        </w:r>
        <w:r>
          <w:rPr>
            <w:noProof/>
          </w:rPr>
          <w:t>23</w:t>
        </w:r>
        <w:r>
          <w:rPr>
            <w:noProof/>
          </w:rPr>
          <w:fldChar w:fldCharType="end"/>
        </w:r>
      </w:hyperlink>
    </w:p>
    <w:p w14:paraId="7CD4A504" w14:textId="77777777" w:rsidR="004B3393" w:rsidRDefault="004B3393">
      <w:pPr>
        <w:pStyle w:val="Inhopg2"/>
        <w:rPr>
          <w:rFonts w:asciiTheme="minorHAnsi" w:eastAsiaTheme="minorEastAsia" w:hAnsiTheme="minorHAnsi" w:cstheme="minorBidi"/>
          <w:noProof/>
          <w:szCs w:val="22"/>
        </w:rPr>
      </w:pPr>
      <w:hyperlink w:anchor="_Toc523146136" w:history="1">
        <w:r w:rsidRPr="00EF6FFB">
          <w:rPr>
            <w:rStyle w:val="Hyperlink"/>
            <w:noProof/>
            <w14:scene3d>
              <w14:camera w14:prst="orthographicFront"/>
              <w14:lightRig w14:rig="threePt" w14:dir="t">
                <w14:rot w14:lat="0" w14:lon="0" w14:rev="0"/>
              </w14:lightRig>
            </w14:scene3d>
          </w:rPr>
          <w:t>5.12</w:t>
        </w:r>
        <w:r>
          <w:rPr>
            <w:rFonts w:asciiTheme="minorHAnsi" w:eastAsiaTheme="minorEastAsia" w:hAnsiTheme="minorHAnsi" w:cstheme="minorBidi"/>
            <w:noProof/>
            <w:szCs w:val="22"/>
          </w:rPr>
          <w:tab/>
        </w:r>
        <w:r w:rsidRPr="00EF6FFB">
          <w:rPr>
            <w:rStyle w:val="Hyperlink"/>
            <w:noProof/>
          </w:rPr>
          <w:t>Ontwerpbesluit nemen</w:t>
        </w:r>
        <w:r>
          <w:rPr>
            <w:noProof/>
          </w:rPr>
          <w:tab/>
        </w:r>
        <w:r>
          <w:rPr>
            <w:noProof/>
          </w:rPr>
          <w:fldChar w:fldCharType="begin"/>
        </w:r>
        <w:r>
          <w:rPr>
            <w:noProof/>
          </w:rPr>
          <w:instrText xml:space="preserve"> PAGEREF _Toc523146136 \h </w:instrText>
        </w:r>
        <w:r>
          <w:rPr>
            <w:noProof/>
          </w:rPr>
        </w:r>
        <w:r>
          <w:rPr>
            <w:noProof/>
          </w:rPr>
          <w:fldChar w:fldCharType="separate"/>
        </w:r>
        <w:r>
          <w:rPr>
            <w:noProof/>
          </w:rPr>
          <w:t>24</w:t>
        </w:r>
        <w:r>
          <w:rPr>
            <w:noProof/>
          </w:rPr>
          <w:fldChar w:fldCharType="end"/>
        </w:r>
      </w:hyperlink>
    </w:p>
    <w:p w14:paraId="04CB72C2" w14:textId="77777777" w:rsidR="004B3393" w:rsidRDefault="004B3393">
      <w:pPr>
        <w:pStyle w:val="Inhopg2"/>
        <w:rPr>
          <w:rFonts w:asciiTheme="minorHAnsi" w:eastAsiaTheme="minorEastAsia" w:hAnsiTheme="minorHAnsi" w:cstheme="minorBidi"/>
          <w:noProof/>
          <w:szCs w:val="22"/>
        </w:rPr>
      </w:pPr>
      <w:hyperlink w:anchor="_Toc523146137" w:history="1">
        <w:r w:rsidRPr="00EF6FFB">
          <w:rPr>
            <w:rStyle w:val="Hyperlink"/>
            <w:noProof/>
            <w14:scene3d>
              <w14:camera w14:prst="orthographicFront"/>
              <w14:lightRig w14:rig="threePt" w14:dir="t">
                <w14:rot w14:lat="0" w14:lon="0" w14:rev="0"/>
              </w14:lightRig>
            </w14:scene3d>
          </w:rPr>
          <w:t>5.13</w:t>
        </w:r>
        <w:r>
          <w:rPr>
            <w:rFonts w:asciiTheme="minorHAnsi" w:eastAsiaTheme="minorEastAsia" w:hAnsiTheme="minorHAnsi" w:cstheme="minorBidi"/>
            <w:noProof/>
            <w:szCs w:val="22"/>
          </w:rPr>
          <w:tab/>
        </w:r>
        <w:r w:rsidRPr="00EF6FFB">
          <w:rPr>
            <w:rStyle w:val="Hyperlink"/>
            <w:noProof/>
          </w:rPr>
          <w:t>Beoordelen zienswijzen</w:t>
        </w:r>
        <w:r>
          <w:rPr>
            <w:noProof/>
          </w:rPr>
          <w:tab/>
        </w:r>
        <w:r>
          <w:rPr>
            <w:noProof/>
          </w:rPr>
          <w:fldChar w:fldCharType="begin"/>
        </w:r>
        <w:r>
          <w:rPr>
            <w:noProof/>
          </w:rPr>
          <w:instrText xml:space="preserve"> PAGEREF _Toc523146137 \h </w:instrText>
        </w:r>
        <w:r>
          <w:rPr>
            <w:noProof/>
          </w:rPr>
        </w:r>
        <w:r>
          <w:rPr>
            <w:noProof/>
          </w:rPr>
          <w:fldChar w:fldCharType="separate"/>
        </w:r>
        <w:r>
          <w:rPr>
            <w:noProof/>
          </w:rPr>
          <w:t>24</w:t>
        </w:r>
        <w:r>
          <w:rPr>
            <w:noProof/>
          </w:rPr>
          <w:fldChar w:fldCharType="end"/>
        </w:r>
      </w:hyperlink>
    </w:p>
    <w:p w14:paraId="0BFE29F6" w14:textId="77777777" w:rsidR="004B3393" w:rsidRDefault="004B3393">
      <w:pPr>
        <w:pStyle w:val="Inhopg2"/>
        <w:rPr>
          <w:rFonts w:asciiTheme="minorHAnsi" w:eastAsiaTheme="minorEastAsia" w:hAnsiTheme="minorHAnsi" w:cstheme="minorBidi"/>
          <w:noProof/>
          <w:szCs w:val="22"/>
        </w:rPr>
      </w:pPr>
      <w:hyperlink w:anchor="_Toc523146138" w:history="1">
        <w:r w:rsidRPr="00EF6FFB">
          <w:rPr>
            <w:rStyle w:val="Hyperlink"/>
            <w:noProof/>
            <w14:scene3d>
              <w14:camera w14:prst="orthographicFront"/>
              <w14:lightRig w14:rig="threePt" w14:dir="t">
                <w14:rot w14:lat="0" w14:lon="0" w14:rev="0"/>
              </w14:lightRig>
            </w14:scene3d>
          </w:rPr>
          <w:t>5.14</w:t>
        </w:r>
        <w:r>
          <w:rPr>
            <w:rFonts w:asciiTheme="minorHAnsi" w:eastAsiaTheme="minorEastAsia" w:hAnsiTheme="minorHAnsi" w:cstheme="minorBidi"/>
            <w:noProof/>
            <w:szCs w:val="22"/>
          </w:rPr>
          <w:tab/>
        </w:r>
        <w:r w:rsidRPr="00EF6FFB">
          <w:rPr>
            <w:rStyle w:val="Hyperlink"/>
            <w:noProof/>
          </w:rPr>
          <w:t>Besluit nemen</w:t>
        </w:r>
        <w:r>
          <w:rPr>
            <w:noProof/>
          </w:rPr>
          <w:tab/>
        </w:r>
        <w:r>
          <w:rPr>
            <w:noProof/>
          </w:rPr>
          <w:fldChar w:fldCharType="begin"/>
        </w:r>
        <w:r>
          <w:rPr>
            <w:noProof/>
          </w:rPr>
          <w:instrText xml:space="preserve"> PAGEREF _Toc523146138 \h </w:instrText>
        </w:r>
        <w:r>
          <w:rPr>
            <w:noProof/>
          </w:rPr>
        </w:r>
        <w:r>
          <w:rPr>
            <w:noProof/>
          </w:rPr>
          <w:fldChar w:fldCharType="separate"/>
        </w:r>
        <w:r>
          <w:rPr>
            <w:noProof/>
          </w:rPr>
          <w:t>24</w:t>
        </w:r>
        <w:r>
          <w:rPr>
            <w:noProof/>
          </w:rPr>
          <w:fldChar w:fldCharType="end"/>
        </w:r>
      </w:hyperlink>
    </w:p>
    <w:p w14:paraId="309C7FA9" w14:textId="77777777" w:rsidR="004B3393" w:rsidRDefault="004B3393">
      <w:pPr>
        <w:pStyle w:val="Inhopg2"/>
        <w:rPr>
          <w:rFonts w:asciiTheme="minorHAnsi" w:eastAsiaTheme="minorEastAsia" w:hAnsiTheme="minorHAnsi" w:cstheme="minorBidi"/>
          <w:noProof/>
          <w:szCs w:val="22"/>
        </w:rPr>
      </w:pPr>
      <w:hyperlink w:anchor="_Toc523146139" w:history="1">
        <w:r w:rsidRPr="00EF6FFB">
          <w:rPr>
            <w:rStyle w:val="Hyperlink"/>
            <w:noProof/>
            <w14:scene3d>
              <w14:camera w14:prst="orthographicFront"/>
              <w14:lightRig w14:rig="threePt" w14:dir="t">
                <w14:rot w14:lat="0" w14:lon="0" w14:rev="0"/>
              </w14:lightRig>
            </w14:scene3d>
          </w:rPr>
          <w:t>5.15</w:t>
        </w:r>
        <w:r>
          <w:rPr>
            <w:rFonts w:asciiTheme="minorHAnsi" w:eastAsiaTheme="minorEastAsia" w:hAnsiTheme="minorHAnsi" w:cstheme="minorBidi"/>
            <w:noProof/>
            <w:szCs w:val="22"/>
          </w:rPr>
          <w:tab/>
        </w:r>
        <w:r w:rsidRPr="00EF6FFB">
          <w:rPr>
            <w:rStyle w:val="Hyperlink"/>
            <w:noProof/>
          </w:rPr>
          <w:t>Werkzaamheden in de BAG doorgeven aan Wabo</w:t>
        </w:r>
        <w:r>
          <w:rPr>
            <w:noProof/>
          </w:rPr>
          <w:tab/>
        </w:r>
        <w:r>
          <w:rPr>
            <w:noProof/>
          </w:rPr>
          <w:fldChar w:fldCharType="begin"/>
        </w:r>
        <w:r>
          <w:rPr>
            <w:noProof/>
          </w:rPr>
          <w:instrText xml:space="preserve"> PAGEREF _Toc523146139 \h </w:instrText>
        </w:r>
        <w:r>
          <w:rPr>
            <w:noProof/>
          </w:rPr>
        </w:r>
        <w:r>
          <w:rPr>
            <w:noProof/>
          </w:rPr>
          <w:fldChar w:fldCharType="separate"/>
        </w:r>
        <w:r>
          <w:rPr>
            <w:noProof/>
          </w:rPr>
          <w:t>24</w:t>
        </w:r>
        <w:r>
          <w:rPr>
            <w:noProof/>
          </w:rPr>
          <w:fldChar w:fldCharType="end"/>
        </w:r>
      </w:hyperlink>
    </w:p>
    <w:p w14:paraId="7EDA4032" w14:textId="77777777" w:rsidR="004B3393" w:rsidRDefault="004B3393">
      <w:pPr>
        <w:pStyle w:val="Inhopg2"/>
        <w:rPr>
          <w:rFonts w:asciiTheme="minorHAnsi" w:eastAsiaTheme="minorEastAsia" w:hAnsiTheme="minorHAnsi" w:cstheme="minorBidi"/>
          <w:noProof/>
          <w:szCs w:val="22"/>
        </w:rPr>
      </w:pPr>
      <w:hyperlink w:anchor="_Toc523146140" w:history="1">
        <w:r w:rsidRPr="00EF6FFB">
          <w:rPr>
            <w:rStyle w:val="Hyperlink"/>
            <w:noProof/>
            <w14:scene3d>
              <w14:camera w14:prst="orthographicFront"/>
              <w14:lightRig w14:rig="threePt" w14:dir="t">
                <w14:rot w14:lat="0" w14:lon="0" w14:rev="0"/>
              </w14:lightRig>
            </w14:scene3d>
          </w:rPr>
          <w:t>5.16</w:t>
        </w:r>
        <w:r>
          <w:rPr>
            <w:rFonts w:asciiTheme="minorHAnsi" w:eastAsiaTheme="minorEastAsia" w:hAnsiTheme="minorHAnsi" w:cstheme="minorBidi"/>
            <w:noProof/>
            <w:szCs w:val="22"/>
          </w:rPr>
          <w:tab/>
        </w:r>
        <w:r w:rsidRPr="00EF6FFB">
          <w:rPr>
            <w:rStyle w:val="Hyperlink"/>
            <w:noProof/>
          </w:rPr>
          <w:t>Toezicht</w:t>
        </w:r>
        <w:r>
          <w:rPr>
            <w:noProof/>
          </w:rPr>
          <w:tab/>
        </w:r>
        <w:r>
          <w:rPr>
            <w:noProof/>
          </w:rPr>
          <w:fldChar w:fldCharType="begin"/>
        </w:r>
        <w:r>
          <w:rPr>
            <w:noProof/>
          </w:rPr>
          <w:instrText xml:space="preserve"> PAGEREF _Toc523146140 \h </w:instrText>
        </w:r>
        <w:r>
          <w:rPr>
            <w:noProof/>
          </w:rPr>
        </w:r>
        <w:r>
          <w:rPr>
            <w:noProof/>
          </w:rPr>
          <w:fldChar w:fldCharType="separate"/>
        </w:r>
        <w:r>
          <w:rPr>
            <w:noProof/>
          </w:rPr>
          <w:t>24</w:t>
        </w:r>
        <w:r>
          <w:rPr>
            <w:noProof/>
          </w:rPr>
          <w:fldChar w:fldCharType="end"/>
        </w:r>
      </w:hyperlink>
    </w:p>
    <w:p w14:paraId="15DDBB26" w14:textId="77777777" w:rsidR="004B3393" w:rsidRDefault="004B3393">
      <w:pPr>
        <w:pStyle w:val="Inhopg1"/>
        <w:tabs>
          <w:tab w:val="left" w:pos="480"/>
        </w:tabs>
        <w:rPr>
          <w:rFonts w:asciiTheme="minorHAnsi" w:eastAsiaTheme="minorEastAsia" w:hAnsiTheme="minorHAnsi" w:cstheme="minorBidi"/>
          <w:noProof/>
          <w:szCs w:val="22"/>
        </w:rPr>
      </w:pPr>
      <w:hyperlink w:anchor="_Toc523146141" w:history="1">
        <w:r w:rsidRPr="00EF6FFB">
          <w:rPr>
            <w:rStyle w:val="Hyperlink"/>
            <w:noProof/>
          </w:rPr>
          <w:t>6.</w:t>
        </w:r>
        <w:r>
          <w:rPr>
            <w:rFonts w:asciiTheme="minorHAnsi" w:eastAsiaTheme="minorEastAsia" w:hAnsiTheme="minorHAnsi" w:cstheme="minorBidi"/>
            <w:noProof/>
            <w:szCs w:val="22"/>
          </w:rPr>
          <w:tab/>
        </w:r>
        <w:r w:rsidRPr="00EF6FFB">
          <w:rPr>
            <w:rStyle w:val="Hyperlink"/>
            <w:noProof/>
          </w:rPr>
          <w:t>Specificaties Services</w:t>
        </w:r>
        <w:r>
          <w:rPr>
            <w:noProof/>
          </w:rPr>
          <w:tab/>
        </w:r>
        <w:r>
          <w:rPr>
            <w:noProof/>
          </w:rPr>
          <w:fldChar w:fldCharType="begin"/>
        </w:r>
        <w:r>
          <w:rPr>
            <w:noProof/>
          </w:rPr>
          <w:instrText xml:space="preserve"> PAGEREF _Toc523146141 \h </w:instrText>
        </w:r>
        <w:r>
          <w:rPr>
            <w:noProof/>
          </w:rPr>
        </w:r>
        <w:r>
          <w:rPr>
            <w:noProof/>
          </w:rPr>
          <w:fldChar w:fldCharType="separate"/>
        </w:r>
        <w:r>
          <w:rPr>
            <w:noProof/>
          </w:rPr>
          <w:t>25</w:t>
        </w:r>
        <w:r>
          <w:rPr>
            <w:noProof/>
          </w:rPr>
          <w:fldChar w:fldCharType="end"/>
        </w:r>
      </w:hyperlink>
    </w:p>
    <w:p w14:paraId="76615361" w14:textId="77777777" w:rsidR="004B3393" w:rsidRDefault="004B3393">
      <w:pPr>
        <w:pStyle w:val="Inhopg2"/>
        <w:rPr>
          <w:rFonts w:asciiTheme="minorHAnsi" w:eastAsiaTheme="minorEastAsia" w:hAnsiTheme="minorHAnsi" w:cstheme="minorBidi"/>
          <w:noProof/>
          <w:szCs w:val="22"/>
        </w:rPr>
      </w:pPr>
      <w:hyperlink w:anchor="_Toc523146142" w:history="1">
        <w:r w:rsidRPr="00EF6FFB">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Cs w:val="22"/>
          </w:rPr>
          <w:tab/>
        </w:r>
        <w:r w:rsidRPr="00EF6FFB">
          <w:rPr>
            <w:rStyle w:val="Hyperlink"/>
            <w:noProof/>
          </w:rPr>
          <w:t>Interactie.</w:t>
        </w:r>
        <w:r>
          <w:rPr>
            <w:noProof/>
          </w:rPr>
          <w:tab/>
        </w:r>
        <w:r>
          <w:rPr>
            <w:noProof/>
          </w:rPr>
          <w:fldChar w:fldCharType="begin"/>
        </w:r>
        <w:r>
          <w:rPr>
            <w:noProof/>
          </w:rPr>
          <w:instrText xml:space="preserve"> PAGEREF _Toc523146142 \h </w:instrText>
        </w:r>
        <w:r>
          <w:rPr>
            <w:noProof/>
          </w:rPr>
        </w:r>
        <w:r>
          <w:rPr>
            <w:noProof/>
          </w:rPr>
          <w:fldChar w:fldCharType="separate"/>
        </w:r>
        <w:r>
          <w:rPr>
            <w:noProof/>
          </w:rPr>
          <w:t>25</w:t>
        </w:r>
        <w:r>
          <w:rPr>
            <w:noProof/>
          </w:rPr>
          <w:fldChar w:fldCharType="end"/>
        </w:r>
      </w:hyperlink>
    </w:p>
    <w:p w14:paraId="0EC8A162"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3" w:history="1">
        <w:r w:rsidRPr="00EF6FFB">
          <w:rPr>
            <w:rStyle w:val="Hyperlink"/>
            <w:noProof/>
          </w:rPr>
          <w:t>6.1.1</w:t>
        </w:r>
        <w:r>
          <w:rPr>
            <w:rFonts w:asciiTheme="minorHAnsi" w:eastAsiaTheme="minorEastAsia" w:hAnsiTheme="minorHAnsi" w:cstheme="minorBidi"/>
            <w:noProof/>
            <w:szCs w:val="22"/>
          </w:rPr>
          <w:tab/>
        </w:r>
        <w:r w:rsidRPr="00EF6FFB">
          <w:rPr>
            <w:rStyle w:val="Hyperlink"/>
            <w:noProof/>
          </w:rPr>
          <w:t>Zaakdocumenten inzien</w:t>
        </w:r>
        <w:r>
          <w:rPr>
            <w:noProof/>
          </w:rPr>
          <w:tab/>
        </w:r>
        <w:r>
          <w:rPr>
            <w:noProof/>
          </w:rPr>
          <w:fldChar w:fldCharType="begin"/>
        </w:r>
        <w:r>
          <w:rPr>
            <w:noProof/>
          </w:rPr>
          <w:instrText xml:space="preserve"> PAGEREF _Toc523146143 \h </w:instrText>
        </w:r>
        <w:r>
          <w:rPr>
            <w:noProof/>
          </w:rPr>
        </w:r>
        <w:r>
          <w:rPr>
            <w:noProof/>
          </w:rPr>
          <w:fldChar w:fldCharType="separate"/>
        </w:r>
        <w:r>
          <w:rPr>
            <w:noProof/>
          </w:rPr>
          <w:t>25</w:t>
        </w:r>
        <w:r>
          <w:rPr>
            <w:noProof/>
          </w:rPr>
          <w:fldChar w:fldCharType="end"/>
        </w:r>
      </w:hyperlink>
    </w:p>
    <w:p w14:paraId="41E3EADE"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4" w:history="1">
        <w:r w:rsidRPr="00EF6FFB">
          <w:rPr>
            <w:rStyle w:val="Hyperlink"/>
            <w:noProof/>
          </w:rPr>
          <w:t>6.1.2</w:t>
        </w:r>
        <w:r>
          <w:rPr>
            <w:rFonts w:asciiTheme="minorHAnsi" w:eastAsiaTheme="minorEastAsia" w:hAnsiTheme="minorHAnsi" w:cstheme="minorBidi"/>
            <w:noProof/>
            <w:szCs w:val="22"/>
          </w:rPr>
          <w:tab/>
        </w:r>
        <w:r w:rsidRPr="00EF6FFB">
          <w:rPr>
            <w:rStyle w:val="Hyperlink"/>
            <w:noProof/>
          </w:rPr>
          <w:t>Zaak aanmaken en documenten vastleggen</w:t>
        </w:r>
        <w:r>
          <w:rPr>
            <w:noProof/>
          </w:rPr>
          <w:tab/>
        </w:r>
        <w:r>
          <w:rPr>
            <w:noProof/>
          </w:rPr>
          <w:fldChar w:fldCharType="begin"/>
        </w:r>
        <w:r>
          <w:rPr>
            <w:noProof/>
          </w:rPr>
          <w:instrText xml:space="preserve"> PAGEREF _Toc523146144 \h </w:instrText>
        </w:r>
        <w:r>
          <w:rPr>
            <w:noProof/>
          </w:rPr>
        </w:r>
        <w:r>
          <w:rPr>
            <w:noProof/>
          </w:rPr>
          <w:fldChar w:fldCharType="separate"/>
        </w:r>
        <w:r>
          <w:rPr>
            <w:noProof/>
          </w:rPr>
          <w:t>25</w:t>
        </w:r>
        <w:r>
          <w:rPr>
            <w:noProof/>
          </w:rPr>
          <w:fldChar w:fldCharType="end"/>
        </w:r>
      </w:hyperlink>
    </w:p>
    <w:p w14:paraId="5FB61E50"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5" w:history="1">
        <w:r w:rsidRPr="00EF6FFB">
          <w:rPr>
            <w:rStyle w:val="Hyperlink"/>
            <w:noProof/>
          </w:rPr>
          <w:t>6.1.3</w:t>
        </w:r>
        <w:r>
          <w:rPr>
            <w:rFonts w:asciiTheme="minorHAnsi" w:eastAsiaTheme="minorEastAsia" w:hAnsiTheme="minorHAnsi" w:cstheme="minorBidi"/>
            <w:noProof/>
            <w:szCs w:val="22"/>
          </w:rPr>
          <w:tab/>
        </w:r>
        <w:r w:rsidRPr="00EF6FFB">
          <w:rPr>
            <w:rStyle w:val="Hyperlink"/>
            <w:noProof/>
          </w:rPr>
          <w:t>Interactiediagram</w:t>
        </w:r>
        <w:r>
          <w:rPr>
            <w:noProof/>
          </w:rPr>
          <w:tab/>
        </w:r>
        <w:r>
          <w:rPr>
            <w:noProof/>
          </w:rPr>
          <w:fldChar w:fldCharType="begin"/>
        </w:r>
        <w:r>
          <w:rPr>
            <w:noProof/>
          </w:rPr>
          <w:instrText xml:space="preserve"> PAGEREF _Toc523146145 \h </w:instrText>
        </w:r>
        <w:r>
          <w:rPr>
            <w:noProof/>
          </w:rPr>
        </w:r>
        <w:r>
          <w:rPr>
            <w:noProof/>
          </w:rPr>
          <w:fldChar w:fldCharType="separate"/>
        </w:r>
        <w:r>
          <w:rPr>
            <w:noProof/>
          </w:rPr>
          <w:t>26</w:t>
        </w:r>
        <w:r>
          <w:rPr>
            <w:noProof/>
          </w:rPr>
          <w:fldChar w:fldCharType="end"/>
        </w:r>
      </w:hyperlink>
    </w:p>
    <w:p w14:paraId="68B5D0D5" w14:textId="77777777" w:rsidR="004B3393" w:rsidRDefault="004B3393">
      <w:pPr>
        <w:pStyle w:val="Inhopg2"/>
        <w:rPr>
          <w:rFonts w:asciiTheme="minorHAnsi" w:eastAsiaTheme="minorEastAsia" w:hAnsiTheme="minorHAnsi" w:cstheme="minorBidi"/>
          <w:noProof/>
          <w:szCs w:val="22"/>
        </w:rPr>
      </w:pPr>
      <w:hyperlink w:anchor="_Toc523146146" w:history="1">
        <w:r w:rsidRPr="00EF6FFB">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Cs w:val="22"/>
          </w:rPr>
          <w:tab/>
        </w:r>
        <w:r w:rsidRPr="00EF6FFB">
          <w:rPr>
            <w:rStyle w:val="Hyperlink"/>
            <w:noProof/>
          </w:rPr>
          <w:t>Ad hoc bevragen BAG-objecten</w:t>
        </w:r>
        <w:r>
          <w:rPr>
            <w:noProof/>
          </w:rPr>
          <w:tab/>
        </w:r>
        <w:r>
          <w:rPr>
            <w:noProof/>
          </w:rPr>
          <w:fldChar w:fldCharType="begin"/>
        </w:r>
        <w:r>
          <w:rPr>
            <w:noProof/>
          </w:rPr>
          <w:instrText xml:space="preserve"> PAGEREF _Toc523146146 \h </w:instrText>
        </w:r>
        <w:r>
          <w:rPr>
            <w:noProof/>
          </w:rPr>
        </w:r>
        <w:r>
          <w:rPr>
            <w:noProof/>
          </w:rPr>
          <w:fldChar w:fldCharType="separate"/>
        </w:r>
        <w:r>
          <w:rPr>
            <w:noProof/>
          </w:rPr>
          <w:t>27</w:t>
        </w:r>
        <w:r>
          <w:rPr>
            <w:noProof/>
          </w:rPr>
          <w:fldChar w:fldCharType="end"/>
        </w:r>
      </w:hyperlink>
    </w:p>
    <w:p w14:paraId="22195931"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7" w:history="1">
        <w:r w:rsidRPr="00EF6FFB">
          <w:rPr>
            <w:rStyle w:val="Hyperlink"/>
            <w:noProof/>
          </w:rPr>
          <w:t>6.2.1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_Toc523146147 \h </w:instrText>
        </w:r>
        <w:r>
          <w:rPr>
            <w:noProof/>
          </w:rPr>
        </w:r>
        <w:r>
          <w:rPr>
            <w:noProof/>
          </w:rPr>
          <w:fldChar w:fldCharType="separate"/>
        </w:r>
        <w:r>
          <w:rPr>
            <w:noProof/>
          </w:rPr>
          <w:t>27</w:t>
        </w:r>
        <w:r>
          <w:rPr>
            <w:noProof/>
          </w:rPr>
          <w:fldChar w:fldCharType="end"/>
        </w:r>
      </w:hyperlink>
    </w:p>
    <w:p w14:paraId="417F7029"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8" w:history="1">
        <w:r w:rsidRPr="00EF6FFB">
          <w:rPr>
            <w:rStyle w:val="Hyperlink"/>
            <w:noProof/>
          </w:rPr>
          <w:t>6.2.2</w:t>
        </w:r>
        <w:r>
          <w:rPr>
            <w:rFonts w:asciiTheme="minorHAnsi" w:eastAsiaTheme="minorEastAsia" w:hAnsiTheme="minorHAnsi" w:cstheme="minorBidi"/>
            <w:noProof/>
            <w:szCs w:val="22"/>
          </w:rPr>
          <w:tab/>
        </w:r>
        <w:r w:rsidRPr="00EF6FFB">
          <w:rPr>
            <w:rStyle w:val="Hyperlink"/>
            <w:noProof/>
          </w:rPr>
          <w:t>Stuurgegevens en parameters</w:t>
        </w:r>
        <w:r>
          <w:rPr>
            <w:noProof/>
          </w:rPr>
          <w:tab/>
        </w:r>
        <w:r>
          <w:rPr>
            <w:noProof/>
          </w:rPr>
          <w:fldChar w:fldCharType="begin"/>
        </w:r>
        <w:r>
          <w:rPr>
            <w:noProof/>
          </w:rPr>
          <w:instrText xml:space="preserve"> PAGEREF _Toc523146148 \h </w:instrText>
        </w:r>
        <w:r>
          <w:rPr>
            <w:noProof/>
          </w:rPr>
        </w:r>
        <w:r>
          <w:rPr>
            <w:noProof/>
          </w:rPr>
          <w:fldChar w:fldCharType="separate"/>
        </w:r>
        <w:r>
          <w:rPr>
            <w:noProof/>
          </w:rPr>
          <w:t>28</w:t>
        </w:r>
        <w:r>
          <w:rPr>
            <w:noProof/>
          </w:rPr>
          <w:fldChar w:fldCharType="end"/>
        </w:r>
      </w:hyperlink>
    </w:p>
    <w:p w14:paraId="50FEBA0C"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49" w:history="1">
        <w:r w:rsidRPr="00EF6FFB">
          <w:rPr>
            <w:rStyle w:val="Hyperlink"/>
            <w:noProof/>
          </w:rPr>
          <w:t>6.2.3</w:t>
        </w:r>
        <w:r>
          <w:rPr>
            <w:rFonts w:asciiTheme="minorHAnsi" w:eastAsiaTheme="minorEastAsia" w:hAnsiTheme="minorHAnsi" w:cstheme="minorBidi"/>
            <w:noProof/>
            <w:szCs w:val="22"/>
          </w:rPr>
          <w:tab/>
        </w:r>
        <w:r w:rsidRPr="00EF6FFB">
          <w:rPr>
            <w:rStyle w:val="Hyperlink"/>
            <w:noProof/>
          </w:rPr>
          <w:t>Wabo =&gt; BAG  aoaLv01 (Nummeraanduiding)</w:t>
        </w:r>
        <w:r>
          <w:rPr>
            <w:noProof/>
          </w:rPr>
          <w:tab/>
        </w:r>
        <w:r>
          <w:rPr>
            <w:noProof/>
          </w:rPr>
          <w:fldChar w:fldCharType="begin"/>
        </w:r>
        <w:r>
          <w:rPr>
            <w:noProof/>
          </w:rPr>
          <w:instrText xml:space="preserve"> PAGEREF _Toc523146149 \h </w:instrText>
        </w:r>
        <w:r>
          <w:rPr>
            <w:noProof/>
          </w:rPr>
        </w:r>
        <w:r>
          <w:rPr>
            <w:noProof/>
          </w:rPr>
          <w:fldChar w:fldCharType="separate"/>
        </w:r>
        <w:r>
          <w:rPr>
            <w:noProof/>
          </w:rPr>
          <w:t>28</w:t>
        </w:r>
        <w:r>
          <w:rPr>
            <w:noProof/>
          </w:rPr>
          <w:fldChar w:fldCharType="end"/>
        </w:r>
      </w:hyperlink>
    </w:p>
    <w:p w14:paraId="57344070"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0" w:history="1">
        <w:r w:rsidRPr="00EF6FFB">
          <w:rPr>
            <w:rStyle w:val="Hyperlink"/>
            <w:noProof/>
          </w:rPr>
          <w:t>6.2.4</w:t>
        </w:r>
        <w:r>
          <w:rPr>
            <w:rFonts w:asciiTheme="minorHAnsi" w:eastAsiaTheme="minorEastAsia" w:hAnsiTheme="minorHAnsi" w:cstheme="minorBidi"/>
            <w:noProof/>
            <w:szCs w:val="22"/>
          </w:rPr>
          <w:tab/>
        </w:r>
        <w:r w:rsidRPr="00EF6FFB">
          <w:rPr>
            <w:rStyle w:val="Hyperlink"/>
            <w:noProof/>
          </w:rPr>
          <w:t>BAG =&gt; Wabo  aoaLa01 (Nummeraanduiding)</w:t>
        </w:r>
        <w:r>
          <w:rPr>
            <w:noProof/>
          </w:rPr>
          <w:tab/>
        </w:r>
        <w:r>
          <w:rPr>
            <w:noProof/>
          </w:rPr>
          <w:fldChar w:fldCharType="begin"/>
        </w:r>
        <w:r>
          <w:rPr>
            <w:noProof/>
          </w:rPr>
          <w:instrText xml:space="preserve"> PAGEREF _Toc523146150 \h </w:instrText>
        </w:r>
        <w:r>
          <w:rPr>
            <w:noProof/>
          </w:rPr>
        </w:r>
        <w:r>
          <w:rPr>
            <w:noProof/>
          </w:rPr>
          <w:fldChar w:fldCharType="separate"/>
        </w:r>
        <w:r>
          <w:rPr>
            <w:noProof/>
          </w:rPr>
          <w:t>28</w:t>
        </w:r>
        <w:r>
          <w:rPr>
            <w:noProof/>
          </w:rPr>
          <w:fldChar w:fldCharType="end"/>
        </w:r>
      </w:hyperlink>
    </w:p>
    <w:p w14:paraId="0A98FFFA"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1" w:history="1">
        <w:r w:rsidRPr="00EF6FFB">
          <w:rPr>
            <w:rStyle w:val="Hyperlink"/>
            <w:noProof/>
          </w:rPr>
          <w:t>6.2.5</w:t>
        </w:r>
        <w:r>
          <w:rPr>
            <w:rFonts w:asciiTheme="minorHAnsi" w:eastAsiaTheme="minorEastAsia" w:hAnsiTheme="minorHAnsi" w:cstheme="minorBidi"/>
            <w:noProof/>
            <w:szCs w:val="22"/>
          </w:rPr>
          <w:tab/>
        </w:r>
        <w:r w:rsidRPr="00EF6FFB">
          <w:rPr>
            <w:rStyle w:val="Hyperlink"/>
            <w:noProof/>
          </w:rPr>
          <w:t>Wabo =&gt; BAG tgoLv01 (Benoemd Object)</w:t>
        </w:r>
        <w:r>
          <w:rPr>
            <w:noProof/>
          </w:rPr>
          <w:tab/>
        </w:r>
        <w:r>
          <w:rPr>
            <w:noProof/>
          </w:rPr>
          <w:fldChar w:fldCharType="begin"/>
        </w:r>
        <w:r>
          <w:rPr>
            <w:noProof/>
          </w:rPr>
          <w:instrText xml:space="preserve"> PAGEREF _Toc523146151 \h </w:instrText>
        </w:r>
        <w:r>
          <w:rPr>
            <w:noProof/>
          </w:rPr>
        </w:r>
        <w:r>
          <w:rPr>
            <w:noProof/>
          </w:rPr>
          <w:fldChar w:fldCharType="separate"/>
        </w:r>
        <w:r>
          <w:rPr>
            <w:noProof/>
          </w:rPr>
          <w:t>29</w:t>
        </w:r>
        <w:r>
          <w:rPr>
            <w:noProof/>
          </w:rPr>
          <w:fldChar w:fldCharType="end"/>
        </w:r>
      </w:hyperlink>
    </w:p>
    <w:p w14:paraId="2AA0D3E4"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2" w:history="1">
        <w:r w:rsidRPr="00EF6FFB">
          <w:rPr>
            <w:rStyle w:val="Hyperlink"/>
            <w:noProof/>
          </w:rPr>
          <w:t>6.2.6</w:t>
        </w:r>
        <w:r>
          <w:rPr>
            <w:rFonts w:asciiTheme="minorHAnsi" w:eastAsiaTheme="minorEastAsia" w:hAnsiTheme="minorHAnsi" w:cstheme="minorBidi"/>
            <w:noProof/>
            <w:szCs w:val="22"/>
          </w:rPr>
          <w:tab/>
        </w:r>
        <w:r w:rsidRPr="00EF6FFB">
          <w:rPr>
            <w:rStyle w:val="Hyperlink"/>
            <w:noProof/>
          </w:rPr>
          <w:t>BAG =&gt; Wabo  tgoLa01 (Benoemd Object)</w:t>
        </w:r>
        <w:r>
          <w:rPr>
            <w:noProof/>
          </w:rPr>
          <w:tab/>
        </w:r>
        <w:r>
          <w:rPr>
            <w:noProof/>
          </w:rPr>
          <w:fldChar w:fldCharType="begin"/>
        </w:r>
        <w:r>
          <w:rPr>
            <w:noProof/>
          </w:rPr>
          <w:instrText xml:space="preserve"> PAGEREF _Toc523146152 \h </w:instrText>
        </w:r>
        <w:r>
          <w:rPr>
            <w:noProof/>
          </w:rPr>
        </w:r>
        <w:r>
          <w:rPr>
            <w:noProof/>
          </w:rPr>
          <w:fldChar w:fldCharType="separate"/>
        </w:r>
        <w:r>
          <w:rPr>
            <w:noProof/>
          </w:rPr>
          <w:t>30</w:t>
        </w:r>
        <w:r>
          <w:rPr>
            <w:noProof/>
          </w:rPr>
          <w:fldChar w:fldCharType="end"/>
        </w:r>
      </w:hyperlink>
    </w:p>
    <w:p w14:paraId="76EDA2E6"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3" w:history="1">
        <w:r w:rsidRPr="00EF6FFB">
          <w:rPr>
            <w:rStyle w:val="Hyperlink"/>
            <w:noProof/>
          </w:rPr>
          <w:t>6.2.7</w:t>
        </w:r>
        <w:r>
          <w:rPr>
            <w:rFonts w:asciiTheme="minorHAnsi" w:eastAsiaTheme="minorEastAsia" w:hAnsiTheme="minorHAnsi" w:cstheme="minorBidi"/>
            <w:noProof/>
            <w:szCs w:val="22"/>
          </w:rPr>
          <w:tab/>
        </w:r>
        <w:r w:rsidRPr="00EF6FFB">
          <w:rPr>
            <w:rStyle w:val="Hyperlink"/>
            <w:noProof/>
          </w:rPr>
          <w:t>Wabo =&gt; BAG oprLv01 (Openbare Ruimte)</w:t>
        </w:r>
        <w:r>
          <w:rPr>
            <w:noProof/>
          </w:rPr>
          <w:tab/>
        </w:r>
        <w:r>
          <w:rPr>
            <w:noProof/>
          </w:rPr>
          <w:fldChar w:fldCharType="begin"/>
        </w:r>
        <w:r>
          <w:rPr>
            <w:noProof/>
          </w:rPr>
          <w:instrText xml:space="preserve"> PAGEREF _Toc523146153 \h </w:instrText>
        </w:r>
        <w:r>
          <w:rPr>
            <w:noProof/>
          </w:rPr>
        </w:r>
        <w:r>
          <w:rPr>
            <w:noProof/>
          </w:rPr>
          <w:fldChar w:fldCharType="separate"/>
        </w:r>
        <w:r>
          <w:rPr>
            <w:noProof/>
          </w:rPr>
          <w:t>31</w:t>
        </w:r>
        <w:r>
          <w:rPr>
            <w:noProof/>
          </w:rPr>
          <w:fldChar w:fldCharType="end"/>
        </w:r>
      </w:hyperlink>
    </w:p>
    <w:p w14:paraId="158F3FED"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4" w:history="1">
        <w:r w:rsidRPr="00EF6FFB">
          <w:rPr>
            <w:rStyle w:val="Hyperlink"/>
            <w:noProof/>
          </w:rPr>
          <w:t>6.2.8</w:t>
        </w:r>
        <w:r>
          <w:rPr>
            <w:rFonts w:asciiTheme="minorHAnsi" w:eastAsiaTheme="minorEastAsia" w:hAnsiTheme="minorHAnsi" w:cstheme="minorBidi"/>
            <w:noProof/>
            <w:szCs w:val="22"/>
          </w:rPr>
          <w:tab/>
        </w:r>
        <w:r w:rsidRPr="00EF6FFB">
          <w:rPr>
            <w:rStyle w:val="Hyperlink"/>
            <w:noProof/>
          </w:rPr>
          <w:t>BAG =&gt; Wabo oprLa01 ( Openbare Ruimte)</w:t>
        </w:r>
        <w:r>
          <w:rPr>
            <w:noProof/>
          </w:rPr>
          <w:tab/>
        </w:r>
        <w:r>
          <w:rPr>
            <w:noProof/>
          </w:rPr>
          <w:fldChar w:fldCharType="begin"/>
        </w:r>
        <w:r>
          <w:rPr>
            <w:noProof/>
          </w:rPr>
          <w:instrText xml:space="preserve"> PAGEREF _Toc523146154 \h </w:instrText>
        </w:r>
        <w:r>
          <w:rPr>
            <w:noProof/>
          </w:rPr>
        </w:r>
        <w:r>
          <w:rPr>
            <w:noProof/>
          </w:rPr>
          <w:fldChar w:fldCharType="separate"/>
        </w:r>
        <w:r>
          <w:rPr>
            <w:noProof/>
          </w:rPr>
          <w:t>31</w:t>
        </w:r>
        <w:r>
          <w:rPr>
            <w:noProof/>
          </w:rPr>
          <w:fldChar w:fldCharType="end"/>
        </w:r>
      </w:hyperlink>
    </w:p>
    <w:p w14:paraId="33943001"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55" w:history="1">
        <w:r w:rsidRPr="00EF6FFB">
          <w:rPr>
            <w:rStyle w:val="Hyperlink"/>
            <w:noProof/>
          </w:rPr>
          <w:t>6.2.9</w:t>
        </w:r>
        <w:r>
          <w:rPr>
            <w:rFonts w:asciiTheme="minorHAnsi" w:eastAsiaTheme="minorEastAsia" w:hAnsiTheme="minorHAnsi" w:cstheme="minorBidi"/>
            <w:noProof/>
            <w:szCs w:val="22"/>
          </w:rPr>
          <w:tab/>
        </w:r>
        <w:r w:rsidRPr="00EF6FFB">
          <w:rPr>
            <w:rStyle w:val="Hyperlink"/>
            <w:noProof/>
          </w:rPr>
          <w:t>Wabo =&gt; BAG wplLv01 (Woonplaats)</w:t>
        </w:r>
        <w:r>
          <w:rPr>
            <w:noProof/>
          </w:rPr>
          <w:tab/>
        </w:r>
        <w:r>
          <w:rPr>
            <w:noProof/>
          </w:rPr>
          <w:fldChar w:fldCharType="begin"/>
        </w:r>
        <w:r>
          <w:rPr>
            <w:noProof/>
          </w:rPr>
          <w:instrText xml:space="preserve"> PAGEREF _Toc523146155 \h </w:instrText>
        </w:r>
        <w:r>
          <w:rPr>
            <w:noProof/>
          </w:rPr>
        </w:r>
        <w:r>
          <w:rPr>
            <w:noProof/>
          </w:rPr>
          <w:fldChar w:fldCharType="separate"/>
        </w:r>
        <w:r>
          <w:rPr>
            <w:noProof/>
          </w:rPr>
          <w:t>32</w:t>
        </w:r>
        <w:r>
          <w:rPr>
            <w:noProof/>
          </w:rPr>
          <w:fldChar w:fldCharType="end"/>
        </w:r>
      </w:hyperlink>
    </w:p>
    <w:p w14:paraId="57026616" w14:textId="77777777" w:rsidR="004B3393" w:rsidRDefault="004B3393">
      <w:pPr>
        <w:pStyle w:val="Inhopg3"/>
        <w:tabs>
          <w:tab w:val="left" w:pos="1400"/>
          <w:tab w:val="right" w:leader="dot" w:pos="9062"/>
        </w:tabs>
        <w:rPr>
          <w:rFonts w:asciiTheme="minorHAnsi" w:eastAsiaTheme="minorEastAsia" w:hAnsiTheme="minorHAnsi" w:cstheme="minorBidi"/>
          <w:noProof/>
          <w:szCs w:val="22"/>
        </w:rPr>
      </w:pPr>
      <w:hyperlink w:anchor="_Toc523146156" w:history="1">
        <w:r w:rsidRPr="00EF6FFB">
          <w:rPr>
            <w:rStyle w:val="Hyperlink"/>
            <w:noProof/>
          </w:rPr>
          <w:t>6.2.10</w:t>
        </w:r>
        <w:r>
          <w:rPr>
            <w:rFonts w:asciiTheme="minorHAnsi" w:eastAsiaTheme="minorEastAsia" w:hAnsiTheme="minorHAnsi" w:cstheme="minorBidi"/>
            <w:noProof/>
            <w:szCs w:val="22"/>
          </w:rPr>
          <w:tab/>
        </w:r>
        <w:r w:rsidRPr="00EF6FFB">
          <w:rPr>
            <w:rStyle w:val="Hyperlink"/>
            <w:noProof/>
          </w:rPr>
          <w:t>BAG =&gt; Wabo wplLa01 (Woonplaats)</w:t>
        </w:r>
        <w:r>
          <w:rPr>
            <w:noProof/>
          </w:rPr>
          <w:tab/>
        </w:r>
        <w:r>
          <w:rPr>
            <w:noProof/>
          </w:rPr>
          <w:fldChar w:fldCharType="begin"/>
        </w:r>
        <w:r>
          <w:rPr>
            <w:noProof/>
          </w:rPr>
          <w:instrText xml:space="preserve"> PAGEREF _Toc523146156 \h </w:instrText>
        </w:r>
        <w:r>
          <w:rPr>
            <w:noProof/>
          </w:rPr>
        </w:r>
        <w:r>
          <w:rPr>
            <w:noProof/>
          </w:rPr>
          <w:fldChar w:fldCharType="separate"/>
        </w:r>
        <w:r>
          <w:rPr>
            <w:noProof/>
          </w:rPr>
          <w:t>32</w:t>
        </w:r>
        <w:r>
          <w:rPr>
            <w:noProof/>
          </w:rPr>
          <w:fldChar w:fldCharType="end"/>
        </w:r>
      </w:hyperlink>
    </w:p>
    <w:p w14:paraId="12133E06" w14:textId="77777777" w:rsidR="004B3393" w:rsidRDefault="004B3393">
      <w:pPr>
        <w:pStyle w:val="Inhopg3"/>
        <w:tabs>
          <w:tab w:val="left" w:pos="1400"/>
          <w:tab w:val="right" w:leader="dot" w:pos="9062"/>
        </w:tabs>
        <w:rPr>
          <w:rFonts w:asciiTheme="minorHAnsi" w:eastAsiaTheme="minorEastAsia" w:hAnsiTheme="minorHAnsi" w:cstheme="minorBidi"/>
          <w:noProof/>
          <w:szCs w:val="22"/>
        </w:rPr>
      </w:pPr>
      <w:hyperlink w:anchor="_Toc523146157" w:history="1">
        <w:r w:rsidRPr="00EF6FFB">
          <w:rPr>
            <w:rStyle w:val="Hyperlink"/>
            <w:noProof/>
            <w:lang w:val="en-US"/>
          </w:rPr>
          <w:t>6.2.11</w:t>
        </w:r>
        <w:r>
          <w:rPr>
            <w:rFonts w:asciiTheme="minorHAnsi" w:eastAsiaTheme="minorEastAsia" w:hAnsiTheme="minorHAnsi" w:cstheme="minorBidi"/>
            <w:noProof/>
            <w:szCs w:val="22"/>
          </w:rPr>
          <w:tab/>
        </w:r>
        <w:r w:rsidRPr="00EF6FFB">
          <w:rPr>
            <w:rStyle w:val="Hyperlink"/>
            <w:noProof/>
            <w:lang w:val="en-US"/>
          </w:rPr>
          <w:t>Wabo =&gt; BAG pndLv01 (Pand)</w:t>
        </w:r>
        <w:r>
          <w:rPr>
            <w:noProof/>
          </w:rPr>
          <w:tab/>
        </w:r>
        <w:r>
          <w:rPr>
            <w:noProof/>
          </w:rPr>
          <w:fldChar w:fldCharType="begin"/>
        </w:r>
        <w:r>
          <w:rPr>
            <w:noProof/>
          </w:rPr>
          <w:instrText xml:space="preserve"> PAGEREF _Toc523146157 \h </w:instrText>
        </w:r>
        <w:r>
          <w:rPr>
            <w:noProof/>
          </w:rPr>
        </w:r>
        <w:r>
          <w:rPr>
            <w:noProof/>
          </w:rPr>
          <w:fldChar w:fldCharType="separate"/>
        </w:r>
        <w:r>
          <w:rPr>
            <w:noProof/>
          </w:rPr>
          <w:t>33</w:t>
        </w:r>
        <w:r>
          <w:rPr>
            <w:noProof/>
          </w:rPr>
          <w:fldChar w:fldCharType="end"/>
        </w:r>
      </w:hyperlink>
    </w:p>
    <w:p w14:paraId="073F3277" w14:textId="77777777" w:rsidR="004B3393" w:rsidRDefault="004B3393">
      <w:pPr>
        <w:pStyle w:val="Inhopg3"/>
        <w:tabs>
          <w:tab w:val="left" w:pos="1400"/>
          <w:tab w:val="right" w:leader="dot" w:pos="9062"/>
        </w:tabs>
        <w:rPr>
          <w:rFonts w:asciiTheme="minorHAnsi" w:eastAsiaTheme="minorEastAsia" w:hAnsiTheme="minorHAnsi" w:cstheme="minorBidi"/>
          <w:noProof/>
          <w:szCs w:val="22"/>
        </w:rPr>
      </w:pPr>
      <w:hyperlink w:anchor="_Toc523146158" w:history="1">
        <w:r w:rsidRPr="00EF6FFB">
          <w:rPr>
            <w:rStyle w:val="Hyperlink"/>
            <w:noProof/>
          </w:rPr>
          <w:t>6.2.12</w:t>
        </w:r>
        <w:r>
          <w:rPr>
            <w:rFonts w:asciiTheme="minorHAnsi" w:eastAsiaTheme="minorEastAsia" w:hAnsiTheme="minorHAnsi" w:cstheme="minorBidi"/>
            <w:noProof/>
            <w:szCs w:val="22"/>
          </w:rPr>
          <w:tab/>
        </w:r>
        <w:r w:rsidRPr="00EF6FFB">
          <w:rPr>
            <w:rStyle w:val="Hyperlink"/>
            <w:noProof/>
          </w:rPr>
          <w:t>BAG =&gt; Wabo pndLa01 (Pand)</w:t>
        </w:r>
        <w:r>
          <w:rPr>
            <w:noProof/>
          </w:rPr>
          <w:tab/>
        </w:r>
        <w:r>
          <w:rPr>
            <w:noProof/>
          </w:rPr>
          <w:fldChar w:fldCharType="begin"/>
        </w:r>
        <w:r>
          <w:rPr>
            <w:noProof/>
          </w:rPr>
          <w:instrText xml:space="preserve"> PAGEREF _Toc523146158 \h </w:instrText>
        </w:r>
        <w:r>
          <w:rPr>
            <w:noProof/>
          </w:rPr>
        </w:r>
        <w:r>
          <w:rPr>
            <w:noProof/>
          </w:rPr>
          <w:fldChar w:fldCharType="separate"/>
        </w:r>
        <w:r>
          <w:rPr>
            <w:noProof/>
          </w:rPr>
          <w:t>33</w:t>
        </w:r>
        <w:r>
          <w:rPr>
            <w:noProof/>
          </w:rPr>
          <w:fldChar w:fldCharType="end"/>
        </w:r>
      </w:hyperlink>
    </w:p>
    <w:p w14:paraId="1E7FC13F" w14:textId="77777777" w:rsidR="004B3393" w:rsidRDefault="004B3393">
      <w:pPr>
        <w:pStyle w:val="Inhopg2"/>
        <w:rPr>
          <w:rFonts w:asciiTheme="minorHAnsi" w:eastAsiaTheme="minorEastAsia" w:hAnsiTheme="minorHAnsi" w:cstheme="minorBidi"/>
          <w:noProof/>
          <w:szCs w:val="22"/>
        </w:rPr>
      </w:pPr>
      <w:hyperlink w:anchor="_Toc523146159" w:history="1">
        <w:r w:rsidRPr="00EF6FFB">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Cs w:val="22"/>
          </w:rPr>
          <w:tab/>
        </w:r>
        <w:r w:rsidRPr="00EF6FFB">
          <w:rPr>
            <w:rStyle w:val="Hyperlink"/>
            <w:noProof/>
          </w:rPr>
          <w:t>Aanvraagnotificatie</w:t>
        </w:r>
        <w:r>
          <w:rPr>
            <w:noProof/>
          </w:rPr>
          <w:tab/>
        </w:r>
        <w:r>
          <w:rPr>
            <w:noProof/>
          </w:rPr>
          <w:fldChar w:fldCharType="begin"/>
        </w:r>
        <w:r>
          <w:rPr>
            <w:noProof/>
          </w:rPr>
          <w:instrText xml:space="preserve"> PAGEREF _Toc523146159 \h </w:instrText>
        </w:r>
        <w:r>
          <w:rPr>
            <w:noProof/>
          </w:rPr>
        </w:r>
        <w:r>
          <w:rPr>
            <w:noProof/>
          </w:rPr>
          <w:fldChar w:fldCharType="separate"/>
        </w:r>
        <w:r>
          <w:rPr>
            <w:noProof/>
          </w:rPr>
          <w:t>34</w:t>
        </w:r>
        <w:r>
          <w:rPr>
            <w:noProof/>
          </w:rPr>
          <w:fldChar w:fldCharType="end"/>
        </w:r>
      </w:hyperlink>
    </w:p>
    <w:p w14:paraId="26254257"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0" w:history="1">
        <w:r w:rsidRPr="00EF6FFB">
          <w:rPr>
            <w:rStyle w:val="Hyperlink"/>
            <w:noProof/>
          </w:rPr>
          <w:t>6.3.1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_Toc523146160 \h </w:instrText>
        </w:r>
        <w:r>
          <w:rPr>
            <w:noProof/>
          </w:rPr>
        </w:r>
        <w:r>
          <w:rPr>
            <w:noProof/>
          </w:rPr>
          <w:fldChar w:fldCharType="separate"/>
        </w:r>
        <w:r>
          <w:rPr>
            <w:noProof/>
          </w:rPr>
          <w:t>34</w:t>
        </w:r>
        <w:r>
          <w:rPr>
            <w:noProof/>
          </w:rPr>
          <w:fldChar w:fldCharType="end"/>
        </w:r>
      </w:hyperlink>
    </w:p>
    <w:p w14:paraId="7E6EBCC6"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1" w:history="1">
        <w:r w:rsidRPr="00EF6FFB">
          <w:rPr>
            <w:rStyle w:val="Hyperlink"/>
            <w:noProof/>
          </w:rPr>
          <w:t>6.3.2</w:t>
        </w:r>
        <w:r>
          <w:rPr>
            <w:rFonts w:asciiTheme="minorHAnsi" w:eastAsiaTheme="minorEastAsia" w:hAnsiTheme="minorHAnsi" w:cstheme="minorBidi"/>
            <w:noProof/>
            <w:szCs w:val="22"/>
          </w:rPr>
          <w:tab/>
        </w:r>
        <w:r w:rsidRPr="00EF6FFB">
          <w:rPr>
            <w:rStyle w:val="Hyperlink"/>
            <w:noProof/>
          </w:rPr>
          <w:t>Wabo =&gt; BAG Aanvraagnotificatie</w:t>
        </w:r>
        <w:r>
          <w:rPr>
            <w:noProof/>
          </w:rPr>
          <w:tab/>
        </w:r>
        <w:r>
          <w:rPr>
            <w:noProof/>
          </w:rPr>
          <w:fldChar w:fldCharType="begin"/>
        </w:r>
        <w:r>
          <w:rPr>
            <w:noProof/>
          </w:rPr>
          <w:instrText xml:space="preserve"> PAGEREF _Toc523146161 \h </w:instrText>
        </w:r>
        <w:r>
          <w:rPr>
            <w:noProof/>
          </w:rPr>
        </w:r>
        <w:r>
          <w:rPr>
            <w:noProof/>
          </w:rPr>
          <w:fldChar w:fldCharType="separate"/>
        </w:r>
        <w:r>
          <w:rPr>
            <w:noProof/>
          </w:rPr>
          <w:t>35</w:t>
        </w:r>
        <w:r>
          <w:rPr>
            <w:noProof/>
          </w:rPr>
          <w:fldChar w:fldCharType="end"/>
        </w:r>
      </w:hyperlink>
    </w:p>
    <w:p w14:paraId="794CE878"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2" w:history="1">
        <w:r w:rsidRPr="00EF6FFB">
          <w:rPr>
            <w:rStyle w:val="Hyperlink"/>
            <w:noProof/>
          </w:rPr>
          <w:t>6.3.3</w:t>
        </w:r>
        <w:r>
          <w:rPr>
            <w:rFonts w:asciiTheme="minorHAnsi" w:eastAsiaTheme="minorEastAsia" w:hAnsiTheme="minorHAnsi" w:cstheme="minorBidi"/>
            <w:noProof/>
            <w:szCs w:val="22"/>
          </w:rPr>
          <w:tab/>
        </w:r>
        <w:r w:rsidRPr="00EF6FFB">
          <w:rPr>
            <w:rStyle w:val="Hyperlink"/>
            <w:noProof/>
          </w:rPr>
          <w:t>BAG =&gt; Wabo ontvangstbevestiging</w:t>
        </w:r>
        <w:r>
          <w:rPr>
            <w:noProof/>
          </w:rPr>
          <w:tab/>
        </w:r>
        <w:r>
          <w:rPr>
            <w:noProof/>
          </w:rPr>
          <w:fldChar w:fldCharType="begin"/>
        </w:r>
        <w:r>
          <w:rPr>
            <w:noProof/>
          </w:rPr>
          <w:instrText xml:space="preserve"> PAGEREF _Toc523146162 \h </w:instrText>
        </w:r>
        <w:r>
          <w:rPr>
            <w:noProof/>
          </w:rPr>
        </w:r>
        <w:r>
          <w:rPr>
            <w:noProof/>
          </w:rPr>
          <w:fldChar w:fldCharType="separate"/>
        </w:r>
        <w:r>
          <w:rPr>
            <w:noProof/>
          </w:rPr>
          <w:t>37</w:t>
        </w:r>
        <w:r>
          <w:rPr>
            <w:noProof/>
          </w:rPr>
          <w:fldChar w:fldCharType="end"/>
        </w:r>
      </w:hyperlink>
    </w:p>
    <w:p w14:paraId="167F3D35" w14:textId="77777777" w:rsidR="004B3393" w:rsidRDefault="004B3393">
      <w:pPr>
        <w:pStyle w:val="Inhopg2"/>
        <w:rPr>
          <w:rFonts w:asciiTheme="minorHAnsi" w:eastAsiaTheme="minorEastAsia" w:hAnsiTheme="minorHAnsi" w:cstheme="minorBidi"/>
          <w:noProof/>
          <w:szCs w:val="22"/>
        </w:rPr>
      </w:pPr>
      <w:hyperlink w:anchor="_Toc523146163" w:history="1">
        <w:r w:rsidRPr="00EF6FFB">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szCs w:val="22"/>
          </w:rPr>
          <w:tab/>
        </w:r>
        <w:r w:rsidRPr="00EF6FFB">
          <w:rPr>
            <w:rStyle w:val="Hyperlink"/>
            <w:noProof/>
          </w:rPr>
          <w:t>Objectenbijonderdeel</w:t>
        </w:r>
        <w:r>
          <w:rPr>
            <w:noProof/>
          </w:rPr>
          <w:tab/>
        </w:r>
        <w:r>
          <w:rPr>
            <w:noProof/>
          </w:rPr>
          <w:fldChar w:fldCharType="begin"/>
        </w:r>
        <w:r>
          <w:rPr>
            <w:noProof/>
          </w:rPr>
          <w:instrText xml:space="preserve"> PAGEREF _Toc523146163 \h </w:instrText>
        </w:r>
        <w:r>
          <w:rPr>
            <w:noProof/>
          </w:rPr>
        </w:r>
        <w:r>
          <w:rPr>
            <w:noProof/>
          </w:rPr>
          <w:fldChar w:fldCharType="separate"/>
        </w:r>
        <w:r>
          <w:rPr>
            <w:noProof/>
          </w:rPr>
          <w:t>37</w:t>
        </w:r>
        <w:r>
          <w:rPr>
            <w:noProof/>
          </w:rPr>
          <w:fldChar w:fldCharType="end"/>
        </w:r>
      </w:hyperlink>
    </w:p>
    <w:p w14:paraId="2A5BC63D"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4" w:history="1">
        <w:r w:rsidRPr="00EF6FFB">
          <w:rPr>
            <w:rStyle w:val="Hyperlink"/>
            <w:noProof/>
          </w:rPr>
          <w:t>6.4.1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_Toc523146164 \h </w:instrText>
        </w:r>
        <w:r>
          <w:rPr>
            <w:noProof/>
          </w:rPr>
        </w:r>
        <w:r>
          <w:rPr>
            <w:noProof/>
          </w:rPr>
          <w:fldChar w:fldCharType="separate"/>
        </w:r>
        <w:r>
          <w:rPr>
            <w:noProof/>
          </w:rPr>
          <w:t>37</w:t>
        </w:r>
        <w:r>
          <w:rPr>
            <w:noProof/>
          </w:rPr>
          <w:fldChar w:fldCharType="end"/>
        </w:r>
      </w:hyperlink>
    </w:p>
    <w:p w14:paraId="1DD0DD8A"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5" w:history="1">
        <w:r w:rsidRPr="00EF6FFB">
          <w:rPr>
            <w:rStyle w:val="Hyperlink"/>
            <w:noProof/>
          </w:rPr>
          <w:t>6.4.2</w:t>
        </w:r>
        <w:r>
          <w:rPr>
            <w:rFonts w:asciiTheme="minorHAnsi" w:eastAsiaTheme="minorEastAsia" w:hAnsiTheme="minorHAnsi" w:cstheme="minorBidi"/>
            <w:noProof/>
            <w:szCs w:val="22"/>
          </w:rPr>
          <w:tab/>
        </w:r>
        <w:r w:rsidRPr="00EF6FFB">
          <w:rPr>
            <w:rStyle w:val="Hyperlink"/>
            <w:noProof/>
          </w:rPr>
          <w:t>BAG =&gt; Wabo Objectenbijonderdeel</w:t>
        </w:r>
        <w:r>
          <w:rPr>
            <w:noProof/>
          </w:rPr>
          <w:tab/>
        </w:r>
        <w:r>
          <w:rPr>
            <w:noProof/>
          </w:rPr>
          <w:fldChar w:fldCharType="begin"/>
        </w:r>
        <w:r>
          <w:rPr>
            <w:noProof/>
          </w:rPr>
          <w:instrText xml:space="preserve"> PAGEREF _Toc523146165 \h </w:instrText>
        </w:r>
        <w:r>
          <w:rPr>
            <w:noProof/>
          </w:rPr>
        </w:r>
        <w:r>
          <w:rPr>
            <w:noProof/>
          </w:rPr>
          <w:fldChar w:fldCharType="separate"/>
        </w:r>
        <w:r>
          <w:rPr>
            <w:noProof/>
          </w:rPr>
          <w:t>38</w:t>
        </w:r>
        <w:r>
          <w:rPr>
            <w:noProof/>
          </w:rPr>
          <w:fldChar w:fldCharType="end"/>
        </w:r>
      </w:hyperlink>
    </w:p>
    <w:p w14:paraId="70CFC6A1"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6" w:history="1">
        <w:r w:rsidRPr="00EF6FFB">
          <w:rPr>
            <w:rStyle w:val="Hyperlink"/>
            <w:noProof/>
          </w:rPr>
          <w:t>6.4.3</w:t>
        </w:r>
        <w:r>
          <w:rPr>
            <w:rFonts w:asciiTheme="minorHAnsi" w:eastAsiaTheme="minorEastAsia" w:hAnsiTheme="minorHAnsi" w:cstheme="minorBidi"/>
            <w:noProof/>
            <w:szCs w:val="22"/>
          </w:rPr>
          <w:tab/>
        </w:r>
        <w:r w:rsidRPr="00EF6FFB">
          <w:rPr>
            <w:rStyle w:val="Hyperlink"/>
            <w:noProof/>
          </w:rPr>
          <w:t>BAG =&gt; Wabo ontvangstbevestiging</w:t>
        </w:r>
        <w:r>
          <w:rPr>
            <w:noProof/>
          </w:rPr>
          <w:tab/>
        </w:r>
        <w:r>
          <w:rPr>
            <w:noProof/>
          </w:rPr>
          <w:fldChar w:fldCharType="begin"/>
        </w:r>
        <w:r>
          <w:rPr>
            <w:noProof/>
          </w:rPr>
          <w:instrText xml:space="preserve"> PAGEREF _Toc523146166 \h </w:instrText>
        </w:r>
        <w:r>
          <w:rPr>
            <w:noProof/>
          </w:rPr>
        </w:r>
        <w:r>
          <w:rPr>
            <w:noProof/>
          </w:rPr>
          <w:fldChar w:fldCharType="separate"/>
        </w:r>
        <w:r>
          <w:rPr>
            <w:noProof/>
          </w:rPr>
          <w:t>39</w:t>
        </w:r>
        <w:r>
          <w:rPr>
            <w:noProof/>
          </w:rPr>
          <w:fldChar w:fldCharType="end"/>
        </w:r>
      </w:hyperlink>
    </w:p>
    <w:p w14:paraId="6E0403F9" w14:textId="77777777" w:rsidR="004B3393" w:rsidRDefault="004B3393">
      <w:pPr>
        <w:pStyle w:val="Inhopg2"/>
        <w:rPr>
          <w:rFonts w:asciiTheme="minorHAnsi" w:eastAsiaTheme="minorEastAsia" w:hAnsiTheme="minorHAnsi" w:cstheme="minorBidi"/>
          <w:noProof/>
          <w:szCs w:val="22"/>
        </w:rPr>
      </w:pPr>
      <w:hyperlink w:anchor="_Toc523146167" w:history="1">
        <w:r w:rsidRPr="00EF6FFB">
          <w:rPr>
            <w:rStyle w:val="Hyperlink"/>
            <w:noProof/>
            <w14:scene3d>
              <w14:camera w14:prst="orthographicFront"/>
              <w14:lightRig w14:rig="threePt" w14:dir="t">
                <w14:rot w14:lat="0" w14:lon="0" w14:rev="0"/>
              </w14:lightRig>
            </w14:scene3d>
          </w:rPr>
          <w:t>6.5</w:t>
        </w:r>
        <w:r>
          <w:rPr>
            <w:rFonts w:asciiTheme="minorHAnsi" w:eastAsiaTheme="minorEastAsia" w:hAnsiTheme="minorHAnsi" w:cstheme="minorBidi"/>
            <w:noProof/>
            <w:szCs w:val="22"/>
          </w:rPr>
          <w:tab/>
        </w:r>
        <w:r w:rsidRPr="00EF6FFB">
          <w:rPr>
            <w:rStyle w:val="Hyperlink"/>
            <w:noProof/>
          </w:rPr>
          <w:t>Statusnotificatie</w:t>
        </w:r>
        <w:r>
          <w:rPr>
            <w:noProof/>
          </w:rPr>
          <w:tab/>
        </w:r>
        <w:r>
          <w:rPr>
            <w:noProof/>
          </w:rPr>
          <w:fldChar w:fldCharType="begin"/>
        </w:r>
        <w:r>
          <w:rPr>
            <w:noProof/>
          </w:rPr>
          <w:instrText xml:space="preserve"> PAGEREF _Toc523146167 \h </w:instrText>
        </w:r>
        <w:r>
          <w:rPr>
            <w:noProof/>
          </w:rPr>
        </w:r>
        <w:r>
          <w:rPr>
            <w:noProof/>
          </w:rPr>
          <w:fldChar w:fldCharType="separate"/>
        </w:r>
        <w:r>
          <w:rPr>
            <w:noProof/>
          </w:rPr>
          <w:t>39</w:t>
        </w:r>
        <w:r>
          <w:rPr>
            <w:noProof/>
          </w:rPr>
          <w:fldChar w:fldCharType="end"/>
        </w:r>
      </w:hyperlink>
    </w:p>
    <w:p w14:paraId="2B196078"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8" w:history="1">
        <w:r w:rsidRPr="00EF6FFB">
          <w:rPr>
            <w:rStyle w:val="Hyperlink"/>
            <w:noProof/>
          </w:rPr>
          <w:t>6.5.1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_Toc523146168 \h </w:instrText>
        </w:r>
        <w:r>
          <w:rPr>
            <w:noProof/>
          </w:rPr>
        </w:r>
        <w:r>
          <w:rPr>
            <w:noProof/>
          </w:rPr>
          <w:fldChar w:fldCharType="separate"/>
        </w:r>
        <w:r>
          <w:rPr>
            <w:noProof/>
          </w:rPr>
          <w:t>39</w:t>
        </w:r>
        <w:r>
          <w:rPr>
            <w:noProof/>
          </w:rPr>
          <w:fldChar w:fldCharType="end"/>
        </w:r>
      </w:hyperlink>
    </w:p>
    <w:p w14:paraId="07969C8F"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69" w:history="1">
        <w:r w:rsidRPr="00EF6FFB">
          <w:rPr>
            <w:rStyle w:val="Hyperlink"/>
            <w:noProof/>
          </w:rPr>
          <w:t>6.5.2</w:t>
        </w:r>
        <w:r>
          <w:rPr>
            <w:rFonts w:asciiTheme="minorHAnsi" w:eastAsiaTheme="minorEastAsia" w:hAnsiTheme="minorHAnsi" w:cstheme="minorBidi"/>
            <w:noProof/>
            <w:szCs w:val="22"/>
          </w:rPr>
          <w:tab/>
        </w:r>
        <w:r w:rsidRPr="00EF6FFB">
          <w:rPr>
            <w:rStyle w:val="Hyperlink"/>
            <w:noProof/>
          </w:rPr>
          <w:t>Wabo =&gt; BAG Statusnotificatie</w:t>
        </w:r>
        <w:r>
          <w:rPr>
            <w:noProof/>
          </w:rPr>
          <w:tab/>
        </w:r>
        <w:r>
          <w:rPr>
            <w:noProof/>
          </w:rPr>
          <w:fldChar w:fldCharType="begin"/>
        </w:r>
        <w:r>
          <w:rPr>
            <w:noProof/>
          </w:rPr>
          <w:instrText xml:space="preserve"> PAGEREF _Toc523146169 \h </w:instrText>
        </w:r>
        <w:r>
          <w:rPr>
            <w:noProof/>
          </w:rPr>
        </w:r>
        <w:r>
          <w:rPr>
            <w:noProof/>
          </w:rPr>
          <w:fldChar w:fldCharType="separate"/>
        </w:r>
        <w:r>
          <w:rPr>
            <w:noProof/>
          </w:rPr>
          <w:t>40</w:t>
        </w:r>
        <w:r>
          <w:rPr>
            <w:noProof/>
          </w:rPr>
          <w:fldChar w:fldCharType="end"/>
        </w:r>
      </w:hyperlink>
    </w:p>
    <w:p w14:paraId="3800DFEF"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0" w:history="1">
        <w:r w:rsidRPr="00EF6FFB">
          <w:rPr>
            <w:rStyle w:val="Hyperlink"/>
            <w:noProof/>
          </w:rPr>
          <w:t>6.5.3</w:t>
        </w:r>
        <w:r>
          <w:rPr>
            <w:rFonts w:asciiTheme="minorHAnsi" w:eastAsiaTheme="minorEastAsia" w:hAnsiTheme="minorHAnsi" w:cstheme="minorBidi"/>
            <w:noProof/>
            <w:szCs w:val="22"/>
          </w:rPr>
          <w:tab/>
        </w:r>
        <w:r w:rsidRPr="00EF6FFB">
          <w:rPr>
            <w:rStyle w:val="Hyperlink"/>
            <w:noProof/>
          </w:rPr>
          <w:t>BAG =&gt; Wabo ontvangstbevestiging</w:t>
        </w:r>
        <w:r>
          <w:rPr>
            <w:noProof/>
          </w:rPr>
          <w:tab/>
        </w:r>
        <w:r>
          <w:rPr>
            <w:noProof/>
          </w:rPr>
          <w:fldChar w:fldCharType="begin"/>
        </w:r>
        <w:r>
          <w:rPr>
            <w:noProof/>
          </w:rPr>
          <w:instrText xml:space="preserve"> PAGEREF _Toc523146170 \h </w:instrText>
        </w:r>
        <w:r>
          <w:rPr>
            <w:noProof/>
          </w:rPr>
        </w:r>
        <w:r>
          <w:rPr>
            <w:noProof/>
          </w:rPr>
          <w:fldChar w:fldCharType="separate"/>
        </w:r>
        <w:r>
          <w:rPr>
            <w:noProof/>
          </w:rPr>
          <w:t>42</w:t>
        </w:r>
        <w:r>
          <w:rPr>
            <w:noProof/>
          </w:rPr>
          <w:fldChar w:fldCharType="end"/>
        </w:r>
      </w:hyperlink>
    </w:p>
    <w:p w14:paraId="149BA054" w14:textId="77777777" w:rsidR="004B3393" w:rsidRDefault="004B3393">
      <w:pPr>
        <w:pStyle w:val="Inhopg2"/>
        <w:rPr>
          <w:rFonts w:asciiTheme="minorHAnsi" w:eastAsiaTheme="minorEastAsia" w:hAnsiTheme="minorHAnsi" w:cstheme="minorBidi"/>
          <w:noProof/>
          <w:szCs w:val="22"/>
        </w:rPr>
      </w:pPr>
      <w:hyperlink w:anchor="_Toc523146171" w:history="1">
        <w:r w:rsidRPr="00EF6FFB">
          <w:rPr>
            <w:rStyle w:val="Hyperlink"/>
            <w:noProof/>
            <w14:scene3d>
              <w14:camera w14:prst="orthographicFront"/>
              <w14:lightRig w14:rig="threePt" w14:dir="t">
                <w14:rot w14:lat="0" w14:lon="0" w14:rev="0"/>
              </w14:lightRig>
            </w14:scene3d>
          </w:rPr>
          <w:t>6.6</w:t>
        </w:r>
        <w:r>
          <w:rPr>
            <w:rFonts w:asciiTheme="minorHAnsi" w:eastAsiaTheme="minorEastAsia" w:hAnsiTheme="minorHAnsi" w:cstheme="minorBidi"/>
            <w:noProof/>
            <w:szCs w:val="22"/>
          </w:rPr>
          <w:tab/>
        </w:r>
        <w:r w:rsidRPr="00EF6FFB">
          <w:rPr>
            <w:rStyle w:val="Hyperlink"/>
            <w:noProof/>
          </w:rPr>
          <w:t>Toezichtnotificatie</w:t>
        </w:r>
        <w:r>
          <w:rPr>
            <w:noProof/>
          </w:rPr>
          <w:tab/>
        </w:r>
        <w:r>
          <w:rPr>
            <w:noProof/>
          </w:rPr>
          <w:fldChar w:fldCharType="begin"/>
        </w:r>
        <w:r>
          <w:rPr>
            <w:noProof/>
          </w:rPr>
          <w:instrText xml:space="preserve"> PAGEREF _Toc523146171 \h </w:instrText>
        </w:r>
        <w:r>
          <w:rPr>
            <w:noProof/>
          </w:rPr>
        </w:r>
        <w:r>
          <w:rPr>
            <w:noProof/>
          </w:rPr>
          <w:fldChar w:fldCharType="separate"/>
        </w:r>
        <w:r>
          <w:rPr>
            <w:noProof/>
          </w:rPr>
          <w:t>42</w:t>
        </w:r>
        <w:r>
          <w:rPr>
            <w:noProof/>
          </w:rPr>
          <w:fldChar w:fldCharType="end"/>
        </w:r>
      </w:hyperlink>
    </w:p>
    <w:p w14:paraId="31627B73"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2" w:history="1">
        <w:r w:rsidRPr="00EF6FFB">
          <w:rPr>
            <w:rStyle w:val="Hyperlink"/>
            <w:noProof/>
          </w:rPr>
          <w:t>6.6.1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_Toc523146172 \h </w:instrText>
        </w:r>
        <w:r>
          <w:rPr>
            <w:noProof/>
          </w:rPr>
        </w:r>
        <w:r>
          <w:rPr>
            <w:noProof/>
          </w:rPr>
          <w:fldChar w:fldCharType="separate"/>
        </w:r>
        <w:r>
          <w:rPr>
            <w:noProof/>
          </w:rPr>
          <w:t>42</w:t>
        </w:r>
        <w:r>
          <w:rPr>
            <w:noProof/>
          </w:rPr>
          <w:fldChar w:fldCharType="end"/>
        </w:r>
      </w:hyperlink>
    </w:p>
    <w:p w14:paraId="2A26C8D0"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3" w:history="1">
        <w:r w:rsidRPr="00EF6FFB">
          <w:rPr>
            <w:rStyle w:val="Hyperlink"/>
            <w:noProof/>
          </w:rPr>
          <w:t>6.6.2</w:t>
        </w:r>
        <w:r>
          <w:rPr>
            <w:rFonts w:asciiTheme="minorHAnsi" w:eastAsiaTheme="minorEastAsia" w:hAnsiTheme="minorHAnsi" w:cstheme="minorBidi"/>
            <w:noProof/>
            <w:szCs w:val="22"/>
          </w:rPr>
          <w:tab/>
        </w:r>
        <w:r w:rsidRPr="00EF6FFB">
          <w:rPr>
            <w:rStyle w:val="Hyperlink"/>
            <w:noProof/>
          </w:rPr>
          <w:t>Wabo =&gt; BAG Toezichtnotificatie</w:t>
        </w:r>
        <w:r>
          <w:rPr>
            <w:noProof/>
          </w:rPr>
          <w:tab/>
        </w:r>
        <w:r>
          <w:rPr>
            <w:noProof/>
          </w:rPr>
          <w:fldChar w:fldCharType="begin"/>
        </w:r>
        <w:r>
          <w:rPr>
            <w:noProof/>
          </w:rPr>
          <w:instrText xml:space="preserve"> PAGEREF _Toc523146173 \h </w:instrText>
        </w:r>
        <w:r>
          <w:rPr>
            <w:noProof/>
          </w:rPr>
        </w:r>
        <w:r>
          <w:rPr>
            <w:noProof/>
          </w:rPr>
          <w:fldChar w:fldCharType="separate"/>
        </w:r>
        <w:r>
          <w:rPr>
            <w:noProof/>
          </w:rPr>
          <w:t>43</w:t>
        </w:r>
        <w:r>
          <w:rPr>
            <w:noProof/>
          </w:rPr>
          <w:fldChar w:fldCharType="end"/>
        </w:r>
      </w:hyperlink>
    </w:p>
    <w:p w14:paraId="2CF2ABD4"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4" w:history="1">
        <w:r w:rsidRPr="00EF6FFB">
          <w:rPr>
            <w:rStyle w:val="Hyperlink"/>
            <w:noProof/>
          </w:rPr>
          <w:t>6.6.3</w:t>
        </w:r>
        <w:r>
          <w:rPr>
            <w:rFonts w:asciiTheme="minorHAnsi" w:eastAsiaTheme="minorEastAsia" w:hAnsiTheme="minorHAnsi" w:cstheme="minorBidi"/>
            <w:noProof/>
            <w:szCs w:val="22"/>
          </w:rPr>
          <w:tab/>
        </w:r>
        <w:r w:rsidRPr="00EF6FFB">
          <w:rPr>
            <w:rStyle w:val="Hyperlink"/>
            <w:noProof/>
          </w:rPr>
          <w:t>BAG =&gt; Wabo ontvangstbevestiging</w:t>
        </w:r>
        <w:r>
          <w:rPr>
            <w:noProof/>
          </w:rPr>
          <w:tab/>
        </w:r>
        <w:r>
          <w:rPr>
            <w:noProof/>
          </w:rPr>
          <w:fldChar w:fldCharType="begin"/>
        </w:r>
        <w:r>
          <w:rPr>
            <w:noProof/>
          </w:rPr>
          <w:instrText xml:space="preserve"> PAGEREF _Toc523146174 \h </w:instrText>
        </w:r>
        <w:r>
          <w:rPr>
            <w:noProof/>
          </w:rPr>
        </w:r>
        <w:r>
          <w:rPr>
            <w:noProof/>
          </w:rPr>
          <w:fldChar w:fldCharType="separate"/>
        </w:r>
        <w:r>
          <w:rPr>
            <w:noProof/>
          </w:rPr>
          <w:t>44</w:t>
        </w:r>
        <w:r>
          <w:rPr>
            <w:noProof/>
          </w:rPr>
          <w:fldChar w:fldCharType="end"/>
        </w:r>
      </w:hyperlink>
    </w:p>
    <w:p w14:paraId="74B6BCCE" w14:textId="77777777" w:rsidR="004B3393" w:rsidRDefault="004B3393">
      <w:pPr>
        <w:pStyle w:val="Inhopg1"/>
        <w:tabs>
          <w:tab w:val="left" w:pos="480"/>
        </w:tabs>
        <w:rPr>
          <w:rFonts w:asciiTheme="minorHAnsi" w:eastAsiaTheme="minorEastAsia" w:hAnsiTheme="minorHAnsi" w:cstheme="minorBidi"/>
          <w:noProof/>
          <w:szCs w:val="22"/>
        </w:rPr>
      </w:pPr>
      <w:hyperlink w:anchor="_Toc523146175" w:history="1">
        <w:r w:rsidRPr="00EF6FFB">
          <w:rPr>
            <w:rStyle w:val="Hyperlink"/>
            <w:noProof/>
          </w:rPr>
          <w:t>7.</w:t>
        </w:r>
        <w:r>
          <w:rPr>
            <w:rFonts w:asciiTheme="minorHAnsi" w:eastAsiaTheme="minorEastAsia" w:hAnsiTheme="minorHAnsi" w:cstheme="minorBidi"/>
            <w:noProof/>
            <w:szCs w:val="22"/>
          </w:rPr>
          <w:tab/>
        </w:r>
        <w:r w:rsidRPr="00EF6FFB">
          <w:rPr>
            <w:rStyle w:val="Hyperlink"/>
            <w:noProof/>
          </w:rPr>
          <w:t>Optionele onderdelen van de koppeling</w:t>
        </w:r>
        <w:r>
          <w:rPr>
            <w:noProof/>
          </w:rPr>
          <w:tab/>
        </w:r>
        <w:r>
          <w:rPr>
            <w:noProof/>
          </w:rPr>
          <w:fldChar w:fldCharType="begin"/>
        </w:r>
        <w:r>
          <w:rPr>
            <w:noProof/>
          </w:rPr>
          <w:instrText xml:space="preserve"> PAGEREF _Toc523146175 \h </w:instrText>
        </w:r>
        <w:r>
          <w:rPr>
            <w:noProof/>
          </w:rPr>
        </w:r>
        <w:r>
          <w:rPr>
            <w:noProof/>
          </w:rPr>
          <w:fldChar w:fldCharType="separate"/>
        </w:r>
        <w:r>
          <w:rPr>
            <w:noProof/>
          </w:rPr>
          <w:t>46</w:t>
        </w:r>
        <w:r>
          <w:rPr>
            <w:noProof/>
          </w:rPr>
          <w:fldChar w:fldCharType="end"/>
        </w:r>
      </w:hyperlink>
    </w:p>
    <w:p w14:paraId="21760E0B" w14:textId="77777777" w:rsidR="004B3393" w:rsidRDefault="004B3393">
      <w:pPr>
        <w:pStyle w:val="Inhopg2"/>
        <w:rPr>
          <w:rFonts w:asciiTheme="minorHAnsi" w:eastAsiaTheme="minorEastAsia" w:hAnsiTheme="minorHAnsi" w:cstheme="minorBidi"/>
          <w:noProof/>
          <w:szCs w:val="22"/>
        </w:rPr>
      </w:pPr>
      <w:hyperlink w:anchor="_Toc523146176" w:history="1">
        <w:r w:rsidRPr="00EF6FFB">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Cs w:val="22"/>
          </w:rPr>
          <w:tab/>
        </w:r>
        <w:r w:rsidRPr="00EF6FFB">
          <w:rPr>
            <w:rStyle w:val="Hyperlink"/>
            <w:noProof/>
          </w:rPr>
          <w:t>Verzoek controle door BAG aan Wabo</w:t>
        </w:r>
        <w:r>
          <w:rPr>
            <w:noProof/>
          </w:rPr>
          <w:tab/>
        </w:r>
        <w:r>
          <w:rPr>
            <w:noProof/>
          </w:rPr>
          <w:fldChar w:fldCharType="begin"/>
        </w:r>
        <w:r>
          <w:rPr>
            <w:noProof/>
          </w:rPr>
          <w:instrText xml:space="preserve"> PAGEREF _Toc523146176 \h </w:instrText>
        </w:r>
        <w:r>
          <w:rPr>
            <w:noProof/>
          </w:rPr>
        </w:r>
        <w:r>
          <w:rPr>
            <w:noProof/>
          </w:rPr>
          <w:fldChar w:fldCharType="separate"/>
        </w:r>
        <w:r>
          <w:rPr>
            <w:noProof/>
          </w:rPr>
          <w:t>46</w:t>
        </w:r>
        <w:r>
          <w:rPr>
            <w:noProof/>
          </w:rPr>
          <w:fldChar w:fldCharType="end"/>
        </w:r>
      </w:hyperlink>
    </w:p>
    <w:p w14:paraId="4905825B"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7" w:history="1">
        <w:r w:rsidRPr="00EF6FFB">
          <w:rPr>
            <w:rStyle w:val="Hyperlink"/>
            <w:noProof/>
          </w:rPr>
          <w:t>7.1.1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_Toc523146177 \h </w:instrText>
        </w:r>
        <w:r>
          <w:rPr>
            <w:noProof/>
          </w:rPr>
        </w:r>
        <w:r>
          <w:rPr>
            <w:noProof/>
          </w:rPr>
          <w:fldChar w:fldCharType="separate"/>
        </w:r>
        <w:r>
          <w:rPr>
            <w:noProof/>
          </w:rPr>
          <w:t>46</w:t>
        </w:r>
        <w:r>
          <w:rPr>
            <w:noProof/>
          </w:rPr>
          <w:fldChar w:fldCharType="end"/>
        </w:r>
      </w:hyperlink>
    </w:p>
    <w:p w14:paraId="7366A609"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8" w:history="1">
        <w:r w:rsidRPr="00EF6FFB">
          <w:rPr>
            <w:rStyle w:val="Hyperlink"/>
            <w:noProof/>
          </w:rPr>
          <w:t>7.1.2</w:t>
        </w:r>
        <w:r>
          <w:rPr>
            <w:rFonts w:asciiTheme="minorHAnsi" w:eastAsiaTheme="minorEastAsia" w:hAnsiTheme="minorHAnsi" w:cstheme="minorBidi"/>
            <w:noProof/>
            <w:szCs w:val="22"/>
          </w:rPr>
          <w:tab/>
        </w:r>
        <w:r w:rsidRPr="00EF6FFB">
          <w:rPr>
            <w:rStyle w:val="Hyperlink"/>
            <w:noProof/>
          </w:rPr>
          <w:t>BAG =&gt; Wabo Notificatie Controlezaak</w:t>
        </w:r>
        <w:r>
          <w:rPr>
            <w:noProof/>
          </w:rPr>
          <w:tab/>
        </w:r>
        <w:r>
          <w:rPr>
            <w:noProof/>
          </w:rPr>
          <w:fldChar w:fldCharType="begin"/>
        </w:r>
        <w:r>
          <w:rPr>
            <w:noProof/>
          </w:rPr>
          <w:instrText xml:space="preserve"> PAGEREF _Toc523146178 \h </w:instrText>
        </w:r>
        <w:r>
          <w:rPr>
            <w:noProof/>
          </w:rPr>
        </w:r>
        <w:r>
          <w:rPr>
            <w:noProof/>
          </w:rPr>
          <w:fldChar w:fldCharType="separate"/>
        </w:r>
        <w:r>
          <w:rPr>
            <w:noProof/>
          </w:rPr>
          <w:t>47</w:t>
        </w:r>
        <w:r>
          <w:rPr>
            <w:noProof/>
          </w:rPr>
          <w:fldChar w:fldCharType="end"/>
        </w:r>
      </w:hyperlink>
    </w:p>
    <w:p w14:paraId="43FCA453"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79" w:history="1">
        <w:r w:rsidRPr="00EF6FFB">
          <w:rPr>
            <w:rStyle w:val="Hyperlink"/>
            <w:noProof/>
          </w:rPr>
          <w:t>7.1.3</w:t>
        </w:r>
        <w:r>
          <w:rPr>
            <w:rFonts w:asciiTheme="minorHAnsi" w:eastAsiaTheme="minorEastAsia" w:hAnsiTheme="minorHAnsi" w:cstheme="minorBidi"/>
            <w:noProof/>
            <w:szCs w:val="22"/>
          </w:rPr>
          <w:tab/>
        </w:r>
        <w:r w:rsidRPr="00EF6FFB">
          <w:rPr>
            <w:rStyle w:val="Hyperlink"/>
            <w:noProof/>
          </w:rPr>
          <w:t>Wabo =&gt; BAG ontvangstbevestiging (synchroon)</w:t>
        </w:r>
        <w:r>
          <w:rPr>
            <w:noProof/>
          </w:rPr>
          <w:tab/>
        </w:r>
        <w:r>
          <w:rPr>
            <w:noProof/>
          </w:rPr>
          <w:fldChar w:fldCharType="begin"/>
        </w:r>
        <w:r>
          <w:rPr>
            <w:noProof/>
          </w:rPr>
          <w:instrText xml:space="preserve"> PAGEREF _Toc523146179 \h </w:instrText>
        </w:r>
        <w:r>
          <w:rPr>
            <w:noProof/>
          </w:rPr>
        </w:r>
        <w:r>
          <w:rPr>
            <w:noProof/>
          </w:rPr>
          <w:fldChar w:fldCharType="separate"/>
        </w:r>
        <w:r>
          <w:rPr>
            <w:noProof/>
          </w:rPr>
          <w:t>47</w:t>
        </w:r>
        <w:r>
          <w:rPr>
            <w:noProof/>
          </w:rPr>
          <w:fldChar w:fldCharType="end"/>
        </w:r>
      </w:hyperlink>
    </w:p>
    <w:p w14:paraId="4E38E423" w14:textId="77777777" w:rsidR="004B3393" w:rsidRDefault="004B3393">
      <w:pPr>
        <w:pStyle w:val="Inhopg2"/>
        <w:rPr>
          <w:rFonts w:asciiTheme="minorHAnsi" w:eastAsiaTheme="minorEastAsia" w:hAnsiTheme="minorHAnsi" w:cstheme="minorBidi"/>
          <w:noProof/>
          <w:szCs w:val="22"/>
        </w:rPr>
      </w:pPr>
      <w:hyperlink w:anchor="_Toc523146180" w:history="1">
        <w:r w:rsidRPr="00EF6FFB">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Cs w:val="22"/>
          </w:rPr>
          <w:tab/>
        </w:r>
        <w:r w:rsidRPr="00EF6FFB">
          <w:rPr>
            <w:rStyle w:val="Hyperlink"/>
            <w:noProof/>
          </w:rPr>
          <w:t>Vraag documenten op bij zaak</w:t>
        </w:r>
        <w:r>
          <w:rPr>
            <w:noProof/>
          </w:rPr>
          <w:tab/>
        </w:r>
        <w:r>
          <w:rPr>
            <w:noProof/>
          </w:rPr>
          <w:fldChar w:fldCharType="begin"/>
        </w:r>
        <w:r>
          <w:rPr>
            <w:noProof/>
          </w:rPr>
          <w:instrText xml:space="preserve"> PAGEREF _Toc523146180 \h </w:instrText>
        </w:r>
        <w:r>
          <w:rPr>
            <w:noProof/>
          </w:rPr>
        </w:r>
        <w:r>
          <w:rPr>
            <w:noProof/>
          </w:rPr>
          <w:fldChar w:fldCharType="separate"/>
        </w:r>
        <w:r>
          <w:rPr>
            <w:noProof/>
          </w:rPr>
          <w:t>47</w:t>
        </w:r>
        <w:r>
          <w:rPr>
            <w:noProof/>
          </w:rPr>
          <w:fldChar w:fldCharType="end"/>
        </w:r>
      </w:hyperlink>
    </w:p>
    <w:p w14:paraId="7794E056"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1" w:history="1">
        <w:r w:rsidRPr="00EF6FFB">
          <w:rPr>
            <w:rStyle w:val="Hyperlink"/>
            <w:noProof/>
          </w:rPr>
          <w:t>7.2.1</w:t>
        </w:r>
        <w:r>
          <w:rPr>
            <w:rFonts w:asciiTheme="minorHAnsi" w:eastAsiaTheme="minorEastAsia" w:hAnsiTheme="minorHAnsi" w:cstheme="minorBidi"/>
            <w:noProof/>
            <w:szCs w:val="22"/>
          </w:rPr>
          <w:tab/>
        </w:r>
        <w:r w:rsidRPr="00EF6FFB">
          <w:rPr>
            <w:rStyle w:val="Hyperlink"/>
            <w:noProof/>
          </w:rPr>
          <w:t>Algemeen</w:t>
        </w:r>
        <w:r>
          <w:rPr>
            <w:noProof/>
          </w:rPr>
          <w:tab/>
        </w:r>
        <w:r>
          <w:rPr>
            <w:noProof/>
          </w:rPr>
          <w:fldChar w:fldCharType="begin"/>
        </w:r>
        <w:r>
          <w:rPr>
            <w:noProof/>
          </w:rPr>
          <w:instrText xml:space="preserve"> PAGEREF _Toc523146181 \h </w:instrText>
        </w:r>
        <w:r>
          <w:rPr>
            <w:noProof/>
          </w:rPr>
        </w:r>
        <w:r>
          <w:rPr>
            <w:noProof/>
          </w:rPr>
          <w:fldChar w:fldCharType="separate"/>
        </w:r>
        <w:r>
          <w:rPr>
            <w:noProof/>
          </w:rPr>
          <w:t>47</w:t>
        </w:r>
        <w:r>
          <w:rPr>
            <w:noProof/>
          </w:rPr>
          <w:fldChar w:fldCharType="end"/>
        </w:r>
      </w:hyperlink>
    </w:p>
    <w:p w14:paraId="256F4A57"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2" w:history="1">
        <w:r w:rsidRPr="00EF6FFB">
          <w:rPr>
            <w:rStyle w:val="Hyperlink"/>
            <w:noProof/>
          </w:rPr>
          <w:t>7.2.2</w:t>
        </w:r>
        <w:r>
          <w:rPr>
            <w:rFonts w:asciiTheme="minorHAnsi" w:eastAsiaTheme="minorEastAsia" w:hAnsiTheme="minorHAnsi" w:cstheme="minorBidi"/>
            <w:noProof/>
            <w:szCs w:val="22"/>
          </w:rPr>
          <w:tab/>
        </w:r>
        <w:r w:rsidRPr="00EF6FFB">
          <w:rPr>
            <w:rStyle w:val="Hyperlink"/>
            <w:noProof/>
          </w:rPr>
          <w:t>BAG =&gt; Zaaksysteem/DMS geefLijstZaakdocumenten</w:t>
        </w:r>
        <w:r>
          <w:rPr>
            <w:noProof/>
          </w:rPr>
          <w:tab/>
        </w:r>
        <w:r>
          <w:rPr>
            <w:noProof/>
          </w:rPr>
          <w:fldChar w:fldCharType="begin"/>
        </w:r>
        <w:r>
          <w:rPr>
            <w:noProof/>
          </w:rPr>
          <w:instrText xml:space="preserve"> PAGEREF _Toc523146182 \h </w:instrText>
        </w:r>
        <w:r>
          <w:rPr>
            <w:noProof/>
          </w:rPr>
        </w:r>
        <w:r>
          <w:rPr>
            <w:noProof/>
          </w:rPr>
          <w:fldChar w:fldCharType="separate"/>
        </w:r>
        <w:r>
          <w:rPr>
            <w:noProof/>
          </w:rPr>
          <w:t>48</w:t>
        </w:r>
        <w:r>
          <w:rPr>
            <w:noProof/>
          </w:rPr>
          <w:fldChar w:fldCharType="end"/>
        </w:r>
      </w:hyperlink>
    </w:p>
    <w:p w14:paraId="3983B243"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3" w:history="1">
        <w:r w:rsidRPr="00EF6FFB">
          <w:rPr>
            <w:rStyle w:val="Hyperlink"/>
            <w:noProof/>
          </w:rPr>
          <w:t>7.2.3</w:t>
        </w:r>
        <w:r>
          <w:rPr>
            <w:rFonts w:asciiTheme="minorHAnsi" w:eastAsiaTheme="minorEastAsia" w:hAnsiTheme="minorHAnsi" w:cstheme="minorBidi"/>
            <w:noProof/>
            <w:szCs w:val="22"/>
          </w:rPr>
          <w:tab/>
        </w:r>
        <w:r w:rsidRPr="00EF6FFB">
          <w:rPr>
            <w:rStyle w:val="Hyperlink"/>
            <w:noProof/>
          </w:rPr>
          <w:t>BAG =&gt; Zaaksysteem/DMS Vraag document op</w:t>
        </w:r>
        <w:r>
          <w:rPr>
            <w:noProof/>
          </w:rPr>
          <w:tab/>
        </w:r>
        <w:r>
          <w:rPr>
            <w:noProof/>
          </w:rPr>
          <w:fldChar w:fldCharType="begin"/>
        </w:r>
        <w:r>
          <w:rPr>
            <w:noProof/>
          </w:rPr>
          <w:instrText xml:space="preserve"> PAGEREF _Toc523146183 \h </w:instrText>
        </w:r>
        <w:r>
          <w:rPr>
            <w:noProof/>
          </w:rPr>
        </w:r>
        <w:r>
          <w:rPr>
            <w:noProof/>
          </w:rPr>
          <w:fldChar w:fldCharType="separate"/>
        </w:r>
        <w:r>
          <w:rPr>
            <w:noProof/>
          </w:rPr>
          <w:t>49</w:t>
        </w:r>
        <w:r>
          <w:rPr>
            <w:noProof/>
          </w:rPr>
          <w:fldChar w:fldCharType="end"/>
        </w:r>
      </w:hyperlink>
    </w:p>
    <w:p w14:paraId="0C5A9932" w14:textId="77777777" w:rsidR="004B3393" w:rsidRDefault="004B3393">
      <w:pPr>
        <w:pStyle w:val="Inhopg2"/>
        <w:rPr>
          <w:rFonts w:asciiTheme="minorHAnsi" w:eastAsiaTheme="minorEastAsia" w:hAnsiTheme="minorHAnsi" w:cstheme="minorBidi"/>
          <w:noProof/>
          <w:szCs w:val="22"/>
        </w:rPr>
      </w:pPr>
      <w:hyperlink w:anchor="_Toc523146184" w:history="1">
        <w:r w:rsidRPr="00EF6FFB">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szCs w:val="22"/>
          </w:rPr>
          <w:tab/>
        </w:r>
        <w:r w:rsidRPr="00EF6FFB">
          <w:rPr>
            <w:rStyle w:val="Hyperlink"/>
            <w:noProof/>
          </w:rPr>
          <w:t>Vastleggen Zaakdocument</w:t>
        </w:r>
        <w:r>
          <w:rPr>
            <w:noProof/>
          </w:rPr>
          <w:tab/>
        </w:r>
        <w:r>
          <w:rPr>
            <w:noProof/>
          </w:rPr>
          <w:fldChar w:fldCharType="begin"/>
        </w:r>
        <w:r>
          <w:rPr>
            <w:noProof/>
          </w:rPr>
          <w:instrText xml:space="preserve"> PAGEREF _Toc523146184 \h </w:instrText>
        </w:r>
        <w:r>
          <w:rPr>
            <w:noProof/>
          </w:rPr>
        </w:r>
        <w:r>
          <w:rPr>
            <w:noProof/>
          </w:rPr>
          <w:fldChar w:fldCharType="separate"/>
        </w:r>
        <w:r>
          <w:rPr>
            <w:noProof/>
          </w:rPr>
          <w:t>49</w:t>
        </w:r>
        <w:r>
          <w:rPr>
            <w:noProof/>
          </w:rPr>
          <w:fldChar w:fldCharType="end"/>
        </w:r>
      </w:hyperlink>
    </w:p>
    <w:p w14:paraId="0AB3D960"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5" w:history="1">
        <w:r w:rsidRPr="00EF6FFB">
          <w:rPr>
            <w:rStyle w:val="Hyperlink"/>
            <w:noProof/>
          </w:rPr>
          <w:t>7.3.1</w:t>
        </w:r>
        <w:r>
          <w:rPr>
            <w:rFonts w:asciiTheme="minorHAnsi" w:eastAsiaTheme="minorEastAsia" w:hAnsiTheme="minorHAnsi" w:cstheme="minorBidi"/>
            <w:noProof/>
            <w:szCs w:val="22"/>
          </w:rPr>
          <w:tab/>
        </w:r>
        <w:r w:rsidRPr="00EF6FFB">
          <w:rPr>
            <w:rStyle w:val="Hyperlink"/>
            <w:noProof/>
          </w:rPr>
          <w:t>Wabo = &gt; Zaaksysteem/DMS Voeg Zaakdocument toe</w:t>
        </w:r>
        <w:r>
          <w:rPr>
            <w:noProof/>
          </w:rPr>
          <w:tab/>
        </w:r>
        <w:r>
          <w:rPr>
            <w:noProof/>
          </w:rPr>
          <w:fldChar w:fldCharType="begin"/>
        </w:r>
        <w:r>
          <w:rPr>
            <w:noProof/>
          </w:rPr>
          <w:instrText xml:space="preserve"> PAGEREF _Toc523146185 \h </w:instrText>
        </w:r>
        <w:r>
          <w:rPr>
            <w:noProof/>
          </w:rPr>
        </w:r>
        <w:r>
          <w:rPr>
            <w:noProof/>
          </w:rPr>
          <w:fldChar w:fldCharType="separate"/>
        </w:r>
        <w:r>
          <w:rPr>
            <w:noProof/>
          </w:rPr>
          <w:t>49</w:t>
        </w:r>
        <w:r>
          <w:rPr>
            <w:noProof/>
          </w:rPr>
          <w:fldChar w:fldCharType="end"/>
        </w:r>
      </w:hyperlink>
    </w:p>
    <w:p w14:paraId="30A6F2EB"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6" w:history="1">
        <w:r w:rsidRPr="00EF6FFB">
          <w:rPr>
            <w:rStyle w:val="Hyperlink"/>
            <w:noProof/>
          </w:rPr>
          <w:t>7.3.2</w:t>
        </w:r>
        <w:r>
          <w:rPr>
            <w:rFonts w:asciiTheme="minorHAnsi" w:eastAsiaTheme="minorEastAsia" w:hAnsiTheme="minorHAnsi" w:cstheme="minorBidi"/>
            <w:noProof/>
            <w:szCs w:val="22"/>
          </w:rPr>
          <w:tab/>
        </w:r>
        <w:r w:rsidRPr="00EF6FFB">
          <w:rPr>
            <w:rStyle w:val="Hyperlink"/>
            <w:noProof/>
          </w:rPr>
          <w:t>Wabo = &gt; Zaaksysteem/DMS Maak Zaakdocument</w:t>
        </w:r>
        <w:r>
          <w:rPr>
            <w:noProof/>
          </w:rPr>
          <w:tab/>
        </w:r>
        <w:r>
          <w:rPr>
            <w:noProof/>
          </w:rPr>
          <w:fldChar w:fldCharType="begin"/>
        </w:r>
        <w:r>
          <w:rPr>
            <w:noProof/>
          </w:rPr>
          <w:instrText xml:space="preserve"> PAGEREF _Toc523146186 \h </w:instrText>
        </w:r>
        <w:r>
          <w:rPr>
            <w:noProof/>
          </w:rPr>
        </w:r>
        <w:r>
          <w:rPr>
            <w:noProof/>
          </w:rPr>
          <w:fldChar w:fldCharType="separate"/>
        </w:r>
        <w:r>
          <w:rPr>
            <w:noProof/>
          </w:rPr>
          <w:t>49</w:t>
        </w:r>
        <w:r>
          <w:rPr>
            <w:noProof/>
          </w:rPr>
          <w:fldChar w:fldCharType="end"/>
        </w:r>
      </w:hyperlink>
    </w:p>
    <w:p w14:paraId="0FC2004F"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7" w:history="1">
        <w:r w:rsidRPr="00EF6FFB">
          <w:rPr>
            <w:rStyle w:val="Hyperlink"/>
            <w:noProof/>
          </w:rPr>
          <w:t>7.3.3</w:t>
        </w:r>
        <w:r>
          <w:rPr>
            <w:rFonts w:asciiTheme="minorHAnsi" w:eastAsiaTheme="minorEastAsia" w:hAnsiTheme="minorHAnsi" w:cstheme="minorBidi"/>
            <w:noProof/>
            <w:szCs w:val="22"/>
          </w:rPr>
          <w:tab/>
        </w:r>
        <w:r w:rsidRPr="00EF6FFB">
          <w:rPr>
            <w:rStyle w:val="Hyperlink"/>
            <w:noProof/>
          </w:rPr>
          <w:t>Wabo = &gt; Zaaksysteem/DMS Documentidentificatie</w:t>
        </w:r>
        <w:r>
          <w:rPr>
            <w:noProof/>
          </w:rPr>
          <w:tab/>
        </w:r>
        <w:r>
          <w:rPr>
            <w:noProof/>
          </w:rPr>
          <w:fldChar w:fldCharType="begin"/>
        </w:r>
        <w:r>
          <w:rPr>
            <w:noProof/>
          </w:rPr>
          <w:instrText xml:space="preserve"> PAGEREF _Toc523146187 \h </w:instrText>
        </w:r>
        <w:r>
          <w:rPr>
            <w:noProof/>
          </w:rPr>
        </w:r>
        <w:r>
          <w:rPr>
            <w:noProof/>
          </w:rPr>
          <w:fldChar w:fldCharType="separate"/>
        </w:r>
        <w:r>
          <w:rPr>
            <w:noProof/>
          </w:rPr>
          <w:t>49</w:t>
        </w:r>
        <w:r>
          <w:rPr>
            <w:noProof/>
          </w:rPr>
          <w:fldChar w:fldCharType="end"/>
        </w:r>
      </w:hyperlink>
    </w:p>
    <w:p w14:paraId="20928F7F" w14:textId="77777777" w:rsidR="004B3393" w:rsidRDefault="004B3393">
      <w:pPr>
        <w:pStyle w:val="Inhopg2"/>
        <w:rPr>
          <w:rFonts w:asciiTheme="minorHAnsi" w:eastAsiaTheme="minorEastAsia" w:hAnsiTheme="minorHAnsi" w:cstheme="minorBidi"/>
          <w:noProof/>
          <w:szCs w:val="22"/>
        </w:rPr>
      </w:pPr>
      <w:hyperlink w:anchor="_Toc523146188" w:history="1">
        <w:r w:rsidRPr="00EF6FFB">
          <w:rPr>
            <w:rStyle w:val="Hyperlink"/>
            <w:noProof/>
            <w14:scene3d>
              <w14:camera w14:prst="orthographicFront"/>
              <w14:lightRig w14:rig="threePt" w14:dir="t">
                <w14:rot w14:lat="0" w14:lon="0" w14:rev="0"/>
              </w14:lightRig>
            </w14:scene3d>
          </w:rPr>
          <w:t>7.4</w:t>
        </w:r>
        <w:r>
          <w:rPr>
            <w:rFonts w:asciiTheme="minorHAnsi" w:eastAsiaTheme="minorEastAsia" w:hAnsiTheme="minorHAnsi" w:cstheme="minorBidi"/>
            <w:noProof/>
            <w:szCs w:val="22"/>
          </w:rPr>
          <w:tab/>
        </w:r>
        <w:r w:rsidRPr="00EF6FFB">
          <w:rPr>
            <w:rStyle w:val="Hyperlink"/>
            <w:noProof/>
          </w:rPr>
          <w:t>Creëren en updaten Zaak</w:t>
        </w:r>
        <w:r>
          <w:rPr>
            <w:noProof/>
          </w:rPr>
          <w:tab/>
        </w:r>
        <w:r>
          <w:rPr>
            <w:noProof/>
          </w:rPr>
          <w:fldChar w:fldCharType="begin"/>
        </w:r>
        <w:r>
          <w:rPr>
            <w:noProof/>
          </w:rPr>
          <w:instrText xml:space="preserve"> PAGEREF _Toc523146188 \h </w:instrText>
        </w:r>
        <w:r>
          <w:rPr>
            <w:noProof/>
          </w:rPr>
        </w:r>
        <w:r>
          <w:rPr>
            <w:noProof/>
          </w:rPr>
          <w:fldChar w:fldCharType="separate"/>
        </w:r>
        <w:r>
          <w:rPr>
            <w:noProof/>
          </w:rPr>
          <w:t>49</w:t>
        </w:r>
        <w:r>
          <w:rPr>
            <w:noProof/>
          </w:rPr>
          <w:fldChar w:fldCharType="end"/>
        </w:r>
      </w:hyperlink>
    </w:p>
    <w:p w14:paraId="3197C8D7"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89" w:history="1">
        <w:r w:rsidRPr="00EF6FFB">
          <w:rPr>
            <w:rStyle w:val="Hyperlink"/>
            <w:noProof/>
          </w:rPr>
          <w:t>7.4.1</w:t>
        </w:r>
        <w:r>
          <w:rPr>
            <w:rFonts w:asciiTheme="minorHAnsi" w:eastAsiaTheme="minorEastAsia" w:hAnsiTheme="minorHAnsi" w:cstheme="minorBidi"/>
            <w:noProof/>
            <w:szCs w:val="22"/>
          </w:rPr>
          <w:tab/>
        </w:r>
        <w:r w:rsidRPr="00EF6FFB">
          <w:rPr>
            <w:rStyle w:val="Hyperlink"/>
            <w:noProof/>
          </w:rPr>
          <w:t>Wabo = &gt; Zaaksysteem Genereer Zaakidentificatie</w:t>
        </w:r>
        <w:r>
          <w:rPr>
            <w:noProof/>
          </w:rPr>
          <w:tab/>
        </w:r>
        <w:r>
          <w:rPr>
            <w:noProof/>
          </w:rPr>
          <w:fldChar w:fldCharType="begin"/>
        </w:r>
        <w:r>
          <w:rPr>
            <w:noProof/>
          </w:rPr>
          <w:instrText xml:space="preserve"> PAGEREF _Toc523146189 \h </w:instrText>
        </w:r>
        <w:r>
          <w:rPr>
            <w:noProof/>
          </w:rPr>
        </w:r>
        <w:r>
          <w:rPr>
            <w:noProof/>
          </w:rPr>
          <w:fldChar w:fldCharType="separate"/>
        </w:r>
        <w:r>
          <w:rPr>
            <w:noProof/>
          </w:rPr>
          <w:t>49</w:t>
        </w:r>
        <w:r>
          <w:rPr>
            <w:noProof/>
          </w:rPr>
          <w:fldChar w:fldCharType="end"/>
        </w:r>
      </w:hyperlink>
    </w:p>
    <w:p w14:paraId="2700A172"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90" w:history="1">
        <w:r w:rsidRPr="00EF6FFB">
          <w:rPr>
            <w:rStyle w:val="Hyperlink"/>
            <w:noProof/>
          </w:rPr>
          <w:t>7.4.2</w:t>
        </w:r>
        <w:r>
          <w:rPr>
            <w:rFonts w:asciiTheme="minorHAnsi" w:eastAsiaTheme="minorEastAsia" w:hAnsiTheme="minorHAnsi" w:cstheme="minorBidi"/>
            <w:noProof/>
            <w:szCs w:val="22"/>
          </w:rPr>
          <w:tab/>
        </w:r>
        <w:r w:rsidRPr="00EF6FFB">
          <w:rPr>
            <w:rStyle w:val="Hyperlink"/>
            <w:noProof/>
          </w:rPr>
          <w:t>Wabo = &gt; Zaaksysteem Creëer Zaak</w:t>
        </w:r>
        <w:r>
          <w:rPr>
            <w:noProof/>
          </w:rPr>
          <w:tab/>
        </w:r>
        <w:r>
          <w:rPr>
            <w:noProof/>
          </w:rPr>
          <w:fldChar w:fldCharType="begin"/>
        </w:r>
        <w:r>
          <w:rPr>
            <w:noProof/>
          </w:rPr>
          <w:instrText xml:space="preserve"> PAGEREF _Toc523146190 \h </w:instrText>
        </w:r>
        <w:r>
          <w:rPr>
            <w:noProof/>
          </w:rPr>
        </w:r>
        <w:r>
          <w:rPr>
            <w:noProof/>
          </w:rPr>
          <w:fldChar w:fldCharType="separate"/>
        </w:r>
        <w:r>
          <w:rPr>
            <w:noProof/>
          </w:rPr>
          <w:t>49</w:t>
        </w:r>
        <w:r>
          <w:rPr>
            <w:noProof/>
          </w:rPr>
          <w:fldChar w:fldCharType="end"/>
        </w:r>
      </w:hyperlink>
    </w:p>
    <w:p w14:paraId="5E3E54E0"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91" w:history="1">
        <w:r w:rsidRPr="00EF6FFB">
          <w:rPr>
            <w:rStyle w:val="Hyperlink"/>
            <w:noProof/>
          </w:rPr>
          <w:t>7.4.3</w:t>
        </w:r>
        <w:r>
          <w:rPr>
            <w:rFonts w:asciiTheme="minorHAnsi" w:eastAsiaTheme="minorEastAsia" w:hAnsiTheme="minorHAnsi" w:cstheme="minorBidi"/>
            <w:noProof/>
            <w:szCs w:val="22"/>
          </w:rPr>
          <w:tab/>
        </w:r>
        <w:r w:rsidRPr="00EF6FFB">
          <w:rPr>
            <w:rStyle w:val="Hyperlink"/>
            <w:noProof/>
          </w:rPr>
          <w:t>Wabo = &gt; Zaaksysteem Actualiseer Zaakstatus</w:t>
        </w:r>
        <w:r>
          <w:rPr>
            <w:noProof/>
          </w:rPr>
          <w:tab/>
        </w:r>
        <w:r>
          <w:rPr>
            <w:noProof/>
          </w:rPr>
          <w:fldChar w:fldCharType="begin"/>
        </w:r>
        <w:r>
          <w:rPr>
            <w:noProof/>
          </w:rPr>
          <w:instrText xml:space="preserve"> PAGEREF _Toc523146191 \h </w:instrText>
        </w:r>
        <w:r>
          <w:rPr>
            <w:noProof/>
          </w:rPr>
        </w:r>
        <w:r>
          <w:rPr>
            <w:noProof/>
          </w:rPr>
          <w:fldChar w:fldCharType="separate"/>
        </w:r>
        <w:r>
          <w:rPr>
            <w:noProof/>
          </w:rPr>
          <w:t>50</w:t>
        </w:r>
        <w:r>
          <w:rPr>
            <w:noProof/>
          </w:rPr>
          <w:fldChar w:fldCharType="end"/>
        </w:r>
      </w:hyperlink>
    </w:p>
    <w:p w14:paraId="184AF3A3" w14:textId="77777777" w:rsidR="004B3393" w:rsidRDefault="004B3393">
      <w:pPr>
        <w:pStyle w:val="Inhopg3"/>
        <w:tabs>
          <w:tab w:val="left" w:pos="1200"/>
          <w:tab w:val="right" w:leader="dot" w:pos="9062"/>
        </w:tabs>
        <w:rPr>
          <w:rFonts w:asciiTheme="minorHAnsi" w:eastAsiaTheme="minorEastAsia" w:hAnsiTheme="minorHAnsi" w:cstheme="minorBidi"/>
          <w:noProof/>
          <w:szCs w:val="22"/>
        </w:rPr>
      </w:pPr>
      <w:hyperlink w:anchor="_Toc523146192" w:history="1">
        <w:r w:rsidRPr="00EF6FFB">
          <w:rPr>
            <w:rStyle w:val="Hyperlink"/>
            <w:noProof/>
          </w:rPr>
          <w:t>7.4.4</w:t>
        </w:r>
        <w:r>
          <w:rPr>
            <w:rFonts w:asciiTheme="minorHAnsi" w:eastAsiaTheme="minorEastAsia" w:hAnsiTheme="minorHAnsi" w:cstheme="minorBidi"/>
            <w:noProof/>
            <w:szCs w:val="22"/>
          </w:rPr>
          <w:tab/>
        </w:r>
        <w:r w:rsidRPr="00EF6FFB">
          <w:rPr>
            <w:rStyle w:val="Hyperlink"/>
            <w:noProof/>
          </w:rPr>
          <w:t>Wabo = &gt; Zaaksysteem Update Zaak</w:t>
        </w:r>
        <w:r>
          <w:rPr>
            <w:noProof/>
          </w:rPr>
          <w:tab/>
        </w:r>
        <w:r>
          <w:rPr>
            <w:noProof/>
          </w:rPr>
          <w:fldChar w:fldCharType="begin"/>
        </w:r>
        <w:r>
          <w:rPr>
            <w:noProof/>
          </w:rPr>
          <w:instrText xml:space="preserve"> PAGEREF _Toc523146192 \h </w:instrText>
        </w:r>
        <w:r>
          <w:rPr>
            <w:noProof/>
          </w:rPr>
        </w:r>
        <w:r>
          <w:rPr>
            <w:noProof/>
          </w:rPr>
          <w:fldChar w:fldCharType="separate"/>
        </w:r>
        <w:r>
          <w:rPr>
            <w:noProof/>
          </w:rPr>
          <w:t>50</w:t>
        </w:r>
        <w:r>
          <w:rPr>
            <w:noProof/>
          </w:rPr>
          <w:fldChar w:fldCharType="end"/>
        </w:r>
      </w:hyperlink>
    </w:p>
    <w:p w14:paraId="0E717B07" w14:textId="77777777" w:rsidR="004B3393" w:rsidRDefault="004B3393">
      <w:pPr>
        <w:pStyle w:val="Inhopg1"/>
        <w:tabs>
          <w:tab w:val="left" w:pos="480"/>
        </w:tabs>
        <w:rPr>
          <w:rFonts w:asciiTheme="minorHAnsi" w:eastAsiaTheme="minorEastAsia" w:hAnsiTheme="minorHAnsi" w:cstheme="minorBidi"/>
          <w:noProof/>
          <w:szCs w:val="22"/>
        </w:rPr>
      </w:pPr>
      <w:hyperlink w:anchor="_Toc523146193" w:history="1">
        <w:r w:rsidRPr="00EF6FFB">
          <w:rPr>
            <w:rStyle w:val="Hyperlink"/>
            <w:noProof/>
          </w:rPr>
          <w:t>8.</w:t>
        </w:r>
        <w:r>
          <w:rPr>
            <w:rFonts w:asciiTheme="minorHAnsi" w:eastAsiaTheme="minorEastAsia" w:hAnsiTheme="minorHAnsi" w:cstheme="minorBidi"/>
            <w:noProof/>
            <w:szCs w:val="22"/>
          </w:rPr>
          <w:tab/>
        </w:r>
        <w:r w:rsidRPr="00EF6FFB">
          <w:rPr>
            <w:rStyle w:val="Hyperlink"/>
            <w:noProof/>
          </w:rPr>
          <w:t>Bijlage A: Afkortingen, begrippen en symbolen</w:t>
        </w:r>
        <w:r>
          <w:rPr>
            <w:noProof/>
          </w:rPr>
          <w:tab/>
        </w:r>
        <w:r>
          <w:rPr>
            <w:noProof/>
          </w:rPr>
          <w:fldChar w:fldCharType="begin"/>
        </w:r>
        <w:r>
          <w:rPr>
            <w:noProof/>
          </w:rPr>
          <w:instrText xml:space="preserve"> PAGEREF _Toc523146193 \h </w:instrText>
        </w:r>
        <w:r>
          <w:rPr>
            <w:noProof/>
          </w:rPr>
        </w:r>
        <w:r>
          <w:rPr>
            <w:noProof/>
          </w:rPr>
          <w:fldChar w:fldCharType="separate"/>
        </w:r>
        <w:r>
          <w:rPr>
            <w:noProof/>
          </w:rPr>
          <w:t>51</w:t>
        </w:r>
        <w:r>
          <w:rPr>
            <w:noProof/>
          </w:rPr>
          <w:fldChar w:fldCharType="end"/>
        </w:r>
      </w:hyperlink>
    </w:p>
    <w:p w14:paraId="3289619C" w14:textId="77777777" w:rsidR="004B3393" w:rsidRDefault="004B3393">
      <w:pPr>
        <w:pStyle w:val="Inhopg1"/>
        <w:tabs>
          <w:tab w:val="left" w:pos="480"/>
        </w:tabs>
        <w:rPr>
          <w:rFonts w:asciiTheme="minorHAnsi" w:eastAsiaTheme="minorEastAsia" w:hAnsiTheme="minorHAnsi" w:cstheme="minorBidi"/>
          <w:noProof/>
          <w:szCs w:val="22"/>
        </w:rPr>
      </w:pPr>
      <w:hyperlink w:anchor="_Toc523146194" w:history="1">
        <w:r w:rsidRPr="00EF6FFB">
          <w:rPr>
            <w:rStyle w:val="Hyperlink"/>
            <w:noProof/>
          </w:rPr>
          <w:t>9.</w:t>
        </w:r>
        <w:r>
          <w:rPr>
            <w:rFonts w:asciiTheme="minorHAnsi" w:eastAsiaTheme="minorEastAsia" w:hAnsiTheme="minorHAnsi" w:cstheme="minorBidi"/>
            <w:noProof/>
            <w:szCs w:val="22"/>
          </w:rPr>
          <w:tab/>
        </w:r>
        <w:r w:rsidRPr="00EF6FFB">
          <w:rPr>
            <w:rStyle w:val="Hyperlink"/>
            <w:noProof/>
          </w:rPr>
          <w:t>Bijlage B: informatiemodel OLO</w:t>
        </w:r>
        <w:r>
          <w:rPr>
            <w:noProof/>
          </w:rPr>
          <w:tab/>
        </w:r>
        <w:r>
          <w:rPr>
            <w:noProof/>
          </w:rPr>
          <w:fldChar w:fldCharType="begin"/>
        </w:r>
        <w:r>
          <w:rPr>
            <w:noProof/>
          </w:rPr>
          <w:instrText xml:space="preserve"> PAGEREF _Toc523146194 \h </w:instrText>
        </w:r>
        <w:r>
          <w:rPr>
            <w:noProof/>
          </w:rPr>
        </w:r>
        <w:r>
          <w:rPr>
            <w:noProof/>
          </w:rPr>
          <w:fldChar w:fldCharType="separate"/>
        </w:r>
        <w:r>
          <w:rPr>
            <w:noProof/>
          </w:rPr>
          <w:t>52</w:t>
        </w:r>
        <w:r>
          <w:rPr>
            <w:noProof/>
          </w:rPr>
          <w:fldChar w:fldCharType="end"/>
        </w:r>
      </w:hyperlink>
    </w:p>
    <w:p w14:paraId="5B725BA3" w14:textId="77777777" w:rsidR="004B3393" w:rsidRDefault="004B3393">
      <w:pPr>
        <w:pStyle w:val="Inhopg1"/>
        <w:tabs>
          <w:tab w:val="left" w:pos="720"/>
        </w:tabs>
        <w:rPr>
          <w:rFonts w:asciiTheme="minorHAnsi" w:eastAsiaTheme="minorEastAsia" w:hAnsiTheme="minorHAnsi" w:cstheme="minorBidi"/>
          <w:noProof/>
          <w:szCs w:val="22"/>
        </w:rPr>
      </w:pPr>
      <w:hyperlink w:anchor="_Toc523146195" w:history="1">
        <w:r w:rsidRPr="00EF6FFB">
          <w:rPr>
            <w:rStyle w:val="Hyperlink"/>
            <w:noProof/>
          </w:rPr>
          <w:t>10.</w:t>
        </w:r>
        <w:r>
          <w:rPr>
            <w:rFonts w:asciiTheme="minorHAnsi" w:eastAsiaTheme="minorEastAsia" w:hAnsiTheme="minorHAnsi" w:cstheme="minorBidi"/>
            <w:noProof/>
            <w:szCs w:val="22"/>
          </w:rPr>
          <w:tab/>
        </w:r>
        <w:r w:rsidRPr="00EF6FFB">
          <w:rPr>
            <w:rStyle w:val="Hyperlink"/>
            <w:noProof/>
          </w:rPr>
          <w:t>Bijlage C: Informatiemodel</w:t>
        </w:r>
        <w:r>
          <w:rPr>
            <w:noProof/>
          </w:rPr>
          <w:tab/>
        </w:r>
        <w:r>
          <w:rPr>
            <w:noProof/>
          </w:rPr>
          <w:fldChar w:fldCharType="begin"/>
        </w:r>
        <w:r>
          <w:rPr>
            <w:noProof/>
          </w:rPr>
          <w:instrText xml:space="preserve"> PAGEREF _Toc523146195 \h </w:instrText>
        </w:r>
        <w:r>
          <w:rPr>
            <w:noProof/>
          </w:rPr>
        </w:r>
        <w:r>
          <w:rPr>
            <w:noProof/>
          </w:rPr>
          <w:fldChar w:fldCharType="separate"/>
        </w:r>
        <w:r>
          <w:rPr>
            <w:noProof/>
          </w:rPr>
          <w:t>53</w:t>
        </w:r>
        <w:r>
          <w:rPr>
            <w:noProof/>
          </w:rPr>
          <w:fldChar w:fldCharType="end"/>
        </w:r>
      </w:hyperlink>
    </w:p>
    <w:p w14:paraId="4D325E5F" w14:textId="77777777" w:rsidR="004B3393" w:rsidRDefault="004B3393">
      <w:pPr>
        <w:pStyle w:val="Inhopg1"/>
        <w:tabs>
          <w:tab w:val="left" w:pos="720"/>
        </w:tabs>
        <w:rPr>
          <w:rFonts w:asciiTheme="minorHAnsi" w:eastAsiaTheme="minorEastAsia" w:hAnsiTheme="minorHAnsi" w:cstheme="minorBidi"/>
          <w:noProof/>
          <w:szCs w:val="22"/>
        </w:rPr>
      </w:pPr>
      <w:hyperlink w:anchor="_Toc523146196" w:history="1">
        <w:r w:rsidRPr="00EF6FFB">
          <w:rPr>
            <w:rStyle w:val="Hyperlink"/>
            <w:noProof/>
          </w:rPr>
          <w:t>11.</w:t>
        </w:r>
        <w:r>
          <w:rPr>
            <w:rFonts w:asciiTheme="minorHAnsi" w:eastAsiaTheme="minorEastAsia" w:hAnsiTheme="minorHAnsi" w:cstheme="minorBidi"/>
            <w:noProof/>
            <w:szCs w:val="22"/>
          </w:rPr>
          <w:tab/>
        </w:r>
        <w:r w:rsidRPr="00EF6FFB">
          <w:rPr>
            <w:rStyle w:val="Hyperlink"/>
            <w:noProof/>
          </w:rPr>
          <w:t>Bijlage D: Compatibiliteit met BAG 2018</w:t>
        </w:r>
        <w:r>
          <w:rPr>
            <w:noProof/>
          </w:rPr>
          <w:tab/>
        </w:r>
        <w:r>
          <w:rPr>
            <w:noProof/>
          </w:rPr>
          <w:fldChar w:fldCharType="begin"/>
        </w:r>
        <w:r>
          <w:rPr>
            <w:noProof/>
          </w:rPr>
          <w:instrText xml:space="preserve"> PAGEREF _Toc523146196 \h </w:instrText>
        </w:r>
        <w:r>
          <w:rPr>
            <w:noProof/>
          </w:rPr>
        </w:r>
        <w:r>
          <w:rPr>
            <w:noProof/>
          </w:rPr>
          <w:fldChar w:fldCharType="separate"/>
        </w:r>
        <w:r>
          <w:rPr>
            <w:noProof/>
          </w:rPr>
          <w:t>53</w:t>
        </w:r>
        <w:r>
          <w:rPr>
            <w:noProof/>
          </w:rPr>
          <w:fldChar w:fldCharType="end"/>
        </w:r>
      </w:hyperlink>
    </w:p>
    <w:p w14:paraId="7561E396" w14:textId="77777777" w:rsidR="000C7CA0" w:rsidRDefault="007941FE" w:rsidP="000C7CA0">
      <w:r w:rsidRPr="00623523">
        <w:fldChar w:fldCharType="end"/>
      </w:r>
    </w:p>
    <w:p w14:paraId="22A45E8D" w14:textId="6BFF1C68" w:rsidR="003D7460" w:rsidRDefault="00F153B9" w:rsidP="00120E08">
      <w:pPr>
        <w:rPr>
          <w:ins w:id="12" w:author="Henri Korver" w:date="2018-08-27T15:55:00Z"/>
          <w:rStyle w:val="Kop1Char"/>
        </w:rPr>
        <w:pPrChange w:id="13" w:author="Henri Korver" w:date="2018-08-27T15:55:00Z">
          <w:pPr>
            <w:pStyle w:val="Inhopg1"/>
          </w:pPr>
        </w:pPrChange>
      </w:pPr>
      <w:r>
        <w:rPr>
          <w:b/>
          <w:sz w:val="28"/>
        </w:rPr>
        <w:br w:type="page"/>
      </w:r>
      <w:ins w:id="14" w:author="Henri Korver" w:date="2018-08-27T15:55:00Z">
        <w:r w:rsidR="00120E08" w:rsidRPr="00120E08">
          <w:rPr>
            <w:rStyle w:val="Kop1Char"/>
            <w:rPrChange w:id="15" w:author="Henri Korver" w:date="2018-08-27T15:55:00Z">
              <w:rPr>
                <w:b/>
                <w:sz w:val="28"/>
              </w:rPr>
            </w:rPrChange>
          </w:rPr>
          <w:lastRenderedPageBreak/>
          <w:t>Versie</w:t>
        </w:r>
      </w:ins>
      <w:ins w:id="16" w:author="Henri Korver" w:date="2018-08-27T15:38:00Z">
        <w:r w:rsidR="003D7460" w:rsidRPr="003D7460">
          <w:rPr>
            <w:rStyle w:val="Kop1Char"/>
          </w:rPr>
          <w:t>historie</w:t>
        </w:r>
      </w:ins>
    </w:p>
    <w:p w14:paraId="48C42026" w14:textId="77777777" w:rsidR="00120E08" w:rsidRPr="00120E08" w:rsidRDefault="00120E08" w:rsidP="00120E08">
      <w:pPr>
        <w:rPr>
          <w:ins w:id="17" w:author="Henri Korver" w:date="2018-08-27T15:38:00Z"/>
          <w:rStyle w:val="Kop1Char"/>
          <w:rFonts w:ascii="Arial" w:hAnsi="Arial"/>
          <w:bCs w:val="0"/>
          <w:kern w:val="0"/>
          <w:sz w:val="28"/>
          <w:szCs w:val="24"/>
          <w:rPrChange w:id="18" w:author="Henri Korver" w:date="2018-08-27T15:55:00Z">
            <w:rPr>
              <w:ins w:id="19" w:author="Henri Korver" w:date="2018-08-27T15:38:00Z"/>
              <w:rStyle w:val="Kop1Char"/>
            </w:rPr>
          </w:rPrChange>
        </w:rPr>
        <w:pPrChange w:id="20" w:author="Henri Korver" w:date="2018-08-27T15:55:00Z">
          <w:pPr>
            <w:pStyle w:val="Inhopg1"/>
          </w:pPr>
        </w:pPrChange>
      </w:pPr>
      <w:bookmarkStart w:id="21" w:name="_GoBack"/>
      <w:bookmarkEnd w:id="21"/>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828"/>
        <w:gridCol w:w="8370"/>
      </w:tblGrid>
      <w:tr w:rsidR="00C07DB5" w:rsidRPr="003D7460" w14:paraId="32EE83AC" w14:textId="77777777" w:rsidTr="00643D2B">
        <w:trPr>
          <w:tblHeader/>
          <w:tblCellSpacing w:w="0" w:type="dxa"/>
          <w:ins w:id="22" w:author="Henri Korver" w:date="2018-08-27T15:47:00Z"/>
        </w:trPr>
        <w:tc>
          <w:tcPr>
            <w:tcW w:w="450" w:type="pct"/>
            <w:tcBorders>
              <w:top w:val="outset" w:sz="6" w:space="0" w:color="000000"/>
              <w:left w:val="outset" w:sz="6" w:space="0" w:color="000000"/>
              <w:bottom w:val="outset" w:sz="6" w:space="0" w:color="000000"/>
              <w:right w:val="outset" w:sz="6" w:space="0" w:color="000000"/>
            </w:tcBorders>
            <w:hideMark/>
          </w:tcPr>
          <w:p w14:paraId="0DC96EBE" w14:textId="77777777" w:rsidR="00C07DB5" w:rsidRPr="003D7460" w:rsidRDefault="00C07DB5" w:rsidP="00643D2B">
            <w:pPr>
              <w:spacing w:before="100" w:beforeAutospacing="1" w:after="119"/>
              <w:rPr>
                <w:ins w:id="23" w:author="Henri Korver" w:date="2018-08-27T15:47:00Z"/>
                <w:rFonts w:ascii="Times New Roman" w:hAnsi="Times New Roman" w:cs="Times New Roman"/>
                <w:sz w:val="24"/>
              </w:rPr>
            </w:pPr>
            <w:ins w:id="24" w:author="Henri Korver" w:date="2018-08-27T15:47:00Z">
              <w:r w:rsidRPr="003D7460">
                <w:rPr>
                  <w:rFonts w:ascii="Times New Roman" w:hAnsi="Times New Roman" w:cs="Times New Roman"/>
                  <w:b/>
                  <w:bCs/>
                  <w:sz w:val="24"/>
                </w:rPr>
                <w:t>Versie</w:t>
              </w:r>
            </w:ins>
          </w:p>
        </w:tc>
        <w:tc>
          <w:tcPr>
            <w:tcW w:w="4550" w:type="pct"/>
            <w:tcBorders>
              <w:top w:val="outset" w:sz="6" w:space="0" w:color="000000"/>
              <w:left w:val="outset" w:sz="6" w:space="0" w:color="000000"/>
              <w:bottom w:val="outset" w:sz="6" w:space="0" w:color="000000"/>
              <w:right w:val="outset" w:sz="6" w:space="0" w:color="000000"/>
            </w:tcBorders>
            <w:hideMark/>
          </w:tcPr>
          <w:p w14:paraId="03AA2F8A" w14:textId="77777777" w:rsidR="00C07DB5" w:rsidRPr="003D7460" w:rsidRDefault="00C07DB5" w:rsidP="00643D2B">
            <w:pPr>
              <w:spacing w:before="100" w:beforeAutospacing="1" w:after="119"/>
              <w:rPr>
                <w:ins w:id="25" w:author="Henri Korver" w:date="2018-08-27T15:47:00Z"/>
                <w:rFonts w:ascii="Times New Roman" w:hAnsi="Times New Roman" w:cs="Times New Roman"/>
                <w:sz w:val="24"/>
              </w:rPr>
            </w:pPr>
            <w:ins w:id="26" w:author="Henri Korver" w:date="2018-08-27T15:47:00Z">
              <w:r w:rsidRPr="003D7460">
                <w:rPr>
                  <w:rFonts w:ascii="Times New Roman" w:hAnsi="Times New Roman" w:cs="Times New Roman"/>
                  <w:b/>
                  <w:bCs/>
                  <w:sz w:val="24"/>
                </w:rPr>
                <w:t>Wijzigingen</w:t>
              </w:r>
            </w:ins>
          </w:p>
        </w:tc>
      </w:tr>
      <w:tr w:rsidR="00C07DB5" w:rsidRPr="003D7460" w14:paraId="236E5B68" w14:textId="77777777" w:rsidTr="00643D2B">
        <w:trPr>
          <w:tblCellSpacing w:w="0" w:type="dxa"/>
          <w:ins w:id="27" w:author="Henri Korver" w:date="2018-08-27T15:47:00Z"/>
        </w:trPr>
        <w:tc>
          <w:tcPr>
            <w:tcW w:w="450" w:type="pct"/>
            <w:tcBorders>
              <w:top w:val="outset" w:sz="6" w:space="0" w:color="000000"/>
              <w:left w:val="outset" w:sz="6" w:space="0" w:color="000000"/>
              <w:bottom w:val="outset" w:sz="6" w:space="0" w:color="000000"/>
              <w:right w:val="outset" w:sz="6" w:space="0" w:color="000000"/>
            </w:tcBorders>
            <w:hideMark/>
          </w:tcPr>
          <w:p w14:paraId="033E1C5A" w14:textId="77777777" w:rsidR="00C07DB5" w:rsidRPr="003D7460" w:rsidRDefault="00C07DB5" w:rsidP="00643D2B">
            <w:pPr>
              <w:spacing w:before="100" w:beforeAutospacing="1" w:after="119"/>
              <w:rPr>
                <w:ins w:id="28" w:author="Henri Korver" w:date="2018-08-27T15:47:00Z"/>
                <w:rFonts w:ascii="Times New Roman" w:hAnsi="Times New Roman" w:cs="Times New Roman"/>
                <w:sz w:val="24"/>
              </w:rPr>
            </w:pPr>
            <w:ins w:id="29" w:author="Henri Korver" w:date="2018-08-27T15:47:00Z">
              <w:r>
                <w:rPr>
                  <w:rFonts w:ascii="Times New Roman" w:hAnsi="Times New Roman" w:cs="Times New Roman"/>
                  <w:sz w:val="24"/>
                </w:rPr>
                <w:t>1.01</w:t>
              </w:r>
            </w:ins>
          </w:p>
        </w:tc>
        <w:tc>
          <w:tcPr>
            <w:tcW w:w="4550" w:type="pct"/>
            <w:tcBorders>
              <w:top w:val="outset" w:sz="6" w:space="0" w:color="000000"/>
              <w:left w:val="outset" w:sz="6" w:space="0" w:color="000000"/>
              <w:bottom w:val="outset" w:sz="6" w:space="0" w:color="000000"/>
              <w:right w:val="outset" w:sz="6" w:space="0" w:color="000000"/>
            </w:tcBorders>
            <w:hideMark/>
          </w:tcPr>
          <w:p w14:paraId="00D26B63" w14:textId="77777777" w:rsidR="00C07DB5" w:rsidRPr="003D7460" w:rsidRDefault="00C07DB5" w:rsidP="00643D2B">
            <w:pPr>
              <w:spacing w:before="100" w:beforeAutospacing="1" w:after="119"/>
              <w:rPr>
                <w:ins w:id="30" w:author="Henri Korver" w:date="2018-08-27T15:47:00Z"/>
                <w:rFonts w:ascii="Times New Roman" w:hAnsi="Times New Roman" w:cs="Times New Roman"/>
                <w:sz w:val="24"/>
              </w:rPr>
            </w:pPr>
            <w:ins w:id="31" w:author="Henri Korver" w:date="2018-08-27T15:47:00Z">
              <w:r w:rsidRPr="003D7460">
                <w:rPr>
                  <w:rFonts w:ascii="Times New Roman" w:hAnsi="Times New Roman" w:cs="Times New Roman"/>
                  <w:color w:val="000000"/>
                  <w:sz w:val="24"/>
                </w:rPr>
                <w:t>Toevoeging bijlage D voor compatibiliteit met de nieuwe Catalogus BAG 2018.</w:t>
              </w:r>
            </w:ins>
          </w:p>
        </w:tc>
      </w:tr>
    </w:tbl>
    <w:p w14:paraId="052EDBB6" w14:textId="77777777" w:rsidR="000C7CA0" w:rsidDel="003D7460" w:rsidRDefault="000C7CA0" w:rsidP="00AB6A94">
      <w:pPr>
        <w:rPr>
          <w:del w:id="32" w:author="Henri Korver" w:date="2018-08-27T15:38:00Z"/>
        </w:rPr>
      </w:pPr>
    </w:p>
    <w:p w14:paraId="71AF7D47" w14:textId="77777777" w:rsidR="007E4C85" w:rsidRDefault="007E4C85" w:rsidP="007E4C85"/>
    <w:p w14:paraId="7465F46A" w14:textId="77777777" w:rsidR="007E4C85" w:rsidRPr="007E4C85" w:rsidRDefault="007E4C85" w:rsidP="007E4C85"/>
    <w:p w14:paraId="065E8ECE" w14:textId="77777777" w:rsidR="00623523" w:rsidRPr="001E1A7D" w:rsidRDefault="00021AE7" w:rsidP="00FE2A9D">
      <w:pPr>
        <w:pStyle w:val="Kop1"/>
        <w:rPr>
          <w:rStyle w:val="Zwaar"/>
          <w:b/>
          <w:bCs/>
        </w:rPr>
      </w:pPr>
      <w:bookmarkStart w:id="33" w:name="_Toc379547957"/>
      <w:bookmarkStart w:id="34" w:name="_Toc523146102"/>
      <w:r w:rsidRPr="001E1A7D">
        <w:rPr>
          <w:rStyle w:val="Zwaar"/>
          <w:b/>
          <w:bCs/>
        </w:rPr>
        <w:t xml:space="preserve">Inleiding </w:t>
      </w:r>
      <w:r w:rsidR="008D382E" w:rsidRPr="001E1A7D">
        <w:rPr>
          <w:rStyle w:val="Zwaar"/>
          <w:b/>
          <w:bCs/>
        </w:rPr>
        <w:t>en doel</w:t>
      </w:r>
      <w:bookmarkEnd w:id="33"/>
      <w:bookmarkEnd w:id="34"/>
    </w:p>
    <w:p w14:paraId="749937E5" w14:textId="77777777" w:rsidR="0084501F" w:rsidRDefault="0084501F" w:rsidP="0002150A">
      <w:pPr>
        <w:rPr>
          <w:highlight w:val="yellow"/>
        </w:rPr>
      </w:pPr>
    </w:p>
    <w:p w14:paraId="35023BD6" w14:textId="77777777" w:rsidR="007E4C85" w:rsidRPr="007E4C85" w:rsidRDefault="007E4C85" w:rsidP="007E4C85">
      <w:r w:rsidRPr="007E4C85">
        <w:t xml:space="preserve">De meeste wijzigingen in de BAG vinden hun oorsprong in de processen voor vergunningverlening en handhaving. Gemeentes hebben voor de BAG hun eigen applicatie, terwijl voor vergunningverlening en handhaving meestal een andere applicatie (kortweg ‘de Wabo-applicatie’) beschikbaar is. Tot nu toe zijn er in Nederland nog geen heldere </w:t>
      </w:r>
      <w:r w:rsidR="005773B9" w:rsidRPr="007E4C85">
        <w:t>standaard</w:t>
      </w:r>
      <w:r w:rsidR="005773B9">
        <w:t>en</w:t>
      </w:r>
      <w:r w:rsidR="005773B9" w:rsidRPr="007E4C85">
        <w:t xml:space="preserve"> </w:t>
      </w:r>
      <w:r w:rsidRPr="007E4C85">
        <w:t>voor berichtenverkeer tussen de applicaties voor Wabo en BAG. De gedachte achter dit koppelvlak is:</w:t>
      </w:r>
    </w:p>
    <w:p w14:paraId="31BE4D18" w14:textId="77777777" w:rsidR="007E4C85" w:rsidRPr="007E4C85" w:rsidRDefault="007E4C85" w:rsidP="00B36709">
      <w:pPr>
        <w:pStyle w:val="Lijstalinea"/>
        <w:numPr>
          <w:ilvl w:val="0"/>
          <w:numId w:val="7"/>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7E4C85">
        <w:t>het berichtenverkeer tussen Wabo- en BAG-applicatie zal het aantal handmatige handelingen kunnen verminderen,</w:t>
      </w:r>
    </w:p>
    <w:p w14:paraId="6CA06F14" w14:textId="77777777" w:rsidR="007E4C85" w:rsidRPr="007E4C85" w:rsidRDefault="007E4C85" w:rsidP="00B36709">
      <w:pPr>
        <w:pStyle w:val="Lijstalinea"/>
        <w:numPr>
          <w:ilvl w:val="0"/>
          <w:numId w:val="7"/>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7E4C85">
        <w:t>de tijdigheid van informatieoverdracht kan beter gegarandeerd worden en</w:t>
      </w:r>
    </w:p>
    <w:p w14:paraId="61D2388A" w14:textId="77777777" w:rsidR="007E4C85" w:rsidRPr="007E4C85" w:rsidRDefault="007E4C85" w:rsidP="00B36709">
      <w:pPr>
        <w:pStyle w:val="Lijstalinea"/>
        <w:numPr>
          <w:ilvl w:val="0"/>
          <w:numId w:val="7"/>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7E4C85">
        <w:t>de kwaliteit van de gegevens in beide applicaties kan verbeteren.</w:t>
      </w:r>
    </w:p>
    <w:p w14:paraId="58D00416" w14:textId="77777777" w:rsidR="007E4C85" w:rsidRPr="007E4C85" w:rsidRDefault="007E4C85" w:rsidP="007E4C85">
      <w:r w:rsidRPr="007E4C85">
        <w:t>De berichten in het koppelvlak geven de BAG-beheerder</w:t>
      </w:r>
      <w:r w:rsidR="00063D16">
        <w:t xml:space="preserve"> tijdig </w:t>
      </w:r>
      <w:r w:rsidRPr="007E4C85">
        <w:t>geautomatiseerde signalen. Hierdoor kan de BAG-beheerder een aantal werkzaamheden voorbereiden waarmee tijdige aanlevering van gegevens aan de LV BAG wordt verbeterd.</w:t>
      </w:r>
    </w:p>
    <w:p w14:paraId="3F39A6CB" w14:textId="77777777" w:rsidR="007E4C85" w:rsidRPr="007E4C85" w:rsidRDefault="007E4C85" w:rsidP="007E4C85"/>
    <w:p w14:paraId="21C09BAE" w14:textId="731EF221" w:rsidR="0002150A" w:rsidRDefault="00021AE7" w:rsidP="0002150A">
      <w:r w:rsidRPr="00021AE7">
        <w:t xml:space="preserve">De beschreven services zijn gebaseerd op </w:t>
      </w:r>
      <w:r w:rsidR="00B9253E" w:rsidRPr="00021AE7">
        <w:t>web services</w:t>
      </w:r>
      <w:r w:rsidRPr="00021AE7">
        <w:t xml:space="preserve"> en maken gebruik van bestaande (open) standaarden. Dit document kan door gemeenten als specificatie worden opgenomen in programma’s van eisen en in opdrachten aan ICT-leveranciers. De ICT-leveranciers kunnen dit document als integratiestandaard gebruiken voor de (door)ontwikkeling van hun softwareproducten. </w:t>
      </w:r>
    </w:p>
    <w:p w14:paraId="75212532" w14:textId="77777777" w:rsidR="008D382E" w:rsidRDefault="008D382E" w:rsidP="008D382E"/>
    <w:p w14:paraId="139CD7D8" w14:textId="38E3C8C3" w:rsidR="008D382E" w:rsidRDefault="008D382E" w:rsidP="008D382E">
      <w:r w:rsidRPr="00021AE7">
        <w:t xml:space="preserve">Dit document beschrijft </w:t>
      </w:r>
      <w:r w:rsidR="000C3A49">
        <w:t xml:space="preserve">een verticaal sectormodel met </w:t>
      </w:r>
      <w:r w:rsidRPr="00021AE7">
        <w:t>een set van standaard services voor het</w:t>
      </w:r>
      <w:r>
        <w:t xml:space="preserve"> uitwisselen van informatie tussen </w:t>
      </w:r>
      <w:r w:rsidR="000A0F0A">
        <w:t>applicaties die de rol invullen van de referentiecomponenten Vergunningen(o.a.Wabo) en BAG-administratie.</w:t>
      </w:r>
      <w:r w:rsidR="000C3A49">
        <w:t xml:space="preserve"> Er is voor een verticaal sectormodel gekozen omdat de structuur van de over te dragen informatie niet opgenomen is in het RGBZ of het RSGB. Het bleek nodig te zijn om een nieuw object (ONDERDEEL) en enke</w:t>
      </w:r>
      <w:r w:rsidR="000A0F0A">
        <w:t>le nieuwe relaties toe te voegen</w:t>
      </w:r>
      <w:r w:rsidR="000C3A49">
        <w:t xml:space="preserve">. </w:t>
      </w:r>
    </w:p>
    <w:p w14:paraId="438BE1E2" w14:textId="77777777" w:rsidR="003E6F53" w:rsidRPr="003E6F53" w:rsidRDefault="003E6F53" w:rsidP="00B36709">
      <w:pPr>
        <w:pStyle w:val="Lijstalinea"/>
        <w:keepNext/>
        <w:numPr>
          <w:ilvl w:val="0"/>
          <w:numId w:val="24"/>
        </w:numPr>
        <w:spacing w:before="240" w:after="60"/>
        <w:contextualSpacing w:val="0"/>
        <w:outlineLvl w:val="1"/>
        <w:rPr>
          <w:rFonts w:ascii="Cambria" w:hAnsi="Cambria"/>
          <w:b/>
          <w:bCs/>
          <w:i/>
          <w:iCs/>
          <w:vanish/>
          <w:sz w:val="28"/>
          <w:szCs w:val="28"/>
        </w:rPr>
      </w:pPr>
      <w:bookmarkStart w:id="35" w:name="_Ref242243507"/>
      <w:bookmarkStart w:id="36" w:name="_Ref242243512"/>
      <w:bookmarkStart w:id="37" w:name="_Ref307412611"/>
      <w:bookmarkStart w:id="38" w:name="_Ref307412620"/>
    </w:p>
    <w:p w14:paraId="686562A9" w14:textId="77777777" w:rsidR="00F80172" w:rsidRPr="001B760B" w:rsidRDefault="00021AE7" w:rsidP="00FE2A9D">
      <w:pPr>
        <w:pStyle w:val="Kop20"/>
      </w:pPr>
      <w:bookmarkStart w:id="39" w:name="_Toc379547958"/>
      <w:bookmarkStart w:id="40" w:name="_Toc523146103"/>
      <w:r w:rsidRPr="00021AE7">
        <w:t>Uitgangspunten</w:t>
      </w:r>
      <w:bookmarkEnd w:id="35"/>
      <w:bookmarkEnd w:id="36"/>
      <w:r w:rsidRPr="00021AE7">
        <w:t xml:space="preserve"> en reikwijdte</w:t>
      </w:r>
      <w:bookmarkEnd w:id="37"/>
      <w:bookmarkEnd w:id="38"/>
      <w:bookmarkEnd w:id="39"/>
      <w:bookmarkEnd w:id="40"/>
    </w:p>
    <w:p w14:paraId="1486C9C9" w14:textId="03FE4461" w:rsidR="00CE4CF2" w:rsidRPr="007E4C85" w:rsidRDefault="007E4C85" w:rsidP="007E4C85">
      <w:r w:rsidRPr="007E4C85">
        <w:t>In het overleg van de werkgroep is uitvoerig gesproken over doelstelling, richting en inhoud van het gewenste koppelvlak Wabo-BAG. Met alle betrokkenen is afgesproken om de weerslag daarvan in dit document vast te leggen</w:t>
      </w:r>
      <w:r w:rsidR="005A22B6">
        <w:t>.</w:t>
      </w:r>
    </w:p>
    <w:p w14:paraId="11F7D613" w14:textId="77777777" w:rsidR="007E4C85" w:rsidRPr="007E4C85" w:rsidRDefault="007E4C85" w:rsidP="007E4C85">
      <w:r w:rsidRPr="007E4C85">
        <w:t>De volgende uitgangspunten zijn aangehouden bij het opstellen van dit document:</w:t>
      </w:r>
    </w:p>
    <w:p w14:paraId="6BDC5743" w14:textId="468E315D" w:rsidR="007E4C85" w:rsidRPr="007E4C85" w:rsidRDefault="00774F2F" w:rsidP="00B36709">
      <w:pPr>
        <w:numPr>
          <w:ilvl w:val="0"/>
          <w:numId w:val="6"/>
        </w:numPr>
      </w:pPr>
      <w:r>
        <w:t>Voor de BAG-</w:t>
      </w:r>
      <w:r w:rsidR="007E4C85" w:rsidRPr="007E4C85">
        <w:t xml:space="preserve">gebeurtenissen is gebruik gemaakt van het </w:t>
      </w:r>
      <w:r w:rsidR="00BF36C3">
        <w:t>P</w:t>
      </w:r>
      <w:r w:rsidR="00F83B2D">
        <w:t>rocessenhandboek 2012.</w:t>
      </w:r>
    </w:p>
    <w:p w14:paraId="7F0CA6AA" w14:textId="1924B1F0" w:rsidR="007E4C85" w:rsidRPr="007E4C85" w:rsidRDefault="00063D16" w:rsidP="00B36709">
      <w:pPr>
        <w:numPr>
          <w:ilvl w:val="0"/>
          <w:numId w:val="6"/>
        </w:numPr>
        <w:spacing w:line="172" w:lineRule="atLeast"/>
      </w:pPr>
      <w:r>
        <w:t xml:space="preserve">Het berichtenverkeer </w:t>
      </w:r>
      <w:r w:rsidR="007E4C85" w:rsidRPr="007E4C85">
        <w:t xml:space="preserve">wordt gebaseerd op de vigerende standaarden voor </w:t>
      </w:r>
      <w:r>
        <w:t>zaak-document services</w:t>
      </w:r>
      <w:r w:rsidR="007E4C85" w:rsidRPr="007E4C85">
        <w:t>, BAG-/Wabo-gebeurtenissen en objectgerichte Geometrie</w:t>
      </w:r>
      <w:r>
        <w:t xml:space="preserve"> (IMGeo)</w:t>
      </w:r>
      <w:r w:rsidR="00C54965">
        <w:t>.</w:t>
      </w:r>
    </w:p>
    <w:p w14:paraId="2362B561" w14:textId="5A4583CA" w:rsidR="007E4C85" w:rsidRPr="007E4C85" w:rsidRDefault="00063D16" w:rsidP="00B36709">
      <w:pPr>
        <w:numPr>
          <w:ilvl w:val="0"/>
          <w:numId w:val="6"/>
        </w:numPr>
        <w:spacing w:line="172" w:lineRule="atLeast"/>
      </w:pPr>
      <w:r>
        <w:t>Het b</w:t>
      </w:r>
      <w:r w:rsidR="007E4C85" w:rsidRPr="007E4C85">
        <w:t>erichtenverkeer is gebaseerd op samengestelde berichten waarbij de BAG</w:t>
      </w:r>
      <w:r w:rsidR="00774F2F">
        <w:t xml:space="preserve"> </w:t>
      </w:r>
      <w:r w:rsidR="007E4C85" w:rsidRPr="007E4C85">
        <w:t xml:space="preserve">berichtencatalogus het uitgangspunt is. Waar mogelijk worden bestaande </w:t>
      </w:r>
      <w:r w:rsidR="007E4C85" w:rsidRPr="007E4C85">
        <w:lastRenderedPageBreak/>
        <w:t>standaarden hergebruikt zoals</w:t>
      </w:r>
      <w:r w:rsidR="000A4190">
        <w:t xml:space="preserve"> Zaak-documentservices, </w:t>
      </w:r>
      <w:r w:rsidR="007E4C85" w:rsidRPr="007E4C85">
        <w:t>StUF-Zaken</w:t>
      </w:r>
      <w:r w:rsidR="000A4190">
        <w:t xml:space="preserve">, </w:t>
      </w:r>
      <w:r w:rsidR="007E4C85" w:rsidRPr="007E4C85">
        <w:t xml:space="preserve">StUF-BG en StUF-LVO. </w:t>
      </w:r>
    </w:p>
    <w:p w14:paraId="1CD51A30" w14:textId="77777777" w:rsidR="007E4C85" w:rsidRPr="007E4C85" w:rsidRDefault="007E4C85" w:rsidP="00B36709">
      <w:pPr>
        <w:numPr>
          <w:ilvl w:val="0"/>
          <w:numId w:val="6"/>
        </w:numPr>
        <w:spacing w:line="172" w:lineRule="atLeast"/>
      </w:pPr>
      <w:r w:rsidRPr="007E4C85">
        <w:t>Het zaak-ID is leidend</w:t>
      </w:r>
      <w:r w:rsidR="00C54965">
        <w:t>.</w:t>
      </w:r>
    </w:p>
    <w:p w14:paraId="365A7602" w14:textId="77777777" w:rsidR="007E4C85" w:rsidRDefault="007E4C85" w:rsidP="00B36709">
      <w:pPr>
        <w:numPr>
          <w:ilvl w:val="0"/>
          <w:numId w:val="6"/>
        </w:numPr>
      </w:pPr>
      <w:r w:rsidRPr="007E4C85">
        <w:t xml:space="preserve">Geometrie </w:t>
      </w:r>
      <w:r w:rsidR="00AB6A94">
        <w:t xml:space="preserve">is </w:t>
      </w:r>
      <w:r w:rsidRPr="007E4C85">
        <w:t xml:space="preserve">onderdeel van de </w:t>
      </w:r>
      <w:r w:rsidR="004D4C28">
        <w:t>berichtdefinities, waar van toepassing</w:t>
      </w:r>
      <w:r w:rsidRPr="007E4C85">
        <w:t>.</w:t>
      </w:r>
    </w:p>
    <w:p w14:paraId="476E0B02" w14:textId="65E6D6FE" w:rsidR="00AB6A94" w:rsidRPr="007E4C85" w:rsidRDefault="00AB6A94" w:rsidP="00B36709">
      <w:pPr>
        <w:numPr>
          <w:ilvl w:val="0"/>
          <w:numId w:val="6"/>
        </w:numPr>
      </w:pPr>
      <w:r>
        <w:t>Wijzigingen in de Planstatus zijn onderdeel van de standaard</w:t>
      </w:r>
      <w:r w:rsidR="00F83B2D">
        <w:t>.</w:t>
      </w:r>
    </w:p>
    <w:p w14:paraId="63A93539" w14:textId="77777777" w:rsidR="007E4C85" w:rsidRPr="007E4C85" w:rsidRDefault="007E4C85" w:rsidP="00B36709">
      <w:pPr>
        <w:numPr>
          <w:ilvl w:val="0"/>
          <w:numId w:val="6"/>
        </w:numPr>
      </w:pPr>
      <w:r w:rsidRPr="007E4C85">
        <w:t>(referenties naar) Brondocumenten zijn onderdeel van het berichtenverkeer conform de ZAAK/DMS-standaard berichtdefinities.</w:t>
      </w:r>
    </w:p>
    <w:p w14:paraId="6D6BC251" w14:textId="63D2CBED" w:rsidR="007E4C85" w:rsidRPr="007E4C85" w:rsidRDefault="007E4C85" w:rsidP="00B36709">
      <w:pPr>
        <w:numPr>
          <w:ilvl w:val="0"/>
          <w:numId w:val="6"/>
        </w:numPr>
      </w:pPr>
      <w:r w:rsidRPr="007E4C85">
        <w:t>Er worden t.b.v. het koppelvlak Wabo-gebeurtenissen gedefinieerd (momenten waarop de Wabo-applicatie communicatie met de BAG start)</w:t>
      </w:r>
      <w:r w:rsidR="00F83B2D">
        <w:t>.</w:t>
      </w:r>
    </w:p>
    <w:p w14:paraId="5A0A8BDE" w14:textId="28E63464" w:rsidR="007E4C85" w:rsidRPr="007E4C85" w:rsidRDefault="00E80524" w:rsidP="00B36709">
      <w:pPr>
        <w:numPr>
          <w:ilvl w:val="0"/>
          <w:numId w:val="6"/>
        </w:numPr>
      </w:pPr>
      <w:r>
        <w:t>Het doorgeven van een constatering uit het toezichtproces is onderdeel van de standaard Wabo-BAG</w:t>
      </w:r>
      <w:r w:rsidR="00F83B2D">
        <w:t>.</w:t>
      </w:r>
    </w:p>
    <w:p w14:paraId="61A4B9F5" w14:textId="77777777" w:rsidR="007E4C85" w:rsidRPr="007E4C85" w:rsidRDefault="007E4C85" w:rsidP="00B36709">
      <w:pPr>
        <w:numPr>
          <w:ilvl w:val="0"/>
          <w:numId w:val="6"/>
        </w:numPr>
      </w:pPr>
      <w:r w:rsidRPr="007E4C85">
        <w:t xml:space="preserve">Handhavingsprocessen </w:t>
      </w:r>
      <w:r w:rsidR="00AB6A94">
        <w:t>zijn</w:t>
      </w:r>
      <w:r w:rsidRPr="007E4C85">
        <w:t xml:space="preserve"> </w:t>
      </w:r>
      <w:r w:rsidR="00AB6A94">
        <w:t xml:space="preserve">nog </w:t>
      </w:r>
      <w:r w:rsidR="00ED6054">
        <w:t>g</w:t>
      </w:r>
      <w:r w:rsidR="00ED6054" w:rsidRPr="007E4C85">
        <w:t xml:space="preserve">een </w:t>
      </w:r>
      <w:r w:rsidRPr="007E4C85">
        <w:t xml:space="preserve">onderdeel van </w:t>
      </w:r>
      <w:r w:rsidR="00AB6A94">
        <w:t>de</w:t>
      </w:r>
      <w:r w:rsidRPr="007E4C85">
        <w:t xml:space="preserve"> </w:t>
      </w:r>
      <w:r w:rsidR="00AB6A94">
        <w:t>standaard.</w:t>
      </w:r>
    </w:p>
    <w:p w14:paraId="077EE4F1" w14:textId="77777777" w:rsidR="007E4C85" w:rsidRPr="007E4C85" w:rsidRDefault="007E4C85" w:rsidP="00B36709">
      <w:pPr>
        <w:numPr>
          <w:ilvl w:val="0"/>
          <w:numId w:val="6"/>
        </w:numPr>
      </w:pPr>
      <w:r w:rsidRPr="007E4C85">
        <w:t xml:space="preserve">Communicatie vanuit de Wabo zal plaatsvinden op basis van zaak-ID en Wabo-gebeurtenis. </w:t>
      </w:r>
    </w:p>
    <w:p w14:paraId="2A21AB79" w14:textId="2274AC62" w:rsidR="007E4C85" w:rsidRPr="007E4C85" w:rsidRDefault="007E4C85" w:rsidP="00B36709">
      <w:pPr>
        <w:numPr>
          <w:ilvl w:val="0"/>
          <w:numId w:val="6"/>
        </w:numPr>
      </w:pPr>
      <w:r w:rsidRPr="007E4C85">
        <w:t>Er worden berichten en meldingen en vragen opgenomen in het koppelvlak</w:t>
      </w:r>
      <w:r w:rsidR="00F83B2D">
        <w:t>.</w:t>
      </w:r>
    </w:p>
    <w:p w14:paraId="68BC0417" w14:textId="77777777" w:rsidR="007E4C85" w:rsidRPr="007E4C85" w:rsidRDefault="007E4C85" w:rsidP="00B36709">
      <w:pPr>
        <w:numPr>
          <w:ilvl w:val="0"/>
          <w:numId w:val="6"/>
        </w:numPr>
      </w:pPr>
      <w:r w:rsidRPr="007E4C85">
        <w:t>De Wabo-applicatie levert de informatie die beschikbaar is. Binnen de BAG-applicatie moet deze informatie verrijkt worden indien deze niet volledig is. Hiermee wordt voorkomen dat in de Wabo-applicatie een BAG-registratie gevoerd moet worden.</w:t>
      </w:r>
    </w:p>
    <w:p w14:paraId="0FF5DCF8" w14:textId="77777777" w:rsidR="007E4C85" w:rsidRPr="007E4C85" w:rsidRDefault="007E4C85" w:rsidP="00B36709">
      <w:pPr>
        <w:numPr>
          <w:ilvl w:val="0"/>
          <w:numId w:val="6"/>
        </w:numPr>
      </w:pPr>
      <w:r w:rsidRPr="007E4C85">
        <w:t>Daar waar in dit document gesproken wordt over “hij” kan ook “zij” worden gelezen.</w:t>
      </w:r>
    </w:p>
    <w:p w14:paraId="662ADE2C" w14:textId="3D12140D" w:rsidR="007E4C85" w:rsidRPr="007E4C85" w:rsidRDefault="007E4C85" w:rsidP="00B36709">
      <w:pPr>
        <w:numPr>
          <w:ilvl w:val="0"/>
          <w:numId w:val="6"/>
        </w:numPr>
      </w:pPr>
      <w:r w:rsidRPr="007E4C85">
        <w:t xml:space="preserve">Gemeenten hebben op zeer uiteenlopende wijze de BAG- en </w:t>
      </w:r>
      <w:r w:rsidR="00ED6054" w:rsidRPr="007E4C85">
        <w:t>Wabo</w:t>
      </w:r>
      <w:r w:rsidR="00ED6054">
        <w:t>-</w:t>
      </w:r>
      <w:r w:rsidRPr="007E4C85">
        <w:t xml:space="preserve">processen ingericht met evenveel verschillende applicatietoepassingen. </w:t>
      </w:r>
      <w:r w:rsidR="00AB6A94">
        <w:t>Het koppelvlak is gebaseerd op de Gemma referentiecomponenten. De mogelijke toepassing ervan is dus afhankelijk van het gebruik en de inrichting van de referentiecomponenten versus de in gebruik zijn</w:t>
      </w:r>
      <w:r w:rsidR="000A0F0A">
        <w:t>d</w:t>
      </w:r>
      <w:r w:rsidR="00AB6A94">
        <w:t>e applicaties</w:t>
      </w:r>
      <w:r w:rsidR="00F83B2D">
        <w:t>.</w:t>
      </w:r>
    </w:p>
    <w:p w14:paraId="159A3426" w14:textId="77777777" w:rsidR="007E4C85" w:rsidRPr="007E4C85" w:rsidRDefault="007E4C85" w:rsidP="00B36709">
      <w:pPr>
        <w:numPr>
          <w:ilvl w:val="0"/>
          <w:numId w:val="6"/>
        </w:numPr>
      </w:pPr>
      <w:r w:rsidRPr="007E4C85">
        <w:t xml:space="preserve">De BAG-beheerder is leidend bij het bepalen welke objecten in de BAG opgevoerd/gemuteerd moeten worden naar aanleiding van een Wabo-aanvraag. Hij beoordeelt de aanvraag, voert de benodigde objecten op en is verantwoordelijk voor de registratie van de </w:t>
      </w:r>
      <w:r w:rsidR="00ED6054" w:rsidRPr="007E4C85">
        <w:t>BAG</w:t>
      </w:r>
      <w:r w:rsidR="00ED6054">
        <w:t>-</w:t>
      </w:r>
      <w:r w:rsidRPr="007E4C85">
        <w:t xml:space="preserve">gebeurtenissen. </w:t>
      </w:r>
    </w:p>
    <w:p w14:paraId="57CF5A70" w14:textId="59A7C885" w:rsidR="007E4C85" w:rsidRPr="007E4C85" w:rsidRDefault="00375A65" w:rsidP="00B36709">
      <w:pPr>
        <w:numPr>
          <w:ilvl w:val="0"/>
          <w:numId w:val="6"/>
        </w:numPr>
      </w:pPr>
      <w:r>
        <w:t xml:space="preserve">De </w:t>
      </w:r>
      <w:r w:rsidR="007E4C85" w:rsidRPr="007E4C85">
        <w:t>Wabo case manager is verantwoordelijk voor de afhandeling van de Wabo-aanvraag.</w:t>
      </w:r>
    </w:p>
    <w:p w14:paraId="48CD6336" w14:textId="54625EEF" w:rsidR="007E4C85" w:rsidRPr="007E4C85" w:rsidRDefault="00375A65" w:rsidP="00B36709">
      <w:pPr>
        <w:numPr>
          <w:ilvl w:val="0"/>
          <w:numId w:val="6"/>
        </w:numPr>
      </w:pPr>
      <w:r>
        <w:t xml:space="preserve">De </w:t>
      </w:r>
      <w:r w:rsidR="007E4C85" w:rsidRPr="007E4C85">
        <w:t xml:space="preserve">Wabo-applicatie </w:t>
      </w:r>
      <w:r>
        <w:t>informeert bij aanvragen en mutaties de BAG</w:t>
      </w:r>
      <w:r w:rsidR="00774F2F">
        <w:t>-</w:t>
      </w:r>
      <w:r>
        <w:t>beheerder, die daarmee zelf kan bepalen welke</w:t>
      </w:r>
      <w:r w:rsidR="007E4C85" w:rsidRPr="007E4C85">
        <w:t xml:space="preserve"> </w:t>
      </w:r>
      <w:r>
        <w:t>BAG</w:t>
      </w:r>
      <w:r w:rsidR="00774F2F">
        <w:t>-</w:t>
      </w:r>
      <w:r w:rsidR="007E4C85" w:rsidRPr="007E4C85">
        <w:t>processen</w:t>
      </w:r>
      <w:r>
        <w:t xml:space="preserve"> er worden gestart</w:t>
      </w:r>
      <w:r w:rsidR="00F83B2D">
        <w:t>.</w:t>
      </w:r>
    </w:p>
    <w:p w14:paraId="3C7D863D" w14:textId="4636BD89" w:rsidR="00E43FAE" w:rsidRDefault="007E4C85" w:rsidP="00B36709">
      <w:pPr>
        <w:numPr>
          <w:ilvl w:val="0"/>
          <w:numId w:val="6"/>
        </w:numPr>
        <w:rPr>
          <w:ins w:id="41" w:author="Henri Korver" w:date="2018-08-27T15:16:00Z"/>
        </w:rPr>
      </w:pPr>
      <w:r w:rsidRPr="007E4C85">
        <w:t xml:space="preserve">Het koppelvlak ondersteunt niet alle </w:t>
      </w:r>
      <w:r w:rsidR="00ED6054" w:rsidRPr="007E4C85">
        <w:t>BAG</w:t>
      </w:r>
      <w:r w:rsidR="00ED6054">
        <w:t>-</w:t>
      </w:r>
      <w:r w:rsidRPr="007E4C85">
        <w:t>gebeurtenissen</w:t>
      </w:r>
      <w:r w:rsidR="00D0574A">
        <w:t xml:space="preserve">. Alleen BAG-gebeurtenissen waarbij de Wabo een rol speelt worden </w:t>
      </w:r>
      <w:r w:rsidR="000A0F0A">
        <w:t xml:space="preserve">ondersteund. </w:t>
      </w:r>
    </w:p>
    <w:p w14:paraId="3C02EA95" w14:textId="59C65CBA" w:rsidR="004B3393" w:rsidRDefault="0030732A" w:rsidP="004B3393">
      <w:pPr>
        <w:numPr>
          <w:ilvl w:val="0"/>
          <w:numId w:val="6"/>
        </w:numPr>
      </w:pPr>
      <w:ins w:id="42" w:author="Henri Korver" w:date="2018-08-27T15:28:00Z">
        <w:r>
          <w:t xml:space="preserve">Daar waar </w:t>
        </w:r>
      </w:ins>
      <w:ins w:id="43" w:author="Henri Korver" w:date="2018-08-27T15:29:00Z">
        <w:r>
          <w:t>nodig</w:t>
        </w:r>
      </w:ins>
      <w:ins w:id="44" w:author="Henri Korver" w:date="2018-08-27T15:28:00Z">
        <w:r>
          <w:t xml:space="preserve"> moeten maatregelen getroffen worden voor</w:t>
        </w:r>
      </w:ins>
      <w:ins w:id="45" w:author="Henri Korver" w:date="2018-08-27T15:17:00Z">
        <w:r w:rsidR="004B3393" w:rsidRPr="004B3393">
          <w:t xml:space="preserve"> compatibiliteit met de nieuwe Catalogus BAG 2018</w:t>
        </w:r>
        <w:r>
          <w:t xml:space="preserve"> (zie bijlage D).</w:t>
        </w:r>
      </w:ins>
    </w:p>
    <w:p w14:paraId="369393A6" w14:textId="77777777" w:rsidR="00E43FAE" w:rsidRDefault="00E43FAE">
      <w:r>
        <w:br w:type="page"/>
      </w:r>
    </w:p>
    <w:p w14:paraId="569417B4" w14:textId="77777777" w:rsidR="00FE2A9D" w:rsidRPr="00FE2A9D" w:rsidRDefault="00F84788" w:rsidP="00FE2A9D">
      <w:pPr>
        <w:pStyle w:val="Kop20"/>
      </w:pPr>
      <w:bookmarkStart w:id="46" w:name="_Toc379547959"/>
      <w:bookmarkStart w:id="47" w:name="_Toc523146104"/>
      <w:r>
        <w:lastRenderedPageBreak/>
        <w:t>Bronverwijzing en referentiedocumenten</w:t>
      </w:r>
      <w:bookmarkEnd w:id="46"/>
      <w:bookmarkEnd w:id="47"/>
    </w:p>
    <w:p w14:paraId="69BB52ED" w14:textId="29208314" w:rsidR="00124E44" w:rsidRDefault="00124E44" w:rsidP="00124E44"/>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352"/>
      </w:tblGrid>
      <w:tr w:rsidR="00CE5523" w:rsidRPr="0073784A" w14:paraId="15FC334F" w14:textId="77777777" w:rsidTr="00BA036C">
        <w:trPr>
          <w:jc w:val="center"/>
        </w:trPr>
        <w:tc>
          <w:tcPr>
            <w:tcW w:w="3936" w:type="dxa"/>
            <w:shd w:val="solid" w:color="auto" w:fill="000000"/>
          </w:tcPr>
          <w:p w14:paraId="528EC9F7" w14:textId="77777777" w:rsidR="00CE5523" w:rsidRPr="008406C5" w:rsidRDefault="00CE5523" w:rsidP="00BA036C">
            <w:r w:rsidRPr="008406C5">
              <w:t>Referentiedocument</w:t>
            </w:r>
          </w:p>
        </w:tc>
        <w:tc>
          <w:tcPr>
            <w:tcW w:w="5352" w:type="dxa"/>
            <w:shd w:val="solid" w:color="auto" w:fill="000000"/>
          </w:tcPr>
          <w:p w14:paraId="4AE6DEBF" w14:textId="77777777" w:rsidR="00CE5523" w:rsidRPr="008406C5" w:rsidRDefault="00CE5523" w:rsidP="00BA036C">
            <w:r w:rsidRPr="008406C5">
              <w:t>Bronverwijzing</w:t>
            </w:r>
          </w:p>
        </w:tc>
      </w:tr>
      <w:tr w:rsidR="00CE5523" w:rsidRPr="009F32EB" w14:paraId="25311E14" w14:textId="77777777" w:rsidTr="00BA036C">
        <w:trPr>
          <w:jc w:val="center"/>
        </w:trPr>
        <w:tc>
          <w:tcPr>
            <w:tcW w:w="3936" w:type="dxa"/>
          </w:tcPr>
          <w:p w14:paraId="07492316" w14:textId="77777777" w:rsidR="00CE5523" w:rsidRPr="00193ED7" w:rsidRDefault="00CE5523" w:rsidP="00BA036C">
            <w:r w:rsidRPr="00193ED7">
              <w:t>GEMMA Informatie architectuur 1.0</w:t>
            </w:r>
          </w:p>
        </w:tc>
        <w:tc>
          <w:tcPr>
            <w:tcW w:w="5352" w:type="dxa"/>
          </w:tcPr>
          <w:p w14:paraId="1BD3BE1D" w14:textId="77777777" w:rsidR="00CE5523" w:rsidRPr="00193ED7" w:rsidRDefault="00733103" w:rsidP="00BA036C">
            <w:hyperlink r:id="rId18" w:history="1">
              <w:r w:rsidR="00CE5523" w:rsidRPr="00402436">
                <w:rPr>
                  <w:rStyle w:val="Hyperlink"/>
                </w:rPr>
                <w:t>https://new.kinggemeenten.nl/gemma/informatiearchitectuur/documenten/informatiearchitectuur-algemeen</w:t>
              </w:r>
            </w:hyperlink>
          </w:p>
        </w:tc>
      </w:tr>
      <w:tr w:rsidR="00CE5523" w:rsidRPr="009F32EB" w14:paraId="75AC5E4D" w14:textId="77777777" w:rsidTr="00BA036C">
        <w:trPr>
          <w:jc w:val="center"/>
        </w:trPr>
        <w:tc>
          <w:tcPr>
            <w:tcW w:w="3936" w:type="dxa"/>
          </w:tcPr>
          <w:p w14:paraId="685B99F0" w14:textId="77777777" w:rsidR="00CE5523" w:rsidRPr="00193ED7" w:rsidRDefault="00CE5523" w:rsidP="00BA036C">
            <w:r w:rsidRPr="00193ED7">
              <w:t>RGBZ 1.0</w:t>
            </w:r>
          </w:p>
        </w:tc>
        <w:tc>
          <w:tcPr>
            <w:tcW w:w="5352" w:type="dxa"/>
          </w:tcPr>
          <w:p w14:paraId="1D2D80A1" w14:textId="77777777" w:rsidR="00CE5523" w:rsidRPr="00193ED7" w:rsidRDefault="00733103" w:rsidP="00BA036C">
            <w:hyperlink r:id="rId19" w:history="1">
              <w:r w:rsidR="00CE5523" w:rsidRPr="00402436">
                <w:rPr>
                  <w:rStyle w:val="Hyperlink"/>
                </w:rPr>
                <w:t>https://new.kinggemeenten.nl/gemma/informatiemodellen/rgbz/rgbz-in-gebruik</w:t>
              </w:r>
            </w:hyperlink>
            <w:r w:rsidR="00CE5523">
              <w:t xml:space="preserve"> </w:t>
            </w:r>
          </w:p>
        </w:tc>
      </w:tr>
      <w:tr w:rsidR="00CE5523" w:rsidRPr="009F32EB" w14:paraId="53DC137B" w14:textId="77777777" w:rsidTr="00BA036C">
        <w:trPr>
          <w:jc w:val="center"/>
        </w:trPr>
        <w:tc>
          <w:tcPr>
            <w:tcW w:w="3936" w:type="dxa"/>
          </w:tcPr>
          <w:p w14:paraId="70AAAA8D" w14:textId="77777777" w:rsidR="00CE5523" w:rsidRPr="00193ED7" w:rsidRDefault="00CE5523" w:rsidP="00BA036C">
            <w:r>
              <w:t>RSGB 2.01</w:t>
            </w:r>
          </w:p>
        </w:tc>
        <w:tc>
          <w:tcPr>
            <w:tcW w:w="5352" w:type="dxa"/>
          </w:tcPr>
          <w:p w14:paraId="5E5DE9B8" w14:textId="77777777" w:rsidR="00CE5523" w:rsidRPr="00952A19" w:rsidRDefault="00733103" w:rsidP="00BA036C">
            <w:hyperlink r:id="rId20" w:history="1">
              <w:r w:rsidR="00CE5523" w:rsidRPr="00952A19">
                <w:rPr>
                  <w:rStyle w:val="Hyperlink"/>
                </w:rPr>
                <w:t>https://new.kinggemeenten.nl/gemma/informatiemodellen/rsgb/rsgb-in-gebruik</w:t>
              </w:r>
            </w:hyperlink>
          </w:p>
        </w:tc>
      </w:tr>
      <w:tr w:rsidR="00CE5523" w:rsidRPr="009F32EB" w14:paraId="7DAED0E2" w14:textId="77777777" w:rsidTr="00BA036C">
        <w:trPr>
          <w:jc w:val="center"/>
        </w:trPr>
        <w:tc>
          <w:tcPr>
            <w:tcW w:w="3936" w:type="dxa"/>
          </w:tcPr>
          <w:p w14:paraId="3CE43525" w14:textId="77777777" w:rsidR="00CE5523" w:rsidRPr="00193ED7" w:rsidRDefault="00CE5523" w:rsidP="00BA036C">
            <w:r w:rsidRPr="00193ED7">
              <w:t>StUF 3.01</w:t>
            </w:r>
          </w:p>
        </w:tc>
        <w:tc>
          <w:tcPr>
            <w:tcW w:w="5352" w:type="dxa"/>
          </w:tcPr>
          <w:p w14:paraId="19D78FA8" w14:textId="77777777" w:rsidR="00CE5523" w:rsidRPr="00193ED7" w:rsidRDefault="00733103" w:rsidP="00BA036C">
            <w:hyperlink r:id="rId21" w:history="1">
              <w:r w:rsidR="00CE5523" w:rsidRPr="00402436">
                <w:rPr>
                  <w:rStyle w:val="Hyperlink"/>
                </w:rPr>
                <w:t>https://new.kinggemeenten.nl/gemma/stuf/stuf-301/standaard</w:t>
              </w:r>
            </w:hyperlink>
          </w:p>
        </w:tc>
      </w:tr>
      <w:tr w:rsidR="00CE5523" w:rsidRPr="009F32EB" w14:paraId="588ED5E9" w14:textId="77777777" w:rsidTr="00BA036C">
        <w:trPr>
          <w:jc w:val="center"/>
        </w:trPr>
        <w:tc>
          <w:tcPr>
            <w:tcW w:w="3936" w:type="dxa"/>
          </w:tcPr>
          <w:p w14:paraId="3690586D" w14:textId="77777777" w:rsidR="00CE5523" w:rsidRPr="00193ED7" w:rsidRDefault="00CE5523" w:rsidP="00BA036C">
            <w:r>
              <w:t>Sectormodel StUF BG 3.10</w:t>
            </w:r>
          </w:p>
        </w:tc>
        <w:tc>
          <w:tcPr>
            <w:tcW w:w="5352" w:type="dxa"/>
          </w:tcPr>
          <w:p w14:paraId="5A9D1DD8" w14:textId="77777777" w:rsidR="00CE5523" w:rsidRPr="00402436" w:rsidRDefault="00733103" w:rsidP="00BA036C">
            <w:hyperlink r:id="rId22" w:history="1">
              <w:r w:rsidR="00CE5523" w:rsidRPr="00402436">
                <w:rPr>
                  <w:rStyle w:val="Hyperlink"/>
                </w:rPr>
                <w:t>https://new.kinggemeenten.nl/gemma/stuf/stuf-301/stuf-bg</w:t>
              </w:r>
            </w:hyperlink>
          </w:p>
        </w:tc>
      </w:tr>
      <w:tr w:rsidR="00CE5523" w:rsidRPr="009F32EB" w14:paraId="2B13E1E8" w14:textId="77777777" w:rsidTr="00BA036C">
        <w:trPr>
          <w:jc w:val="center"/>
        </w:trPr>
        <w:tc>
          <w:tcPr>
            <w:tcW w:w="3936" w:type="dxa"/>
          </w:tcPr>
          <w:p w14:paraId="7AB141CE" w14:textId="77777777" w:rsidR="00CE5523" w:rsidRPr="00193ED7" w:rsidRDefault="00CE5523" w:rsidP="00BA036C">
            <w:r w:rsidRPr="00193ED7">
              <w:t>Sectormodel StUF ZKN 3.10</w:t>
            </w:r>
          </w:p>
        </w:tc>
        <w:tc>
          <w:tcPr>
            <w:tcW w:w="5352" w:type="dxa"/>
          </w:tcPr>
          <w:p w14:paraId="7D3666D5" w14:textId="77777777" w:rsidR="00CE5523" w:rsidRPr="00193ED7" w:rsidRDefault="00733103" w:rsidP="00BA036C">
            <w:hyperlink r:id="rId23" w:history="1">
              <w:r w:rsidR="00CE5523" w:rsidRPr="00402436">
                <w:rPr>
                  <w:rStyle w:val="Hyperlink"/>
                </w:rPr>
                <w:t>https://new.kinggemeenten.nl/gemma/stuf/stuf-301/stuf-zkn</w:t>
              </w:r>
            </w:hyperlink>
          </w:p>
        </w:tc>
      </w:tr>
      <w:tr w:rsidR="00CE5523" w:rsidRPr="009F32EB" w14:paraId="566FED53" w14:textId="77777777" w:rsidTr="00BA036C">
        <w:trPr>
          <w:jc w:val="center"/>
        </w:trPr>
        <w:tc>
          <w:tcPr>
            <w:tcW w:w="3936" w:type="dxa"/>
          </w:tcPr>
          <w:p w14:paraId="34CE43BE" w14:textId="77777777" w:rsidR="00CE5523" w:rsidRPr="00193ED7" w:rsidRDefault="00CE5523" w:rsidP="00BA036C">
            <w:r>
              <w:t>StUF protocolbindingen 3.02</w:t>
            </w:r>
          </w:p>
        </w:tc>
        <w:tc>
          <w:tcPr>
            <w:tcW w:w="5352" w:type="dxa"/>
          </w:tcPr>
          <w:p w14:paraId="6809AE48" w14:textId="77777777" w:rsidR="00CE5523" w:rsidRPr="00193ED7" w:rsidRDefault="00733103" w:rsidP="00BA036C">
            <w:hyperlink r:id="rId24" w:history="1">
              <w:r w:rsidR="00CE5523" w:rsidRPr="00402436">
                <w:rPr>
                  <w:rStyle w:val="Hyperlink"/>
                </w:rPr>
                <w:t>https://new.kinggemeenten.nl/gemma/stuf/stuf-301/standaard</w:t>
              </w:r>
            </w:hyperlink>
          </w:p>
        </w:tc>
      </w:tr>
      <w:tr w:rsidR="00CE5523" w:rsidRPr="009F32EB" w14:paraId="5CC189E5" w14:textId="77777777" w:rsidTr="00BA036C">
        <w:trPr>
          <w:jc w:val="center"/>
        </w:trPr>
        <w:tc>
          <w:tcPr>
            <w:tcW w:w="3936" w:type="dxa"/>
          </w:tcPr>
          <w:p w14:paraId="1EF07BF2" w14:textId="77777777" w:rsidR="00CE5523" w:rsidRPr="00193ED7" w:rsidRDefault="00CE5523" w:rsidP="00BA036C">
            <w:r>
              <w:t>Zaaktypecatalogus 2.0</w:t>
            </w:r>
          </w:p>
        </w:tc>
        <w:tc>
          <w:tcPr>
            <w:tcW w:w="5352" w:type="dxa"/>
          </w:tcPr>
          <w:p w14:paraId="0ACFB0E2" w14:textId="77777777" w:rsidR="00CE5523" w:rsidRPr="00193ED7" w:rsidRDefault="00733103" w:rsidP="00BA036C">
            <w:hyperlink r:id="rId25" w:history="1">
              <w:r w:rsidR="00CE5523" w:rsidRPr="00402436">
                <w:rPr>
                  <w:rStyle w:val="Hyperlink"/>
                </w:rPr>
                <w:t>https://new.kinggemeenten.nl/gemma/informatiemodellen/ztc-in-gebruik</w:t>
              </w:r>
            </w:hyperlink>
          </w:p>
        </w:tc>
      </w:tr>
      <w:tr w:rsidR="00CE5523" w:rsidRPr="00193ED7" w14:paraId="7E4329FF" w14:textId="77777777" w:rsidTr="00BA036C">
        <w:trPr>
          <w:jc w:val="center"/>
        </w:trPr>
        <w:tc>
          <w:tcPr>
            <w:tcW w:w="3936" w:type="dxa"/>
          </w:tcPr>
          <w:p w14:paraId="07D3EE16" w14:textId="77777777" w:rsidR="00CE5523" w:rsidRDefault="00CE5523" w:rsidP="00BA036C">
            <w:r>
              <w:t>ArchiMate 1.0</w:t>
            </w:r>
          </w:p>
        </w:tc>
        <w:tc>
          <w:tcPr>
            <w:tcW w:w="5352" w:type="dxa"/>
          </w:tcPr>
          <w:p w14:paraId="686177F0" w14:textId="77777777" w:rsidR="00CE5523" w:rsidRPr="0058283D" w:rsidRDefault="00733103" w:rsidP="00BA036C">
            <w:pPr>
              <w:rPr>
                <w:highlight w:val="yellow"/>
              </w:rPr>
            </w:pPr>
            <w:hyperlink r:id="rId26" w:history="1">
              <w:r w:rsidR="00CE5523" w:rsidRPr="009129B5">
                <w:rPr>
                  <w:rStyle w:val="Hyperlink"/>
                </w:rPr>
                <w:t>http://www.archimate.nl</w:t>
              </w:r>
            </w:hyperlink>
          </w:p>
        </w:tc>
      </w:tr>
      <w:tr w:rsidR="00CE5523" w:rsidRPr="009F32EB" w14:paraId="13EA00AA"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71AF067B" w14:textId="77777777" w:rsidR="00CE5523" w:rsidRDefault="00CE5523" w:rsidP="00BA036C">
            <w:r>
              <w:t>BAG Berichtencatalogus (onderdeel van StUF BG)</w:t>
            </w:r>
          </w:p>
        </w:tc>
        <w:tc>
          <w:tcPr>
            <w:tcW w:w="5352" w:type="dxa"/>
            <w:tcBorders>
              <w:top w:val="single" w:sz="4" w:space="0" w:color="auto"/>
              <w:left w:val="single" w:sz="4" w:space="0" w:color="auto"/>
              <w:bottom w:val="single" w:sz="4" w:space="0" w:color="auto"/>
              <w:right w:val="single" w:sz="4" w:space="0" w:color="auto"/>
            </w:tcBorders>
          </w:tcPr>
          <w:p w14:paraId="62989DC9" w14:textId="77777777" w:rsidR="00CE5523" w:rsidRDefault="00733103" w:rsidP="00BA036C">
            <w:hyperlink r:id="rId27" w:history="1">
              <w:r w:rsidR="00CE5523" w:rsidRPr="00402436">
                <w:rPr>
                  <w:rStyle w:val="Hyperlink"/>
                </w:rPr>
                <w:t>https://new.kinggemeenten.nl/gemma/stuf/stuf-301/stuf-bg</w:t>
              </w:r>
            </w:hyperlink>
          </w:p>
        </w:tc>
      </w:tr>
      <w:tr w:rsidR="00CE5523" w:rsidRPr="009F32EB" w14:paraId="2EC221A7"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132828AA" w14:textId="77777777" w:rsidR="00CE5523" w:rsidRDefault="00CE5523" w:rsidP="00BA036C">
            <w:r>
              <w:t>StUf LVO</w:t>
            </w:r>
          </w:p>
        </w:tc>
        <w:tc>
          <w:tcPr>
            <w:tcW w:w="5352" w:type="dxa"/>
            <w:tcBorders>
              <w:top w:val="single" w:sz="4" w:space="0" w:color="auto"/>
              <w:left w:val="single" w:sz="4" w:space="0" w:color="auto"/>
              <w:bottom w:val="single" w:sz="4" w:space="0" w:color="auto"/>
              <w:right w:val="single" w:sz="4" w:space="0" w:color="auto"/>
            </w:tcBorders>
          </w:tcPr>
          <w:p w14:paraId="06ACD05D" w14:textId="77777777" w:rsidR="00CE5523" w:rsidRDefault="00733103" w:rsidP="00BA036C">
            <w:hyperlink r:id="rId28" w:history="1">
              <w:r w:rsidR="00CE5523" w:rsidRPr="00770ACB">
                <w:rPr>
                  <w:rStyle w:val="Hyperlink"/>
                </w:rPr>
                <w:t>http://www.infomil.nl/onderwerpen/integrale/omgevingsloket/berichtenverkeer/stuf-basisbegrippen</w:t>
              </w:r>
            </w:hyperlink>
            <w:r w:rsidR="00CE5523">
              <w:t xml:space="preserve"> </w:t>
            </w:r>
          </w:p>
        </w:tc>
      </w:tr>
      <w:tr w:rsidR="00CE5523" w:rsidRPr="009F32EB" w14:paraId="552FF442"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6891E167" w14:textId="77777777" w:rsidR="00CE5523" w:rsidRDefault="00CE5523" w:rsidP="00BA036C">
            <w:r>
              <w:t>Zaak DMS brug</w:t>
            </w:r>
          </w:p>
        </w:tc>
        <w:tc>
          <w:tcPr>
            <w:tcW w:w="5352" w:type="dxa"/>
            <w:tcBorders>
              <w:top w:val="single" w:sz="4" w:space="0" w:color="auto"/>
              <w:left w:val="single" w:sz="4" w:space="0" w:color="auto"/>
              <w:bottom w:val="single" w:sz="4" w:space="0" w:color="auto"/>
              <w:right w:val="single" w:sz="4" w:space="0" w:color="auto"/>
            </w:tcBorders>
          </w:tcPr>
          <w:p w14:paraId="3F810F2C" w14:textId="77777777" w:rsidR="00CE5523" w:rsidRDefault="00733103" w:rsidP="00BA036C">
            <w:hyperlink r:id="rId29" w:history="1">
              <w:r w:rsidR="00CE5523" w:rsidRPr="0070796E">
                <w:rPr>
                  <w:rStyle w:val="Hyperlink"/>
                </w:rPr>
                <w:t>https://new.kinggemeenten.nl/gemma/stuf/koppelvlakken/zs-dms</w:t>
              </w:r>
            </w:hyperlink>
            <w:r w:rsidR="00CE5523">
              <w:t xml:space="preserve"> </w:t>
            </w:r>
          </w:p>
        </w:tc>
      </w:tr>
      <w:tr w:rsidR="00CE5523" w:rsidRPr="009F32EB" w14:paraId="1033157F"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2BBA69AF" w14:textId="77777777" w:rsidR="00CE5523" w:rsidRDefault="00CE5523" w:rsidP="00BA036C">
            <w:r>
              <w:t>Geo informatie</w:t>
            </w:r>
          </w:p>
        </w:tc>
        <w:tc>
          <w:tcPr>
            <w:tcW w:w="5352" w:type="dxa"/>
            <w:tcBorders>
              <w:top w:val="single" w:sz="4" w:space="0" w:color="auto"/>
              <w:left w:val="single" w:sz="4" w:space="0" w:color="auto"/>
              <w:bottom w:val="single" w:sz="4" w:space="0" w:color="auto"/>
              <w:right w:val="single" w:sz="4" w:space="0" w:color="auto"/>
            </w:tcBorders>
          </w:tcPr>
          <w:p w14:paraId="29753305" w14:textId="77777777" w:rsidR="00CE5523" w:rsidRDefault="00733103" w:rsidP="00BA036C">
            <w:hyperlink r:id="rId30" w:history="1">
              <w:r w:rsidR="00CE5523" w:rsidRPr="0070796E">
                <w:rPr>
                  <w:rStyle w:val="Hyperlink"/>
                </w:rPr>
                <w:t>http://www.geonovum.nl/geostandaarden</w:t>
              </w:r>
            </w:hyperlink>
            <w:r w:rsidR="00CE5523">
              <w:t xml:space="preserve"> </w:t>
            </w:r>
          </w:p>
        </w:tc>
      </w:tr>
      <w:tr w:rsidR="00CE5523" w:rsidRPr="009F32EB" w14:paraId="77BD70AB"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12CC51FA" w14:textId="77777777" w:rsidR="00CE5523" w:rsidRDefault="00CE5523" w:rsidP="00BA036C">
            <w:r>
              <w:t>BAG bevragen</w:t>
            </w:r>
          </w:p>
        </w:tc>
        <w:tc>
          <w:tcPr>
            <w:tcW w:w="5352" w:type="dxa"/>
            <w:tcBorders>
              <w:top w:val="single" w:sz="4" w:space="0" w:color="auto"/>
              <w:left w:val="single" w:sz="4" w:space="0" w:color="auto"/>
              <w:bottom w:val="single" w:sz="4" w:space="0" w:color="auto"/>
              <w:right w:val="single" w:sz="4" w:space="0" w:color="auto"/>
            </w:tcBorders>
          </w:tcPr>
          <w:p w14:paraId="43719712" w14:textId="77777777" w:rsidR="00CE5523" w:rsidRDefault="00733103" w:rsidP="00BA036C">
            <w:hyperlink r:id="rId31" w:history="1">
              <w:r w:rsidR="00CE5523" w:rsidRPr="0070796E">
                <w:rPr>
                  <w:rStyle w:val="Hyperlink"/>
                </w:rPr>
                <w:t>http://www.kadaster.nl/web/artikel/productartikel/BAG-Bevragen.htm</w:t>
              </w:r>
            </w:hyperlink>
            <w:r w:rsidR="00CE5523">
              <w:t xml:space="preserve"> </w:t>
            </w:r>
          </w:p>
        </w:tc>
      </w:tr>
      <w:tr w:rsidR="00CE5523" w:rsidRPr="009F32EB" w14:paraId="7F93A160"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399835E0" w14:textId="77777777" w:rsidR="00CE5523" w:rsidRDefault="00CE5523" w:rsidP="00BA036C">
            <w:r>
              <w:t>BAG catalogus 2009</w:t>
            </w:r>
          </w:p>
        </w:tc>
        <w:tc>
          <w:tcPr>
            <w:tcW w:w="5352" w:type="dxa"/>
            <w:tcBorders>
              <w:top w:val="single" w:sz="4" w:space="0" w:color="auto"/>
              <w:left w:val="single" w:sz="4" w:space="0" w:color="auto"/>
              <w:bottom w:val="single" w:sz="4" w:space="0" w:color="auto"/>
              <w:right w:val="single" w:sz="4" w:space="0" w:color="auto"/>
            </w:tcBorders>
          </w:tcPr>
          <w:p w14:paraId="1F579FA1" w14:textId="77777777" w:rsidR="00CE5523" w:rsidRDefault="00733103" w:rsidP="00BA036C">
            <w:hyperlink r:id="rId32" w:history="1">
              <w:r w:rsidR="00CE5523" w:rsidRPr="0070796E">
                <w:rPr>
                  <w:rStyle w:val="Hyperlink"/>
                </w:rPr>
                <w:t>http://www.kadaster.nl/web/artikel/download/BAG-grondslagen-catalogus.htm</w:t>
              </w:r>
            </w:hyperlink>
            <w:r w:rsidR="00CE5523">
              <w:t xml:space="preserve"> </w:t>
            </w:r>
          </w:p>
        </w:tc>
      </w:tr>
      <w:tr w:rsidR="00CE5523" w:rsidRPr="009F32EB" w14:paraId="6E07927A" w14:textId="77777777" w:rsidTr="00BA036C">
        <w:trPr>
          <w:jc w:val="center"/>
        </w:trPr>
        <w:tc>
          <w:tcPr>
            <w:tcW w:w="3936" w:type="dxa"/>
            <w:tcBorders>
              <w:top w:val="single" w:sz="4" w:space="0" w:color="auto"/>
              <w:left w:val="single" w:sz="4" w:space="0" w:color="auto"/>
              <w:bottom w:val="single" w:sz="4" w:space="0" w:color="auto"/>
              <w:right w:val="single" w:sz="4" w:space="0" w:color="auto"/>
            </w:tcBorders>
          </w:tcPr>
          <w:p w14:paraId="5DA2E16D" w14:textId="77777777" w:rsidR="00CE5523" w:rsidRDefault="00CE5523" w:rsidP="00BA036C">
            <w:r>
              <w:t>StUf WOZ 3.12</w:t>
            </w:r>
          </w:p>
        </w:tc>
        <w:tc>
          <w:tcPr>
            <w:tcW w:w="5352" w:type="dxa"/>
            <w:tcBorders>
              <w:top w:val="single" w:sz="4" w:space="0" w:color="auto"/>
              <w:left w:val="single" w:sz="4" w:space="0" w:color="auto"/>
              <w:bottom w:val="single" w:sz="4" w:space="0" w:color="auto"/>
              <w:right w:val="single" w:sz="4" w:space="0" w:color="auto"/>
            </w:tcBorders>
          </w:tcPr>
          <w:p w14:paraId="4CAEEEAF" w14:textId="77777777" w:rsidR="00CE5523" w:rsidRDefault="00733103" w:rsidP="00BA036C">
            <w:hyperlink r:id="rId33" w:history="1">
              <w:r w:rsidR="00CE5523" w:rsidRPr="0070796E">
                <w:rPr>
                  <w:rStyle w:val="Hyperlink"/>
                </w:rPr>
                <w:t>https://new.kinggemeenten.nl/gemma/stuf/stuf-extern/stuf-woz</w:t>
              </w:r>
            </w:hyperlink>
            <w:r w:rsidR="00CE5523">
              <w:t xml:space="preserve"> </w:t>
            </w:r>
          </w:p>
        </w:tc>
      </w:tr>
    </w:tbl>
    <w:p w14:paraId="338B4988" w14:textId="77777777" w:rsidR="00CE5523" w:rsidRPr="00C967E4" w:rsidRDefault="00CE5523" w:rsidP="00CE5523"/>
    <w:p w14:paraId="0190BFF3" w14:textId="77777777" w:rsidR="00CE5523" w:rsidRPr="00C967E4" w:rsidRDefault="00CE5523" w:rsidP="00CE5523">
      <w:r w:rsidRPr="00C967E4">
        <w:br w:type="page"/>
      </w:r>
    </w:p>
    <w:p w14:paraId="2F4704C5" w14:textId="77777777" w:rsidR="00CE5523" w:rsidRDefault="00CE5523" w:rsidP="00124E44">
      <w:pPr>
        <w:rPr>
          <w:rFonts w:ascii="Cambria" w:hAnsi="Cambria"/>
          <w:sz w:val="28"/>
          <w:szCs w:val="28"/>
        </w:rPr>
      </w:pPr>
    </w:p>
    <w:p w14:paraId="52693C2B" w14:textId="77777777" w:rsidR="00F84788" w:rsidRPr="001B760B" w:rsidRDefault="00F84788" w:rsidP="007E1F3D">
      <w:pPr>
        <w:pStyle w:val="Kop20"/>
      </w:pPr>
      <w:bookmarkStart w:id="48" w:name="_Toc379547960"/>
      <w:bookmarkStart w:id="49" w:name="_Toc523146105"/>
      <w:r>
        <w:t>Participanten</w:t>
      </w:r>
      <w:bookmarkEnd w:id="48"/>
      <w:bookmarkEnd w:id="49"/>
    </w:p>
    <w:p w14:paraId="2A3610F1" w14:textId="77777777" w:rsidR="00FF367D" w:rsidRDefault="00FF367D" w:rsidP="00FF367D">
      <w:r>
        <w:t xml:space="preserve">De volgende </w:t>
      </w:r>
      <w:r w:rsidR="0008382C">
        <w:t>leveranciers</w:t>
      </w:r>
      <w:r>
        <w:t xml:space="preserve"> hebben</w:t>
      </w:r>
      <w:r w:rsidR="0008382C">
        <w:t xml:space="preserve"> samen met King </w:t>
      </w:r>
      <w:r>
        <w:t>geparticipeerd bij het opstellen van deze specificatie;</w:t>
      </w:r>
      <w:r w:rsidR="006E7CF2" w:rsidRPr="006E7CF2">
        <w:rPr>
          <w:noProof/>
        </w:rPr>
        <w:t xml:space="preserve"> </w:t>
      </w:r>
    </w:p>
    <w:p w14:paraId="7734C6CA" w14:textId="77777777" w:rsidR="00FF367D" w:rsidRDefault="00275C67" w:rsidP="00FF367D">
      <w:r>
        <w:rPr>
          <w:noProof/>
        </w:rPr>
        <w:drawing>
          <wp:anchor distT="0" distB="0" distL="114300" distR="114300" simplePos="0" relativeHeight="251655680" behindDoc="0" locked="0" layoutInCell="1" allowOverlap="1" wp14:anchorId="3285F9D1" wp14:editId="4C3B10C0">
            <wp:simplePos x="0" y="0"/>
            <wp:positionH relativeFrom="column">
              <wp:posOffset>2276475</wp:posOffset>
            </wp:positionH>
            <wp:positionV relativeFrom="paragraph">
              <wp:posOffset>1117600</wp:posOffset>
            </wp:positionV>
            <wp:extent cx="1428750" cy="304800"/>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xi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28750" cy="304800"/>
                    </a:xfrm>
                    <a:prstGeom prst="rect">
                      <a:avLst/>
                    </a:prstGeom>
                  </pic:spPr>
                </pic:pic>
              </a:graphicData>
            </a:graphic>
          </wp:anchor>
        </w:drawing>
      </w:r>
      <w:r>
        <w:rPr>
          <w:noProof/>
        </w:rPr>
        <w:drawing>
          <wp:anchor distT="0" distB="0" distL="114300" distR="114300" simplePos="0" relativeHeight="251657728" behindDoc="0" locked="0" layoutInCell="1" allowOverlap="1" wp14:anchorId="62895D4A" wp14:editId="2DE61639">
            <wp:simplePos x="0" y="0"/>
            <wp:positionH relativeFrom="column">
              <wp:posOffset>150495</wp:posOffset>
            </wp:positionH>
            <wp:positionV relativeFrom="paragraph">
              <wp:posOffset>195580</wp:posOffset>
            </wp:positionV>
            <wp:extent cx="1781175" cy="552450"/>
            <wp:effectExtent l="0" t="0" r="9525"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nk.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81175" cy="552450"/>
                    </a:xfrm>
                    <a:prstGeom prst="rect">
                      <a:avLst/>
                    </a:prstGeom>
                  </pic:spPr>
                </pic:pic>
              </a:graphicData>
            </a:graphic>
          </wp:anchor>
        </w:drawing>
      </w:r>
      <w:r w:rsidRPr="006C2877">
        <w:rPr>
          <w:noProof/>
        </w:rPr>
        <w:drawing>
          <wp:anchor distT="0" distB="0" distL="0" distR="0" simplePos="0" relativeHeight="251651584" behindDoc="0" locked="0" layoutInCell="1" allowOverlap="1" wp14:anchorId="378A00F1" wp14:editId="183F1AC1">
            <wp:simplePos x="0" y="0"/>
            <wp:positionH relativeFrom="margin">
              <wp:posOffset>4371340</wp:posOffset>
            </wp:positionH>
            <wp:positionV relativeFrom="paragraph">
              <wp:posOffset>198755</wp:posOffset>
            </wp:positionV>
            <wp:extent cx="1414145" cy="709295"/>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14145" cy="709295"/>
                    </a:xfrm>
                    <a:prstGeom prst="rect">
                      <a:avLst/>
                    </a:prstGeom>
                    <a:solidFill>
                      <a:srgbClr val="FFFFFF"/>
                    </a:solidFill>
                    <a:ln>
                      <a:noFill/>
                    </a:ln>
                  </pic:spPr>
                </pic:pic>
              </a:graphicData>
            </a:graphic>
          </wp:anchor>
        </w:drawing>
      </w:r>
      <w:r w:rsidRPr="002B6AC1">
        <w:rPr>
          <w:noProof/>
        </w:rPr>
        <w:drawing>
          <wp:anchor distT="0" distB="0" distL="114300" distR="114300" simplePos="0" relativeHeight="251653632" behindDoc="0" locked="0" layoutInCell="1" allowOverlap="1" wp14:anchorId="2CB86BF7" wp14:editId="366A1061">
            <wp:simplePos x="0" y="0"/>
            <wp:positionH relativeFrom="column">
              <wp:posOffset>142875</wp:posOffset>
            </wp:positionH>
            <wp:positionV relativeFrom="paragraph">
              <wp:posOffset>1088390</wp:posOffset>
            </wp:positionV>
            <wp:extent cx="1297305" cy="328930"/>
            <wp:effectExtent l="0" t="0" r="0" b="0"/>
            <wp:wrapSquare wrapText="bothSides"/>
            <wp:docPr id="16" name="Afbeelding 2"/>
            <wp:cNvGraphicFramePr/>
            <a:graphic xmlns:a="http://schemas.openxmlformats.org/drawingml/2006/main">
              <a:graphicData uri="http://schemas.openxmlformats.org/drawingml/2006/picture">
                <pic:pic xmlns:pic="http://schemas.openxmlformats.org/drawingml/2006/picture">
                  <pic:nvPicPr>
                    <pic:cNvPr id="7"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7305" cy="328930"/>
                    </a:xfrm>
                    <a:prstGeom prst="rect">
                      <a:avLst/>
                    </a:prstGeom>
                    <a:noFill/>
                    <a:ln>
                      <a:noFill/>
                    </a:ln>
                    <a:extLst/>
                  </pic:spPr>
                </pic:pic>
              </a:graphicData>
            </a:graphic>
          </wp:anchor>
        </w:drawing>
      </w:r>
      <w:r w:rsidR="006E7CF2">
        <w:rPr>
          <w:noProof/>
        </w:rPr>
        <w:drawing>
          <wp:inline distT="0" distB="0" distL="0" distR="0" wp14:anchorId="2AB99DE8" wp14:editId="440D45C9">
            <wp:extent cx="1783752" cy="1073426"/>
            <wp:effectExtent l="0" t="0" r="6985" b="0"/>
            <wp:docPr id="20" name="Picture 20" descr="http://www.shebanian.com/blogitems/304-nieuwe-uitstraling-voor-centr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hebanian.com/blogitems/304-nieuwe-uitstraling-voor-centric.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3631" cy="1073353"/>
                    </a:xfrm>
                    <a:prstGeom prst="rect">
                      <a:avLst/>
                    </a:prstGeom>
                    <a:noFill/>
                    <a:ln>
                      <a:noFill/>
                    </a:ln>
                  </pic:spPr>
                </pic:pic>
              </a:graphicData>
            </a:graphic>
          </wp:inline>
        </w:drawing>
      </w:r>
    </w:p>
    <w:tbl>
      <w:tblPr>
        <w:tblStyle w:val="Tabelraster"/>
        <w:tblW w:w="92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44"/>
        <w:gridCol w:w="4644"/>
      </w:tblGrid>
      <w:tr w:rsidR="00FF367D" w14:paraId="530A7EAC" w14:textId="77777777" w:rsidTr="00E80524">
        <w:trPr>
          <w:jc w:val="center"/>
        </w:trPr>
        <w:tc>
          <w:tcPr>
            <w:tcW w:w="4644" w:type="dxa"/>
            <w:vAlign w:val="center"/>
          </w:tcPr>
          <w:p w14:paraId="3EBB1A09" w14:textId="77777777" w:rsidR="00FF367D" w:rsidRDefault="00FF367D" w:rsidP="00FF367D">
            <w:pPr>
              <w:jc w:val="center"/>
            </w:pPr>
          </w:p>
        </w:tc>
        <w:tc>
          <w:tcPr>
            <w:tcW w:w="4644" w:type="dxa"/>
            <w:vAlign w:val="center"/>
          </w:tcPr>
          <w:p w14:paraId="2AE29F6A" w14:textId="77777777" w:rsidR="00FF367D" w:rsidRDefault="00FF367D" w:rsidP="00FF367D">
            <w:pPr>
              <w:jc w:val="center"/>
            </w:pPr>
          </w:p>
        </w:tc>
      </w:tr>
      <w:tr w:rsidR="00FF367D" w14:paraId="2D8B6E84" w14:textId="77777777" w:rsidTr="00E80524">
        <w:trPr>
          <w:jc w:val="center"/>
        </w:trPr>
        <w:tc>
          <w:tcPr>
            <w:tcW w:w="4644" w:type="dxa"/>
            <w:vAlign w:val="center"/>
          </w:tcPr>
          <w:p w14:paraId="54AA6C2B" w14:textId="77777777" w:rsidR="00FF367D" w:rsidRDefault="00FF367D" w:rsidP="00FF367D">
            <w:pPr>
              <w:jc w:val="center"/>
            </w:pPr>
          </w:p>
        </w:tc>
        <w:tc>
          <w:tcPr>
            <w:tcW w:w="4644" w:type="dxa"/>
            <w:vAlign w:val="center"/>
          </w:tcPr>
          <w:p w14:paraId="290485BD" w14:textId="77777777" w:rsidR="00FF367D" w:rsidRDefault="00FF367D" w:rsidP="00FF367D">
            <w:pPr>
              <w:jc w:val="center"/>
            </w:pPr>
          </w:p>
        </w:tc>
      </w:tr>
    </w:tbl>
    <w:p w14:paraId="591B8309" w14:textId="77777777" w:rsidR="005773B9" w:rsidRPr="00CE4CF2" w:rsidRDefault="005773B9" w:rsidP="00B36709">
      <w:pPr>
        <w:pStyle w:val="Lijstalinea"/>
        <w:keepNext/>
        <w:numPr>
          <w:ilvl w:val="0"/>
          <w:numId w:val="24"/>
        </w:numPr>
        <w:spacing w:before="240" w:after="60"/>
        <w:contextualSpacing w:val="0"/>
        <w:outlineLvl w:val="1"/>
        <w:rPr>
          <w:rFonts w:ascii="Cambria" w:hAnsi="Cambria"/>
          <w:b/>
          <w:bCs/>
          <w:i/>
          <w:iCs/>
          <w:vanish/>
          <w:sz w:val="28"/>
          <w:szCs w:val="28"/>
        </w:rPr>
      </w:pPr>
    </w:p>
    <w:p w14:paraId="0F7EDC3F" w14:textId="77777777" w:rsidR="005773B9" w:rsidRPr="00CE4CF2" w:rsidRDefault="005773B9" w:rsidP="00B36709">
      <w:pPr>
        <w:pStyle w:val="Lijstalinea"/>
        <w:keepNext/>
        <w:numPr>
          <w:ilvl w:val="0"/>
          <w:numId w:val="24"/>
        </w:numPr>
        <w:spacing w:before="240" w:after="60"/>
        <w:contextualSpacing w:val="0"/>
        <w:outlineLvl w:val="1"/>
        <w:rPr>
          <w:rFonts w:ascii="Cambria" w:hAnsi="Cambria"/>
          <w:b/>
          <w:bCs/>
          <w:i/>
          <w:iCs/>
          <w:vanish/>
          <w:sz w:val="28"/>
          <w:szCs w:val="28"/>
        </w:rPr>
      </w:pPr>
    </w:p>
    <w:p w14:paraId="10D4068D" w14:textId="77777777" w:rsidR="005773B9" w:rsidRPr="00CE4CF2" w:rsidRDefault="005773B9" w:rsidP="00B36709">
      <w:pPr>
        <w:pStyle w:val="Lijstalinea"/>
        <w:keepNext/>
        <w:numPr>
          <w:ilvl w:val="0"/>
          <w:numId w:val="24"/>
        </w:numPr>
        <w:spacing w:before="240" w:after="60"/>
        <w:contextualSpacing w:val="0"/>
        <w:outlineLvl w:val="1"/>
        <w:rPr>
          <w:rFonts w:ascii="Cambria" w:hAnsi="Cambria"/>
          <w:b/>
          <w:bCs/>
          <w:i/>
          <w:iCs/>
          <w:vanish/>
          <w:sz w:val="28"/>
          <w:szCs w:val="28"/>
        </w:rPr>
      </w:pPr>
    </w:p>
    <w:p w14:paraId="310C0266" w14:textId="77777777" w:rsidR="00822320" w:rsidRDefault="0008382C" w:rsidP="005829DE">
      <w:pPr>
        <w:pStyle w:val="Kop20"/>
      </w:pPr>
      <w:bookmarkStart w:id="50" w:name="_Toc360526638"/>
      <w:bookmarkStart w:id="51" w:name="_Ref242243406"/>
      <w:bookmarkStart w:id="52" w:name="_Toc523146106"/>
      <w:r>
        <w:t>Buiten scope</w:t>
      </w:r>
      <w:bookmarkEnd w:id="52"/>
    </w:p>
    <w:p w14:paraId="34C4DF38" w14:textId="77777777" w:rsidR="00ED0A48" w:rsidRDefault="00822320" w:rsidP="00822320">
      <w:r>
        <w:t xml:space="preserve">In deze paragraaf </w:t>
      </w:r>
      <w:r w:rsidR="0008382C">
        <w:t>is beschreven welke onderwerpen v</w:t>
      </w:r>
      <w:r>
        <w:t xml:space="preserve">oor deze versie van de koppelvlakspecificatie buiten scope geplaatst zijn. </w:t>
      </w:r>
      <w:r w:rsidR="0008382C">
        <w:t>Er</w:t>
      </w:r>
      <w:r>
        <w:t xml:space="preserve"> is aangegeven wat de overweging was om het onderwerp voor deze versie buiten scope te plaatsen. Dit biedt input voor doorontwikkeling van deze standaard, maar pretendeert geen volledige opsomming van toekomstontwikkelingen te zijn. </w:t>
      </w:r>
    </w:p>
    <w:p w14:paraId="7FB42ADA" w14:textId="77777777" w:rsidR="00ED0A48" w:rsidRDefault="00ED0A48" w:rsidP="00822320"/>
    <w:p w14:paraId="3DDCE049" w14:textId="77777777" w:rsidR="00BA78E9" w:rsidRPr="00BA78E9" w:rsidRDefault="00BA78E9" w:rsidP="00BA78E9">
      <w:pPr>
        <w:pStyle w:val="Lijstalinea"/>
        <w:keepNext/>
        <w:numPr>
          <w:ilvl w:val="0"/>
          <w:numId w:val="1"/>
        </w:numPr>
        <w:spacing w:after="240"/>
        <w:contextualSpacing w:val="0"/>
        <w:outlineLvl w:val="2"/>
        <w:rPr>
          <w:rFonts w:ascii="Cambria" w:hAnsi="Cambria" w:cs="Times New Roman"/>
          <w:b/>
          <w:bCs/>
          <w:vanish/>
          <w:sz w:val="20"/>
          <w:szCs w:val="26"/>
        </w:rPr>
      </w:pPr>
    </w:p>
    <w:p w14:paraId="5D952A5B"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p>
    <w:p w14:paraId="3E86DD18"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p>
    <w:p w14:paraId="56DCBB1B"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p>
    <w:p w14:paraId="6D02EF65"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p>
    <w:p w14:paraId="24A6E7CF" w14:textId="77777777" w:rsidR="00ED0A48" w:rsidRDefault="00ED0A48" w:rsidP="00BA78E9">
      <w:pPr>
        <w:pStyle w:val="Kop3"/>
      </w:pPr>
      <w:bookmarkStart w:id="53" w:name="_Toc523146107"/>
      <w:r>
        <w:t>Handhaving</w:t>
      </w:r>
      <w:bookmarkEnd w:id="53"/>
    </w:p>
    <w:p w14:paraId="539DCB1A" w14:textId="4DF4CA45" w:rsidR="00E54A6E" w:rsidRDefault="00822320" w:rsidP="00822320">
      <w:r>
        <w:t>Het uitwisselen van Handhavingsgegevens kan in de nabije toekomst een rol krijgen bij uitwisseling van gegevens tussen de Wabo- en de BAG-systemen. Er wordt nog te divers gewerkt om hierin gestandaardiseerd te voorzien. Als de resultaten van de StUF-werkgroep RIHa, die het proces toezicht en handhaving doorloopt, kansen bieden voor input van dit koppelvlak dan wordt dit in een volgende versie opgenomen. Controles op</w:t>
      </w:r>
      <w:r w:rsidR="000A0F0A">
        <w:t xml:space="preserve"> de voortgang van</w:t>
      </w:r>
      <w:r>
        <w:t xml:space="preserve"> bouw en sloop worden overigens wél in deze standaard meegenomen</w:t>
      </w:r>
    </w:p>
    <w:p w14:paraId="678574D7" w14:textId="77777777" w:rsidR="00E54A6E" w:rsidRDefault="00E54A6E" w:rsidP="00822320"/>
    <w:p w14:paraId="090D417B" w14:textId="77777777" w:rsidR="00AB6A94" w:rsidRDefault="00AB6A94" w:rsidP="00822320">
      <w:pPr>
        <w:rPr>
          <w:rFonts w:ascii="Cambria" w:hAnsi="Cambria"/>
          <w:b/>
          <w:bCs/>
          <w:kern w:val="32"/>
          <w:sz w:val="32"/>
          <w:szCs w:val="32"/>
        </w:rPr>
      </w:pPr>
      <w:r>
        <w:br w:type="page"/>
      </w:r>
    </w:p>
    <w:p w14:paraId="5C95C6CD" w14:textId="77777777" w:rsidR="003E6F53" w:rsidRDefault="003E6F53" w:rsidP="00A02BC7">
      <w:pPr>
        <w:pStyle w:val="Kop1"/>
      </w:pPr>
      <w:bookmarkStart w:id="54" w:name="_Toc379547965"/>
      <w:bookmarkStart w:id="55" w:name="_Toc523146108"/>
      <w:r w:rsidRPr="004842E4">
        <w:lastRenderedPageBreak/>
        <w:t>Functionaliteit op hoofdlijnen en architectuur</w:t>
      </w:r>
      <w:bookmarkEnd w:id="50"/>
      <w:bookmarkEnd w:id="54"/>
      <w:bookmarkEnd w:id="55"/>
    </w:p>
    <w:p w14:paraId="78F88C5F" w14:textId="273811B0" w:rsidR="00836095" w:rsidRDefault="004842E4" w:rsidP="006676E9">
      <w:r w:rsidRPr="004842E4">
        <w:t xml:space="preserve">Deze specificatie geeft een technische en functionele beschrijving van een aantal services voor het </w:t>
      </w:r>
      <w:r w:rsidR="003B2F99">
        <w:t>uitwisselen van informatie tussen de W</w:t>
      </w:r>
      <w:r w:rsidR="00AA0A1B">
        <w:t>abo</w:t>
      </w:r>
      <w:r w:rsidR="00774F2F">
        <w:t>- en BAG-</w:t>
      </w:r>
      <w:r w:rsidR="003B2F99">
        <w:t>applicaties</w:t>
      </w:r>
      <w:r w:rsidRPr="004842E4">
        <w:t>.</w:t>
      </w:r>
    </w:p>
    <w:p w14:paraId="722E19E9" w14:textId="77777777" w:rsidR="002944FB" w:rsidRDefault="004842E4" w:rsidP="006676E9">
      <w:r w:rsidRPr="004842E4">
        <w:t xml:space="preserve">De beschreven services zorgen ervoor dat </w:t>
      </w:r>
      <w:r w:rsidR="003B2F99">
        <w:t>de informatie</w:t>
      </w:r>
      <w:r w:rsidRPr="004842E4">
        <w:t xml:space="preserve"> op een standaard manier </w:t>
      </w:r>
      <w:r w:rsidR="003B2F99">
        <w:t>wordt</w:t>
      </w:r>
      <w:r w:rsidR="00C76A77" w:rsidRPr="00C76A77">
        <w:t xml:space="preserve"> </w:t>
      </w:r>
      <w:r w:rsidR="003B2F99">
        <w:t>uitgewisseld.</w:t>
      </w:r>
      <w:r w:rsidR="00C76A77" w:rsidRPr="00C76A77">
        <w:t xml:space="preserve"> </w:t>
      </w:r>
    </w:p>
    <w:p w14:paraId="6DA4F428" w14:textId="5B08EA53" w:rsidR="004E6F17" w:rsidRDefault="00C76A77" w:rsidP="004E6F17">
      <w:r w:rsidRPr="00C76A77">
        <w:t xml:space="preserve">In de volgende paragraaf wordt ingegaan op hoe de services </w:t>
      </w:r>
      <w:r w:rsidR="000A0F0A">
        <w:t xml:space="preserve">zich verhouden tot de </w:t>
      </w:r>
      <w:r w:rsidRPr="00C76A77">
        <w:t xml:space="preserve">GEMMA </w:t>
      </w:r>
      <w:r w:rsidR="00392B65" w:rsidRPr="00C76A77">
        <w:t>Informatiearchitectuur</w:t>
      </w:r>
      <w:r w:rsidRPr="00C76A77">
        <w:t xml:space="preserve"> en welke standaarden worden gebruikt. Vervolgens wordt dieper ingegaan op de functionaliteit die deze services moeten bieden. </w:t>
      </w:r>
      <w:bookmarkStart w:id="56" w:name="_Ref302739868"/>
    </w:p>
    <w:p w14:paraId="6C378DC0" w14:textId="77777777" w:rsidR="00A02BC7" w:rsidRDefault="00A02BC7" w:rsidP="004E6F17"/>
    <w:p w14:paraId="2A45FC42" w14:textId="77777777" w:rsidR="00A02BC7" w:rsidRPr="00A02BC7" w:rsidRDefault="00A02BC7" w:rsidP="00B36709">
      <w:pPr>
        <w:pStyle w:val="Lijstalinea"/>
        <w:keepNext/>
        <w:numPr>
          <w:ilvl w:val="0"/>
          <w:numId w:val="25"/>
        </w:numPr>
        <w:spacing w:before="240" w:after="60"/>
        <w:contextualSpacing w:val="0"/>
        <w:outlineLvl w:val="1"/>
        <w:rPr>
          <w:rFonts w:ascii="Cambria" w:hAnsi="Cambria"/>
          <w:b/>
          <w:bCs/>
          <w:i/>
          <w:iCs/>
          <w:vanish/>
          <w:sz w:val="28"/>
          <w:szCs w:val="28"/>
        </w:rPr>
      </w:pPr>
    </w:p>
    <w:p w14:paraId="59EB2D0B" w14:textId="77777777" w:rsidR="00A02BC7" w:rsidRPr="00124E44" w:rsidRDefault="00A02BC7" w:rsidP="007E1F3D">
      <w:pPr>
        <w:pStyle w:val="Kop20"/>
      </w:pPr>
      <w:bookmarkStart w:id="57" w:name="_Toc379547966"/>
      <w:bookmarkStart w:id="58" w:name="_Toc523146109"/>
      <w:r w:rsidRPr="00124E44">
        <w:t>Functionaliteit op hoofdlijnen en architectuur</w:t>
      </w:r>
      <w:bookmarkEnd w:id="57"/>
      <w:bookmarkEnd w:id="58"/>
    </w:p>
    <w:bookmarkEnd w:id="56"/>
    <w:p w14:paraId="2E2BDA43" w14:textId="77777777" w:rsidR="00E6791D" w:rsidRDefault="00C76A77" w:rsidP="004E6F17">
      <w:r w:rsidRPr="00C76A77">
        <w:t xml:space="preserve">De GEMMA vormt als referentiearchitectuur de basis voor de inrichting van een individuele gemeente en is richtinggevend bij het realiseren van de elektronische overheid. Binnen de GEMMA </w:t>
      </w:r>
      <w:r w:rsidR="00392B65" w:rsidRPr="00C76A77">
        <w:t>Informatiearchitectuur</w:t>
      </w:r>
      <w:r w:rsidRPr="00C76A77">
        <w:t xml:space="preserve"> worden verschillende (hoofd)informatiefuncties onderscheiden. </w:t>
      </w:r>
    </w:p>
    <w:p w14:paraId="6360F8F4" w14:textId="77777777" w:rsidR="00E6791D" w:rsidRDefault="00E6791D" w:rsidP="004E6F17"/>
    <w:p w14:paraId="1A3BA6D3" w14:textId="253A1A57" w:rsidR="005D790F" w:rsidRDefault="0042456C" w:rsidP="0089304F">
      <w:pPr>
        <w:pStyle w:val="Lijstalinea"/>
        <w:keepNext/>
        <w:ind w:left="0"/>
        <w:jc w:val="center"/>
      </w:pPr>
      <w:r>
        <w:rPr>
          <w:noProof/>
        </w:rPr>
        <mc:AlternateContent>
          <mc:Choice Requires="wps">
            <w:drawing>
              <wp:anchor distT="0" distB="0" distL="114300" distR="114300" simplePos="0" relativeHeight="251664896" behindDoc="0" locked="0" layoutInCell="1" allowOverlap="1" wp14:anchorId="487FDA19" wp14:editId="31F12393">
                <wp:simplePos x="0" y="0"/>
                <wp:positionH relativeFrom="column">
                  <wp:posOffset>2948305</wp:posOffset>
                </wp:positionH>
                <wp:positionV relativeFrom="paragraph">
                  <wp:posOffset>1608455</wp:posOffset>
                </wp:positionV>
                <wp:extent cx="647700" cy="628650"/>
                <wp:effectExtent l="19050" t="19050" r="19050" b="19050"/>
                <wp:wrapNone/>
                <wp:docPr id="2" name="Rechthoek 18"/>
                <wp:cNvGraphicFramePr/>
                <a:graphic xmlns:a="http://schemas.openxmlformats.org/drawingml/2006/main">
                  <a:graphicData uri="http://schemas.microsoft.com/office/word/2010/wordprocessingShape">
                    <wps:wsp>
                      <wps:cNvSpPr/>
                      <wps:spPr>
                        <a:xfrm>
                          <a:off x="0" y="0"/>
                          <a:ext cx="647700" cy="628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3C2F4" w14:textId="77777777" w:rsidR="004B3393" w:rsidRDefault="004B3393" w:rsidP="0042456C"/>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87FDA19" id="Rechthoek 18" o:spid="_x0000_s1026" style="position:absolute;left:0;text-align:left;margin-left:232.15pt;margin-top:126.65pt;width:51pt;height:4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" filled="f" strokecolor="red" strokeweight="3pt">
                <v:textbox>
                  <w:txbxContent>
                    <w:p w14:paraId="2513C2F4" w14:textId="77777777" w:rsidR="004B3393" w:rsidRDefault="004B3393" w:rsidP="0042456C"/>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553404CB" wp14:editId="2A1FB46A">
                <wp:simplePos x="0" y="0"/>
                <wp:positionH relativeFrom="column">
                  <wp:posOffset>3796030</wp:posOffset>
                </wp:positionH>
                <wp:positionV relativeFrom="paragraph">
                  <wp:posOffset>1503680</wp:posOffset>
                </wp:positionV>
                <wp:extent cx="762000" cy="533400"/>
                <wp:effectExtent l="19050" t="19050" r="19050" b="19050"/>
                <wp:wrapNone/>
                <wp:docPr id="39" name="Rechthoek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8A20F1" w14:textId="77777777" w:rsidR="004B3393" w:rsidRDefault="004B3393" w:rsidP="00B0317C"/>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rect w14:anchorId="553404CB" id="Rechthoek 19" o:spid="_x0000_s1027" style="position:absolute;left:0;text-align:left;margin-left:298.9pt;margin-top:118.4pt;width:60pt;height:4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" filled="f" strokecolor="red" strokeweight="3pt">
                <v:path arrowok="t"/>
                <v:textbox>
                  <w:txbxContent>
                    <w:p w14:paraId="108A20F1" w14:textId="77777777" w:rsidR="004B3393" w:rsidRDefault="004B3393" w:rsidP="00B0317C"/>
                  </w:txbxContent>
                </v:textbox>
              </v:rect>
            </w:pict>
          </mc:Fallback>
        </mc:AlternateContent>
      </w:r>
      <w:r w:rsidR="00263F13">
        <w:rPr>
          <w:noProof/>
        </w:rPr>
        <mc:AlternateContent>
          <mc:Choice Requires="wps">
            <w:drawing>
              <wp:anchor distT="0" distB="0" distL="114300" distR="114300" simplePos="0" relativeHeight="251662848" behindDoc="0" locked="0" layoutInCell="1" allowOverlap="1" wp14:anchorId="3D42D080" wp14:editId="411134C7">
                <wp:simplePos x="0" y="0"/>
                <wp:positionH relativeFrom="column">
                  <wp:posOffset>3767455</wp:posOffset>
                </wp:positionH>
                <wp:positionV relativeFrom="paragraph">
                  <wp:posOffset>484506</wp:posOffset>
                </wp:positionV>
                <wp:extent cx="809625" cy="552450"/>
                <wp:effectExtent l="19050" t="19050" r="28575" b="19050"/>
                <wp:wrapNone/>
                <wp:docPr id="40" name="Rechthoek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9625" cy="552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0717D3" w14:textId="77777777" w:rsidR="004B3393" w:rsidRDefault="004B3393" w:rsidP="00B0317C"/>
                        </w:txbxContent>
                      </wps:txbx>
                      <wps:bodyPr wrap="square" rtlCol="0" anchor="ctr">
                        <a:noAutofit/>
                      </wps:bodyPr>
                    </wps:wsp>
                  </a:graphicData>
                </a:graphic>
                <wp14:sizeRelH relativeFrom="page">
                  <wp14:pctWidth>0</wp14:pctWidth>
                </wp14:sizeRelH>
                <wp14:sizeRelV relativeFrom="page">
                  <wp14:pctHeight>0</wp14:pctHeight>
                </wp14:sizeRelV>
              </wp:anchor>
            </w:drawing>
          </mc:Choice>
          <mc:Fallback>
            <w:pict>
              <v:rect w14:anchorId="3D42D080" id="Rechthoek 36" o:spid="_x0000_s1028" style="position:absolute;left:0;text-align:left;margin-left:296.65pt;margin-top:38.15pt;width:63.75pt;height:4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" filled="f" strokecolor="red" strokeweight="3pt">
                <v:path arrowok="t"/>
                <v:textbox>
                  <w:txbxContent>
                    <w:p w14:paraId="200717D3" w14:textId="77777777" w:rsidR="004B3393" w:rsidRDefault="004B3393" w:rsidP="00B0317C"/>
                  </w:txbxContent>
                </v:textbox>
              </v:rect>
            </w:pict>
          </mc:Fallback>
        </mc:AlternateContent>
      </w:r>
      <w:r w:rsidR="00263F13">
        <w:rPr>
          <w:noProof/>
        </w:rPr>
        <mc:AlternateContent>
          <mc:Choice Requires="wpg">
            <w:drawing>
              <wp:inline distT="0" distB="0" distL="0" distR="0" wp14:anchorId="2EA54403" wp14:editId="051AAE6D">
                <wp:extent cx="6115685" cy="4276725"/>
                <wp:effectExtent l="0" t="0" r="0" b="9525"/>
                <wp:docPr id="33"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5685" cy="4276725"/>
                          <a:chOff x="947826" y="939592"/>
                          <a:chExt cx="6115914" cy="4276433"/>
                        </a:xfrm>
                      </wpg:grpSpPr>
                      <pic:pic xmlns:pic="http://schemas.openxmlformats.org/drawingml/2006/picture">
                        <pic:nvPicPr>
                          <pic:cNvPr id="35" name="Picture 2"/>
                          <pic:cNvPicPr>
                            <a:picLocks noChangeAspect="1" noChangeArrowheads="1"/>
                          </pic:cNvPicPr>
                        </pic:nvPicPr>
                        <pic:blipFill>
                          <a:blip r:embed="rId39" cstate="print"/>
                          <a:srcRect/>
                          <a:stretch>
                            <a:fillRect/>
                          </a:stretch>
                        </pic:blipFill>
                        <pic:spPr bwMode="auto">
                          <a:xfrm>
                            <a:off x="947826" y="939592"/>
                            <a:ext cx="6115914" cy="4276433"/>
                          </a:xfrm>
                          <a:prstGeom prst="rect">
                            <a:avLst/>
                          </a:prstGeom>
                          <a:noFill/>
                          <a:ln w="9525">
                            <a:noFill/>
                            <a:miter lim="800000"/>
                            <a:headEnd/>
                            <a:tailEnd/>
                          </a:ln>
                        </pic:spPr>
                      </pic:pic>
                      <wps:wsp>
                        <wps:cNvPr id="36" name="Rechthoek 14"/>
                        <wps:cNvSpPr/>
                        <wps:spPr>
                          <a:xfrm>
                            <a:off x="5920062" y="2415866"/>
                            <a:ext cx="790605" cy="5428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558A1C" w14:textId="77777777" w:rsidR="004B3393" w:rsidRDefault="004B3393" w:rsidP="00B535B0"/>
                          </w:txbxContent>
                        </wps:txbx>
                        <wps:bodyPr rtlCol="0" anchor="ctr"/>
                      </wps:wsp>
                      <wps:wsp>
                        <wps:cNvPr id="37" name="Rechthoek 17"/>
                        <wps:cNvSpPr/>
                        <wps:spPr>
                          <a:xfrm>
                            <a:off x="5872435" y="1320591"/>
                            <a:ext cx="876333" cy="104429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0361DC" w14:textId="77777777" w:rsidR="004B3393" w:rsidRDefault="004B3393" w:rsidP="00B535B0"/>
                          </w:txbxContent>
                        </wps:txbx>
                        <wps:bodyPr rtlCol="0" anchor="ctr"/>
                      </wps:wsp>
                      <wps:wsp>
                        <wps:cNvPr id="38" name="Rechthoek 18"/>
                        <wps:cNvSpPr/>
                        <wps:spPr>
                          <a:xfrm>
                            <a:off x="2929100" y="2434915"/>
                            <a:ext cx="800130" cy="53336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6AA24" w14:textId="77777777" w:rsidR="004B3393" w:rsidRDefault="004B3393" w:rsidP="00B535B0"/>
                          </w:txbxContent>
                        </wps:txbx>
                        <wps:bodyPr rtlCol="0" anchor="ctr"/>
                      </wps:wsp>
                    </wpg:wgp>
                  </a:graphicData>
                </a:graphic>
              </wp:inline>
            </w:drawing>
          </mc:Choice>
          <mc:Fallback>
            <w:pict>
              <v:group w14:anchorId="2EA54403" id="Groep 2" o:spid="_x0000_s1029" style="width:481.55pt;height:336.75pt;mso-position-horizontal-relative:char;mso-position-vertical-relative:line" coordorigin="9478,9395" coordsize="61159,4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9478;top:9395;width:61159;height:42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QiMjDAAAA2wAAAA8AAABkcnMvZG93bnJldi54bWxEj09rAjEUxO+FfofwCr3V7PaPyNYoWhAs&#10;Xqrd3l83r7uhycuSRF2/vREEj8PM/IaZzgdnxYFCNJ4VlKMCBHHjteFWQf29epqAiAlZo/VMCk4U&#10;YT67v5tipf2Rt3TYpVZkCMcKFXQp9ZWUsenIYRz5njh7fz44TFmGVuqAxwx3Vj4XxVg6NJwXOuzp&#10;o6Pmf7d3CuIkvG7qT2dxWZp6/Gts2X79KPX4MCzeQSQa0i18ba+1gpc3uHzJP0DOz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ZCIyMMAAADbAAAADwAAAAAAAAAAAAAAAACf&#10;AgAAZHJzL2Rvd25yZXYueG1sUEsFBgAAAAAEAAQA9wAAAI8DAAAAAA==&#10;">
                  <v:imagedata r:id="rId40" o:title=""/>
                </v:shape>
                <v:rect id="Rechthoek 14" o:spid="_x0000_s1031" style="position:absolute;left:59200;top:24158;width:7906;height:5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dcq8MA&#10;AADbAAAADwAAAGRycy9kb3ducmV2LnhtbESPW2vCQBSE3wv+h+UIfasbL3iJriKCrfXNqPh6yB6T&#10;kOzZkN2a+O/dQqGPw8x8w6w2nanEgxpXWFYwHEQgiFOrC84UXM77jzkI55E1VpZJwZMcbNa9txXG&#10;2rZ8okfiMxEg7GJUkHtfx1K6NCeDbmBr4uDdbWPQB9lkUjfYBrip5CiKptJgwWEhx5p2OaVl8mMU&#10;fLejqrhlePxKyuRa2snncLYwSr33u+0ShKfO/4f/2getYDyF3y/hB8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dcq8MAAADbAAAADwAAAAAAAAAAAAAAAACYAgAAZHJzL2Rv&#10;d25yZXYueG1sUEsFBgAAAAAEAAQA9QAAAIgDAAAAAA==&#10;" filled="f" strokecolor="red" strokeweight="3pt">
                  <v:textbox>
                    <w:txbxContent>
                      <w:p w14:paraId="5C558A1C" w14:textId="77777777" w:rsidR="004B3393" w:rsidRDefault="004B3393" w:rsidP="00B535B0"/>
                    </w:txbxContent>
                  </v:textbox>
                </v:rect>
                <v:rect id="Rechthoek 17" o:spid="_x0000_s1032" style="position:absolute;left:58724;top:13205;width:8763;height:104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5MMMA&#10;AADbAAAADwAAAGRycy9kb3ducmV2LnhtbESPT2vCQBTE7wW/w/IEb7rxD1Wjq0ih1XozKl4f2WcS&#10;kn0bsluTfvuuIPQ4zMxvmPW2M5V4UOMKywrGowgEcWp1wZmCy/lzuADhPLLGyjIp+CUH203vbY2x&#10;ti2f6JH4TAQIuxgV5N7XsZQuzcmgG9maOHh32xj0QTaZ1A22AW4qOYmid2mw4LCQY00fOaVl8mMU&#10;fLeTqrhleNwnZXIt7exrPF8apQb9brcC4anz/+FX+6AVTOfw/B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v5MMMAAADbAAAADwAAAAAAAAAAAAAAAACYAgAAZHJzL2Rv&#10;d25yZXYueG1sUEsFBgAAAAAEAAQA9QAAAIgDAAAAAA==&#10;" filled="f" strokecolor="red" strokeweight="3pt">
                  <v:textbox>
                    <w:txbxContent>
                      <w:p w14:paraId="6F0361DC" w14:textId="77777777" w:rsidR="004B3393" w:rsidRDefault="004B3393" w:rsidP="00B535B0"/>
                    </w:txbxContent>
                  </v:textbox>
                </v:rect>
                <v:rect id="_x0000_s1033" style="position:absolute;left:29291;top:24349;width:8001;height:5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tQsAA&#10;AADbAAAADwAAAGRycy9kb3ducmV2LnhtbERPy4rCMBTdD/gP4Qqz09QHPqpRRFBn3FkVt5fm2pY2&#10;N6XJ2Pr3k8XALA/nvd52phIvalxhWcFoGIEgTq0uOFNwux4GCxDOI2usLJOCNznYbnofa4y1bflC&#10;r8RnIoSwi1FB7n0dS+nSnAy6oa2JA/e0jUEfYJNJ3WAbwk0lx1E0kwYLDg051rTPKS2TH6Pgux1X&#10;xSPD8ykpk3tpp8fRfGmU+ux3uxUIT53/F/+5v7SCSRgbvoQf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RtQsAAAADbAAAADwAAAAAAAAAAAAAAAACYAgAAZHJzL2Rvd25y&#10;ZXYueG1sUEsFBgAAAAAEAAQA9QAAAIUDAAAAAA==&#10;" filled="f" strokecolor="red" strokeweight="3pt">
                  <v:textbox>
                    <w:txbxContent>
                      <w:p w14:paraId="1796AA24" w14:textId="77777777" w:rsidR="004B3393" w:rsidRDefault="004B3393" w:rsidP="00B535B0"/>
                    </w:txbxContent>
                  </v:textbox>
                </v:rect>
                <w10:anchorlock/>
              </v:group>
            </w:pict>
          </mc:Fallback>
        </mc:AlternateContent>
      </w:r>
    </w:p>
    <w:p w14:paraId="0A09F05D" w14:textId="77777777" w:rsidR="005D790F" w:rsidRDefault="005D790F" w:rsidP="0089304F">
      <w:pPr>
        <w:pStyle w:val="Bijschrift"/>
        <w:jc w:val="center"/>
      </w:pPr>
      <w:r>
        <w:t xml:space="preserve">Figuur </w:t>
      </w:r>
      <w:fldSimple w:instr=" SEQ Figuur \* ARABIC ">
        <w:r w:rsidR="00644E3C">
          <w:rPr>
            <w:noProof/>
          </w:rPr>
          <w:t>1</w:t>
        </w:r>
      </w:fldSimple>
      <w:r>
        <w:t xml:space="preserve"> Betrokken informatiefuncties in GEMMA informatie architectuur (bron GEMMA 1.0)</w:t>
      </w:r>
    </w:p>
    <w:p w14:paraId="3A56C5A0" w14:textId="77777777" w:rsidR="00E6791D" w:rsidRDefault="00E6791D" w:rsidP="004E6F17"/>
    <w:p w14:paraId="2DE85A8D" w14:textId="77777777" w:rsidR="00E6791D" w:rsidRDefault="00E6791D" w:rsidP="004E6F17"/>
    <w:p w14:paraId="45E69B61" w14:textId="77777777" w:rsidR="004E6F17" w:rsidRDefault="00C76A77" w:rsidP="004E6F17">
      <w:r w:rsidRPr="00C76A77">
        <w:t xml:space="preserve">Deze specificatie heeft een relatie met de </w:t>
      </w:r>
      <w:r w:rsidR="002C6627" w:rsidRPr="00C76A77">
        <w:t>Midoffice</w:t>
      </w:r>
      <w:r w:rsidRPr="00C76A77">
        <w:t xml:space="preserve"> </w:t>
      </w:r>
      <w:r w:rsidR="0045760B">
        <w:t>(</w:t>
      </w:r>
      <w:r w:rsidRPr="00C76A77">
        <w:t>generieke functies</w:t>
      </w:r>
      <w:r w:rsidR="0045760B">
        <w:t>)</w:t>
      </w:r>
      <w:r w:rsidRPr="00C76A77">
        <w:t xml:space="preserve"> :</w:t>
      </w:r>
    </w:p>
    <w:p w14:paraId="3AE3AF02" w14:textId="77777777" w:rsidR="004E6F17" w:rsidRDefault="004E6F17" w:rsidP="004E6F17"/>
    <w:p w14:paraId="4BBDA03D" w14:textId="77777777" w:rsidR="004E6F17" w:rsidRDefault="00C76A77" w:rsidP="00B36709">
      <w:pPr>
        <w:pStyle w:val="Lijstalinea"/>
        <w:numPr>
          <w:ilvl w:val="0"/>
          <w:numId w:val="3"/>
        </w:numPr>
      </w:pPr>
      <w:r w:rsidRPr="00C76A77">
        <w:t>Ontsluiting Basisgegevens</w:t>
      </w:r>
      <w:r w:rsidR="00124E44">
        <w:t xml:space="preserve"> </w:t>
      </w:r>
      <w:r w:rsidR="000A4190">
        <w:t>(</w:t>
      </w:r>
      <w:r w:rsidR="009A0C8D">
        <w:t xml:space="preserve">Gebruik van de </w:t>
      </w:r>
      <w:r w:rsidR="00124E44">
        <w:t>BAG</w:t>
      </w:r>
      <w:r w:rsidR="000A4190">
        <w:t>)</w:t>
      </w:r>
    </w:p>
    <w:p w14:paraId="44B92D0F" w14:textId="1AAFDFF6" w:rsidR="000A4190" w:rsidRDefault="000A4190" w:rsidP="00B36709">
      <w:pPr>
        <w:pStyle w:val="Lijstalinea"/>
        <w:numPr>
          <w:ilvl w:val="0"/>
          <w:numId w:val="3"/>
        </w:numPr>
      </w:pPr>
      <w:r>
        <w:t>Zakenbeheer</w:t>
      </w:r>
      <w:r w:rsidR="009A0C8D">
        <w:t xml:space="preserve"> (</w:t>
      </w:r>
      <w:r w:rsidR="00375A65">
        <w:t xml:space="preserve">Dit koppelvlak maakt gebruik van </w:t>
      </w:r>
      <w:r w:rsidR="00CE5523">
        <w:t xml:space="preserve">het </w:t>
      </w:r>
      <w:r w:rsidR="00375A65">
        <w:t>RGBZ)</w:t>
      </w:r>
    </w:p>
    <w:p w14:paraId="6D9C3EE5" w14:textId="5B1F283E" w:rsidR="000A4190" w:rsidRDefault="000A4190" w:rsidP="00B36709">
      <w:pPr>
        <w:pStyle w:val="Lijstalinea"/>
        <w:numPr>
          <w:ilvl w:val="0"/>
          <w:numId w:val="3"/>
        </w:numPr>
      </w:pPr>
      <w:r>
        <w:t xml:space="preserve">Beheer Documentaire informatie </w:t>
      </w:r>
      <w:r w:rsidR="001003A7">
        <w:t xml:space="preserve">(Brondocumenten </w:t>
      </w:r>
      <w:r w:rsidR="000A0F0A">
        <w:t xml:space="preserve">kunnen </w:t>
      </w:r>
      <w:r w:rsidR="001003A7">
        <w:t>worden va</w:t>
      </w:r>
      <w:r w:rsidR="009A0C8D">
        <w:t xml:space="preserve">stgelegd in DMS) </w:t>
      </w:r>
    </w:p>
    <w:p w14:paraId="1E25CA5C" w14:textId="77777777" w:rsidR="004E6F17" w:rsidRPr="004E6F17" w:rsidRDefault="004E6F17" w:rsidP="004E6F17">
      <w:pPr>
        <w:pStyle w:val="Lijstalinea"/>
      </w:pPr>
    </w:p>
    <w:p w14:paraId="2AD0E5F1" w14:textId="520B2BD9" w:rsidR="004E6F17" w:rsidRDefault="000A4190" w:rsidP="004E6F17">
      <w:pPr>
        <w:pStyle w:val="Lijstalinea"/>
        <w:ind w:left="0"/>
      </w:pPr>
      <w:r>
        <w:t>Daa</w:t>
      </w:r>
      <w:r w:rsidR="009A0C8D">
        <w:t>rn</w:t>
      </w:r>
      <w:r>
        <w:t>aast heeft deze specificatie een relatie met de Backoffice generieke informatiefunctie "Beheer basisgegevens" (BAG) en met de sectorspecifieke Backoffice-applicaties op het gebied v</w:t>
      </w:r>
      <w:r w:rsidR="0042456C">
        <w:t>an Vergunningverlening (Wabo).</w:t>
      </w:r>
    </w:p>
    <w:p w14:paraId="7E16F6E8" w14:textId="77777777" w:rsidR="0042456C" w:rsidRDefault="0042456C" w:rsidP="004E6F17">
      <w:pPr>
        <w:pStyle w:val="Lijstalinea"/>
        <w:ind w:left="0"/>
      </w:pPr>
    </w:p>
    <w:p w14:paraId="119E108E" w14:textId="277F0636" w:rsidR="0042456C" w:rsidRDefault="0042456C" w:rsidP="004E6F17">
      <w:pPr>
        <w:pStyle w:val="Lijstalinea"/>
        <w:ind w:left="0"/>
      </w:pPr>
      <w:r>
        <w:t xml:space="preserve">De informatiefunctie “Verbinden” speelt een rol in het bij het verbinden van de diverse referentiecomponenten. </w:t>
      </w:r>
    </w:p>
    <w:p w14:paraId="2B122312" w14:textId="77777777" w:rsidR="000A4190" w:rsidRDefault="000A4190" w:rsidP="004E6F17">
      <w:pPr>
        <w:pStyle w:val="Lijstalinea"/>
        <w:ind w:left="0"/>
      </w:pPr>
    </w:p>
    <w:p w14:paraId="71D83F2E" w14:textId="6C3C429A" w:rsidR="000A4190" w:rsidRDefault="000A4190" w:rsidP="00C76A77">
      <w:pPr>
        <w:pStyle w:val="Lijstalinea"/>
        <w:ind w:left="0"/>
      </w:pPr>
      <w:r>
        <w:t>Deze koppelvlakspecificatie beschrijft standaard</w:t>
      </w:r>
      <w:r w:rsidR="00A26D19">
        <w:t xml:space="preserve">services </w:t>
      </w:r>
      <w:r w:rsidR="002E7AC2">
        <w:t xml:space="preserve">voor </w:t>
      </w:r>
      <w:r w:rsidR="00AF1217">
        <w:t>in</w:t>
      </w:r>
      <w:r w:rsidR="009A0C8D">
        <w:t xml:space="preserve">teractie </w:t>
      </w:r>
      <w:r w:rsidR="002E7AC2">
        <w:t xml:space="preserve">tussen </w:t>
      </w:r>
      <w:r w:rsidR="009A0C8D">
        <w:t xml:space="preserve">het </w:t>
      </w:r>
      <w:r w:rsidR="00AF1217">
        <w:t>Wabo-</w:t>
      </w:r>
      <w:r w:rsidR="00A26D19">
        <w:t>proces en het BAG-</w:t>
      </w:r>
      <w:r w:rsidR="009A0C8D">
        <w:t>beheerproces</w:t>
      </w:r>
      <w:r w:rsidR="002E7AC2">
        <w:t>.</w:t>
      </w:r>
      <w:r>
        <w:t xml:space="preserve"> </w:t>
      </w:r>
      <w:r w:rsidR="009A0C8D">
        <w:t xml:space="preserve">Daarmee wordt de interactie beschreven tussen alle componenten die nodig zijn om deze processen te ondersteunen. </w:t>
      </w:r>
    </w:p>
    <w:p w14:paraId="0FFCB928" w14:textId="77777777" w:rsidR="000A4190" w:rsidRDefault="000A4190" w:rsidP="00C76A77">
      <w:pPr>
        <w:pStyle w:val="Lijstalinea"/>
        <w:ind w:left="0"/>
      </w:pPr>
    </w:p>
    <w:p w14:paraId="6D57E74E" w14:textId="30A5A514" w:rsidR="00A72091" w:rsidRDefault="00566310" w:rsidP="00C76A77">
      <w:pPr>
        <w:pStyle w:val="Lijstalinea"/>
        <w:ind w:left="0"/>
      </w:pPr>
      <w:r>
        <w:t>Het berichtenverkeer bestaat uit vraag</w:t>
      </w:r>
      <w:r w:rsidR="00BD158B">
        <w:t xml:space="preserve">/antwoordberichten </w:t>
      </w:r>
      <w:r>
        <w:t xml:space="preserve">en </w:t>
      </w:r>
      <w:r w:rsidR="008356D9">
        <w:t>dienst</w:t>
      </w:r>
      <w:r>
        <w:t>berichten.</w:t>
      </w:r>
    </w:p>
    <w:p w14:paraId="605188E1" w14:textId="77777777" w:rsidR="000D2868" w:rsidRPr="00152974" w:rsidRDefault="00A72091" w:rsidP="006C66B6">
      <w:pPr>
        <w:pStyle w:val="Kop20"/>
      </w:pPr>
      <w:bookmarkStart w:id="59" w:name="_Toc360526640"/>
      <w:bookmarkStart w:id="60" w:name="_Toc360526641"/>
      <w:bookmarkStart w:id="61" w:name="_Toc360526642"/>
      <w:bookmarkStart w:id="62" w:name="_Toc360526643"/>
      <w:bookmarkStart w:id="63" w:name="_Toc360526644"/>
      <w:bookmarkStart w:id="64" w:name="_Toc360526645"/>
      <w:bookmarkStart w:id="65" w:name="_Toc360526646"/>
      <w:bookmarkStart w:id="66" w:name="_Toc347788756"/>
      <w:bookmarkStart w:id="67" w:name="_Toc379547967"/>
      <w:bookmarkStart w:id="68" w:name="_Toc523146110"/>
      <w:bookmarkEnd w:id="59"/>
      <w:bookmarkEnd w:id="60"/>
      <w:bookmarkEnd w:id="61"/>
      <w:bookmarkEnd w:id="62"/>
      <w:bookmarkEnd w:id="63"/>
      <w:bookmarkEnd w:id="64"/>
      <w:bookmarkEnd w:id="65"/>
      <w:r>
        <w:t>S</w:t>
      </w:r>
      <w:r w:rsidR="000D2868">
        <w:t>tandaarden</w:t>
      </w:r>
      <w:bookmarkEnd w:id="66"/>
      <w:bookmarkEnd w:id="67"/>
      <w:bookmarkEnd w:id="68"/>
    </w:p>
    <w:p w14:paraId="32FD0F28" w14:textId="47C0AA86" w:rsidR="000D2868" w:rsidRDefault="000D2868" w:rsidP="000D2868">
      <w:r>
        <w:t xml:space="preserve">De specificatie is een </w:t>
      </w:r>
      <w:r w:rsidR="00BD158B">
        <w:t>a</w:t>
      </w:r>
      <w:r>
        <w:t>anvull</w:t>
      </w:r>
      <w:r w:rsidR="00BD158B">
        <w:t>ing</w:t>
      </w:r>
      <w:r>
        <w:t xml:space="preserve"> op bestaande open standaarden. </w:t>
      </w:r>
      <w:r w:rsidR="00566310">
        <w:t xml:space="preserve">Deze zijn </w:t>
      </w:r>
      <w:r w:rsidR="0074407A">
        <w:t xml:space="preserve">benoemd </w:t>
      </w:r>
      <w:r w:rsidR="00566310">
        <w:t>in paragraaf 1.2</w:t>
      </w:r>
      <w:r>
        <w:t xml:space="preserve">. Waar deze standaarden generiek van aard zijn en een breed toepassingsgebied kennen, beschrijft deze specificatie implementatiegericht en </w:t>
      </w:r>
      <w:r w:rsidR="00A26D19">
        <w:t>applicatie-specifiek</w:t>
      </w:r>
      <w:r>
        <w:t xml:space="preserve"> hoe de standaarden toegepast moeten worden om de gewenste functionaliteit te realiseren.</w:t>
      </w:r>
    </w:p>
    <w:p w14:paraId="1FBC8E20" w14:textId="77777777" w:rsidR="00A26D19" w:rsidRDefault="00A26D19" w:rsidP="000D2868"/>
    <w:p w14:paraId="76FEE778" w14:textId="77777777" w:rsidR="005517B3" w:rsidRPr="005517B3" w:rsidRDefault="005517B3" w:rsidP="005517B3">
      <w:pPr>
        <w:pStyle w:val="Lijstalinea"/>
        <w:keepNext/>
        <w:numPr>
          <w:ilvl w:val="0"/>
          <w:numId w:val="1"/>
        </w:numPr>
        <w:spacing w:after="240"/>
        <w:contextualSpacing w:val="0"/>
        <w:outlineLvl w:val="2"/>
        <w:rPr>
          <w:rFonts w:ascii="Cambria" w:hAnsi="Cambria" w:cs="Times New Roman"/>
          <w:b/>
          <w:bCs/>
          <w:vanish/>
          <w:sz w:val="20"/>
          <w:szCs w:val="26"/>
        </w:rPr>
      </w:pPr>
    </w:p>
    <w:p w14:paraId="02C7FB0A" w14:textId="77777777" w:rsidR="005517B3" w:rsidRPr="005517B3" w:rsidRDefault="005517B3" w:rsidP="005517B3">
      <w:pPr>
        <w:pStyle w:val="Lijstalinea"/>
        <w:keepNext/>
        <w:numPr>
          <w:ilvl w:val="1"/>
          <w:numId w:val="1"/>
        </w:numPr>
        <w:spacing w:after="240"/>
        <w:contextualSpacing w:val="0"/>
        <w:outlineLvl w:val="2"/>
        <w:rPr>
          <w:rFonts w:ascii="Cambria" w:hAnsi="Cambria" w:cs="Times New Roman"/>
          <w:b/>
          <w:bCs/>
          <w:vanish/>
          <w:sz w:val="20"/>
          <w:szCs w:val="26"/>
        </w:rPr>
      </w:pPr>
    </w:p>
    <w:p w14:paraId="24972CE8" w14:textId="77777777" w:rsidR="005517B3" w:rsidRPr="005517B3" w:rsidRDefault="005517B3" w:rsidP="005517B3">
      <w:pPr>
        <w:pStyle w:val="Lijstalinea"/>
        <w:keepNext/>
        <w:numPr>
          <w:ilvl w:val="1"/>
          <w:numId w:val="1"/>
        </w:numPr>
        <w:spacing w:after="240"/>
        <w:contextualSpacing w:val="0"/>
        <w:outlineLvl w:val="2"/>
        <w:rPr>
          <w:rFonts w:ascii="Cambria" w:hAnsi="Cambria" w:cs="Times New Roman"/>
          <w:b/>
          <w:bCs/>
          <w:vanish/>
          <w:sz w:val="20"/>
          <w:szCs w:val="26"/>
        </w:rPr>
      </w:pPr>
    </w:p>
    <w:p w14:paraId="1FA526DC" w14:textId="4CF66BEC" w:rsidR="00A26D19" w:rsidRDefault="00A26D19" w:rsidP="005517B3">
      <w:pPr>
        <w:pStyle w:val="Kop3"/>
      </w:pPr>
      <w:bookmarkStart w:id="69" w:name="_Toc523146111"/>
      <w:r>
        <w:t>Zaak-document services</w:t>
      </w:r>
      <w:bookmarkEnd w:id="69"/>
    </w:p>
    <w:p w14:paraId="20C56466" w14:textId="1F82C020" w:rsidR="00A26D19" w:rsidRDefault="00A26D19" w:rsidP="00A26D19">
      <w:r>
        <w:t>De inrichting van het koppelvlak tussen de Wab</w:t>
      </w:r>
      <w:r w:rsidR="005517B3">
        <w:t>o- en de BAG-applicaties, zoals</w:t>
      </w:r>
      <w:r>
        <w:t xml:space="preserve"> hier beschreven, heeft een sterke samenhang met de standaard Zaak-documentservices. Een optimale implementatie van dit koppelvlak gaat uit van het gebruik van applicaties die de functionaliteit van een Zaaksysteem en een Documentenbeheer bieden welke de standaard Zaak-document services hebben geïmplementeerd. In hoofdstuk 7 wordt deze samenhang gedetailleerd uitgewerkt. </w:t>
      </w:r>
    </w:p>
    <w:p w14:paraId="3001665E" w14:textId="77777777" w:rsidR="00A26D19" w:rsidRDefault="00A26D19" w:rsidP="00A26D19"/>
    <w:p w14:paraId="6270FB77" w14:textId="7AB5C4B1" w:rsidR="00A26D19" w:rsidRDefault="005517B3" w:rsidP="00A26D19">
      <w:r>
        <w:t>H</w:t>
      </w:r>
      <w:r w:rsidR="00A26D19">
        <w:t xml:space="preserve">et koppelvlak Wabo-BAG services </w:t>
      </w:r>
      <w:r>
        <w:t xml:space="preserve">is </w:t>
      </w:r>
      <w:r w:rsidR="00A26D19">
        <w:t>ook in te zetten is bij gemeenten die niet zaakgericht werken of bij gemeenten waar bij het applicatielandschap de standaard Zaak-document</w:t>
      </w:r>
      <w:r>
        <w:t xml:space="preserve"> </w:t>
      </w:r>
      <w:r w:rsidR="00A26D19">
        <w:t>services nog niet ondersteun</w:t>
      </w:r>
      <w:r>
        <w:t>t</w:t>
      </w:r>
      <w:r w:rsidR="00A26D19">
        <w:t>.</w:t>
      </w:r>
    </w:p>
    <w:p w14:paraId="06270FD3" w14:textId="77777777" w:rsidR="00E21103" w:rsidRDefault="00E21103" w:rsidP="00A26D19"/>
    <w:p w14:paraId="2396CA3A" w14:textId="6AD8CBDD" w:rsidR="00E21103" w:rsidRDefault="00E21103" w:rsidP="00A26D19">
      <w:r>
        <w:t xml:space="preserve">Er is dus geen afhankelijkheid van de implementatie van de standaard Zaak-document services. </w:t>
      </w:r>
    </w:p>
    <w:p w14:paraId="1A11D15A" w14:textId="77777777" w:rsidR="00E21103" w:rsidRDefault="00E21103" w:rsidP="00A26D19"/>
    <w:p w14:paraId="35CA4396" w14:textId="77777777" w:rsidR="00E21103" w:rsidRDefault="00E21103" w:rsidP="00A26D19">
      <w:r>
        <w:t>In het geval dat de standaard Zaak-document services niet ondersteund worden dient er bij de implementatie van het koppelvlak Wabo-BAG services voor een aantal onderwerpen een procedurele oplossing te worden geïmplementeerd. Dat betreft de volgende onderwerpen:</w:t>
      </w:r>
    </w:p>
    <w:p w14:paraId="428723B9" w14:textId="77777777" w:rsidR="00E21103" w:rsidRDefault="00E21103" w:rsidP="00A26D19"/>
    <w:p w14:paraId="199C8EBC" w14:textId="790F1E9D" w:rsidR="00E21103" w:rsidRDefault="00E21103" w:rsidP="00E21103">
      <w:pPr>
        <w:pStyle w:val="Lijstalinea"/>
        <w:numPr>
          <w:ilvl w:val="0"/>
          <w:numId w:val="35"/>
        </w:numPr>
      </w:pPr>
      <w:r>
        <w:t xml:space="preserve">Het </w:t>
      </w:r>
      <w:r w:rsidR="005517B3">
        <w:t xml:space="preserve">vullen van de </w:t>
      </w:r>
      <w:r>
        <w:t xml:space="preserve">Zaak-id. </w:t>
      </w:r>
    </w:p>
    <w:p w14:paraId="631C137A" w14:textId="3FAB5604" w:rsidR="00E21103" w:rsidRDefault="00E21103" w:rsidP="00E21103">
      <w:pPr>
        <w:pStyle w:val="Lijstalinea"/>
        <w:numPr>
          <w:ilvl w:val="1"/>
          <w:numId w:val="35"/>
        </w:numPr>
      </w:pPr>
      <w:r>
        <w:t>Bij niet zaakgericht werken kan dit element met elke willekeurige (maar wel unieke) identificatie gevuld worden in de berichten Aanvraagnotificatie, Statusnotificatie en Toezich</w:t>
      </w:r>
      <w:r w:rsidR="00442C64">
        <w:t>t</w:t>
      </w:r>
      <w:r>
        <w:t>notificatie.</w:t>
      </w:r>
    </w:p>
    <w:p w14:paraId="38992B1C" w14:textId="101AE024" w:rsidR="00E21103" w:rsidRDefault="00E21103" w:rsidP="00E21103">
      <w:pPr>
        <w:pStyle w:val="Lijstalinea"/>
        <w:numPr>
          <w:ilvl w:val="1"/>
          <w:numId w:val="35"/>
        </w:numPr>
      </w:pPr>
      <w:r>
        <w:t>Indien er wel zaakgericht gewerkt wordt, maar de standaard Zaak-document services niet ondersteund worden zal procedureel geregeld moeten worden dat de juiste Zaak-id opgenomen word in berichten Aanvraagnotificatie, Statusnotificatie en Toezichtnotificatie.</w:t>
      </w:r>
    </w:p>
    <w:p w14:paraId="54166478" w14:textId="1BDBAEC8" w:rsidR="005517B3" w:rsidRDefault="005517B3" w:rsidP="005517B3">
      <w:pPr>
        <w:pStyle w:val="Lijstalinea"/>
        <w:numPr>
          <w:ilvl w:val="0"/>
          <w:numId w:val="35"/>
        </w:numPr>
      </w:pPr>
      <w:r>
        <w:t>Het ophalen van Zaak-documenten</w:t>
      </w:r>
    </w:p>
    <w:p w14:paraId="7A193E1C" w14:textId="6C99053A" w:rsidR="005517B3" w:rsidRDefault="005517B3" w:rsidP="005517B3">
      <w:pPr>
        <w:pStyle w:val="Lijstalinea"/>
        <w:numPr>
          <w:ilvl w:val="1"/>
          <w:numId w:val="35"/>
        </w:numPr>
      </w:pPr>
      <w:r>
        <w:lastRenderedPageBreak/>
        <w:t>Als er geen gebruik gemaakt wordt van een applicatie die het Documentenbeheer verzorgt zal procedureel verzorgd moeten worden dat de juiste documenten ter beschikking van de BAG-beheerder komen</w:t>
      </w:r>
    </w:p>
    <w:p w14:paraId="606061E9" w14:textId="71F5F8CC" w:rsidR="005517B3" w:rsidRDefault="005517B3" w:rsidP="005517B3">
      <w:pPr>
        <w:pStyle w:val="Lijstalinea"/>
        <w:numPr>
          <w:ilvl w:val="1"/>
          <w:numId w:val="35"/>
        </w:numPr>
      </w:pPr>
      <w:r>
        <w:t xml:space="preserve">Als er wel een applicatie is die het Documentenbeheer </w:t>
      </w:r>
      <w:r w:rsidR="00FD1FCE">
        <w:t>verzorgt</w:t>
      </w:r>
      <w:r>
        <w:t>, maar de</w:t>
      </w:r>
      <w:r w:rsidR="00FD1FCE">
        <w:t>ze</w:t>
      </w:r>
      <w:r>
        <w:t xml:space="preserve"> ondersteunt de standaard Zaak-documentservices niet, dan dient procedureel verzorgd te worden dat de juist document-id’s opgenomen worden in de berichten Aanvraagnotificatie, Statusnotificatie en Toezichtnotificatie. </w:t>
      </w:r>
    </w:p>
    <w:p w14:paraId="18810551" w14:textId="236BDF1F" w:rsidR="00A26D19" w:rsidRPr="00A26D19" w:rsidRDefault="00A26D19" w:rsidP="00A26D19">
      <w:r>
        <w:t xml:space="preserve">  </w:t>
      </w:r>
    </w:p>
    <w:p w14:paraId="313B4F31" w14:textId="77777777" w:rsidR="00A26498" w:rsidRDefault="00021AE7" w:rsidP="007E1F3D">
      <w:pPr>
        <w:pStyle w:val="Kop20"/>
      </w:pPr>
      <w:bookmarkStart w:id="70" w:name="_Toc360094690"/>
      <w:bookmarkStart w:id="71" w:name="_Toc360441752"/>
      <w:bookmarkStart w:id="72" w:name="_Toc360523763"/>
      <w:bookmarkStart w:id="73" w:name="_Toc360524250"/>
      <w:bookmarkStart w:id="74" w:name="_Toc360524736"/>
      <w:bookmarkStart w:id="75" w:name="_Toc360525222"/>
      <w:bookmarkStart w:id="76" w:name="_Toc360526649"/>
      <w:bookmarkStart w:id="77" w:name="_Toc360094691"/>
      <w:bookmarkStart w:id="78" w:name="_Toc360441753"/>
      <w:bookmarkStart w:id="79" w:name="_Toc360523764"/>
      <w:bookmarkStart w:id="80" w:name="_Toc360524251"/>
      <w:bookmarkStart w:id="81" w:name="_Toc360524737"/>
      <w:bookmarkStart w:id="82" w:name="_Toc360525223"/>
      <w:bookmarkStart w:id="83" w:name="_Toc360526650"/>
      <w:bookmarkStart w:id="84" w:name="_Toc360094694"/>
      <w:bookmarkStart w:id="85" w:name="_Toc360441756"/>
      <w:bookmarkStart w:id="86" w:name="_Toc360523767"/>
      <w:bookmarkStart w:id="87" w:name="_Toc360524254"/>
      <w:bookmarkStart w:id="88" w:name="_Toc360524740"/>
      <w:bookmarkStart w:id="89" w:name="_Toc360525226"/>
      <w:bookmarkStart w:id="90" w:name="_Toc360526653"/>
      <w:bookmarkStart w:id="91" w:name="_Toc360094695"/>
      <w:bookmarkStart w:id="92" w:name="_Toc360441757"/>
      <w:bookmarkStart w:id="93" w:name="_Toc360523768"/>
      <w:bookmarkStart w:id="94" w:name="_Toc360524255"/>
      <w:bookmarkStart w:id="95" w:name="_Toc360524741"/>
      <w:bookmarkStart w:id="96" w:name="_Toc360525227"/>
      <w:bookmarkStart w:id="97" w:name="_Toc360526654"/>
      <w:bookmarkStart w:id="98" w:name="_Toc360094696"/>
      <w:bookmarkStart w:id="99" w:name="_Toc360441758"/>
      <w:bookmarkStart w:id="100" w:name="_Toc360523769"/>
      <w:bookmarkStart w:id="101" w:name="_Toc360524256"/>
      <w:bookmarkStart w:id="102" w:name="_Toc360524742"/>
      <w:bookmarkStart w:id="103" w:name="_Toc360525228"/>
      <w:bookmarkStart w:id="104" w:name="_Toc360526655"/>
      <w:bookmarkStart w:id="105" w:name="_Toc360094697"/>
      <w:bookmarkStart w:id="106" w:name="_Toc360441759"/>
      <w:bookmarkStart w:id="107" w:name="_Toc360523770"/>
      <w:bookmarkStart w:id="108" w:name="_Toc360524257"/>
      <w:bookmarkStart w:id="109" w:name="_Toc360524743"/>
      <w:bookmarkStart w:id="110" w:name="_Toc360525229"/>
      <w:bookmarkStart w:id="111" w:name="_Toc360526656"/>
      <w:bookmarkStart w:id="112" w:name="_Toc360094698"/>
      <w:bookmarkStart w:id="113" w:name="_Toc360441760"/>
      <w:bookmarkStart w:id="114" w:name="_Toc360523771"/>
      <w:bookmarkStart w:id="115" w:name="_Toc360524258"/>
      <w:bookmarkStart w:id="116" w:name="_Toc360524744"/>
      <w:bookmarkStart w:id="117" w:name="_Toc360525230"/>
      <w:bookmarkStart w:id="118" w:name="_Toc360526657"/>
      <w:bookmarkStart w:id="119" w:name="_Toc360094699"/>
      <w:bookmarkStart w:id="120" w:name="_Toc360441761"/>
      <w:bookmarkStart w:id="121" w:name="_Toc360523772"/>
      <w:bookmarkStart w:id="122" w:name="_Toc360524259"/>
      <w:bookmarkStart w:id="123" w:name="_Toc360524745"/>
      <w:bookmarkStart w:id="124" w:name="_Toc360525231"/>
      <w:bookmarkStart w:id="125" w:name="_Toc360526658"/>
      <w:bookmarkStart w:id="126" w:name="_Toc379547968"/>
      <w:bookmarkStart w:id="127" w:name="_Toc523146112"/>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r w:rsidRPr="00021AE7">
        <w:t>Referentiecomponenten</w:t>
      </w:r>
      <w:bookmarkEnd w:id="126"/>
      <w:bookmarkEnd w:id="127"/>
    </w:p>
    <w:p w14:paraId="4B59E696" w14:textId="77777777" w:rsidR="00124D63" w:rsidRDefault="00124D63" w:rsidP="00124D63"/>
    <w:p w14:paraId="52EFF5E3" w14:textId="47324482" w:rsidR="00124D63" w:rsidRPr="00124D63" w:rsidRDefault="00021AE7" w:rsidP="00124D63">
      <w:r w:rsidRPr="00021AE7">
        <w:t>De specifi</w:t>
      </w:r>
      <w:r w:rsidR="00566310">
        <w:t>catie beschrijft services</w:t>
      </w:r>
      <w:r w:rsidR="00A26D19">
        <w:t xml:space="preserve"> applicaties die de referentiecomponenten Vergunningen(o.a. Wabo),  BAG-administratie</w:t>
      </w:r>
      <w:r w:rsidRPr="00021AE7">
        <w:t xml:space="preserve">, </w:t>
      </w:r>
      <w:r w:rsidR="00566310">
        <w:t>za</w:t>
      </w:r>
      <w:r w:rsidR="00A26D19">
        <w:t>a</w:t>
      </w:r>
      <w:r w:rsidR="00566310">
        <w:t>k</w:t>
      </w:r>
      <w:r w:rsidR="00A26D19">
        <w:t xml:space="preserve">systeem </w:t>
      </w:r>
      <w:r w:rsidR="006A773D">
        <w:t xml:space="preserve">en </w:t>
      </w:r>
      <w:r w:rsidR="00550EC3">
        <w:t>d</w:t>
      </w:r>
      <w:r w:rsidR="00566310">
        <w:t>ocumentmanagementsystemen</w:t>
      </w:r>
      <w:r w:rsidR="00A26D19">
        <w:t xml:space="preserve"> invullen</w:t>
      </w:r>
      <w:r w:rsidR="006A773D">
        <w:t>.</w:t>
      </w:r>
      <w:r w:rsidRPr="00021AE7">
        <w:t xml:space="preserve"> </w:t>
      </w:r>
      <w:r w:rsidR="00AB6A94">
        <w:t>Indien geleverd,</w:t>
      </w:r>
      <w:r w:rsidR="00621419">
        <w:t xml:space="preserve"> wordt ook </w:t>
      </w:r>
      <w:r w:rsidR="00AE6E41">
        <w:t>Geo</w:t>
      </w:r>
      <w:r w:rsidR="008A7552">
        <w:t xml:space="preserve">metrie </w:t>
      </w:r>
      <w:r w:rsidR="00621419">
        <w:t xml:space="preserve">uitgewisseld op basis van vigerende standaarden. </w:t>
      </w:r>
      <w:r w:rsidRPr="00021AE7">
        <w:t xml:space="preserve">Een referentiecomponent is een afgebakende set van logisch bij elkaar horende functionaliteit. Een softwareproduct kan invulling geven aan één of meer referentiecomponenten. Als een softwareproduct invulling geeft aan een referentiecomponent, levert dat softwareproduct tenminste de functionaliteit van de betreffende referentiecomponent (de functionaliteit kan ook breder zijn). </w:t>
      </w:r>
    </w:p>
    <w:p w14:paraId="5AB8E6CC" w14:textId="77777777" w:rsidR="00124D63" w:rsidRPr="00124D63" w:rsidRDefault="00124D63" w:rsidP="00124D63"/>
    <w:p w14:paraId="027AF814" w14:textId="77777777" w:rsidR="00124D63" w:rsidRPr="00124D63" w:rsidRDefault="00021AE7" w:rsidP="00124D63">
      <w:r w:rsidRPr="00021AE7">
        <w:t xml:space="preserve">De specificatie beschrijft </w:t>
      </w:r>
      <w:r w:rsidR="00AA0A1B">
        <w:t xml:space="preserve">services voor </w:t>
      </w:r>
      <w:r w:rsidR="00621419">
        <w:t>de volgende</w:t>
      </w:r>
      <w:r w:rsidRPr="00021AE7">
        <w:t xml:space="preserve"> referentiecomponenten. Dit zijn:</w:t>
      </w:r>
    </w:p>
    <w:p w14:paraId="428BD42F" w14:textId="77777777" w:rsidR="00124D63" w:rsidRDefault="00CF093F" w:rsidP="00B36709">
      <w:pPr>
        <w:numPr>
          <w:ilvl w:val="0"/>
          <w:numId w:val="2"/>
        </w:numPr>
      </w:pPr>
      <w:r>
        <w:t xml:space="preserve">Vergunningen, o.a </w:t>
      </w:r>
      <w:r w:rsidR="00566310">
        <w:t>W</w:t>
      </w:r>
      <w:r w:rsidR="00AA0A1B">
        <w:t>abo</w:t>
      </w:r>
      <w:r w:rsidR="00566310">
        <w:t xml:space="preserve"> </w:t>
      </w:r>
    </w:p>
    <w:p w14:paraId="0957DC68" w14:textId="77777777" w:rsidR="005829DE" w:rsidRDefault="00CF093F" w:rsidP="00B36709">
      <w:pPr>
        <w:numPr>
          <w:ilvl w:val="0"/>
          <w:numId w:val="2"/>
        </w:numPr>
      </w:pPr>
      <w:r>
        <w:t>BAG</w:t>
      </w:r>
      <w:r w:rsidR="00566310">
        <w:t xml:space="preserve"> </w:t>
      </w:r>
      <w:r>
        <w:t>administratie</w:t>
      </w:r>
    </w:p>
    <w:p w14:paraId="0AAF3749" w14:textId="77777777" w:rsidR="00CC5364" w:rsidRDefault="00CC5364" w:rsidP="00CC5364"/>
    <w:p w14:paraId="7EE89327" w14:textId="77777777" w:rsidR="00CC5364" w:rsidRDefault="00CC5364" w:rsidP="00CC5364">
      <w:r>
        <w:t xml:space="preserve">De specificatie verwijst naar services van reeds bestaande standaarden voor de volgende referentiecomponenten: </w:t>
      </w:r>
    </w:p>
    <w:p w14:paraId="3B6242BE" w14:textId="6E7B10DB" w:rsidR="001003A7" w:rsidRDefault="00860592" w:rsidP="00B36709">
      <w:pPr>
        <w:numPr>
          <w:ilvl w:val="0"/>
          <w:numId w:val="2"/>
        </w:numPr>
      </w:pPr>
      <w:r>
        <w:t>Zakensysteem</w:t>
      </w:r>
    </w:p>
    <w:p w14:paraId="43A74B5D" w14:textId="77777777" w:rsidR="00566310" w:rsidRDefault="00566310" w:rsidP="00B36709">
      <w:pPr>
        <w:numPr>
          <w:ilvl w:val="0"/>
          <w:numId w:val="2"/>
        </w:numPr>
      </w:pPr>
      <w:r>
        <w:t>Document</w:t>
      </w:r>
      <w:r w:rsidR="00860592">
        <w:t xml:space="preserve">enbeheer </w:t>
      </w:r>
    </w:p>
    <w:p w14:paraId="04030E8C" w14:textId="77777777" w:rsidR="00786052" w:rsidRDefault="00786052" w:rsidP="00B36709">
      <w:pPr>
        <w:numPr>
          <w:ilvl w:val="0"/>
          <w:numId w:val="2"/>
        </w:numPr>
      </w:pPr>
      <w:r>
        <w:t>Gegevensmagazijn</w:t>
      </w:r>
    </w:p>
    <w:p w14:paraId="4F1E1737" w14:textId="10BE20C4" w:rsidR="0042456C" w:rsidRDefault="0042456C" w:rsidP="00B36709">
      <w:pPr>
        <w:numPr>
          <w:ilvl w:val="0"/>
          <w:numId w:val="2"/>
        </w:numPr>
      </w:pPr>
      <w:r>
        <w:t>Gemeentelijke Servicebus</w:t>
      </w:r>
    </w:p>
    <w:p w14:paraId="0451C996" w14:textId="77777777" w:rsidR="00566310" w:rsidRDefault="00566310" w:rsidP="00F92B16"/>
    <w:p w14:paraId="50AF1FDC" w14:textId="77777777" w:rsidR="00771C53" w:rsidRDefault="002C6627" w:rsidP="00771C53">
      <w:r>
        <w:t>De</w:t>
      </w:r>
      <w:r w:rsidR="00C97734">
        <w:t xml:space="preserve"> </w:t>
      </w:r>
      <w:r w:rsidR="004142FD">
        <w:t>referentiecomponenten worden in de volgende paragrafen kort toegelicht.</w:t>
      </w:r>
    </w:p>
    <w:p w14:paraId="696626BE" w14:textId="77777777" w:rsidR="00771C53" w:rsidRDefault="00CF093F" w:rsidP="007E1F3D">
      <w:pPr>
        <w:pStyle w:val="Kop20"/>
      </w:pPr>
      <w:bookmarkStart w:id="128" w:name="_Toc379547969"/>
      <w:bookmarkStart w:id="129" w:name="_Toc523146113"/>
      <w:r>
        <w:t xml:space="preserve">Vergunningen o.a. </w:t>
      </w:r>
      <w:r w:rsidR="00AE6E41">
        <w:t>Wabo</w:t>
      </w:r>
      <w:bookmarkEnd w:id="128"/>
      <w:bookmarkEnd w:id="129"/>
    </w:p>
    <w:p w14:paraId="0EE92F7A" w14:textId="77777777" w:rsidR="00771C53" w:rsidRDefault="00771C53" w:rsidP="00125E4E"/>
    <w:p w14:paraId="22CF16BE" w14:textId="77777777" w:rsidR="00125E4E" w:rsidRDefault="00021AE7" w:rsidP="00125E4E">
      <w:pPr>
        <w:rPr>
          <w:b/>
        </w:rPr>
      </w:pPr>
      <w:r w:rsidRPr="00021AE7">
        <w:rPr>
          <w:b/>
        </w:rPr>
        <w:t xml:space="preserve">Definitie van </w:t>
      </w:r>
      <w:r w:rsidR="00550EC3">
        <w:rPr>
          <w:b/>
        </w:rPr>
        <w:t>de</w:t>
      </w:r>
      <w:r w:rsidR="00550EC3" w:rsidRPr="00021AE7">
        <w:rPr>
          <w:b/>
        </w:rPr>
        <w:t xml:space="preserve"> </w:t>
      </w:r>
      <w:r w:rsidRPr="00021AE7">
        <w:rPr>
          <w:b/>
        </w:rPr>
        <w:t>referentiecomponent volgens de Software-catalogus:</w:t>
      </w:r>
    </w:p>
    <w:p w14:paraId="7DA82C12" w14:textId="77777777" w:rsidR="00771C53" w:rsidRDefault="00125E4E" w:rsidP="00125E4E">
      <w:pPr>
        <w:rPr>
          <w:b/>
        </w:rPr>
      </w:pPr>
      <w:r>
        <w:t>Systeem voor ondersteuning van vergunningverlening; in ieder geval voor Omgevingsvergunningen (Wabo) en vaak ook voorzien van functionaliteit voor Toezicht en Handhaving.</w:t>
      </w:r>
    </w:p>
    <w:p w14:paraId="37AF9F75" w14:textId="77777777" w:rsidR="00771C53" w:rsidRDefault="00771C53" w:rsidP="00125E4E">
      <w:pPr>
        <w:rPr>
          <w:b/>
        </w:rPr>
      </w:pPr>
    </w:p>
    <w:p w14:paraId="67851B27" w14:textId="77777777" w:rsidR="00771C53" w:rsidRDefault="00021AE7" w:rsidP="00125E4E">
      <w:pPr>
        <w:rPr>
          <w:b/>
        </w:rPr>
      </w:pPr>
      <w:r w:rsidRPr="00021AE7">
        <w:rPr>
          <w:b/>
        </w:rPr>
        <w:t>Toelichting</w:t>
      </w:r>
      <w:r w:rsidR="00771C53">
        <w:rPr>
          <w:b/>
        </w:rPr>
        <w:t xml:space="preserve"> </w:t>
      </w:r>
    </w:p>
    <w:p w14:paraId="786F843A" w14:textId="203D7104" w:rsidR="00273963" w:rsidRDefault="00273963" w:rsidP="00125E4E">
      <w:r w:rsidRPr="00273963">
        <w:t>Met de</w:t>
      </w:r>
      <w:r>
        <w:t xml:space="preserve"> inwerkingtreding van de wet algemene bepalingen omgevingsrecht in </w:t>
      </w:r>
      <w:r w:rsidR="00375A65">
        <w:t>2010</w:t>
      </w:r>
      <w:r>
        <w:t xml:space="preserve"> is er </w:t>
      </w:r>
      <w:r w:rsidR="00CB0616">
        <w:t xml:space="preserve">een </w:t>
      </w:r>
      <w:r>
        <w:t>applicatielandschap ontstaan om de uitvoering van deze wetgeving te ondersteunen.</w:t>
      </w:r>
    </w:p>
    <w:p w14:paraId="479EA93B" w14:textId="30485909" w:rsidR="00273963" w:rsidRDefault="00273963" w:rsidP="00125E4E">
      <w:r>
        <w:t xml:space="preserve">Er zijn verschillende inrichtingsvarianten ontstaan, gebaseerd op de volwassenheidsgraad van de organisatie of ontwikkelcapaciteit van de leveranciers. De op </w:t>
      </w:r>
      <w:r w:rsidR="00690AA2">
        <w:t>het</w:t>
      </w:r>
      <w:r>
        <w:t xml:space="preserve"> OLO beschikbare digitale aanvraag kan worden ingelezen in </w:t>
      </w:r>
      <w:r w:rsidR="00550EC3">
        <w:t xml:space="preserve">een </w:t>
      </w:r>
      <w:r>
        <w:t>gemeentelijk zaaksyste</w:t>
      </w:r>
      <w:r w:rsidR="00550EC3">
        <w:t>e</w:t>
      </w:r>
      <w:r>
        <w:t>m of vergunningensyst</w:t>
      </w:r>
      <w:r w:rsidR="00550EC3">
        <w:t>e</w:t>
      </w:r>
      <w:r>
        <w:t xml:space="preserve">em. Documenten </w:t>
      </w:r>
      <w:r w:rsidR="000105E9">
        <w:t xml:space="preserve">worden gedownload naar een door de organisatie te kiezen locatie; Verkenner, DMS of in het vergunningensysteem. </w:t>
      </w:r>
    </w:p>
    <w:p w14:paraId="2CCF0617" w14:textId="77777777" w:rsidR="000105E9" w:rsidRPr="00273963" w:rsidRDefault="000105E9" w:rsidP="00125E4E">
      <w:r>
        <w:t xml:space="preserve">De </w:t>
      </w:r>
      <w:r w:rsidR="00AE6E41">
        <w:t>Wabo-</w:t>
      </w:r>
      <w:r>
        <w:t>applicaties zijn groot</w:t>
      </w:r>
      <w:r w:rsidR="00BB4A52">
        <w:t>afnem</w:t>
      </w:r>
      <w:r>
        <w:t>ers van BAG</w:t>
      </w:r>
      <w:r w:rsidR="00AE6E41">
        <w:t>-</w:t>
      </w:r>
      <w:r>
        <w:t>, NHR</w:t>
      </w:r>
      <w:r w:rsidR="00AE6E41">
        <w:t>-</w:t>
      </w:r>
      <w:r>
        <w:t xml:space="preserve"> en </w:t>
      </w:r>
      <w:r w:rsidR="00AE6E41">
        <w:t>GBA-</w:t>
      </w:r>
      <w:r>
        <w:t xml:space="preserve">gegevens, maar tevens ook de belangrijkste leverancier voor de vulling en mutaties van de BAG. Het afnemerschap </w:t>
      </w:r>
      <w:r>
        <w:lastRenderedPageBreak/>
        <w:t>is wel geregeld, deze standaard betreft het uitwisselen van informatie om de leveranciersfunctie in te vullen.</w:t>
      </w:r>
    </w:p>
    <w:p w14:paraId="1D29690A" w14:textId="77777777" w:rsidR="00771C53" w:rsidRDefault="00771C53" w:rsidP="00125E4E">
      <w:pPr>
        <w:rPr>
          <w:b/>
        </w:rPr>
      </w:pPr>
    </w:p>
    <w:p w14:paraId="58AF5F73" w14:textId="77777777" w:rsidR="00771C53" w:rsidRDefault="00AE6E41" w:rsidP="007E1F3D">
      <w:pPr>
        <w:pStyle w:val="Kop20"/>
      </w:pPr>
      <w:bookmarkStart w:id="130" w:name="_Toc379547970"/>
      <w:bookmarkStart w:id="131" w:name="_Toc523146114"/>
      <w:r>
        <w:t>BAG-</w:t>
      </w:r>
      <w:r w:rsidR="00CF093F">
        <w:t>administratie</w:t>
      </w:r>
      <w:r w:rsidR="00125E4E" w:rsidRPr="001248CB">
        <w:t>.</w:t>
      </w:r>
      <w:bookmarkEnd w:id="130"/>
      <w:bookmarkEnd w:id="131"/>
    </w:p>
    <w:p w14:paraId="5AEDAF2B" w14:textId="77777777" w:rsidR="00771C53" w:rsidRDefault="00771C53" w:rsidP="00125E4E"/>
    <w:p w14:paraId="6B65F024" w14:textId="77777777" w:rsidR="00125E4E" w:rsidRDefault="00021AE7" w:rsidP="00125E4E">
      <w:pPr>
        <w:rPr>
          <w:b/>
        </w:rPr>
      </w:pPr>
      <w:r w:rsidRPr="00021AE7">
        <w:rPr>
          <w:b/>
        </w:rPr>
        <w:t xml:space="preserve">Definitie van </w:t>
      </w:r>
      <w:r w:rsidR="00550EC3">
        <w:rPr>
          <w:b/>
        </w:rPr>
        <w:t>de</w:t>
      </w:r>
      <w:r w:rsidR="00550EC3" w:rsidRPr="00021AE7">
        <w:rPr>
          <w:b/>
        </w:rPr>
        <w:t xml:space="preserve"> </w:t>
      </w:r>
      <w:r w:rsidRPr="00021AE7">
        <w:rPr>
          <w:b/>
        </w:rPr>
        <w:t>referentiecomponent volgens de software-catalogus:</w:t>
      </w:r>
    </w:p>
    <w:p w14:paraId="40BA8805" w14:textId="77777777" w:rsidR="00125E4E" w:rsidRPr="00125E4E" w:rsidRDefault="00125E4E" w:rsidP="00125E4E">
      <w:pPr>
        <w:rPr>
          <w:b/>
        </w:rPr>
      </w:pPr>
      <w:r>
        <w:t>Systeem voor het bronbeheer van de Basisregistraties Adressen en Gebouwen (BAG</w:t>
      </w:r>
      <w:r w:rsidR="00AE6E41">
        <w:t>).</w:t>
      </w:r>
    </w:p>
    <w:p w14:paraId="4F00F3DE" w14:textId="77777777" w:rsidR="00771C53" w:rsidRDefault="00771C53" w:rsidP="00125E4E">
      <w:pPr>
        <w:rPr>
          <w:b/>
        </w:rPr>
      </w:pPr>
    </w:p>
    <w:p w14:paraId="7298737F" w14:textId="77777777" w:rsidR="000105E9" w:rsidRDefault="00021AE7" w:rsidP="00125E4E">
      <w:pPr>
        <w:rPr>
          <w:b/>
        </w:rPr>
      </w:pPr>
      <w:r w:rsidRPr="00021AE7">
        <w:rPr>
          <w:b/>
        </w:rPr>
        <w:t>Toelichting</w:t>
      </w:r>
    </w:p>
    <w:p w14:paraId="5D93C5E6" w14:textId="77777777" w:rsidR="00771C53" w:rsidRDefault="000105E9" w:rsidP="00125E4E">
      <w:r w:rsidRPr="000105E9">
        <w:t>Op</w:t>
      </w:r>
      <w:r>
        <w:t xml:space="preserve"> basis van</w:t>
      </w:r>
      <w:r w:rsidR="00705A3F">
        <w:t xml:space="preserve"> het BAG processenhandboek, zijn er applicaties gebouwd om de wettelijke </w:t>
      </w:r>
      <w:r w:rsidR="00BB4A52">
        <w:t xml:space="preserve">taken inzake het bronbeheer van deze </w:t>
      </w:r>
      <w:r w:rsidR="00705A3F">
        <w:t>Basisregistratie</w:t>
      </w:r>
      <w:r w:rsidR="00690AA2">
        <w:t>s</w:t>
      </w:r>
      <w:r w:rsidR="00705A3F">
        <w:t xml:space="preserve"> vorm en inhoud te geven. Er </w:t>
      </w:r>
      <w:r w:rsidR="00AE6E41">
        <w:t xml:space="preserve">is </w:t>
      </w:r>
      <w:r w:rsidR="00705A3F">
        <w:t xml:space="preserve">slechts een beperkt aantal </w:t>
      </w:r>
      <w:r w:rsidR="00AE6E41">
        <w:t>BAG-</w:t>
      </w:r>
      <w:r w:rsidR="00705A3F">
        <w:t>applicatieleveranciers. Deze applicaties hebben voor wat betreft het koppelvlak met de LV-BAG allemaal een positief doorlopen conformiteitstoets, anders mag je een BAG applicatie niet gebruiken om te communiceren met de landelijke voorziening.</w:t>
      </w:r>
    </w:p>
    <w:p w14:paraId="091BDEA7" w14:textId="10D66F86" w:rsidR="00705A3F" w:rsidRDefault="00705A3F" w:rsidP="00125E4E">
      <w:r>
        <w:t xml:space="preserve">De </w:t>
      </w:r>
      <w:r w:rsidR="00AE6E41">
        <w:t>BAG-</w:t>
      </w:r>
      <w:r>
        <w:t xml:space="preserve">applicaties die op de markt zijn kennen een grote verscheidenheid in de manier waarop de gebruikers </w:t>
      </w:r>
      <w:r w:rsidR="00AE6E41">
        <w:t xml:space="preserve">ondersteund </w:t>
      </w:r>
      <w:r>
        <w:t>worden in de uitvoering van de authentieke registraties en de zogenaamde “plus</w:t>
      </w:r>
      <w:r w:rsidR="00AE6E41">
        <w:t>”-</w:t>
      </w:r>
      <w:r>
        <w:t xml:space="preserve">gegevens. </w:t>
      </w:r>
      <w:r w:rsidR="005431AD">
        <w:t>Een deel</w:t>
      </w:r>
      <w:r w:rsidR="00BB4A52">
        <w:t xml:space="preserve"> van deze plusgegevens is opgenomen in het RSGB en daarmee in StUF-BG.</w:t>
      </w:r>
    </w:p>
    <w:p w14:paraId="0D3954D5" w14:textId="77777777" w:rsidR="00705A3F" w:rsidRPr="000105E9" w:rsidRDefault="00705A3F" w:rsidP="00125E4E">
      <w:pPr>
        <w:rPr>
          <w:b/>
        </w:rPr>
      </w:pPr>
    </w:p>
    <w:p w14:paraId="6B7830A4" w14:textId="2F30DC93" w:rsidR="00CF39F7" w:rsidRDefault="0072588B" w:rsidP="007E1F3D">
      <w:pPr>
        <w:pStyle w:val="Kop20"/>
      </w:pPr>
      <w:bookmarkStart w:id="132" w:name="_Toc360441775"/>
      <w:bookmarkStart w:id="133" w:name="_Toc360523786"/>
      <w:bookmarkStart w:id="134" w:name="_Toc360524273"/>
      <w:bookmarkStart w:id="135" w:name="_Toc360524759"/>
      <w:bookmarkStart w:id="136" w:name="_Toc360525245"/>
      <w:bookmarkStart w:id="137" w:name="_Toc360526662"/>
      <w:bookmarkStart w:id="138" w:name="_Toc360441776"/>
      <w:bookmarkStart w:id="139" w:name="_Toc360523787"/>
      <w:bookmarkStart w:id="140" w:name="_Toc360524274"/>
      <w:bookmarkStart w:id="141" w:name="_Toc360524760"/>
      <w:bookmarkStart w:id="142" w:name="_Toc360525246"/>
      <w:bookmarkStart w:id="143" w:name="_Toc360526663"/>
      <w:bookmarkStart w:id="144" w:name="_Toc360441777"/>
      <w:bookmarkStart w:id="145" w:name="_Toc360523788"/>
      <w:bookmarkStart w:id="146" w:name="_Toc360524275"/>
      <w:bookmarkStart w:id="147" w:name="_Toc360524761"/>
      <w:bookmarkStart w:id="148" w:name="_Toc360525247"/>
      <w:bookmarkStart w:id="149" w:name="_Toc360526664"/>
      <w:bookmarkStart w:id="150" w:name="_Toc360441778"/>
      <w:bookmarkStart w:id="151" w:name="_Toc360523789"/>
      <w:bookmarkStart w:id="152" w:name="_Toc360524276"/>
      <w:bookmarkStart w:id="153" w:name="_Toc360524762"/>
      <w:bookmarkStart w:id="154" w:name="_Toc360525248"/>
      <w:bookmarkStart w:id="155" w:name="_Toc360526665"/>
      <w:bookmarkStart w:id="156" w:name="_Toc360441779"/>
      <w:bookmarkStart w:id="157" w:name="_Toc360523790"/>
      <w:bookmarkStart w:id="158" w:name="_Toc360524277"/>
      <w:bookmarkStart w:id="159" w:name="_Toc360524763"/>
      <w:bookmarkStart w:id="160" w:name="_Toc360525249"/>
      <w:bookmarkStart w:id="161" w:name="_Toc360526666"/>
      <w:bookmarkStart w:id="162" w:name="_Toc360441780"/>
      <w:bookmarkStart w:id="163" w:name="_Toc360523791"/>
      <w:bookmarkStart w:id="164" w:name="_Toc360524278"/>
      <w:bookmarkStart w:id="165" w:name="_Toc360524764"/>
      <w:bookmarkStart w:id="166" w:name="_Toc360525250"/>
      <w:bookmarkStart w:id="167" w:name="_Toc360526667"/>
      <w:bookmarkStart w:id="168" w:name="_Toc360441781"/>
      <w:bookmarkStart w:id="169" w:name="_Toc360523792"/>
      <w:bookmarkStart w:id="170" w:name="_Toc360524279"/>
      <w:bookmarkStart w:id="171" w:name="_Toc360524765"/>
      <w:bookmarkStart w:id="172" w:name="_Toc360525251"/>
      <w:bookmarkStart w:id="173" w:name="_Toc360526668"/>
      <w:bookmarkStart w:id="174" w:name="_Toc360441782"/>
      <w:bookmarkStart w:id="175" w:name="_Toc360523793"/>
      <w:bookmarkStart w:id="176" w:name="_Toc360524280"/>
      <w:bookmarkStart w:id="177" w:name="_Toc360524766"/>
      <w:bookmarkStart w:id="178" w:name="_Toc360525252"/>
      <w:bookmarkStart w:id="179" w:name="_Toc360526669"/>
      <w:bookmarkStart w:id="180" w:name="_Toc360441783"/>
      <w:bookmarkStart w:id="181" w:name="_Toc360523794"/>
      <w:bookmarkStart w:id="182" w:name="_Toc360524281"/>
      <w:bookmarkStart w:id="183" w:name="_Toc360524767"/>
      <w:bookmarkStart w:id="184" w:name="_Toc360525253"/>
      <w:bookmarkStart w:id="185" w:name="_Toc360526670"/>
      <w:bookmarkStart w:id="186" w:name="_Toc360441784"/>
      <w:bookmarkStart w:id="187" w:name="_Toc360523795"/>
      <w:bookmarkStart w:id="188" w:name="_Toc360524282"/>
      <w:bookmarkStart w:id="189" w:name="_Toc360524768"/>
      <w:bookmarkStart w:id="190" w:name="_Toc360525254"/>
      <w:bookmarkStart w:id="191" w:name="_Toc360526671"/>
      <w:bookmarkStart w:id="192" w:name="_Toc360094713"/>
      <w:bookmarkStart w:id="193" w:name="_Toc360441785"/>
      <w:bookmarkStart w:id="194" w:name="_Toc360523796"/>
      <w:bookmarkStart w:id="195" w:name="_Toc360524283"/>
      <w:bookmarkStart w:id="196" w:name="_Toc360524769"/>
      <w:bookmarkStart w:id="197" w:name="_Toc360525255"/>
      <w:bookmarkStart w:id="198" w:name="_Toc360526672"/>
      <w:bookmarkStart w:id="199" w:name="_Toc360094714"/>
      <w:bookmarkStart w:id="200" w:name="_Toc360441786"/>
      <w:bookmarkStart w:id="201" w:name="_Toc360523797"/>
      <w:bookmarkStart w:id="202" w:name="_Toc360524284"/>
      <w:bookmarkStart w:id="203" w:name="_Toc360524770"/>
      <w:bookmarkStart w:id="204" w:name="_Toc360525256"/>
      <w:bookmarkStart w:id="205" w:name="_Toc360526673"/>
      <w:bookmarkStart w:id="206" w:name="_Toc360094715"/>
      <w:bookmarkStart w:id="207" w:name="_Toc360441787"/>
      <w:bookmarkStart w:id="208" w:name="_Toc360523798"/>
      <w:bookmarkStart w:id="209" w:name="_Toc360524285"/>
      <w:bookmarkStart w:id="210" w:name="_Toc360524771"/>
      <w:bookmarkStart w:id="211" w:name="_Toc360525257"/>
      <w:bookmarkStart w:id="212" w:name="_Toc360526674"/>
      <w:bookmarkStart w:id="213" w:name="_Toc360094716"/>
      <w:bookmarkStart w:id="214" w:name="_Toc360441788"/>
      <w:bookmarkStart w:id="215" w:name="_Toc360523799"/>
      <w:bookmarkStart w:id="216" w:name="_Toc360524286"/>
      <w:bookmarkStart w:id="217" w:name="_Toc360524772"/>
      <w:bookmarkStart w:id="218" w:name="_Toc360525258"/>
      <w:bookmarkStart w:id="219" w:name="_Toc360526675"/>
      <w:bookmarkStart w:id="220" w:name="_Toc360094717"/>
      <w:bookmarkStart w:id="221" w:name="_Toc360441789"/>
      <w:bookmarkStart w:id="222" w:name="_Toc360523800"/>
      <w:bookmarkStart w:id="223" w:name="_Toc360524287"/>
      <w:bookmarkStart w:id="224" w:name="_Toc360524773"/>
      <w:bookmarkStart w:id="225" w:name="_Toc360525259"/>
      <w:bookmarkStart w:id="226" w:name="_Toc360526676"/>
      <w:bookmarkStart w:id="227" w:name="_Toc360094718"/>
      <w:bookmarkStart w:id="228" w:name="_Toc360441790"/>
      <w:bookmarkStart w:id="229" w:name="_Toc360523801"/>
      <w:bookmarkStart w:id="230" w:name="_Toc360524288"/>
      <w:bookmarkStart w:id="231" w:name="_Toc360524774"/>
      <w:bookmarkStart w:id="232" w:name="_Toc360525260"/>
      <w:bookmarkStart w:id="233" w:name="_Toc360526677"/>
      <w:bookmarkStart w:id="234" w:name="_Toc360094719"/>
      <w:bookmarkStart w:id="235" w:name="_Toc360441791"/>
      <w:bookmarkStart w:id="236" w:name="_Toc360523802"/>
      <w:bookmarkStart w:id="237" w:name="_Toc360524289"/>
      <w:bookmarkStart w:id="238" w:name="_Toc360524775"/>
      <w:bookmarkStart w:id="239" w:name="_Toc360525261"/>
      <w:bookmarkStart w:id="240" w:name="_Toc360526678"/>
      <w:bookmarkStart w:id="241" w:name="_Toc360094720"/>
      <w:bookmarkStart w:id="242" w:name="_Toc360441792"/>
      <w:bookmarkStart w:id="243" w:name="_Toc360523803"/>
      <w:bookmarkStart w:id="244" w:name="_Toc360524290"/>
      <w:bookmarkStart w:id="245" w:name="_Toc360524776"/>
      <w:bookmarkStart w:id="246" w:name="_Toc360525262"/>
      <w:bookmarkStart w:id="247" w:name="_Toc360526679"/>
      <w:bookmarkStart w:id="248" w:name="_Toc360094721"/>
      <w:bookmarkStart w:id="249" w:name="_Toc360441793"/>
      <w:bookmarkStart w:id="250" w:name="_Toc360523804"/>
      <w:bookmarkStart w:id="251" w:name="_Toc360524291"/>
      <w:bookmarkStart w:id="252" w:name="_Toc360524777"/>
      <w:bookmarkStart w:id="253" w:name="_Toc360525263"/>
      <w:bookmarkStart w:id="254" w:name="_Toc360526680"/>
      <w:bookmarkStart w:id="255" w:name="_Toc360094722"/>
      <w:bookmarkStart w:id="256" w:name="_Toc360441794"/>
      <w:bookmarkStart w:id="257" w:name="_Toc360523805"/>
      <w:bookmarkStart w:id="258" w:name="_Toc360524292"/>
      <w:bookmarkStart w:id="259" w:name="_Toc360524778"/>
      <w:bookmarkStart w:id="260" w:name="_Toc360525264"/>
      <w:bookmarkStart w:id="261" w:name="_Toc360526681"/>
      <w:bookmarkStart w:id="262" w:name="_Toc360094723"/>
      <w:bookmarkStart w:id="263" w:name="_Toc360441795"/>
      <w:bookmarkStart w:id="264" w:name="_Toc360523806"/>
      <w:bookmarkStart w:id="265" w:name="_Toc360524293"/>
      <w:bookmarkStart w:id="266" w:name="_Toc360524779"/>
      <w:bookmarkStart w:id="267" w:name="_Toc360525265"/>
      <w:bookmarkStart w:id="268" w:name="_Toc360526682"/>
      <w:bookmarkStart w:id="269" w:name="_Toc360094724"/>
      <w:bookmarkStart w:id="270" w:name="_Toc360441796"/>
      <w:bookmarkStart w:id="271" w:name="_Toc360523807"/>
      <w:bookmarkStart w:id="272" w:name="_Toc360524294"/>
      <w:bookmarkStart w:id="273" w:name="_Toc360524780"/>
      <w:bookmarkStart w:id="274" w:name="_Toc360525266"/>
      <w:bookmarkStart w:id="275" w:name="_Toc360526683"/>
      <w:bookmarkStart w:id="276" w:name="_Toc360094725"/>
      <w:bookmarkStart w:id="277" w:name="_Toc360441797"/>
      <w:bookmarkStart w:id="278" w:name="_Toc360523808"/>
      <w:bookmarkStart w:id="279" w:name="_Toc360524295"/>
      <w:bookmarkStart w:id="280" w:name="_Toc360524781"/>
      <w:bookmarkStart w:id="281" w:name="_Toc360525267"/>
      <w:bookmarkStart w:id="282" w:name="_Toc360526684"/>
      <w:bookmarkStart w:id="283" w:name="_Toc360094726"/>
      <w:bookmarkStart w:id="284" w:name="_Toc360441798"/>
      <w:bookmarkStart w:id="285" w:name="_Toc360523809"/>
      <w:bookmarkStart w:id="286" w:name="_Toc360524296"/>
      <w:bookmarkStart w:id="287" w:name="_Toc360524782"/>
      <w:bookmarkStart w:id="288" w:name="_Toc360525268"/>
      <w:bookmarkStart w:id="289" w:name="_Toc360526685"/>
      <w:bookmarkStart w:id="290" w:name="_Toc360094727"/>
      <w:bookmarkStart w:id="291" w:name="_Toc360441799"/>
      <w:bookmarkStart w:id="292" w:name="_Toc360523810"/>
      <w:bookmarkStart w:id="293" w:name="_Toc360524297"/>
      <w:bookmarkStart w:id="294" w:name="_Toc360524783"/>
      <w:bookmarkStart w:id="295" w:name="_Toc360525269"/>
      <w:bookmarkStart w:id="296" w:name="_Toc360526686"/>
      <w:bookmarkStart w:id="297" w:name="_Toc360094728"/>
      <w:bookmarkStart w:id="298" w:name="_Toc360441800"/>
      <w:bookmarkStart w:id="299" w:name="_Toc360523811"/>
      <w:bookmarkStart w:id="300" w:name="_Toc360524298"/>
      <w:bookmarkStart w:id="301" w:name="_Toc360524784"/>
      <w:bookmarkStart w:id="302" w:name="_Toc360525270"/>
      <w:bookmarkStart w:id="303" w:name="_Toc360526687"/>
      <w:bookmarkStart w:id="304" w:name="_Toc360094729"/>
      <w:bookmarkStart w:id="305" w:name="_Toc360441801"/>
      <w:bookmarkStart w:id="306" w:name="_Toc360523812"/>
      <w:bookmarkStart w:id="307" w:name="_Toc360524299"/>
      <w:bookmarkStart w:id="308" w:name="_Toc360524785"/>
      <w:bookmarkStart w:id="309" w:name="_Toc360525271"/>
      <w:bookmarkStart w:id="310" w:name="_Toc360526688"/>
      <w:bookmarkStart w:id="311" w:name="_Toc360094730"/>
      <w:bookmarkStart w:id="312" w:name="_Toc360441802"/>
      <w:bookmarkStart w:id="313" w:name="_Toc360523813"/>
      <w:bookmarkStart w:id="314" w:name="_Toc360524300"/>
      <w:bookmarkStart w:id="315" w:name="_Toc360524786"/>
      <w:bookmarkStart w:id="316" w:name="_Toc360525272"/>
      <w:bookmarkStart w:id="317" w:name="_Toc360526689"/>
      <w:bookmarkStart w:id="318" w:name="_Toc360094731"/>
      <w:bookmarkStart w:id="319" w:name="_Toc360441803"/>
      <w:bookmarkStart w:id="320" w:name="_Toc360523814"/>
      <w:bookmarkStart w:id="321" w:name="_Toc360524301"/>
      <w:bookmarkStart w:id="322" w:name="_Toc360524787"/>
      <w:bookmarkStart w:id="323" w:name="_Toc360525273"/>
      <w:bookmarkStart w:id="324" w:name="_Toc360526690"/>
      <w:bookmarkStart w:id="325" w:name="_Toc523146115"/>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r>
        <w:t>Za</w:t>
      </w:r>
      <w:r w:rsidR="00B13F94">
        <w:t>a</w:t>
      </w:r>
      <w:r>
        <w:t>ksysteem</w:t>
      </w:r>
      <w:bookmarkEnd w:id="325"/>
    </w:p>
    <w:p w14:paraId="7CEEE56E" w14:textId="77777777" w:rsidR="00B2038B" w:rsidRDefault="00B2038B" w:rsidP="00125E4E">
      <w:pPr>
        <w:rPr>
          <w:i/>
        </w:rPr>
      </w:pPr>
    </w:p>
    <w:p w14:paraId="73E4B5DA" w14:textId="77777777" w:rsidR="00860592" w:rsidRDefault="00B2038B" w:rsidP="00860592">
      <w:pPr>
        <w:rPr>
          <w:b/>
        </w:rPr>
      </w:pPr>
      <w:r w:rsidRPr="00021AE7">
        <w:rPr>
          <w:b/>
        </w:rPr>
        <w:t xml:space="preserve">Definitie van </w:t>
      </w:r>
      <w:r w:rsidR="00550EC3">
        <w:rPr>
          <w:b/>
        </w:rPr>
        <w:t>de</w:t>
      </w:r>
      <w:r w:rsidR="00550EC3" w:rsidRPr="00021AE7">
        <w:rPr>
          <w:b/>
        </w:rPr>
        <w:t xml:space="preserve"> </w:t>
      </w:r>
      <w:r w:rsidRPr="00021AE7">
        <w:rPr>
          <w:b/>
        </w:rPr>
        <w:t>referentiecomponent volgens de software-catalogus:</w:t>
      </w:r>
    </w:p>
    <w:p w14:paraId="2479601D" w14:textId="55D76862" w:rsidR="00860592" w:rsidRDefault="00860592" w:rsidP="00375A65">
      <w:r w:rsidRPr="00860592">
        <w:t>Systeem voor beheer van zaken, bij voorkeur conform het RGBZ en de Zaaktypecatalogus. De feitelijke opslag van de zaken vindt plaats in het zakenmagazijn</w:t>
      </w:r>
      <w:r w:rsidR="006826CA">
        <w:t>.</w:t>
      </w:r>
    </w:p>
    <w:p w14:paraId="5F690EB3" w14:textId="77777777" w:rsidR="00860592" w:rsidRPr="00B2038B" w:rsidRDefault="00860592" w:rsidP="00CF39F7">
      <w:pPr>
        <w:keepNext/>
      </w:pPr>
    </w:p>
    <w:p w14:paraId="5C65E4E2" w14:textId="77777777" w:rsidR="00DA058B" w:rsidRDefault="00B2038B" w:rsidP="00CF39F7">
      <w:pPr>
        <w:keepNext/>
        <w:rPr>
          <w:b/>
        </w:rPr>
      </w:pPr>
      <w:r w:rsidRPr="00B2038B">
        <w:rPr>
          <w:b/>
        </w:rPr>
        <w:t>Toelichting</w:t>
      </w:r>
    </w:p>
    <w:p w14:paraId="4C0A959B" w14:textId="77777777" w:rsidR="002C3AB1" w:rsidRPr="002C3AB1" w:rsidRDefault="002C3AB1" w:rsidP="002C3AB1">
      <w:pPr>
        <w:pStyle w:val="Default"/>
        <w:rPr>
          <w:rFonts w:ascii="Arial" w:hAnsi="Arial" w:cs="Arial"/>
          <w:color w:val="auto"/>
          <w:sz w:val="22"/>
        </w:rPr>
      </w:pPr>
      <w:r w:rsidRPr="002C3AB1">
        <w:rPr>
          <w:rFonts w:ascii="Arial" w:hAnsi="Arial" w:cs="Arial"/>
          <w:color w:val="auto"/>
          <w:sz w:val="22"/>
        </w:rPr>
        <w:t xml:space="preserve">Zaak- en procesgericht werken is een concept dat in gemeenteland cruciaal is voor het verbeteren van de gemeentelijke dienstverlening en/of bedrijfsvoering. Zaak- en procesgericht werken is voor gemeenten een goede manier om: </w:t>
      </w:r>
    </w:p>
    <w:p w14:paraId="4D1A3D8A" w14:textId="77777777" w:rsidR="002C3AB1" w:rsidRPr="002C3AB1" w:rsidRDefault="002C3AB1" w:rsidP="00B36709">
      <w:pPr>
        <w:pStyle w:val="Default"/>
        <w:numPr>
          <w:ilvl w:val="0"/>
          <w:numId w:val="2"/>
        </w:numPr>
        <w:spacing w:after="70"/>
        <w:rPr>
          <w:rFonts w:ascii="Arial" w:hAnsi="Arial" w:cs="Arial"/>
          <w:color w:val="auto"/>
          <w:sz w:val="22"/>
        </w:rPr>
      </w:pPr>
      <w:r w:rsidRPr="002C3AB1">
        <w:rPr>
          <w:rFonts w:ascii="Arial" w:hAnsi="Arial" w:cs="Arial"/>
          <w:color w:val="auto"/>
          <w:sz w:val="22"/>
        </w:rPr>
        <w:t xml:space="preserve">de burger juist te informeren over de voortgang van de desbetreffende aanvragen; </w:t>
      </w:r>
    </w:p>
    <w:p w14:paraId="02B7B5FF" w14:textId="77777777" w:rsidR="002C3AB1" w:rsidRPr="002C3AB1" w:rsidRDefault="002C3AB1" w:rsidP="00B36709">
      <w:pPr>
        <w:pStyle w:val="Default"/>
        <w:numPr>
          <w:ilvl w:val="0"/>
          <w:numId w:val="2"/>
        </w:numPr>
        <w:spacing w:after="70"/>
        <w:rPr>
          <w:rFonts w:ascii="Arial" w:hAnsi="Arial" w:cs="Arial"/>
          <w:color w:val="auto"/>
          <w:sz w:val="22"/>
        </w:rPr>
      </w:pPr>
      <w:r w:rsidRPr="002C3AB1">
        <w:rPr>
          <w:rFonts w:ascii="Arial" w:hAnsi="Arial" w:cs="Arial"/>
          <w:color w:val="auto"/>
          <w:sz w:val="22"/>
        </w:rPr>
        <w:t xml:space="preserve">de afhandeling te monitoren en te bewaken; </w:t>
      </w:r>
    </w:p>
    <w:p w14:paraId="5CCDA976" w14:textId="77777777" w:rsidR="002C3AB1" w:rsidRPr="002C3AB1" w:rsidRDefault="002C3AB1" w:rsidP="00B36709">
      <w:pPr>
        <w:pStyle w:val="Default"/>
        <w:numPr>
          <w:ilvl w:val="0"/>
          <w:numId w:val="2"/>
        </w:numPr>
        <w:spacing w:after="70"/>
        <w:rPr>
          <w:rFonts w:ascii="Arial" w:hAnsi="Arial" w:cs="Arial"/>
          <w:color w:val="auto"/>
          <w:sz w:val="22"/>
        </w:rPr>
      </w:pPr>
      <w:r w:rsidRPr="002C3AB1">
        <w:rPr>
          <w:rFonts w:ascii="Arial" w:hAnsi="Arial" w:cs="Arial"/>
          <w:color w:val="auto"/>
          <w:sz w:val="22"/>
        </w:rPr>
        <w:t xml:space="preserve">de werkprocessen voor de afhandeling te verbeteren; </w:t>
      </w:r>
    </w:p>
    <w:p w14:paraId="58EB0C0E" w14:textId="43CC6C7D" w:rsidR="002C3AB1" w:rsidRPr="002C3AB1" w:rsidRDefault="002C3AB1" w:rsidP="00B36709">
      <w:pPr>
        <w:pStyle w:val="Default"/>
        <w:numPr>
          <w:ilvl w:val="0"/>
          <w:numId w:val="2"/>
        </w:numPr>
        <w:rPr>
          <w:rFonts w:ascii="Arial" w:hAnsi="Arial" w:cs="Arial"/>
          <w:color w:val="auto"/>
          <w:sz w:val="22"/>
        </w:rPr>
      </w:pPr>
      <w:r w:rsidRPr="002C3AB1">
        <w:rPr>
          <w:rFonts w:ascii="Arial" w:hAnsi="Arial" w:cs="Arial"/>
          <w:color w:val="auto"/>
          <w:sz w:val="22"/>
        </w:rPr>
        <w:t xml:space="preserve">managementinformatie te verkrijgen over behaalde effecten in de </w:t>
      </w:r>
      <w:r w:rsidR="00690AA2">
        <w:rPr>
          <w:rFonts w:ascii="Arial" w:hAnsi="Arial" w:cs="Arial"/>
          <w:color w:val="auto"/>
          <w:sz w:val="22"/>
        </w:rPr>
        <w:t>gemeente</w:t>
      </w:r>
      <w:r w:rsidRPr="002C3AB1">
        <w:rPr>
          <w:rFonts w:ascii="Arial" w:hAnsi="Arial" w:cs="Arial"/>
          <w:color w:val="auto"/>
          <w:sz w:val="22"/>
        </w:rPr>
        <w:t xml:space="preserve">. </w:t>
      </w:r>
    </w:p>
    <w:p w14:paraId="4C3A4D0D" w14:textId="77777777" w:rsidR="002C3AB1" w:rsidRPr="002C3AB1" w:rsidRDefault="002C3AB1" w:rsidP="002C3AB1">
      <w:pPr>
        <w:pStyle w:val="Default"/>
        <w:rPr>
          <w:rFonts w:ascii="Arial" w:hAnsi="Arial" w:cs="Arial"/>
          <w:color w:val="auto"/>
          <w:sz w:val="22"/>
        </w:rPr>
      </w:pPr>
    </w:p>
    <w:p w14:paraId="73AACF00" w14:textId="77777777" w:rsidR="002C3AB1" w:rsidRPr="002C3AB1" w:rsidRDefault="002C3AB1" w:rsidP="002C3AB1">
      <w:pPr>
        <w:pStyle w:val="Default"/>
        <w:rPr>
          <w:rFonts w:ascii="Arial" w:hAnsi="Arial" w:cs="Arial"/>
          <w:color w:val="auto"/>
          <w:sz w:val="22"/>
        </w:rPr>
      </w:pPr>
      <w:r w:rsidRPr="002C3AB1">
        <w:rPr>
          <w:rFonts w:ascii="Arial" w:hAnsi="Arial" w:cs="Arial"/>
          <w:color w:val="auto"/>
          <w:sz w:val="22"/>
        </w:rPr>
        <w:t xml:space="preserve">Het concept van een zaak wordt in het Referentiemodel Gemeentelijke Basisgegevens Zaken (RGBZ) gedefinieerd als "een samenhangende hoeveelheid werk met een gedefinieerde aanleiding en een gedefinieerd resultaat, waarvan kwaliteit en doorlooptijd bewaakt moeten worden". Alle zaakkenmerken en informatie die aan een zaak zijn gekoppeld vormen samen een virtueel ‘zaakdossier’. </w:t>
      </w:r>
    </w:p>
    <w:p w14:paraId="7AD426B0" w14:textId="2551E0D9" w:rsidR="002C3AB1" w:rsidRPr="002C3AB1" w:rsidRDefault="002C3AB1" w:rsidP="00285EBB">
      <w:pPr>
        <w:pStyle w:val="Default"/>
        <w:rPr>
          <w:rFonts w:ascii="Arial" w:hAnsi="Arial" w:cs="Arial"/>
          <w:color w:val="auto"/>
          <w:sz w:val="22"/>
        </w:rPr>
      </w:pPr>
      <w:r w:rsidRPr="002C3AB1">
        <w:rPr>
          <w:rFonts w:ascii="Arial" w:hAnsi="Arial" w:cs="Arial"/>
          <w:color w:val="auto"/>
          <w:sz w:val="22"/>
        </w:rPr>
        <w:t xml:space="preserve">Een </w:t>
      </w:r>
      <w:r w:rsidR="00285EBB">
        <w:rPr>
          <w:rFonts w:ascii="Arial" w:hAnsi="Arial" w:cs="Arial"/>
          <w:color w:val="auto"/>
          <w:sz w:val="22"/>
        </w:rPr>
        <w:t>werk</w:t>
      </w:r>
      <w:r w:rsidRPr="002C3AB1">
        <w:rPr>
          <w:rFonts w:ascii="Arial" w:hAnsi="Arial" w:cs="Arial"/>
          <w:color w:val="auto"/>
          <w:sz w:val="22"/>
        </w:rPr>
        <w:t xml:space="preserve">proces wordt in </w:t>
      </w:r>
      <w:r w:rsidR="00285EBB">
        <w:rPr>
          <w:rFonts w:ascii="Arial" w:hAnsi="Arial" w:cs="Arial"/>
          <w:color w:val="auto"/>
          <w:sz w:val="22"/>
        </w:rPr>
        <w:t>GEMMA procesarchitectuur 2.0</w:t>
      </w:r>
      <w:r w:rsidRPr="002C3AB1">
        <w:rPr>
          <w:rFonts w:ascii="Arial" w:hAnsi="Arial" w:cs="Arial"/>
          <w:color w:val="auto"/>
          <w:sz w:val="22"/>
        </w:rPr>
        <w:t xml:space="preserve"> gedefinieerd als een “</w:t>
      </w:r>
      <w:r w:rsidR="00285EBB" w:rsidRPr="00285EBB">
        <w:rPr>
          <w:rFonts w:ascii="Arial" w:hAnsi="Arial" w:cs="Arial"/>
          <w:color w:val="auto"/>
          <w:sz w:val="22"/>
        </w:rPr>
        <w:t>Een geordende reeks van processtappen die binnen één organisatorische eenheid binnen een organisatie wordt uitgevoerd met als doel een specifieke bijdrage (prestatie) te leveren aan een dienst die uiteindelijke zal worden geleverd aan een burger, een bedrijf of een andere organisatie.</w:t>
      </w:r>
      <w:r w:rsidR="00285EBB">
        <w:rPr>
          <w:rFonts w:ascii="Arial" w:hAnsi="Arial" w:cs="Arial"/>
          <w:color w:val="auto"/>
          <w:sz w:val="22"/>
        </w:rPr>
        <w:t xml:space="preserve">” </w:t>
      </w:r>
      <w:r w:rsidRPr="002C3AB1">
        <w:rPr>
          <w:rFonts w:ascii="Arial" w:hAnsi="Arial" w:cs="Arial"/>
          <w:color w:val="auto"/>
          <w:sz w:val="22"/>
        </w:rPr>
        <w:t xml:space="preserve">Een </w:t>
      </w:r>
      <w:r w:rsidR="00285EBB">
        <w:rPr>
          <w:rFonts w:ascii="Arial" w:hAnsi="Arial" w:cs="Arial"/>
          <w:color w:val="auto"/>
          <w:sz w:val="22"/>
        </w:rPr>
        <w:t>werk</w:t>
      </w:r>
      <w:r w:rsidRPr="002C3AB1">
        <w:rPr>
          <w:rFonts w:ascii="Arial" w:hAnsi="Arial" w:cs="Arial"/>
          <w:color w:val="auto"/>
          <w:sz w:val="22"/>
        </w:rPr>
        <w:t xml:space="preserve">proces beschrijft welke stappen moeten worden uitgevoerd en in welke volgorde. Voorbeelden zijn: welke klantcontacten zijn nodig, wanneer gaat een bepaalde behandelingstermijn in, welke berichten/documenten moeten worden verstuurd, welke partijen moeten om advies worden gevraagd, etc. </w:t>
      </w:r>
    </w:p>
    <w:p w14:paraId="37DD1929" w14:textId="62FB3E20" w:rsidR="002C3AB1" w:rsidRPr="002C3AB1" w:rsidRDefault="002C3AB1" w:rsidP="002C3AB1">
      <w:pPr>
        <w:pStyle w:val="Default"/>
        <w:rPr>
          <w:rFonts w:ascii="Arial" w:hAnsi="Arial" w:cs="Arial"/>
          <w:color w:val="auto"/>
          <w:sz w:val="22"/>
        </w:rPr>
      </w:pPr>
      <w:r w:rsidRPr="002C3AB1">
        <w:rPr>
          <w:rFonts w:ascii="Arial" w:hAnsi="Arial" w:cs="Arial"/>
          <w:color w:val="auto"/>
          <w:sz w:val="22"/>
        </w:rPr>
        <w:t xml:space="preserve">Kenmerkend voor zaak- en procesgericht werken is dat (uit:Thema’s en Kernprincipes): </w:t>
      </w:r>
    </w:p>
    <w:p w14:paraId="512BB48E" w14:textId="77777777" w:rsidR="00285EBB" w:rsidRDefault="002C3AB1" w:rsidP="00B36709">
      <w:pPr>
        <w:pStyle w:val="Geenafstand"/>
        <w:numPr>
          <w:ilvl w:val="0"/>
          <w:numId w:val="29"/>
        </w:numPr>
      </w:pPr>
      <w:r w:rsidRPr="002C3AB1">
        <w:lastRenderedPageBreak/>
        <w:t xml:space="preserve">voor elke (aan)vraag een zaak wordt gedefinieerd die als zodanig op overkoepelend niveau bestuurd, bewaakt en uitgevoerd wordt; </w:t>
      </w:r>
    </w:p>
    <w:p w14:paraId="381B1109" w14:textId="14BA8F9E" w:rsidR="002C3AB1" w:rsidRPr="002C3AB1" w:rsidRDefault="002C3AB1" w:rsidP="00B36709">
      <w:pPr>
        <w:pStyle w:val="Geenafstand"/>
        <w:numPr>
          <w:ilvl w:val="0"/>
          <w:numId w:val="29"/>
        </w:numPr>
      </w:pPr>
      <w:r w:rsidRPr="002C3AB1">
        <w:t xml:space="preserve">de klant én de gemeente inzicht hebben in de afhandeling (status) van alle eigen lopende zaken; </w:t>
      </w:r>
    </w:p>
    <w:p w14:paraId="016969A1" w14:textId="77777777" w:rsidR="002C3AB1" w:rsidRPr="002C3AB1" w:rsidRDefault="002C3AB1" w:rsidP="00B36709">
      <w:pPr>
        <w:pStyle w:val="Geenafstand"/>
        <w:numPr>
          <w:ilvl w:val="0"/>
          <w:numId w:val="29"/>
        </w:numPr>
      </w:pPr>
      <w:r w:rsidRPr="002C3AB1">
        <w:t xml:space="preserve">gemeentelijke (dienstverlenings)processen ontworpen en gestandaardiseerd worden volgens eenzelfde overkoepelend processtramien; </w:t>
      </w:r>
    </w:p>
    <w:p w14:paraId="4405F36B" w14:textId="77777777" w:rsidR="002C3AB1" w:rsidRPr="002C3AB1" w:rsidRDefault="002C3AB1" w:rsidP="00B36709">
      <w:pPr>
        <w:pStyle w:val="Geenafstand"/>
        <w:numPr>
          <w:ilvl w:val="0"/>
          <w:numId w:val="29"/>
        </w:numPr>
      </w:pPr>
      <w:r w:rsidRPr="002C3AB1">
        <w:t xml:space="preserve">een zaak bestaat uit de combinatie van betrokkene(n), zaakinformatie, documenten, status, resultaat en eventueel besluit; </w:t>
      </w:r>
    </w:p>
    <w:p w14:paraId="335836FA" w14:textId="77777777" w:rsidR="002C3AB1" w:rsidRPr="002C3AB1" w:rsidRDefault="002C3AB1" w:rsidP="00B36709">
      <w:pPr>
        <w:pStyle w:val="Geenafstand"/>
        <w:numPr>
          <w:ilvl w:val="0"/>
          <w:numId w:val="29"/>
        </w:numPr>
      </w:pPr>
      <w:r w:rsidRPr="002C3AB1">
        <w:t xml:space="preserve">alle informatie betreffende een zaak onder eenzelfde nummer wordt bijgehouden; </w:t>
      </w:r>
    </w:p>
    <w:p w14:paraId="5A41D15C" w14:textId="77777777" w:rsidR="002C3AB1" w:rsidRPr="002C3AB1" w:rsidRDefault="002C3AB1" w:rsidP="00B36709">
      <w:pPr>
        <w:pStyle w:val="Geenafstand"/>
        <w:numPr>
          <w:ilvl w:val="0"/>
          <w:numId w:val="29"/>
        </w:numPr>
      </w:pPr>
      <w:r w:rsidRPr="002C3AB1">
        <w:t xml:space="preserve">de registratie van zaakgegevens plaats vindt in een gemeentebreed en voor externe doeleinden toegankelijk geautomatiseerde informatievoorziening, die wordt aangeduid als zakenbeheer (systeem). </w:t>
      </w:r>
    </w:p>
    <w:p w14:paraId="2A09ADA2" w14:textId="77777777" w:rsidR="00427910" w:rsidRDefault="00860592" w:rsidP="007E1F3D">
      <w:pPr>
        <w:pStyle w:val="Kop20"/>
      </w:pPr>
      <w:bookmarkStart w:id="326" w:name="_Toc379547972"/>
      <w:bookmarkStart w:id="327" w:name="_Toc523146116"/>
      <w:r>
        <w:t>D</w:t>
      </w:r>
      <w:r w:rsidR="00427910">
        <w:t>ocument</w:t>
      </w:r>
      <w:r>
        <w:t>enbeheer</w:t>
      </w:r>
      <w:bookmarkEnd w:id="326"/>
      <w:bookmarkEnd w:id="327"/>
    </w:p>
    <w:p w14:paraId="5056F951" w14:textId="77777777" w:rsidR="00427910" w:rsidRPr="00376A46" w:rsidRDefault="00427910" w:rsidP="00427910">
      <w:pPr>
        <w:keepNext/>
        <w:rPr>
          <w:b/>
        </w:rPr>
      </w:pPr>
      <w:r w:rsidRPr="00021AE7">
        <w:rPr>
          <w:b/>
        </w:rPr>
        <w:t xml:space="preserve">Definitie van </w:t>
      </w:r>
      <w:r w:rsidR="00550EC3">
        <w:rPr>
          <w:b/>
        </w:rPr>
        <w:t>de</w:t>
      </w:r>
      <w:r w:rsidR="00550EC3" w:rsidRPr="00021AE7">
        <w:rPr>
          <w:b/>
        </w:rPr>
        <w:t xml:space="preserve"> </w:t>
      </w:r>
      <w:r w:rsidRPr="00021AE7">
        <w:rPr>
          <w:b/>
        </w:rPr>
        <w:t>referentiecomponent volgens de software-catalogus:</w:t>
      </w:r>
    </w:p>
    <w:p w14:paraId="33A76D9F" w14:textId="26D2103B" w:rsidR="00427910" w:rsidRPr="00B2038B" w:rsidRDefault="00860592" w:rsidP="00427910">
      <w:pPr>
        <w:keepNext/>
      </w:pPr>
      <w:r w:rsidRPr="00860592">
        <w:t>Systeem voor beheer van documenten en bijbehorende metadata. Een documentbeheer</w:t>
      </w:r>
      <w:r w:rsidR="00774F2F">
        <w:t>-</w:t>
      </w:r>
      <w:r w:rsidRPr="00860592">
        <w:t>systeem of document management systeem (DMS) is over het algemeen een database waarin beschrijvende kenmerken als metadata van documenten worden opgeslagen en makkelijk zijn terug te vinden aan de hand van kenmerken zoals auteur, naam, omschrijving, datum, categorie en status</w:t>
      </w:r>
      <w:r w:rsidR="00690AA2">
        <w:t>.</w:t>
      </w:r>
    </w:p>
    <w:p w14:paraId="39253465" w14:textId="77777777" w:rsidR="00860592" w:rsidRDefault="00860592" w:rsidP="00427910">
      <w:pPr>
        <w:keepNext/>
        <w:rPr>
          <w:b/>
        </w:rPr>
      </w:pPr>
    </w:p>
    <w:p w14:paraId="6357D30B" w14:textId="77777777" w:rsidR="00427910" w:rsidRPr="00B2038B" w:rsidRDefault="00427910" w:rsidP="00427910">
      <w:pPr>
        <w:keepNext/>
        <w:rPr>
          <w:b/>
        </w:rPr>
      </w:pPr>
      <w:r w:rsidRPr="00B2038B">
        <w:rPr>
          <w:b/>
        </w:rPr>
        <w:t>Toelichting</w:t>
      </w:r>
    </w:p>
    <w:p w14:paraId="0CBE79C3" w14:textId="25BD470F" w:rsidR="00620D76" w:rsidRDefault="00667405" w:rsidP="00905085">
      <w:pPr>
        <w:keepNext/>
      </w:pPr>
      <w:r>
        <w:t>Traditioneel zijn DMS</w:t>
      </w:r>
      <w:r w:rsidR="00EE443A">
        <w:t>-en</w:t>
      </w:r>
      <w:r>
        <w:t xml:space="preserve"> losstaande backofficesystemen, waarin zowel postregistraties als documentmanagement/RMA wordt uitgevoerd. Deze systemen werden veelal gebruikt binnen de </w:t>
      </w:r>
      <w:r w:rsidR="00EE443A">
        <w:t>DIV-</w:t>
      </w:r>
      <w:r>
        <w:t xml:space="preserve">afdelingen en waren niet of nauwelijks toegankelijk voor gebruikers buiten de </w:t>
      </w:r>
      <w:r w:rsidR="00EE443A">
        <w:t>DIV-</w:t>
      </w:r>
      <w:r>
        <w:t xml:space="preserve">afdeling. Nu, met de opkomst van </w:t>
      </w:r>
      <w:r w:rsidR="00EE443A">
        <w:t xml:space="preserve">zaaksystemen </w:t>
      </w:r>
      <w:r>
        <w:t xml:space="preserve">zien we steeds vaker dat het DMS een onderdeel is van het stelsel van applicaties, waarmee zaakgericht </w:t>
      </w:r>
      <w:r w:rsidR="00905085">
        <w:t xml:space="preserve">wordt gewerkt. Het zijn </w:t>
      </w:r>
      <w:r>
        <w:t>systemen geworden die op basis van open standaarden</w:t>
      </w:r>
      <w:r w:rsidR="00905085">
        <w:t xml:space="preserve"> verbonden </w:t>
      </w:r>
      <w:r>
        <w:t xml:space="preserve">kunnen worden </w:t>
      </w:r>
      <w:r w:rsidR="00905085">
        <w:t>met andere systemen in et applicatielandschap.</w:t>
      </w:r>
    </w:p>
    <w:p w14:paraId="0251E750" w14:textId="77777777" w:rsidR="00620D76" w:rsidRDefault="00620D76" w:rsidP="007E1F3D">
      <w:pPr>
        <w:pStyle w:val="Kop20"/>
      </w:pPr>
      <w:bookmarkStart w:id="328" w:name="_Toc379547973"/>
      <w:bookmarkStart w:id="329" w:name="_Toc523146117"/>
      <w:r>
        <w:t>Gegevensmagazijn</w:t>
      </w:r>
      <w:bookmarkEnd w:id="328"/>
      <w:bookmarkEnd w:id="329"/>
    </w:p>
    <w:p w14:paraId="1B23A7C1" w14:textId="77777777" w:rsidR="00620D76" w:rsidRDefault="00620D76" w:rsidP="00620D76">
      <w:pPr>
        <w:keepNext/>
        <w:rPr>
          <w:b/>
        </w:rPr>
      </w:pPr>
      <w:r w:rsidRPr="00620D76">
        <w:rPr>
          <w:b/>
        </w:rPr>
        <w:t>Definitie van de referentiecomponent volgens de software-catalogus:</w:t>
      </w:r>
    </w:p>
    <w:p w14:paraId="41E759BA" w14:textId="77777777" w:rsidR="00620D76" w:rsidRPr="00620D76" w:rsidRDefault="00620D76" w:rsidP="00620D76">
      <w:pPr>
        <w:keepNext/>
      </w:pPr>
      <w:r w:rsidRPr="00620D76">
        <w:t>Systeem voor opslag van gemeentelijke basisgegevens, bij voorkeur conform het RSGB.</w:t>
      </w:r>
    </w:p>
    <w:p w14:paraId="636A1168" w14:textId="77777777" w:rsidR="002C3AB1" w:rsidRDefault="002C3AB1"/>
    <w:p w14:paraId="772A9EA4" w14:textId="77777777" w:rsidR="002C3AB1" w:rsidRPr="00B2038B" w:rsidRDefault="002C3AB1" w:rsidP="002C3AB1">
      <w:pPr>
        <w:keepNext/>
        <w:rPr>
          <w:b/>
        </w:rPr>
      </w:pPr>
      <w:r w:rsidRPr="00B2038B">
        <w:rPr>
          <w:b/>
        </w:rPr>
        <w:t>Toelichting</w:t>
      </w:r>
    </w:p>
    <w:p w14:paraId="3914EDF1" w14:textId="77777777" w:rsidR="002C3AB1" w:rsidRPr="002C3AB1" w:rsidRDefault="002C3AB1" w:rsidP="002C3AB1">
      <w:pPr>
        <w:pStyle w:val="Geenafstand"/>
      </w:pPr>
      <w:r w:rsidRPr="002C3AB1">
        <w:t xml:space="preserve">In een gegevensmagazijn worden gegevens die door de gemeente in gemeentelijke administratieve- en dienstverleningsprocessen worden gebruikt centraal opgeslagen én ontsloten. Een gegevensmagazijn kan, afhankelijk van de implementatie, zowel basis- (personen, adressen, WOZ objecten, etc.), kern- (medewerkers, producten, klanten, etc.) als aangehaakte (stemdistricten, buurt- en wijkcodes, etc.) gegevens bevatten. </w:t>
      </w:r>
    </w:p>
    <w:p w14:paraId="587AD80D" w14:textId="77777777" w:rsidR="002C3AB1" w:rsidRDefault="002C3AB1" w:rsidP="002C3AB1">
      <w:pPr>
        <w:pStyle w:val="Geenafstand"/>
      </w:pPr>
    </w:p>
    <w:p w14:paraId="11896B95" w14:textId="30D48346" w:rsidR="00132204" w:rsidRPr="00132204" w:rsidRDefault="002C3AB1" w:rsidP="00B36D69">
      <w:pPr>
        <w:pStyle w:val="Geenafstand"/>
      </w:pPr>
      <w:r w:rsidRPr="002C3AB1">
        <w:t>De belangrijkste functie van een gegevensmagazijn systeem is het ontsluiten van basis-, kern- en/of aangehaakte gegevens van een gemeente. Het ontsluiten van deze gegevens kan bijvoorbeeld plaatsvinden ten behoeve van de baliefunctie van de gemeente, het klantcontactcentrum, het voorinvullen van velden op elektronische formulieren</w:t>
      </w:r>
      <w:r w:rsidR="00B52422">
        <w:t xml:space="preserve">, het </w:t>
      </w:r>
      <w:r w:rsidR="00B151F8">
        <w:t xml:space="preserve">ontsluiten </w:t>
      </w:r>
      <w:r w:rsidR="00B52422">
        <w:t>van basis</w:t>
      </w:r>
      <w:r w:rsidR="00B355A8">
        <w:t xml:space="preserve">-, kern en/of aangehaakte </w:t>
      </w:r>
      <w:r w:rsidR="00B52422">
        <w:t xml:space="preserve">gegevens </w:t>
      </w:r>
      <w:r w:rsidR="00B151F8">
        <w:t>t.b.v.</w:t>
      </w:r>
      <w:r w:rsidR="00B52422">
        <w:t>back-office systemen</w:t>
      </w:r>
      <w:r w:rsidRPr="002C3AB1">
        <w:t xml:space="preserve"> of voor selecties ten behoeve van afnemers en statistische doeleinden. </w:t>
      </w:r>
    </w:p>
    <w:p w14:paraId="5FF0FDD5" w14:textId="77777777" w:rsidR="00427910" w:rsidRDefault="00427910" w:rsidP="00CF39F7"/>
    <w:p w14:paraId="3B46B1E4" w14:textId="77777777" w:rsidR="001D02F2" w:rsidRPr="00B50206" w:rsidRDefault="00C76A77" w:rsidP="00B50206">
      <w:pPr>
        <w:pStyle w:val="Kop20"/>
      </w:pPr>
      <w:bookmarkStart w:id="330" w:name="_Toc379547974"/>
      <w:bookmarkStart w:id="331" w:name="_Toc523146118"/>
      <w:r w:rsidRPr="00B50206">
        <w:lastRenderedPageBreak/>
        <w:t>Referentiearchitectuur</w:t>
      </w:r>
      <w:bookmarkEnd w:id="330"/>
      <w:bookmarkEnd w:id="331"/>
    </w:p>
    <w:p w14:paraId="222345AE" w14:textId="77777777" w:rsidR="004A1A96" w:rsidRDefault="004A1A96" w:rsidP="004A1A96">
      <w:r>
        <w:t>In de specificatie wordt uitgegaan van een referentiearch</w:t>
      </w:r>
      <w:r w:rsidR="00792E1C">
        <w:t>itectuur</w:t>
      </w:r>
      <w:r>
        <w:t>.</w:t>
      </w:r>
      <w:r w:rsidR="006336AB">
        <w:t xml:space="preserve"> De uitwisseling van informatie kan bestaan uit informatievragen</w:t>
      </w:r>
      <w:r>
        <w:t xml:space="preserve"> </w:t>
      </w:r>
      <w:r w:rsidR="006336AB">
        <w:t xml:space="preserve">van de Wabo aan de BAG, zaakinformatie, </w:t>
      </w:r>
      <w:r w:rsidR="005E4596">
        <w:t>g</w:t>
      </w:r>
      <w:r w:rsidR="008A7552">
        <w:t>eometrie</w:t>
      </w:r>
      <w:r w:rsidR="006336AB">
        <w:t xml:space="preserve">, documentinformatie en </w:t>
      </w:r>
      <w:r w:rsidR="00EE443A">
        <w:t>BAG-</w:t>
      </w:r>
      <w:r w:rsidR="006336AB">
        <w:t>relevante gegevens.</w:t>
      </w:r>
    </w:p>
    <w:p w14:paraId="6BE38A32" w14:textId="77777777" w:rsidR="000E16A1" w:rsidRDefault="000E16A1" w:rsidP="004A1A96"/>
    <w:p w14:paraId="106DBCA2" w14:textId="413205AB" w:rsidR="005D790F" w:rsidRDefault="00B82888" w:rsidP="004A0BAD">
      <w:pPr>
        <w:keepNext/>
      </w:pPr>
      <w:r>
        <w:object w:dxaOrig="15443" w:dyaOrig="9674" w14:anchorId="650E8E17">
          <v:shape id="_x0000_i1025" type="#_x0000_t75" style="width:453pt;height:283.8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Visio.Drawing.11" ShapeID="_x0000_i1025" DrawAspect="Content" ObjectID="_1596890544" r:id="rId42"/>
        </w:object>
      </w:r>
    </w:p>
    <w:p w14:paraId="5BBD91BC" w14:textId="77777777" w:rsidR="0089304F" w:rsidRDefault="0089304F" w:rsidP="0089304F">
      <w:pPr>
        <w:keepNext/>
        <w:jc w:val="center"/>
        <w:rPr>
          <w:b/>
          <w:bCs/>
          <w:color w:val="4F81BD"/>
          <w:sz w:val="18"/>
          <w:szCs w:val="18"/>
        </w:rPr>
      </w:pPr>
    </w:p>
    <w:p w14:paraId="128CC951" w14:textId="77777777" w:rsidR="00656129" w:rsidRPr="0089304F" w:rsidRDefault="005D790F" w:rsidP="0089304F">
      <w:pPr>
        <w:keepNext/>
        <w:jc w:val="center"/>
        <w:rPr>
          <w:b/>
          <w:bCs/>
          <w:color w:val="4F81BD"/>
          <w:sz w:val="18"/>
          <w:szCs w:val="18"/>
        </w:rPr>
      </w:pPr>
      <w:r w:rsidRPr="0089304F">
        <w:rPr>
          <w:b/>
          <w:bCs/>
          <w:color w:val="4F81BD"/>
          <w:sz w:val="18"/>
          <w:szCs w:val="18"/>
        </w:rPr>
        <w:t xml:space="preserve">Figuur </w:t>
      </w:r>
      <w:r w:rsidRPr="0089304F">
        <w:rPr>
          <w:b/>
          <w:bCs/>
          <w:color w:val="4F81BD"/>
          <w:sz w:val="18"/>
          <w:szCs w:val="18"/>
        </w:rPr>
        <w:fldChar w:fldCharType="begin"/>
      </w:r>
      <w:r w:rsidRPr="0089304F">
        <w:rPr>
          <w:b/>
          <w:bCs/>
          <w:color w:val="4F81BD"/>
          <w:sz w:val="18"/>
          <w:szCs w:val="18"/>
        </w:rPr>
        <w:instrText xml:space="preserve"> SEQ Figuur \* ARABIC </w:instrText>
      </w:r>
      <w:r w:rsidRPr="0089304F">
        <w:rPr>
          <w:b/>
          <w:bCs/>
          <w:color w:val="4F81BD"/>
          <w:sz w:val="18"/>
          <w:szCs w:val="18"/>
        </w:rPr>
        <w:fldChar w:fldCharType="separate"/>
      </w:r>
      <w:r w:rsidR="00644E3C">
        <w:rPr>
          <w:b/>
          <w:bCs/>
          <w:noProof/>
          <w:color w:val="4F81BD"/>
          <w:sz w:val="18"/>
          <w:szCs w:val="18"/>
        </w:rPr>
        <w:t>2</w:t>
      </w:r>
      <w:r w:rsidRPr="0089304F">
        <w:rPr>
          <w:b/>
          <w:bCs/>
          <w:color w:val="4F81BD"/>
          <w:sz w:val="18"/>
          <w:szCs w:val="18"/>
        </w:rPr>
        <w:fldChar w:fldCharType="end"/>
      </w:r>
      <w:r w:rsidRPr="0089304F">
        <w:rPr>
          <w:b/>
          <w:bCs/>
          <w:color w:val="4F81BD"/>
          <w:sz w:val="18"/>
          <w:szCs w:val="18"/>
        </w:rPr>
        <w:t xml:space="preserve"> De referentiearchitectuur</w:t>
      </w:r>
    </w:p>
    <w:p w14:paraId="491EA87F" w14:textId="4109B44E" w:rsidR="00814B71" w:rsidRDefault="00A572EC" w:rsidP="00156C29">
      <w:pPr>
        <w:keepNext/>
        <w:jc w:val="center"/>
      </w:pPr>
      <w:r w:rsidRPr="00A572EC">
        <w:t xml:space="preserve"> </w:t>
      </w:r>
    </w:p>
    <w:p w14:paraId="3832DCB7" w14:textId="77777777" w:rsidR="005049B7" w:rsidRDefault="005049B7" w:rsidP="006336AB">
      <w:pPr>
        <w:keepNext/>
      </w:pPr>
    </w:p>
    <w:p w14:paraId="124A2463" w14:textId="77777777" w:rsidR="005049B7" w:rsidRPr="00EB2AAB" w:rsidRDefault="005049B7" w:rsidP="005049B7">
      <w:pPr>
        <w:keepNext/>
      </w:pPr>
      <w:r>
        <w:t xml:space="preserve">In </w:t>
      </w:r>
      <w:r w:rsidR="005D790F">
        <w:t xml:space="preserve">figuur 2 </w:t>
      </w:r>
      <w:r w:rsidRPr="00C76A77">
        <w:t xml:space="preserve">is </w:t>
      </w:r>
      <w:r>
        <w:t>de</w:t>
      </w:r>
      <w:r w:rsidRPr="00C76A77">
        <w:t xml:space="preserve"> referentie</w:t>
      </w:r>
      <w:r>
        <w:t>-</w:t>
      </w:r>
      <w:r w:rsidRPr="00C76A77">
        <w:t>applicatiearchitectuur</w:t>
      </w:r>
      <w:r>
        <w:t xml:space="preserve"> weergegeven</w:t>
      </w:r>
      <w:r w:rsidRPr="00C76A77">
        <w:t xml:space="preserve">. Bij gemeenten komen verschillende fysieke implementatievarianten van het </w:t>
      </w:r>
    </w:p>
    <w:p w14:paraId="41629D84" w14:textId="7E7D7BAD" w:rsidR="005049B7" w:rsidRDefault="005049B7" w:rsidP="005049B7">
      <w:pPr>
        <w:keepNext/>
      </w:pPr>
      <w:r>
        <w:t>a</w:t>
      </w:r>
      <w:r w:rsidRPr="00C76A77">
        <w:t xml:space="preserve">pplicatielandschap voor, elk met eigen voor- en nadelen. </w:t>
      </w:r>
      <w:r>
        <w:t>De standaard ondersteunt de referentiecomponenten. De gemeente wordt geacht om samen met de leverancier het</w:t>
      </w:r>
      <w:r w:rsidR="00B36D69">
        <w:t xml:space="preserve"> a</w:t>
      </w:r>
      <w:r>
        <w:t xml:space="preserve">pplicatielandschap te beoordelen op de werking van de standaard, indien niet wordt gewerkt met de genoemde referentiecomponenten. </w:t>
      </w:r>
    </w:p>
    <w:p w14:paraId="7F41A997" w14:textId="77777777" w:rsidR="005049B7" w:rsidRDefault="005049B7" w:rsidP="005049B7">
      <w:pPr>
        <w:keepNext/>
      </w:pPr>
    </w:p>
    <w:p w14:paraId="1514017D" w14:textId="77777777" w:rsidR="005049B7" w:rsidRDefault="005049B7" w:rsidP="005049B7">
      <w:pPr>
        <w:keepNext/>
      </w:pPr>
      <w:r>
        <w:t xml:space="preserve">De volgende systeeminteracties zijn onderkend: </w:t>
      </w:r>
    </w:p>
    <w:p w14:paraId="3B89E729" w14:textId="77777777" w:rsidR="005049B7" w:rsidRDefault="005049B7" w:rsidP="005049B7">
      <w:pPr>
        <w:keepNext/>
      </w:pPr>
    </w:p>
    <w:p w14:paraId="5059530D" w14:textId="77777777" w:rsidR="0025321C" w:rsidRPr="0025321C" w:rsidRDefault="0025321C" w:rsidP="0025321C">
      <w:pPr>
        <w:keepNext/>
      </w:pPr>
      <w:r w:rsidRPr="0025321C">
        <w:t>1.</w:t>
      </w:r>
      <w:r w:rsidRPr="0025321C">
        <w:tab/>
        <w:t>Vergunningsaanvraag.</w:t>
      </w:r>
    </w:p>
    <w:p w14:paraId="0DD40253" w14:textId="77777777" w:rsidR="0025321C" w:rsidRPr="0025321C" w:rsidRDefault="0025321C" w:rsidP="0025321C">
      <w:pPr>
        <w:keepNext/>
        <w:ind w:left="705"/>
      </w:pPr>
      <w:r w:rsidRPr="0025321C">
        <w:t xml:space="preserve">De vergunningsaanvraag kan zowel via het OLO als via een medewerker BWT ingediend worden. </w:t>
      </w:r>
    </w:p>
    <w:p w14:paraId="1969F383" w14:textId="77777777" w:rsidR="0025321C" w:rsidRPr="0025321C" w:rsidRDefault="0025321C" w:rsidP="0025321C">
      <w:pPr>
        <w:keepNext/>
      </w:pPr>
      <w:r w:rsidRPr="0025321C">
        <w:t>2.</w:t>
      </w:r>
      <w:r w:rsidRPr="0025321C">
        <w:tab/>
        <w:t>Opvragen BAG-Objecten.</w:t>
      </w:r>
    </w:p>
    <w:p w14:paraId="10AF9566" w14:textId="46DB98A0" w:rsidR="0025321C" w:rsidRPr="0025321C" w:rsidRDefault="0025321C" w:rsidP="0025321C">
      <w:pPr>
        <w:keepNext/>
        <w:ind w:left="705"/>
      </w:pPr>
      <w:r w:rsidRPr="0025321C">
        <w:t>Bij het behandelen van de vergunningsaanvraag kunnen gegevens van reeds bek</w:t>
      </w:r>
      <w:r w:rsidR="00B355A8">
        <w:t>ende BAG-objecten relevant zijn.</w:t>
      </w:r>
      <w:r w:rsidRPr="0025321C">
        <w:t xml:space="preserve"> Deze </w:t>
      </w:r>
      <w:r w:rsidR="00B151F8">
        <w:t xml:space="preserve">worden door het </w:t>
      </w:r>
      <w:r w:rsidRPr="0025321C">
        <w:t>gegevensmagazijn</w:t>
      </w:r>
      <w:r w:rsidR="00B151F8">
        <w:t xml:space="preserve"> geleverd. Als de BAG</w:t>
      </w:r>
      <w:r w:rsidR="00B355A8">
        <w:t>-administratie</w:t>
      </w:r>
      <w:r w:rsidR="00B151F8">
        <w:t xml:space="preserve"> deze gegevens levert vervult de BAG</w:t>
      </w:r>
      <w:r w:rsidR="00B355A8">
        <w:t>-administratie</w:t>
      </w:r>
      <w:r w:rsidR="00B151F8">
        <w:t xml:space="preserve"> voor het opvragen van BAG-objecten de rol van gegevensmagazijn. </w:t>
      </w:r>
    </w:p>
    <w:p w14:paraId="3B03355C" w14:textId="77777777" w:rsidR="0025321C" w:rsidRPr="0025321C" w:rsidRDefault="0025321C" w:rsidP="0025321C">
      <w:pPr>
        <w:keepNext/>
      </w:pPr>
      <w:r w:rsidRPr="0025321C">
        <w:t>3.</w:t>
      </w:r>
      <w:r w:rsidRPr="0025321C">
        <w:tab/>
        <w:t>Aanvraagnotificatie.</w:t>
      </w:r>
    </w:p>
    <w:p w14:paraId="0522D2F5" w14:textId="1E8F640D" w:rsidR="0025321C" w:rsidRPr="0025321C" w:rsidRDefault="0025321C" w:rsidP="0025321C">
      <w:pPr>
        <w:keepNext/>
        <w:ind w:left="705"/>
      </w:pPr>
      <w:r w:rsidRPr="0025321C">
        <w:t>Als de aanvraag in behandeling wordt genomen</w:t>
      </w:r>
      <w:r w:rsidR="00774F2F">
        <w:t>,</w:t>
      </w:r>
      <w:r w:rsidRPr="0025321C">
        <w:t xml:space="preserve"> worden de relevante gegevens aan de BAG-beheerder gestuurd ter beoordeling van de impact van deze aanvraag op </w:t>
      </w:r>
      <w:r w:rsidRPr="0025321C">
        <w:lastRenderedPageBreak/>
        <w:t>BAG-o</w:t>
      </w:r>
      <w:r w:rsidR="00B355A8">
        <w:t xml:space="preserve">bjecten. Optioneel worden de identificaties van de </w:t>
      </w:r>
      <w:r w:rsidRPr="0025321C">
        <w:t>betrokken BAG-objecten meegezonden.</w:t>
      </w:r>
    </w:p>
    <w:p w14:paraId="2403ADE3" w14:textId="77777777" w:rsidR="0025321C" w:rsidRPr="0025321C" w:rsidRDefault="0025321C" w:rsidP="0025321C">
      <w:pPr>
        <w:keepNext/>
      </w:pPr>
      <w:r w:rsidRPr="0025321C">
        <w:t xml:space="preserve">4. </w:t>
      </w:r>
      <w:r w:rsidRPr="0025321C">
        <w:tab/>
        <w:t>BAG-Objecten bij Zaak (Onderdeel).</w:t>
      </w:r>
    </w:p>
    <w:p w14:paraId="3C32AFBD" w14:textId="7808A5F5" w:rsidR="0025321C" w:rsidRPr="0025321C" w:rsidRDefault="0025321C" w:rsidP="0025321C">
      <w:pPr>
        <w:keepNext/>
        <w:ind w:left="705"/>
      </w:pPr>
      <w:r w:rsidRPr="0025321C">
        <w:t>De id</w:t>
      </w:r>
      <w:r w:rsidR="00B355A8">
        <w:t>entificaties</w:t>
      </w:r>
      <w:r w:rsidRPr="0025321C">
        <w:t xml:space="preserve"> van nieuwe of reeds bestaande BAG-objecten die aan een onderdeel van een aanvraag zijn gekoppeld, worden doorgegeven aan het Wabo-systeem.</w:t>
      </w:r>
    </w:p>
    <w:p w14:paraId="7F8CAA11" w14:textId="77777777" w:rsidR="0025321C" w:rsidRPr="0025321C" w:rsidRDefault="0025321C" w:rsidP="0025321C">
      <w:pPr>
        <w:keepNext/>
      </w:pPr>
      <w:r w:rsidRPr="0025321C">
        <w:t xml:space="preserve">5. </w:t>
      </w:r>
      <w:r w:rsidRPr="0025321C">
        <w:tab/>
        <w:t>Besluit vergunningsaanvraag.</w:t>
      </w:r>
    </w:p>
    <w:p w14:paraId="52654829" w14:textId="77777777" w:rsidR="0025321C" w:rsidRPr="0025321C" w:rsidRDefault="0025321C" w:rsidP="0025321C">
      <w:pPr>
        <w:keepNext/>
        <w:ind w:left="705"/>
      </w:pPr>
      <w:r w:rsidRPr="0025321C">
        <w:t xml:space="preserve">Het genomen besluit t.a.v. de vergunningsaanvraag wordt doorgegeven aan de BAG-beheerder. Op basis hiervan worden (mogelijke) aanpassingen er in de BAG-administratie doorgevoerd of definitief gemaakt. </w:t>
      </w:r>
    </w:p>
    <w:p w14:paraId="128E1BA6" w14:textId="77777777" w:rsidR="0025321C" w:rsidRPr="0025321C" w:rsidRDefault="0025321C" w:rsidP="0025321C">
      <w:pPr>
        <w:keepNext/>
      </w:pPr>
      <w:r w:rsidRPr="0025321C">
        <w:t xml:space="preserve">6. </w:t>
      </w:r>
      <w:r w:rsidRPr="0025321C">
        <w:tab/>
        <w:t>Verzoek om controle.</w:t>
      </w:r>
    </w:p>
    <w:p w14:paraId="70C75F1B" w14:textId="3E438C51" w:rsidR="0025321C" w:rsidRPr="0025321C" w:rsidRDefault="0025321C" w:rsidP="0025321C">
      <w:pPr>
        <w:keepNext/>
        <w:ind w:left="705"/>
      </w:pPr>
      <w:r w:rsidRPr="0025321C">
        <w:t>Indien in de BAG ongeregeldheden worden geconstateerd kan een verzoek aan de Wabo gedaan worden om ter plaatste te kijken wat de stand van zaken is.</w:t>
      </w:r>
      <w:r w:rsidR="00B151F8">
        <w:t xml:space="preserve"> (Optioneel)</w:t>
      </w:r>
    </w:p>
    <w:p w14:paraId="160C7F57" w14:textId="1C932E4C" w:rsidR="0025321C" w:rsidRDefault="000E16A1" w:rsidP="00023EAA">
      <w:pPr>
        <w:keepNext/>
        <w:ind w:left="705" w:hanging="705"/>
      </w:pPr>
      <w:r>
        <w:t>7</w:t>
      </w:r>
      <w:r w:rsidR="0025321C" w:rsidRPr="0025321C">
        <w:t>.</w:t>
      </w:r>
      <w:r w:rsidR="0025321C" w:rsidRPr="0025321C">
        <w:tab/>
        <w:t>Het opvragen van</w:t>
      </w:r>
      <w:r w:rsidR="00023EAA">
        <w:t xml:space="preserve"> zaak</w:t>
      </w:r>
      <w:r w:rsidR="0025321C" w:rsidRPr="0025321C">
        <w:t>documenten</w:t>
      </w:r>
      <w:r w:rsidR="00023EAA">
        <w:t>, bv aanvraagdocumenten ov bronducument beschikking.</w:t>
      </w:r>
      <w:r w:rsidR="0025321C" w:rsidRPr="0025321C">
        <w:t xml:space="preserve"> (conform Zaak-document services</w:t>
      </w:r>
      <w:r>
        <w:t>, optioneel)</w:t>
      </w:r>
    </w:p>
    <w:p w14:paraId="3261A6E9" w14:textId="702776B9" w:rsidR="000E16A1" w:rsidRPr="0025321C" w:rsidRDefault="000E16A1" w:rsidP="0025321C">
      <w:pPr>
        <w:keepNext/>
      </w:pPr>
      <w:r>
        <w:t>8.</w:t>
      </w:r>
      <w:r>
        <w:tab/>
        <w:t xml:space="preserve">Het opvragen van zaakdetails </w:t>
      </w:r>
      <w:r w:rsidRPr="0025321C">
        <w:t>(conform Zaak-document services</w:t>
      </w:r>
      <w:r>
        <w:t>, optioneel)</w:t>
      </w:r>
    </w:p>
    <w:p w14:paraId="787DEF70" w14:textId="77777777" w:rsidR="0025321C" w:rsidRPr="0025321C" w:rsidRDefault="0025321C" w:rsidP="0025321C">
      <w:pPr>
        <w:keepNext/>
      </w:pPr>
      <w:r w:rsidRPr="0025321C">
        <w:t>9.</w:t>
      </w:r>
      <w:r w:rsidRPr="0025321C">
        <w:tab/>
        <w:t>Toezichtnotificatie</w:t>
      </w:r>
    </w:p>
    <w:p w14:paraId="12579CCB" w14:textId="2FECAAD2" w:rsidR="0025321C" w:rsidRPr="0025321C" w:rsidRDefault="0025321C" w:rsidP="0025321C">
      <w:pPr>
        <w:keepNext/>
        <w:ind w:left="705"/>
      </w:pPr>
      <w:r w:rsidRPr="0025321C">
        <w:t>Een constatering t.a.v. een object door de Wabo wordt doorgegeven aan de BAG om eventuele gevolgen voor de BAG-administratie door te kunnen voeren</w:t>
      </w:r>
      <w:r w:rsidR="00B151F8">
        <w:t xml:space="preserve">. </w:t>
      </w:r>
    </w:p>
    <w:p w14:paraId="4626CA06" w14:textId="57E26898" w:rsidR="0025321C" w:rsidRDefault="000E16A1" w:rsidP="0025321C">
      <w:pPr>
        <w:keepNext/>
        <w:ind w:left="705" w:hanging="705"/>
      </w:pPr>
      <w:r>
        <w:t>B1</w:t>
      </w:r>
      <w:r w:rsidR="0025321C" w:rsidRPr="0025321C">
        <w:tab/>
      </w:r>
      <w:r w:rsidR="0025321C" w:rsidRPr="0025321C">
        <w:tab/>
        <w:t>Het vastleggen van BAG-gegevens in het gegevensmagazijn (buiten scope voor verdere uitwerking binnen deze koppelvlakspecificatie).</w:t>
      </w:r>
    </w:p>
    <w:p w14:paraId="23D37905" w14:textId="511BF337" w:rsidR="000E16A1" w:rsidRDefault="000E16A1" w:rsidP="0025321C">
      <w:pPr>
        <w:keepNext/>
        <w:ind w:left="705" w:hanging="705"/>
      </w:pPr>
      <w:r>
        <w:t>B2</w:t>
      </w:r>
      <w:r>
        <w:tab/>
        <w:t>Het vastleggen van zaakgegevens (conform Zaak-documentservices, buiten scope)</w:t>
      </w:r>
    </w:p>
    <w:p w14:paraId="0B070209" w14:textId="384E6411" w:rsidR="000E16A1" w:rsidRPr="0025321C" w:rsidRDefault="000E16A1" w:rsidP="000E16A1">
      <w:pPr>
        <w:keepNext/>
        <w:ind w:left="705" w:hanging="705"/>
      </w:pPr>
      <w:r>
        <w:t>B3</w:t>
      </w:r>
      <w:r>
        <w:tab/>
      </w:r>
      <w:r w:rsidRPr="0025321C">
        <w:t>Het vastleggen van brondocumenten (conform Zaak-document services</w:t>
      </w:r>
      <w:r>
        <w:t>, buiten scope</w:t>
      </w:r>
      <w:r w:rsidRPr="0025321C">
        <w:t>).</w:t>
      </w:r>
    </w:p>
    <w:p w14:paraId="2FA227C8" w14:textId="7ADCFDF1" w:rsidR="000E16A1" w:rsidRPr="0025321C" w:rsidRDefault="000E16A1" w:rsidP="0025321C">
      <w:pPr>
        <w:keepNext/>
        <w:ind w:left="705" w:hanging="705"/>
      </w:pPr>
    </w:p>
    <w:p w14:paraId="22E3F0D9" w14:textId="77777777" w:rsidR="00C41C41" w:rsidRDefault="00C41C41">
      <w:r>
        <w:br w:type="page"/>
      </w:r>
    </w:p>
    <w:p w14:paraId="1D9B7A4B" w14:textId="77777777" w:rsidR="0019656D" w:rsidRPr="002C6627" w:rsidRDefault="00C76A77" w:rsidP="007E1F3D">
      <w:pPr>
        <w:pStyle w:val="Kop20"/>
      </w:pPr>
      <w:bookmarkStart w:id="332" w:name="_Toc379547975"/>
      <w:bookmarkStart w:id="333" w:name="_Ref379548975"/>
      <w:bookmarkStart w:id="334" w:name="_Ref379548993"/>
      <w:bookmarkStart w:id="335" w:name="_Toc523146119"/>
      <w:r w:rsidRPr="002C6627">
        <w:lastRenderedPageBreak/>
        <w:t>Implementatievarianten en standaard services</w:t>
      </w:r>
      <w:bookmarkEnd w:id="332"/>
      <w:bookmarkEnd w:id="333"/>
      <w:bookmarkEnd w:id="334"/>
      <w:bookmarkEnd w:id="335"/>
    </w:p>
    <w:p w14:paraId="70AF5155" w14:textId="77777777" w:rsidR="0041099A" w:rsidRPr="002C6627" w:rsidRDefault="0041099A" w:rsidP="000D1053">
      <w:pPr>
        <w:keepNext/>
      </w:pPr>
    </w:p>
    <w:p w14:paraId="10D00BAA" w14:textId="77777777" w:rsidR="000D1053" w:rsidRPr="002C6627" w:rsidRDefault="000D1053" w:rsidP="000D1053">
      <w:pPr>
        <w:keepNext/>
      </w:pPr>
    </w:p>
    <w:p w14:paraId="185C2DE2" w14:textId="77777777" w:rsidR="00D92F1A" w:rsidRDefault="00C76A77" w:rsidP="000D1053">
      <w:pPr>
        <w:keepNext/>
      </w:pPr>
      <w:r w:rsidRPr="002C6627">
        <w:t xml:space="preserve">Aan deze specificatie wordt voldaan indien </w:t>
      </w:r>
      <w:r w:rsidR="00D92F1A">
        <w:t xml:space="preserve">de in hoofdstuk 6 </w:t>
      </w:r>
      <w:r w:rsidR="00C61164">
        <w:t>beschreven services</w:t>
      </w:r>
      <w:r w:rsidR="00D92F1A">
        <w:t xml:space="preserve">, voor zover deze relevant zijn voor de betreffende applicatie, worden ondersteund. </w:t>
      </w:r>
    </w:p>
    <w:p w14:paraId="235908A0" w14:textId="0456A632" w:rsidR="000D1053" w:rsidRPr="002C6627" w:rsidRDefault="00D92F1A" w:rsidP="000D1053">
      <w:pPr>
        <w:keepNext/>
      </w:pPr>
      <w:r>
        <w:t>Aanvullend geldt dat er een aan</w:t>
      </w:r>
      <w:r w:rsidR="00442C64">
        <w:t xml:space="preserve">tal implementatievarianten </w:t>
      </w:r>
      <w:r w:rsidR="00FD1FCE">
        <w:t>is</w:t>
      </w:r>
      <w:r w:rsidR="00442C64">
        <w:t>.</w:t>
      </w:r>
    </w:p>
    <w:p w14:paraId="29ACAD94" w14:textId="77777777" w:rsidR="00847BB0" w:rsidRPr="002C6627" w:rsidRDefault="00847BB0" w:rsidP="000D1053">
      <w:pPr>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6873"/>
      </w:tblGrid>
      <w:tr w:rsidR="000D1053" w:rsidRPr="002C6627" w14:paraId="4FB89D81" w14:textId="77777777" w:rsidTr="00EB1835">
        <w:tc>
          <w:tcPr>
            <w:tcW w:w="1769" w:type="dxa"/>
            <w:shd w:val="solid" w:color="auto" w:fill="FFFFFF"/>
          </w:tcPr>
          <w:p w14:paraId="608BDD3B" w14:textId="77777777" w:rsidR="000D1053" w:rsidRPr="002C6627" w:rsidRDefault="00C76A77" w:rsidP="0031656B">
            <w:pPr>
              <w:keepNext/>
              <w:jc w:val="center"/>
              <w:rPr>
                <w:b/>
              </w:rPr>
            </w:pPr>
            <w:r w:rsidRPr="002C6627">
              <w:rPr>
                <w:b/>
              </w:rPr>
              <w:t>Implementatie-</w:t>
            </w:r>
          </w:p>
          <w:p w14:paraId="70B311CC" w14:textId="77777777" w:rsidR="000D1053" w:rsidRPr="002C6627" w:rsidRDefault="00C76A77" w:rsidP="0031656B">
            <w:pPr>
              <w:keepNext/>
              <w:jc w:val="center"/>
              <w:rPr>
                <w:b/>
              </w:rPr>
            </w:pPr>
            <w:r w:rsidRPr="002C6627">
              <w:rPr>
                <w:b/>
              </w:rPr>
              <w:t>variant</w:t>
            </w:r>
          </w:p>
        </w:tc>
        <w:tc>
          <w:tcPr>
            <w:tcW w:w="6873" w:type="dxa"/>
            <w:shd w:val="solid" w:color="auto" w:fill="FFFFFF"/>
          </w:tcPr>
          <w:p w14:paraId="20BEB87F" w14:textId="77777777" w:rsidR="000D1053" w:rsidRPr="002C6627" w:rsidRDefault="00C76A77" w:rsidP="000D1053">
            <w:pPr>
              <w:keepNext/>
              <w:rPr>
                <w:b/>
              </w:rPr>
            </w:pPr>
            <w:r w:rsidRPr="002C6627">
              <w:rPr>
                <w:b/>
              </w:rPr>
              <w:t>Specifieke en aanvullende eisen</w:t>
            </w:r>
          </w:p>
        </w:tc>
      </w:tr>
      <w:tr w:rsidR="007F08B2" w:rsidRPr="002C6627" w14:paraId="6D18B3BF" w14:textId="77777777" w:rsidTr="00EB1835">
        <w:tc>
          <w:tcPr>
            <w:tcW w:w="1769" w:type="dxa"/>
          </w:tcPr>
          <w:p w14:paraId="39E9C6C0" w14:textId="77777777" w:rsidR="007F08B2" w:rsidRPr="002C6627" w:rsidRDefault="007F08B2" w:rsidP="002D4EFD">
            <w:pPr>
              <w:keepNext/>
              <w:jc w:val="center"/>
            </w:pPr>
            <w:r w:rsidRPr="002C6627">
              <w:t>A</w:t>
            </w:r>
            <w:r>
              <w:t>1</w:t>
            </w:r>
          </w:p>
        </w:tc>
        <w:tc>
          <w:tcPr>
            <w:tcW w:w="6873" w:type="dxa"/>
          </w:tcPr>
          <w:p w14:paraId="587A7649" w14:textId="63D7CF20" w:rsidR="007F08B2" w:rsidRPr="002C6627" w:rsidRDefault="007F08B2" w:rsidP="002D4EFD">
            <w:pPr>
              <w:keepNext/>
            </w:pPr>
            <w:r>
              <w:t xml:space="preserve">Ad hoc bevragingen </w:t>
            </w:r>
            <w:r w:rsidRPr="002C6627">
              <w:t xml:space="preserve">van authentieke BAG-gegevens </w:t>
            </w:r>
            <w:r>
              <w:t xml:space="preserve">worden rechtstreeks ondersteund door </w:t>
            </w:r>
            <w:r w:rsidRPr="002C6627">
              <w:t xml:space="preserve">het </w:t>
            </w:r>
            <w:r>
              <w:t>gegevensmagazijn</w:t>
            </w:r>
            <w:r w:rsidR="006C3483">
              <w:t>.</w:t>
            </w:r>
          </w:p>
        </w:tc>
      </w:tr>
      <w:tr w:rsidR="000D1053" w:rsidRPr="002C6627" w14:paraId="51DB2082" w14:textId="77777777" w:rsidTr="00EB1835">
        <w:tc>
          <w:tcPr>
            <w:tcW w:w="1769" w:type="dxa"/>
          </w:tcPr>
          <w:p w14:paraId="787F2EA2" w14:textId="46ABBC5C" w:rsidR="000D1053" w:rsidRPr="002C6627" w:rsidRDefault="00C76A77" w:rsidP="0031656B">
            <w:pPr>
              <w:keepNext/>
              <w:jc w:val="center"/>
            </w:pPr>
            <w:r w:rsidRPr="002C6627">
              <w:t>A</w:t>
            </w:r>
            <w:r w:rsidR="007F08B2">
              <w:t>2</w:t>
            </w:r>
          </w:p>
        </w:tc>
        <w:tc>
          <w:tcPr>
            <w:tcW w:w="6873" w:type="dxa"/>
          </w:tcPr>
          <w:p w14:paraId="422CF5B6" w14:textId="23554751" w:rsidR="000D1053" w:rsidRPr="002C6627" w:rsidRDefault="00D92F1A" w:rsidP="007F08B2">
            <w:pPr>
              <w:keepNext/>
            </w:pPr>
            <w:r>
              <w:t xml:space="preserve">Ad hoc bevragingen </w:t>
            </w:r>
            <w:r w:rsidR="000F573B" w:rsidRPr="002C6627">
              <w:t xml:space="preserve">van authentieke BAG-gegevens </w:t>
            </w:r>
            <w:r>
              <w:t xml:space="preserve">worden </w:t>
            </w:r>
            <w:r w:rsidR="007F08B2">
              <w:t>via een servicebus</w:t>
            </w:r>
            <w:r w:rsidR="002D1FD8">
              <w:t xml:space="preserve"> </w:t>
            </w:r>
            <w:r>
              <w:t xml:space="preserve">ondersteund door </w:t>
            </w:r>
            <w:r w:rsidR="000F573B" w:rsidRPr="002C6627">
              <w:t xml:space="preserve">het </w:t>
            </w:r>
            <w:r w:rsidR="00C61164">
              <w:t>gegevensmagazijn</w:t>
            </w:r>
            <w:r w:rsidR="006C3483">
              <w:t>.</w:t>
            </w:r>
          </w:p>
        </w:tc>
      </w:tr>
      <w:tr w:rsidR="007F08B2" w:rsidRPr="002C6627" w14:paraId="4459C3F5" w14:textId="77777777" w:rsidTr="00EB1835">
        <w:tc>
          <w:tcPr>
            <w:tcW w:w="1769" w:type="dxa"/>
          </w:tcPr>
          <w:p w14:paraId="67B48F6F" w14:textId="03D3E6DF" w:rsidR="007F08B2" w:rsidRPr="002C6627" w:rsidRDefault="007F08B2" w:rsidP="002D4EFD">
            <w:pPr>
              <w:keepNext/>
              <w:jc w:val="center"/>
            </w:pPr>
            <w:r w:rsidRPr="002C6627">
              <w:t>A</w:t>
            </w:r>
            <w:r>
              <w:t>3</w:t>
            </w:r>
          </w:p>
        </w:tc>
        <w:tc>
          <w:tcPr>
            <w:tcW w:w="6873" w:type="dxa"/>
          </w:tcPr>
          <w:p w14:paraId="14EF88A4" w14:textId="3882E069" w:rsidR="007F08B2" w:rsidRPr="002C6627" w:rsidRDefault="007F08B2" w:rsidP="007F08B2">
            <w:pPr>
              <w:keepNext/>
            </w:pPr>
            <w:r>
              <w:t xml:space="preserve">Ad hoc bevragingen </w:t>
            </w:r>
            <w:r w:rsidRPr="002C6627">
              <w:t xml:space="preserve">van authentieke BAG-gegevens </w:t>
            </w:r>
            <w:r>
              <w:t xml:space="preserve">worden rechtstreeks ondersteund door </w:t>
            </w:r>
            <w:r w:rsidR="006C3483">
              <w:t>de BAG-</w:t>
            </w:r>
            <w:r>
              <w:t>administratie</w:t>
            </w:r>
            <w:r w:rsidR="006C3483">
              <w:t>.</w:t>
            </w:r>
            <w:r w:rsidR="00B151F8">
              <w:t xml:space="preserve"> (BAG vervult </w:t>
            </w:r>
            <w:r w:rsidR="00B355A8">
              <w:t xml:space="preserve">voor deze gegevens </w:t>
            </w:r>
            <w:r w:rsidR="00B151F8">
              <w:t>de rol van gegevensmagazijn)</w:t>
            </w:r>
          </w:p>
        </w:tc>
      </w:tr>
      <w:tr w:rsidR="002D1FD8" w:rsidRPr="002C6627" w14:paraId="413BE812" w14:textId="77777777" w:rsidTr="00EB1835">
        <w:tc>
          <w:tcPr>
            <w:tcW w:w="1769" w:type="dxa"/>
          </w:tcPr>
          <w:p w14:paraId="29466BBB" w14:textId="55B39546" w:rsidR="002D1FD8" w:rsidRPr="002C6627" w:rsidRDefault="002D1FD8" w:rsidP="002D4EFD">
            <w:pPr>
              <w:keepNext/>
              <w:jc w:val="center"/>
            </w:pPr>
            <w:r w:rsidRPr="002C6627">
              <w:t>A</w:t>
            </w:r>
            <w:r w:rsidR="006C3483">
              <w:t>4</w:t>
            </w:r>
          </w:p>
        </w:tc>
        <w:tc>
          <w:tcPr>
            <w:tcW w:w="6873" w:type="dxa"/>
          </w:tcPr>
          <w:p w14:paraId="0D9FA9A5" w14:textId="741DDBB7" w:rsidR="002D1FD8" w:rsidRPr="002C6627" w:rsidRDefault="002D1FD8" w:rsidP="00B355A8">
            <w:pPr>
              <w:keepNext/>
            </w:pPr>
            <w:r>
              <w:t xml:space="preserve">Ad hoc bevragingen </w:t>
            </w:r>
            <w:r w:rsidRPr="002C6627">
              <w:t xml:space="preserve">van authentieke BAG-gegevens </w:t>
            </w:r>
            <w:r>
              <w:t xml:space="preserve">worden </w:t>
            </w:r>
            <w:r w:rsidR="007F08B2">
              <w:t xml:space="preserve">via een servicebus </w:t>
            </w:r>
            <w:r>
              <w:t xml:space="preserve">ondersteund door de </w:t>
            </w:r>
            <w:r w:rsidR="006C3483">
              <w:t>BAG-</w:t>
            </w:r>
            <w:r>
              <w:t xml:space="preserve">administratie. </w:t>
            </w:r>
            <w:r w:rsidR="00B151F8">
              <w:t xml:space="preserve">(BAG vervult </w:t>
            </w:r>
            <w:r w:rsidR="00B355A8">
              <w:t xml:space="preserve">voor deze gegevens </w:t>
            </w:r>
            <w:r w:rsidR="00B151F8">
              <w:t>de rol van gegevensmagazijn)</w:t>
            </w:r>
          </w:p>
        </w:tc>
      </w:tr>
      <w:tr w:rsidR="002D1FD8" w:rsidRPr="00E9134A" w14:paraId="77CFA38C" w14:textId="77777777" w:rsidTr="00EB1835">
        <w:tc>
          <w:tcPr>
            <w:tcW w:w="1769" w:type="dxa"/>
          </w:tcPr>
          <w:p w14:paraId="72EF9489" w14:textId="73C22B2A" w:rsidR="002D1FD8" w:rsidRPr="002C6627" w:rsidRDefault="002D1FD8" w:rsidP="002D4EFD">
            <w:pPr>
              <w:keepNext/>
              <w:jc w:val="center"/>
            </w:pPr>
            <w:r w:rsidRPr="002C6627">
              <w:t>B</w:t>
            </w:r>
            <w:r>
              <w:t>1</w:t>
            </w:r>
          </w:p>
        </w:tc>
        <w:tc>
          <w:tcPr>
            <w:tcW w:w="6873" w:type="dxa"/>
          </w:tcPr>
          <w:p w14:paraId="6C22381D" w14:textId="12212D19" w:rsidR="002D1FD8" w:rsidRPr="00E9134A" w:rsidRDefault="002D1FD8" w:rsidP="002D1FD8">
            <w:pPr>
              <w:keepNext/>
            </w:pPr>
            <w:r w:rsidRPr="002C6627">
              <w:t xml:space="preserve">De communicatie tussen Wabo- en BAG-applicatie kan direct </w:t>
            </w:r>
            <w:r>
              <w:t xml:space="preserve">verlopen. </w:t>
            </w:r>
          </w:p>
        </w:tc>
      </w:tr>
      <w:tr w:rsidR="007D24AE" w:rsidRPr="009F32EB" w14:paraId="3359672B" w14:textId="77777777" w:rsidTr="00EB1835">
        <w:tc>
          <w:tcPr>
            <w:tcW w:w="1769" w:type="dxa"/>
          </w:tcPr>
          <w:p w14:paraId="5E7AE973" w14:textId="7AFEED74" w:rsidR="007D24AE" w:rsidRPr="002C6627" w:rsidRDefault="00A00168" w:rsidP="0031656B">
            <w:pPr>
              <w:keepNext/>
              <w:jc w:val="center"/>
            </w:pPr>
            <w:r w:rsidRPr="002C6627">
              <w:t>B</w:t>
            </w:r>
            <w:r w:rsidR="002D1FD8">
              <w:t>2</w:t>
            </w:r>
          </w:p>
        </w:tc>
        <w:tc>
          <w:tcPr>
            <w:tcW w:w="6873" w:type="dxa"/>
          </w:tcPr>
          <w:p w14:paraId="2C5AD2E5" w14:textId="2C840304" w:rsidR="007D24AE" w:rsidRPr="00E9134A" w:rsidRDefault="000F573B" w:rsidP="002D1FD8">
            <w:pPr>
              <w:keepNext/>
            </w:pPr>
            <w:r w:rsidRPr="002C6627">
              <w:t>De communicatie tussen Wabo- en BAG-applicatie kan via een servicebus verlopen</w:t>
            </w:r>
            <w:r w:rsidR="002D1FD8">
              <w:t>.</w:t>
            </w:r>
          </w:p>
        </w:tc>
      </w:tr>
      <w:tr w:rsidR="00E1039E" w:rsidRPr="009F32EB" w14:paraId="2DCCCF3F" w14:textId="77777777" w:rsidTr="00EB1835">
        <w:tc>
          <w:tcPr>
            <w:tcW w:w="1769" w:type="dxa"/>
          </w:tcPr>
          <w:p w14:paraId="07D7BD82" w14:textId="24AEC00D" w:rsidR="00E1039E" w:rsidRDefault="00E1039E" w:rsidP="0031656B">
            <w:pPr>
              <w:keepNext/>
              <w:jc w:val="center"/>
            </w:pPr>
            <w:r>
              <w:t>C</w:t>
            </w:r>
            <w:r w:rsidR="00E15D43">
              <w:t>1</w:t>
            </w:r>
          </w:p>
        </w:tc>
        <w:tc>
          <w:tcPr>
            <w:tcW w:w="6873" w:type="dxa"/>
          </w:tcPr>
          <w:p w14:paraId="7A8DD261" w14:textId="5B6B0298" w:rsidR="00460967" w:rsidRDefault="00442C64" w:rsidP="00442C64">
            <w:r>
              <w:t>Het z</w:t>
            </w:r>
            <w:r w:rsidR="00E1039E">
              <w:t xml:space="preserve">aaksysteem vult zowel </w:t>
            </w:r>
            <w:r w:rsidR="00CF1310">
              <w:t xml:space="preserve">het </w:t>
            </w:r>
            <w:r w:rsidR="00E1039E">
              <w:t xml:space="preserve">referentiecomponent </w:t>
            </w:r>
            <w:r>
              <w:t>V</w:t>
            </w:r>
            <w:r w:rsidR="006C3483">
              <w:t>ergunningen</w:t>
            </w:r>
            <w:r>
              <w:t xml:space="preserve"> (o.a. Wabo) als het referentiecomponent Z</w:t>
            </w:r>
            <w:r w:rsidR="00E1039E">
              <w:t xml:space="preserve">aaksysteem in. </w:t>
            </w:r>
            <w:r w:rsidR="00460967">
              <w:t>Zaaksysteem ontvangt de aanvraag, creëert de zaak en verzorgt de afhandeling.</w:t>
            </w:r>
          </w:p>
        </w:tc>
      </w:tr>
      <w:tr w:rsidR="00E1039E" w:rsidRPr="009F32EB" w14:paraId="08158359" w14:textId="77777777" w:rsidTr="00EB1835">
        <w:tc>
          <w:tcPr>
            <w:tcW w:w="1769" w:type="dxa"/>
          </w:tcPr>
          <w:p w14:paraId="25376F0B" w14:textId="2E61144B" w:rsidR="00E1039E" w:rsidRDefault="00E15D43" w:rsidP="0031656B">
            <w:pPr>
              <w:keepNext/>
              <w:jc w:val="center"/>
            </w:pPr>
            <w:r>
              <w:t>C2</w:t>
            </w:r>
          </w:p>
        </w:tc>
        <w:tc>
          <w:tcPr>
            <w:tcW w:w="6873" w:type="dxa"/>
          </w:tcPr>
          <w:p w14:paraId="5AABB397" w14:textId="146369F0" w:rsidR="00E1039E" w:rsidRDefault="00442C64" w:rsidP="00442C64">
            <w:r>
              <w:t>Het z</w:t>
            </w:r>
            <w:r w:rsidR="00E1039E">
              <w:t>aaksysteem ontvangt de aanvraag</w:t>
            </w:r>
            <w:r w:rsidR="00CF1310">
              <w:t>, creëert de zaak</w:t>
            </w:r>
            <w:r w:rsidR="00E1039E">
              <w:t xml:space="preserve"> en de procesafhandeling vindt plaats in het vergunningensysteem. </w:t>
            </w:r>
            <w:r w:rsidR="00CF1310">
              <w:t xml:space="preserve">Het vergunningensysteem koppelt </w:t>
            </w:r>
            <w:r w:rsidR="00460967">
              <w:t>zaakstatussen terug aan het zaaksysteem.</w:t>
            </w:r>
          </w:p>
        </w:tc>
      </w:tr>
      <w:tr w:rsidR="000D1053" w:rsidRPr="009F32EB" w14:paraId="5230B889" w14:textId="77777777" w:rsidTr="00EB1835">
        <w:tc>
          <w:tcPr>
            <w:tcW w:w="1769" w:type="dxa"/>
          </w:tcPr>
          <w:p w14:paraId="3C5C987E" w14:textId="06EC9B8A" w:rsidR="000D1053" w:rsidRPr="00E9134A" w:rsidRDefault="00E15D43" w:rsidP="0031656B">
            <w:pPr>
              <w:keepNext/>
              <w:jc w:val="center"/>
            </w:pPr>
            <w:r>
              <w:t>C3</w:t>
            </w:r>
          </w:p>
        </w:tc>
        <w:tc>
          <w:tcPr>
            <w:tcW w:w="6873" w:type="dxa"/>
          </w:tcPr>
          <w:p w14:paraId="4752E53A" w14:textId="0140FCE0" w:rsidR="00D92F1A" w:rsidRPr="00E9134A" w:rsidRDefault="00A87BAB" w:rsidP="00CF1310">
            <w:r>
              <w:t xml:space="preserve">De </w:t>
            </w:r>
            <w:r w:rsidR="00CF1310">
              <w:t>vergunningen-</w:t>
            </w:r>
            <w:r>
              <w:t xml:space="preserve">applicatie ontvangt de aanvraag, </w:t>
            </w:r>
            <w:r w:rsidR="00460967">
              <w:t>creëe</w:t>
            </w:r>
            <w:r w:rsidR="00CF1310">
              <w:t xml:space="preserve">rt de zaak </w:t>
            </w:r>
            <w:r w:rsidR="00460967">
              <w:t xml:space="preserve">en </w:t>
            </w:r>
            <w:r w:rsidR="00EB1835">
              <w:t>be</w:t>
            </w:r>
            <w:r>
              <w:t>handelt</w:t>
            </w:r>
            <w:r w:rsidR="00460967">
              <w:t xml:space="preserve"> de Wabo-aanvraag</w:t>
            </w:r>
            <w:r w:rsidR="00442C64">
              <w:t>.</w:t>
            </w:r>
            <w:r w:rsidR="00CF1310">
              <w:t xml:space="preserve"> Het vergunningensysteem biedt de zaak en de zaakstatussen aan het zakenmagazijn aan.</w:t>
            </w:r>
            <w:r w:rsidR="00D92F1A">
              <w:t xml:space="preserve"> </w:t>
            </w:r>
          </w:p>
        </w:tc>
      </w:tr>
      <w:tr w:rsidR="006C3483" w:rsidRPr="00C56166" w:rsidDel="00CC5364" w14:paraId="15830B3A" w14:textId="77777777" w:rsidTr="00EB1835">
        <w:tc>
          <w:tcPr>
            <w:tcW w:w="1769" w:type="dxa"/>
          </w:tcPr>
          <w:p w14:paraId="0E27BA88" w14:textId="77777777" w:rsidR="006C3483" w:rsidDel="00CC5364" w:rsidRDefault="006C3483" w:rsidP="002D4EFD">
            <w:pPr>
              <w:keepNext/>
              <w:jc w:val="center"/>
            </w:pPr>
            <w:r>
              <w:t>D1</w:t>
            </w:r>
          </w:p>
        </w:tc>
        <w:tc>
          <w:tcPr>
            <w:tcW w:w="6873" w:type="dxa"/>
          </w:tcPr>
          <w:p w14:paraId="252B9F17" w14:textId="2100CF31" w:rsidR="006C3483" w:rsidRPr="00C56166" w:rsidDel="00CC5364" w:rsidRDefault="006C3483" w:rsidP="000F53A1">
            <w:pPr>
              <w:pStyle w:val="Lijstalinea"/>
              <w:ind w:left="0"/>
            </w:pPr>
            <w:r>
              <w:t>De BAG-applicatie onderste</w:t>
            </w:r>
            <w:r w:rsidR="00EB1835">
              <w:t>unt niet-BAG-objecten.</w:t>
            </w:r>
            <w:r>
              <w:t>(</w:t>
            </w:r>
            <w:r w:rsidR="00EB1835">
              <w:t>toelichting: Dit</w:t>
            </w:r>
            <w:r w:rsidRPr="004249E8">
              <w:t xml:space="preserve"> </w:t>
            </w:r>
            <w:r w:rsidR="00EB1835">
              <w:t>koppelvlak</w:t>
            </w:r>
            <w:r w:rsidRPr="004249E8">
              <w:t xml:space="preserve"> ondersteunt </w:t>
            </w:r>
            <w:r w:rsidR="000F098E">
              <w:t xml:space="preserve">optioneel </w:t>
            </w:r>
            <w:r w:rsidRPr="004249E8">
              <w:t>de uitwisseling van niet-BAG</w:t>
            </w:r>
            <w:r w:rsidR="00EB1835">
              <w:t>-</w:t>
            </w:r>
            <w:r w:rsidRPr="004249E8">
              <w:t>objecten.</w:t>
            </w:r>
            <w:r>
              <w:t>)</w:t>
            </w:r>
          </w:p>
        </w:tc>
      </w:tr>
      <w:tr w:rsidR="004249E8" w:rsidRPr="009F32EB" w:rsidDel="00CC5364" w14:paraId="75129B50" w14:textId="77777777" w:rsidTr="00EB1835">
        <w:tc>
          <w:tcPr>
            <w:tcW w:w="1769" w:type="dxa"/>
          </w:tcPr>
          <w:p w14:paraId="32245123" w14:textId="3959FB6F" w:rsidR="004249E8" w:rsidDel="00CC5364" w:rsidRDefault="00E15D43" w:rsidP="0031656B">
            <w:pPr>
              <w:keepNext/>
              <w:jc w:val="center"/>
            </w:pPr>
            <w:r>
              <w:t>D</w:t>
            </w:r>
            <w:r w:rsidR="003857F3">
              <w:t>2</w:t>
            </w:r>
          </w:p>
        </w:tc>
        <w:tc>
          <w:tcPr>
            <w:tcW w:w="6873" w:type="dxa"/>
          </w:tcPr>
          <w:p w14:paraId="3C8FD607" w14:textId="225B4D0C" w:rsidR="004249E8" w:rsidRPr="00C56166" w:rsidDel="00CC5364" w:rsidRDefault="006C3483" w:rsidP="000F098E">
            <w:pPr>
              <w:pStyle w:val="Lijstalinea"/>
              <w:ind w:left="0"/>
            </w:pPr>
            <w:r>
              <w:t>De BAG-applicatie biedt geen onder</w:t>
            </w:r>
            <w:r w:rsidR="000F098E">
              <w:t>steuning voor niet-BAG-objecten</w:t>
            </w:r>
          </w:p>
        </w:tc>
      </w:tr>
      <w:tr w:rsidR="00830462" w:rsidRPr="009F32EB" w14:paraId="6E308EF2" w14:textId="77777777" w:rsidTr="00EB1835">
        <w:tc>
          <w:tcPr>
            <w:tcW w:w="1769" w:type="dxa"/>
          </w:tcPr>
          <w:p w14:paraId="65DD44EB" w14:textId="77777777" w:rsidR="00830462" w:rsidRDefault="00BB70F2" w:rsidP="0087125D">
            <w:pPr>
              <w:keepNext/>
            </w:pPr>
            <w:r>
              <w:t>Zaken</w:t>
            </w:r>
          </w:p>
        </w:tc>
        <w:tc>
          <w:tcPr>
            <w:tcW w:w="6873" w:type="dxa"/>
          </w:tcPr>
          <w:p w14:paraId="74A9EB1F" w14:textId="5C561871" w:rsidR="00BB70F2" w:rsidRDefault="00375A65" w:rsidP="00ED14DD">
            <w:r>
              <w:t xml:space="preserve">De communicatie vindt plaats op basis van de Wabo zaak. </w:t>
            </w:r>
            <w:r w:rsidR="00BB70F2">
              <w:t xml:space="preserve">Er </w:t>
            </w:r>
            <w:r w:rsidR="00F54E2B">
              <w:t xml:space="preserve">is </w:t>
            </w:r>
            <w:r>
              <w:t xml:space="preserve">dus maar </w:t>
            </w:r>
            <w:r w:rsidR="00F54E2B">
              <w:t xml:space="preserve">één </w:t>
            </w:r>
            <w:r w:rsidR="00BB70F2">
              <w:t>implementatievariant</w:t>
            </w:r>
            <w:r>
              <w:t xml:space="preserve"> </w:t>
            </w:r>
            <w:r w:rsidR="00F54E2B">
              <w:t xml:space="preserve"> </w:t>
            </w:r>
            <w:r w:rsidR="00BB70F2">
              <w:t>als het gaa</w:t>
            </w:r>
            <w:r>
              <w:t xml:space="preserve">t om de inrichting van </w:t>
            </w:r>
            <w:r w:rsidR="00ED14DD">
              <w:t>een dergelijke</w:t>
            </w:r>
            <w:r>
              <w:t xml:space="preserve"> zaak</w:t>
            </w:r>
            <w:r w:rsidR="00BB70F2">
              <w:t>: Alles in 1 zaak (</w:t>
            </w:r>
            <w:r w:rsidR="0074407A">
              <w:t>BAG</w:t>
            </w:r>
            <w:r w:rsidR="00BB70F2">
              <w:t xml:space="preserve"> en Wabo</w:t>
            </w:r>
            <w:r w:rsidR="00535989">
              <w:t xml:space="preserve"> samen</w:t>
            </w:r>
            <w:r w:rsidR="00BB70F2">
              <w:t>)</w:t>
            </w:r>
          </w:p>
        </w:tc>
      </w:tr>
    </w:tbl>
    <w:p w14:paraId="57E8CC41" w14:textId="77777777" w:rsidR="00BA5CCF" w:rsidRPr="00BA5CCF" w:rsidRDefault="00BA5CCF" w:rsidP="00BA5CCF">
      <w:pPr>
        <w:pStyle w:val="Bijschrift"/>
      </w:pPr>
      <w:bookmarkStart w:id="336" w:name="_Toc307385390"/>
      <w:bookmarkStart w:id="337" w:name="_Toc307385391"/>
      <w:bookmarkEnd w:id="336"/>
      <w:bookmarkEnd w:id="337"/>
    </w:p>
    <w:p w14:paraId="18F0BAA6" w14:textId="77777777" w:rsidR="00A85C13" w:rsidRDefault="00FA2725" w:rsidP="007E1F3D">
      <w:pPr>
        <w:pStyle w:val="Kop20"/>
      </w:pPr>
      <w:bookmarkStart w:id="338" w:name="_Toc379547976"/>
      <w:bookmarkStart w:id="339" w:name="_Toc523146120"/>
      <w:r>
        <w:t>Advies m.b.t o</w:t>
      </w:r>
      <w:r w:rsidR="00C76A77" w:rsidRPr="00C76A77">
        <w:t>pdrachtverstrekking</w:t>
      </w:r>
      <w:r>
        <w:t xml:space="preserve"> door gemeente</w:t>
      </w:r>
      <w:bookmarkEnd w:id="338"/>
      <w:bookmarkEnd w:id="339"/>
    </w:p>
    <w:p w14:paraId="66352E65" w14:textId="1D656D36" w:rsidR="00A00168" w:rsidRPr="000C4AC2" w:rsidRDefault="004842E4" w:rsidP="00A00168">
      <w:r w:rsidRPr="000C4AC2">
        <w:t xml:space="preserve">Voor het </w:t>
      </w:r>
      <w:r w:rsidR="00673C8E">
        <w:t>voldoen aan</w:t>
      </w:r>
      <w:r w:rsidRPr="000C4AC2">
        <w:t xml:space="preserve"> deze standaard dient een gemeente in haar programma van eisen of opdracht de volgende gegevens op te nemen:</w:t>
      </w:r>
    </w:p>
    <w:p w14:paraId="2141CC75" w14:textId="60C324EF" w:rsidR="00BA76F3" w:rsidRDefault="00BA76F3" w:rsidP="00B36709">
      <w:pPr>
        <w:numPr>
          <w:ilvl w:val="0"/>
          <w:numId w:val="5"/>
        </w:numPr>
      </w:pPr>
      <w:r>
        <w:t>De aangeboden applicatie dient de services,  zoals in dit koppelvlak beschreven, te ondersteunen</w:t>
      </w:r>
      <w:r w:rsidR="00A87BAB">
        <w:t xml:space="preserve"> voor zover dat bij de rol van die applicatie binnen dit koppelvlak hoort.</w:t>
      </w:r>
      <w:r>
        <w:t xml:space="preserve"> </w:t>
      </w:r>
      <w:r w:rsidR="00A87BAB">
        <w:t>Dat doet de leverancier door aan te geven welke referentiecomponenten door de applicatie worden ingevuld</w:t>
      </w:r>
      <w:r w:rsidR="00FB0266">
        <w:t xml:space="preserve"> en welke services ondersteund worden.</w:t>
      </w:r>
      <w:r w:rsidR="00A87BAB">
        <w:t xml:space="preserve"> </w:t>
      </w:r>
    </w:p>
    <w:p w14:paraId="744D7054" w14:textId="0B9F8369" w:rsidR="00FA2725" w:rsidRDefault="000C4AC2" w:rsidP="00B36709">
      <w:pPr>
        <w:numPr>
          <w:ilvl w:val="0"/>
          <w:numId w:val="5"/>
        </w:numPr>
      </w:pPr>
      <w:r w:rsidRPr="00C61164">
        <w:lastRenderedPageBreak/>
        <w:t xml:space="preserve">De leverancier </w:t>
      </w:r>
      <w:r w:rsidR="00BA76F3" w:rsidRPr="00C61164">
        <w:t>beschrijft of er beperkingen zijn t.a.v. de in</w:t>
      </w:r>
      <w:r w:rsidR="00FB0266">
        <w:t xml:space="preserve"> paragraaf</w:t>
      </w:r>
      <w:r w:rsidR="00BA76F3" w:rsidRPr="00C61164">
        <w:t xml:space="preserve"> </w:t>
      </w:r>
      <w:r w:rsidR="004206A6" w:rsidRPr="00FB0266">
        <w:rPr>
          <w:i/>
        </w:rPr>
        <w:fldChar w:fldCharType="begin"/>
      </w:r>
      <w:r w:rsidR="004206A6" w:rsidRPr="00FB0266">
        <w:rPr>
          <w:i/>
        </w:rPr>
        <w:instrText xml:space="preserve"> REF _Ref379548993 \w \h </w:instrText>
      </w:r>
      <w:r w:rsidR="00FB0266">
        <w:rPr>
          <w:i/>
        </w:rPr>
        <w:instrText xml:space="preserve"> \* MERGEFORMAT </w:instrText>
      </w:r>
      <w:r w:rsidR="004206A6" w:rsidRPr="00FB0266">
        <w:rPr>
          <w:i/>
        </w:rPr>
      </w:r>
      <w:r w:rsidR="004206A6" w:rsidRPr="00FB0266">
        <w:rPr>
          <w:i/>
        </w:rPr>
        <w:fldChar w:fldCharType="separate"/>
      </w:r>
      <w:r w:rsidR="00644E3C">
        <w:rPr>
          <w:i/>
        </w:rPr>
        <w:t>2.10</w:t>
      </w:r>
      <w:r w:rsidR="004206A6" w:rsidRPr="00FB0266">
        <w:rPr>
          <w:i/>
        </w:rPr>
        <w:fldChar w:fldCharType="end"/>
      </w:r>
      <w:r w:rsidR="004206A6" w:rsidRPr="00FB0266">
        <w:rPr>
          <w:i/>
        </w:rPr>
        <w:t xml:space="preserve"> </w:t>
      </w:r>
      <w:r w:rsidR="004206A6" w:rsidRPr="00FB0266">
        <w:rPr>
          <w:i/>
        </w:rPr>
        <w:fldChar w:fldCharType="begin"/>
      </w:r>
      <w:r w:rsidR="004206A6" w:rsidRPr="00FB0266">
        <w:rPr>
          <w:i/>
        </w:rPr>
        <w:instrText xml:space="preserve"> REF _Ref379548975 \h </w:instrText>
      </w:r>
      <w:r w:rsidR="00FB0266">
        <w:rPr>
          <w:i/>
        </w:rPr>
        <w:instrText xml:space="preserve"> \* MERGEFORMAT </w:instrText>
      </w:r>
      <w:r w:rsidR="004206A6" w:rsidRPr="00FB0266">
        <w:rPr>
          <w:i/>
        </w:rPr>
      </w:r>
      <w:r w:rsidR="004206A6" w:rsidRPr="00FB0266">
        <w:rPr>
          <w:i/>
        </w:rPr>
        <w:fldChar w:fldCharType="separate"/>
      </w:r>
      <w:r w:rsidR="00644E3C" w:rsidRPr="00644E3C">
        <w:rPr>
          <w:i/>
        </w:rPr>
        <w:t>Implementatievarianten en standaard services</w:t>
      </w:r>
      <w:r w:rsidR="004206A6" w:rsidRPr="00FB0266">
        <w:rPr>
          <w:i/>
        </w:rPr>
        <w:fldChar w:fldCharType="end"/>
      </w:r>
      <w:r w:rsidR="00FB0266" w:rsidRPr="00FB0266">
        <w:rPr>
          <w:i/>
        </w:rPr>
        <w:t xml:space="preserve"> </w:t>
      </w:r>
      <w:r w:rsidR="00FB0266">
        <w:t xml:space="preserve">genoemde </w:t>
      </w:r>
      <w:r w:rsidR="00BA76F3" w:rsidRPr="00C61164">
        <w:t>implementatie-varianten voor de aangeboden applicatie.</w:t>
      </w:r>
    </w:p>
    <w:p w14:paraId="4B2C5E7D" w14:textId="556AF4FA" w:rsidR="00E72C55" w:rsidRDefault="00E72C55"/>
    <w:p w14:paraId="0F36F46F" w14:textId="77777777" w:rsidR="00D97F88" w:rsidRPr="00E526C3" w:rsidRDefault="00D97F88" w:rsidP="00D97F88">
      <w:pPr>
        <w:pStyle w:val="Kop1"/>
        <w:ind w:left="709" w:hanging="709"/>
      </w:pPr>
      <w:bookmarkStart w:id="340" w:name="_Toc379547977"/>
      <w:bookmarkStart w:id="341" w:name="_Toc523146121"/>
      <w:r w:rsidRPr="00E526C3">
        <w:t>Beveiliging, autorisatie en protocollen</w:t>
      </w:r>
      <w:bookmarkEnd w:id="340"/>
      <w:bookmarkEnd w:id="341"/>
    </w:p>
    <w:p w14:paraId="4A4BFD2C" w14:textId="77777777" w:rsidR="00D97F88" w:rsidRDefault="00D97F88" w:rsidP="00D97F88"/>
    <w:p w14:paraId="603C67B1" w14:textId="77777777" w:rsidR="00D97F88" w:rsidRPr="00E526C3" w:rsidRDefault="00D97F88" w:rsidP="00D97F88">
      <w:r w:rsidRPr="00E526C3">
        <w:t xml:space="preserve">Voor beveiliging en autorisatie geldt als uitgangspunt dat de </w:t>
      </w:r>
      <w:r>
        <w:t>services</w:t>
      </w:r>
      <w:r w:rsidRPr="00E526C3">
        <w:t xml:space="preserve"> </w:t>
      </w:r>
      <w:r>
        <w:t xml:space="preserve">die </w:t>
      </w:r>
      <w:r w:rsidRPr="00E526C3">
        <w:t>in deze specificatie</w:t>
      </w:r>
      <w:r>
        <w:t xml:space="preserve"> beschreven zijn</w:t>
      </w:r>
      <w:r w:rsidRPr="00E526C3">
        <w:t xml:space="preserve"> binnengemeentelijk gebruikt worden. </w:t>
      </w:r>
    </w:p>
    <w:p w14:paraId="0862D423" w14:textId="77777777" w:rsidR="00D97F88" w:rsidRPr="00E526C3" w:rsidRDefault="00D97F88" w:rsidP="00D97F88"/>
    <w:p w14:paraId="5270E63B" w14:textId="77777777" w:rsidR="00D97F88" w:rsidRPr="00E526C3" w:rsidRDefault="00D97F88" w:rsidP="00D97F88">
      <w:r w:rsidRPr="00E526C3">
        <w:t xml:space="preserve">De eisen van informatiebeveiliging en autorisatie die gesteld worden aan de beschreven koppelfuncties zijn gelijk aan de eisen die gelden voor de normale eindgebruikerfuncties voor de betrokken systemen en ICT-infrastructuur. De betrokken systemen dienen zelf zorg te dragen voor adequate authenticatie en autorisatievoorzieningen. </w:t>
      </w:r>
    </w:p>
    <w:p w14:paraId="503D4305" w14:textId="77777777" w:rsidR="00D97F88" w:rsidRPr="00E526C3" w:rsidRDefault="00D97F88" w:rsidP="00D97F88">
      <w:bookmarkStart w:id="342" w:name="_Toc360441809"/>
      <w:bookmarkStart w:id="343" w:name="_Toc360523820"/>
      <w:bookmarkStart w:id="344" w:name="_Toc360524307"/>
      <w:bookmarkStart w:id="345" w:name="_Toc360524793"/>
      <w:bookmarkStart w:id="346" w:name="_Toc360525279"/>
      <w:bookmarkStart w:id="347" w:name="_Toc360526696"/>
      <w:bookmarkEnd w:id="342"/>
      <w:bookmarkEnd w:id="343"/>
      <w:bookmarkEnd w:id="344"/>
      <w:bookmarkEnd w:id="345"/>
      <w:bookmarkEnd w:id="346"/>
      <w:bookmarkEnd w:id="347"/>
    </w:p>
    <w:p w14:paraId="5940EBA2" w14:textId="77777777" w:rsidR="00D97F88" w:rsidRPr="00E526C3" w:rsidRDefault="00D97F88" w:rsidP="00D97F88">
      <w:r w:rsidRPr="004842E4">
        <w:t>Op technisch vlak gelden voor de koppelfuncties de volgende aanvullende eisen.</w:t>
      </w:r>
      <w:bookmarkStart w:id="348" w:name="_Toc360441810"/>
      <w:bookmarkStart w:id="349" w:name="_Toc360523821"/>
      <w:bookmarkStart w:id="350" w:name="_Toc360524308"/>
      <w:bookmarkStart w:id="351" w:name="_Toc360524794"/>
      <w:bookmarkStart w:id="352" w:name="_Toc360525280"/>
      <w:bookmarkStart w:id="353" w:name="_Toc360526697"/>
      <w:bookmarkEnd w:id="348"/>
      <w:bookmarkEnd w:id="349"/>
      <w:bookmarkEnd w:id="350"/>
      <w:bookmarkEnd w:id="351"/>
      <w:bookmarkEnd w:id="352"/>
      <w:bookmarkEnd w:id="353"/>
    </w:p>
    <w:p w14:paraId="2A9C975F" w14:textId="77777777" w:rsidR="00D97F88" w:rsidRPr="00E526C3" w:rsidRDefault="00D97F88" w:rsidP="00D97F88">
      <w:bookmarkStart w:id="354" w:name="_Toc360441811"/>
      <w:bookmarkStart w:id="355" w:name="_Toc360523822"/>
      <w:bookmarkStart w:id="356" w:name="_Toc360524309"/>
      <w:bookmarkStart w:id="357" w:name="_Toc360524795"/>
      <w:bookmarkStart w:id="358" w:name="_Toc360525281"/>
      <w:bookmarkStart w:id="359" w:name="_Toc360526698"/>
      <w:bookmarkEnd w:id="354"/>
      <w:bookmarkEnd w:id="355"/>
      <w:bookmarkEnd w:id="356"/>
      <w:bookmarkEnd w:id="357"/>
      <w:bookmarkEnd w:id="358"/>
      <w:bookmarkEnd w:id="359"/>
    </w:p>
    <w:p w14:paraId="5467D21B" w14:textId="77777777" w:rsidR="00D97F88" w:rsidRPr="00E526C3" w:rsidRDefault="00D97F88" w:rsidP="00D97F88">
      <w:r w:rsidRPr="00E526C3">
        <w:rPr>
          <w:b/>
        </w:rPr>
        <w:t>Authenticatie</w:t>
      </w:r>
      <w:r w:rsidRPr="00E526C3">
        <w:t xml:space="preserve"> </w:t>
      </w:r>
      <w:r w:rsidRPr="00E526C3">
        <w:br/>
        <w:t>De authenticatie dient door het ontvangende systeem plaats te vinden. Het ontvangende systeem dient de identiteit van het zendende systeem vast te stellen.</w:t>
      </w:r>
      <w:bookmarkStart w:id="360" w:name="_Toc360441812"/>
      <w:bookmarkStart w:id="361" w:name="_Toc360523823"/>
      <w:bookmarkStart w:id="362" w:name="_Toc360524310"/>
      <w:bookmarkStart w:id="363" w:name="_Toc360524796"/>
      <w:bookmarkStart w:id="364" w:name="_Toc360525282"/>
      <w:bookmarkStart w:id="365" w:name="_Toc360526699"/>
      <w:bookmarkEnd w:id="360"/>
      <w:bookmarkEnd w:id="361"/>
      <w:bookmarkEnd w:id="362"/>
      <w:bookmarkEnd w:id="363"/>
      <w:bookmarkEnd w:id="364"/>
      <w:bookmarkEnd w:id="365"/>
    </w:p>
    <w:p w14:paraId="2DF4314C" w14:textId="77777777" w:rsidR="00D97F88" w:rsidRPr="00E526C3" w:rsidRDefault="00D97F88" w:rsidP="00D97F88">
      <w:bookmarkStart w:id="366" w:name="_Toc360441813"/>
      <w:bookmarkStart w:id="367" w:name="_Toc360523824"/>
      <w:bookmarkStart w:id="368" w:name="_Toc360524311"/>
      <w:bookmarkStart w:id="369" w:name="_Toc360524797"/>
      <w:bookmarkStart w:id="370" w:name="_Toc360525283"/>
      <w:bookmarkStart w:id="371" w:name="_Toc360526700"/>
      <w:bookmarkEnd w:id="366"/>
      <w:bookmarkEnd w:id="367"/>
      <w:bookmarkEnd w:id="368"/>
      <w:bookmarkEnd w:id="369"/>
      <w:bookmarkEnd w:id="370"/>
      <w:bookmarkEnd w:id="371"/>
    </w:p>
    <w:p w14:paraId="0C140223" w14:textId="77777777" w:rsidR="00D97F88" w:rsidRPr="00E526C3" w:rsidRDefault="00D97F88" w:rsidP="00D97F88">
      <w:pPr>
        <w:rPr>
          <w:b/>
        </w:rPr>
      </w:pPr>
      <w:r w:rsidRPr="00E526C3">
        <w:rPr>
          <w:b/>
        </w:rPr>
        <w:t>Autorisatie</w:t>
      </w:r>
      <w:bookmarkStart w:id="372" w:name="_Toc360441814"/>
      <w:bookmarkStart w:id="373" w:name="_Toc360523825"/>
      <w:bookmarkStart w:id="374" w:name="_Toc360524312"/>
      <w:bookmarkStart w:id="375" w:name="_Toc360524798"/>
      <w:bookmarkStart w:id="376" w:name="_Toc360525284"/>
      <w:bookmarkStart w:id="377" w:name="_Toc360526701"/>
      <w:bookmarkEnd w:id="372"/>
      <w:bookmarkEnd w:id="373"/>
      <w:bookmarkEnd w:id="374"/>
      <w:bookmarkEnd w:id="375"/>
      <w:bookmarkEnd w:id="376"/>
      <w:bookmarkEnd w:id="377"/>
    </w:p>
    <w:p w14:paraId="76A29DCD" w14:textId="77777777" w:rsidR="00D97F88" w:rsidRPr="00E526C3" w:rsidRDefault="00D97F88" w:rsidP="00D97F88">
      <w:r w:rsidRPr="00E526C3">
        <w:t xml:space="preserve">Op basis van het StUF:Stuurgegeven &lt;/applicatie&gt;  van het zendende systeem dient het ontvangende systeem te bepalen of de gevraagde service / functie/ koppeling door het zendende systeem mag worden gebruikt. </w:t>
      </w:r>
      <w:bookmarkStart w:id="378" w:name="_Toc360441815"/>
      <w:bookmarkStart w:id="379" w:name="_Toc360523826"/>
      <w:bookmarkStart w:id="380" w:name="_Toc360524313"/>
      <w:bookmarkStart w:id="381" w:name="_Toc360524799"/>
      <w:bookmarkStart w:id="382" w:name="_Toc360525285"/>
      <w:bookmarkStart w:id="383" w:name="_Toc360526702"/>
      <w:bookmarkEnd w:id="378"/>
      <w:bookmarkEnd w:id="379"/>
      <w:bookmarkEnd w:id="380"/>
      <w:bookmarkEnd w:id="381"/>
      <w:bookmarkEnd w:id="382"/>
      <w:bookmarkEnd w:id="383"/>
    </w:p>
    <w:p w14:paraId="578CBE4D" w14:textId="77777777" w:rsidR="00D97F88" w:rsidRPr="00E526C3" w:rsidRDefault="00D97F88" w:rsidP="00D97F88">
      <w:bookmarkStart w:id="384" w:name="_Toc360441816"/>
      <w:bookmarkStart w:id="385" w:name="_Toc360523827"/>
      <w:bookmarkStart w:id="386" w:name="_Toc360524314"/>
      <w:bookmarkStart w:id="387" w:name="_Toc360524800"/>
      <w:bookmarkStart w:id="388" w:name="_Toc360525286"/>
      <w:bookmarkStart w:id="389" w:name="_Toc360526703"/>
      <w:bookmarkStart w:id="390" w:name="_Toc360441817"/>
      <w:bookmarkStart w:id="391" w:name="_Toc360523828"/>
      <w:bookmarkStart w:id="392" w:name="_Toc360524315"/>
      <w:bookmarkStart w:id="393" w:name="_Toc360524801"/>
      <w:bookmarkStart w:id="394" w:name="_Toc360525287"/>
      <w:bookmarkStart w:id="395" w:name="_Toc360526704"/>
      <w:bookmarkStart w:id="396" w:name="_Toc360441818"/>
      <w:bookmarkStart w:id="397" w:name="_Toc360523829"/>
      <w:bookmarkStart w:id="398" w:name="_Toc360524316"/>
      <w:bookmarkStart w:id="399" w:name="_Toc360524802"/>
      <w:bookmarkStart w:id="400" w:name="_Toc360525288"/>
      <w:bookmarkStart w:id="401" w:name="_Toc360526705"/>
      <w:bookmarkStart w:id="402" w:name="_Toc360441819"/>
      <w:bookmarkStart w:id="403" w:name="_Toc360523830"/>
      <w:bookmarkStart w:id="404" w:name="_Toc360524317"/>
      <w:bookmarkStart w:id="405" w:name="_Toc360524803"/>
      <w:bookmarkStart w:id="406" w:name="_Toc360525289"/>
      <w:bookmarkStart w:id="407" w:name="_Toc360526706"/>
      <w:bookmarkStart w:id="408" w:name="_Toc360441820"/>
      <w:bookmarkStart w:id="409" w:name="_Toc360523831"/>
      <w:bookmarkStart w:id="410" w:name="_Toc360524318"/>
      <w:bookmarkStart w:id="411" w:name="_Toc360524804"/>
      <w:bookmarkStart w:id="412" w:name="_Toc360525290"/>
      <w:bookmarkStart w:id="413" w:name="_Toc360526707"/>
      <w:bookmarkStart w:id="414" w:name="_Toc360441821"/>
      <w:bookmarkStart w:id="415" w:name="_Toc360523832"/>
      <w:bookmarkStart w:id="416" w:name="_Toc360524319"/>
      <w:bookmarkStart w:id="417" w:name="_Toc360524805"/>
      <w:bookmarkStart w:id="418" w:name="_Toc360525291"/>
      <w:bookmarkStart w:id="419" w:name="_Toc360526708"/>
      <w:bookmarkStart w:id="420" w:name="_Toc360441822"/>
      <w:bookmarkStart w:id="421" w:name="_Toc360523833"/>
      <w:bookmarkStart w:id="422" w:name="_Toc360524320"/>
      <w:bookmarkStart w:id="423" w:name="_Toc360524806"/>
      <w:bookmarkStart w:id="424" w:name="_Toc360525292"/>
      <w:bookmarkStart w:id="425" w:name="_Toc360526709"/>
      <w:bookmarkStart w:id="426" w:name="_Toc360441823"/>
      <w:bookmarkStart w:id="427" w:name="_Toc360523834"/>
      <w:bookmarkStart w:id="428" w:name="_Toc360524321"/>
      <w:bookmarkStart w:id="429" w:name="_Toc360524807"/>
      <w:bookmarkStart w:id="430" w:name="_Toc360525293"/>
      <w:bookmarkStart w:id="431" w:name="_Toc360526710"/>
      <w:bookmarkStart w:id="432" w:name="_Toc360441824"/>
      <w:bookmarkStart w:id="433" w:name="_Toc360523835"/>
      <w:bookmarkStart w:id="434" w:name="_Toc360524322"/>
      <w:bookmarkStart w:id="435" w:name="_Toc360524808"/>
      <w:bookmarkStart w:id="436" w:name="_Toc360525294"/>
      <w:bookmarkStart w:id="437" w:name="_Toc360526711"/>
      <w:bookmarkStart w:id="438" w:name="_Toc360441825"/>
      <w:bookmarkStart w:id="439" w:name="_Toc360523836"/>
      <w:bookmarkStart w:id="440" w:name="_Toc360524323"/>
      <w:bookmarkStart w:id="441" w:name="_Toc360524809"/>
      <w:bookmarkStart w:id="442" w:name="_Toc360525295"/>
      <w:bookmarkStart w:id="443" w:name="_Toc360526712"/>
      <w:bookmarkStart w:id="444" w:name="_Toc360441826"/>
      <w:bookmarkStart w:id="445" w:name="_Toc360523837"/>
      <w:bookmarkStart w:id="446" w:name="_Toc360524324"/>
      <w:bookmarkStart w:id="447" w:name="_Toc360524810"/>
      <w:bookmarkStart w:id="448" w:name="_Toc360525296"/>
      <w:bookmarkStart w:id="449" w:name="_Toc360526713"/>
      <w:bookmarkStart w:id="450" w:name="_Toc360441827"/>
      <w:bookmarkStart w:id="451" w:name="_Toc360523838"/>
      <w:bookmarkStart w:id="452" w:name="_Toc360524325"/>
      <w:bookmarkStart w:id="453" w:name="_Toc360524811"/>
      <w:bookmarkStart w:id="454" w:name="_Toc360525297"/>
      <w:bookmarkStart w:id="455" w:name="_Toc360526714"/>
      <w:bookmarkStart w:id="456" w:name="_Toc360441828"/>
      <w:bookmarkStart w:id="457" w:name="_Toc360523839"/>
      <w:bookmarkStart w:id="458" w:name="_Toc360524326"/>
      <w:bookmarkStart w:id="459" w:name="_Toc360524812"/>
      <w:bookmarkStart w:id="460" w:name="_Toc360525298"/>
      <w:bookmarkStart w:id="461" w:name="_Toc360526715"/>
      <w:bookmarkStart w:id="462" w:name="_Toc360441829"/>
      <w:bookmarkStart w:id="463" w:name="_Toc360523840"/>
      <w:bookmarkStart w:id="464" w:name="_Toc360524327"/>
      <w:bookmarkStart w:id="465" w:name="_Toc360524813"/>
      <w:bookmarkStart w:id="466" w:name="_Toc360525299"/>
      <w:bookmarkStart w:id="467" w:name="_Toc360526716"/>
      <w:bookmarkStart w:id="468" w:name="_Toc360441830"/>
      <w:bookmarkStart w:id="469" w:name="_Toc360523841"/>
      <w:bookmarkStart w:id="470" w:name="_Toc360524328"/>
      <w:bookmarkStart w:id="471" w:name="_Toc360524814"/>
      <w:bookmarkStart w:id="472" w:name="_Toc360525300"/>
      <w:bookmarkStart w:id="473" w:name="_Toc360526717"/>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7D0D795D" w14:textId="77777777" w:rsidR="00D97F88" w:rsidRPr="00E526C3" w:rsidRDefault="00D97F88" w:rsidP="00D97F88">
      <w:pPr>
        <w:rPr>
          <w:b/>
        </w:rPr>
      </w:pPr>
      <w:bookmarkStart w:id="474" w:name="_Toc360441831"/>
      <w:bookmarkStart w:id="475" w:name="_Toc360523842"/>
      <w:bookmarkStart w:id="476" w:name="_Toc360524329"/>
      <w:bookmarkStart w:id="477" w:name="_Toc360524815"/>
      <w:bookmarkStart w:id="478" w:name="_Toc360525301"/>
      <w:bookmarkStart w:id="479" w:name="_Toc360526718"/>
      <w:bookmarkEnd w:id="474"/>
      <w:bookmarkEnd w:id="475"/>
      <w:bookmarkEnd w:id="476"/>
      <w:bookmarkEnd w:id="477"/>
      <w:bookmarkEnd w:id="478"/>
      <w:bookmarkEnd w:id="479"/>
      <w:r w:rsidRPr="00E526C3">
        <w:rPr>
          <w:b/>
        </w:rPr>
        <w:t>Protocollen:</w:t>
      </w:r>
      <w:bookmarkStart w:id="480" w:name="_Toc360441832"/>
      <w:bookmarkStart w:id="481" w:name="_Toc360523843"/>
      <w:bookmarkStart w:id="482" w:name="_Toc360524330"/>
      <w:bookmarkStart w:id="483" w:name="_Toc360524816"/>
      <w:bookmarkStart w:id="484" w:name="_Toc360525302"/>
      <w:bookmarkStart w:id="485" w:name="_Toc360526719"/>
      <w:bookmarkEnd w:id="480"/>
      <w:bookmarkEnd w:id="481"/>
      <w:bookmarkEnd w:id="482"/>
      <w:bookmarkEnd w:id="483"/>
      <w:bookmarkEnd w:id="484"/>
      <w:bookmarkEnd w:id="485"/>
    </w:p>
    <w:p w14:paraId="08F5E6A4" w14:textId="77777777" w:rsidR="00D97F88" w:rsidRDefault="00D97F88" w:rsidP="00B36709">
      <w:pPr>
        <w:pStyle w:val="Lijstalinea"/>
        <w:numPr>
          <w:ilvl w:val="0"/>
          <w:numId w:val="4"/>
        </w:numPr>
      </w:pPr>
      <w:r w:rsidRPr="00E526C3">
        <w:t xml:space="preserve">StUF protocolbindingen 3.02 / HTTPS/XML/SOAP </w:t>
      </w:r>
      <w:bookmarkStart w:id="486" w:name="_Toc360441833"/>
      <w:bookmarkStart w:id="487" w:name="_Toc360523844"/>
      <w:bookmarkStart w:id="488" w:name="_Toc360524331"/>
      <w:bookmarkStart w:id="489" w:name="_Toc360524817"/>
      <w:bookmarkStart w:id="490" w:name="_Toc360525303"/>
      <w:bookmarkStart w:id="491" w:name="_Toc360526720"/>
      <w:bookmarkEnd w:id="486"/>
      <w:bookmarkEnd w:id="487"/>
      <w:bookmarkEnd w:id="488"/>
      <w:bookmarkEnd w:id="489"/>
      <w:bookmarkEnd w:id="490"/>
      <w:bookmarkEnd w:id="491"/>
    </w:p>
    <w:p w14:paraId="5C9DCCCF" w14:textId="252D1721" w:rsidR="00D97F88" w:rsidRDefault="00D97F88" w:rsidP="00D97F88">
      <w:pPr>
        <w:ind w:left="786"/>
        <w:rPr>
          <w:highlight w:val="yellow"/>
        </w:rPr>
      </w:pPr>
      <w:r>
        <w:t>Voor wat betreft de informatiebeveiliging verwijzen</w:t>
      </w:r>
      <w:r w:rsidR="00774F2F">
        <w:t xml:space="preserve"> we naar de documenten van KING </w:t>
      </w:r>
      <w:r>
        <w:t xml:space="preserve">hierover: </w:t>
      </w:r>
      <w:hyperlink r:id="rId43" w:history="1">
        <w:r w:rsidRPr="00430CCB">
          <w:rPr>
            <w:rStyle w:val="Hyperlink"/>
          </w:rPr>
          <w:t>https://new.kinggemeenten.nl/informatiebeveiliging/downloads-informatiebeveiligingsdienst</w:t>
        </w:r>
      </w:hyperlink>
    </w:p>
    <w:p w14:paraId="2CC719FC" w14:textId="77777777" w:rsidR="00FA2725" w:rsidRDefault="00FA2725">
      <w:pPr>
        <w:rPr>
          <w:highlight w:val="yellow"/>
        </w:rPr>
      </w:pPr>
      <w:r>
        <w:rPr>
          <w:highlight w:val="yellow"/>
        </w:rPr>
        <w:br w:type="page"/>
      </w:r>
    </w:p>
    <w:p w14:paraId="6D3CAAE4" w14:textId="64632A9D" w:rsidR="00FA2725" w:rsidRDefault="00FA2725" w:rsidP="00FA2725">
      <w:pPr>
        <w:pStyle w:val="Kop1"/>
        <w:ind w:left="426"/>
      </w:pPr>
      <w:bookmarkStart w:id="492" w:name="_Toc379547978"/>
      <w:bookmarkStart w:id="493" w:name="_Toc523146122"/>
      <w:r w:rsidRPr="00E526C3">
        <w:lastRenderedPageBreak/>
        <w:t>Informatiemodel</w:t>
      </w:r>
      <w:bookmarkEnd w:id="492"/>
      <w:bookmarkEnd w:id="493"/>
    </w:p>
    <w:p w14:paraId="4B74DE92" w14:textId="77777777" w:rsidR="00FA2725" w:rsidRDefault="00FA2725" w:rsidP="00FA2725"/>
    <w:p w14:paraId="5D8B56B0" w14:textId="77777777" w:rsidR="00DD376B" w:rsidRDefault="00DD376B" w:rsidP="00B36709">
      <w:pPr>
        <w:pStyle w:val="Kop20"/>
        <w:numPr>
          <w:ilvl w:val="1"/>
          <w:numId w:val="28"/>
        </w:numPr>
      </w:pPr>
      <w:bookmarkStart w:id="494" w:name="_Toc379547979"/>
      <w:bookmarkStart w:id="495" w:name="_Toc381774127"/>
      <w:bookmarkStart w:id="496" w:name="_Toc523146123"/>
      <w:r>
        <w:t>Informatiemodel</w:t>
      </w:r>
      <w:bookmarkEnd w:id="494"/>
      <w:bookmarkEnd w:id="495"/>
      <w:bookmarkEnd w:id="496"/>
    </w:p>
    <w:p w14:paraId="45897B00" w14:textId="77777777" w:rsidR="00DD376B" w:rsidRPr="006D54FE" w:rsidRDefault="00DD376B" w:rsidP="00DD376B"/>
    <w:p w14:paraId="46407967" w14:textId="77777777" w:rsidR="00DD376B" w:rsidRDefault="00DD376B" w:rsidP="00DD376B">
      <w:r>
        <w:t>Dit model is een visuele weergave van de informatieobjecten die een rol spelen in de informatie-uitwisseling tussen Wabo- en BAG-processen. Hierbij is uitgegaan van zaakgericht werken.</w:t>
      </w:r>
    </w:p>
    <w:p w14:paraId="327E4C6B" w14:textId="77777777" w:rsidR="00DD376B" w:rsidRDefault="00DD376B" w:rsidP="00DD376B"/>
    <w:p w14:paraId="32468335" w14:textId="0B3277DA" w:rsidR="00DD376B" w:rsidRDefault="00DD376B" w:rsidP="00DD376B"/>
    <w:p w14:paraId="60E6F057" w14:textId="70CDC1AB" w:rsidR="00F96C99" w:rsidRDefault="00F96C99" w:rsidP="00F96C99">
      <w:pPr>
        <w:pStyle w:val="Bijschrift"/>
        <w:jc w:val="center"/>
      </w:pPr>
      <w:r>
        <w:t xml:space="preserve">Figuur </w:t>
      </w:r>
      <w:fldSimple w:instr=" SEQ Figuur \* ARABIC ">
        <w:r w:rsidR="00644E3C">
          <w:rPr>
            <w:noProof/>
          </w:rPr>
          <w:t>3</w:t>
        </w:r>
      </w:fldSimple>
      <w:r>
        <w:t xml:space="preserve"> Informatiemodel Wabo-BAG</w:t>
      </w:r>
    </w:p>
    <w:p w14:paraId="6B1006EF" w14:textId="77777777" w:rsidR="00F96C99" w:rsidRDefault="00F96C99" w:rsidP="00DD376B"/>
    <w:p w14:paraId="56245607" w14:textId="77777777" w:rsidR="00DD376B" w:rsidRDefault="00DD376B" w:rsidP="00DD376B"/>
    <w:p w14:paraId="4B053936" w14:textId="3B13B26E" w:rsidR="00DD376B" w:rsidRDefault="007E3A99" w:rsidP="00DD376B">
      <w:r>
        <w:t xml:space="preserve">Met de </w:t>
      </w:r>
      <w:r w:rsidR="00DD376B">
        <w:t xml:space="preserve">aanvraag van een omgevingsvergunning wordt een ZAAK gestart in de </w:t>
      </w:r>
      <w:r w:rsidR="001B0370">
        <w:t>Wabo</w:t>
      </w:r>
      <w:r w:rsidR="00DD376B">
        <w:t>-applicatie. De</w:t>
      </w:r>
      <w:r w:rsidR="00290524">
        <w:t xml:space="preserve"> Wabo-applicatie </w:t>
      </w:r>
      <w:r w:rsidR="00DD376B">
        <w:t xml:space="preserve">wisselt beperkt informatie over de zaak uit met de BAG-applicatie. Er bestaat behoefte om naast de </w:t>
      </w:r>
      <w:r w:rsidR="00DD376B" w:rsidRPr="00AE42EF">
        <w:rPr>
          <w:i/>
        </w:rPr>
        <w:t>identificatie</w:t>
      </w:r>
      <w:r w:rsidR="00DD376B">
        <w:t xml:space="preserve"> en de </w:t>
      </w:r>
      <w:r w:rsidR="00DD376B" w:rsidRPr="00AE42EF">
        <w:rPr>
          <w:i/>
        </w:rPr>
        <w:t>omschrijving</w:t>
      </w:r>
      <w:r>
        <w:t xml:space="preserve"> van een ZAAK </w:t>
      </w:r>
      <w:r w:rsidR="00DD376B">
        <w:t xml:space="preserve">ook het </w:t>
      </w:r>
      <w:r w:rsidR="00DD376B" w:rsidRPr="00AE42EF">
        <w:rPr>
          <w:i/>
        </w:rPr>
        <w:t>OLO-aanvraagnummer</w:t>
      </w:r>
      <w:r w:rsidR="00DD376B">
        <w:t xml:space="preserve"> en de </w:t>
      </w:r>
      <w:r w:rsidR="00DD376B" w:rsidRPr="00AE42EF">
        <w:rPr>
          <w:i/>
        </w:rPr>
        <w:t>Wabo-gebeurtenis</w:t>
      </w:r>
      <w:r w:rsidR="00DD376B">
        <w:t xml:space="preserve"> uit te wisselen. Dat laatste is nodig om bijvoorbeeld het intrekken van een vergunningsaanvraag door te kunnen geven aan de BAG. </w:t>
      </w:r>
      <w:r w:rsidR="00DD376B" w:rsidRPr="00AE42EF">
        <w:rPr>
          <w:i/>
        </w:rPr>
        <w:t>OLO-aanvraagnummer</w:t>
      </w:r>
      <w:r w:rsidR="00DD376B">
        <w:t xml:space="preserve"> en de </w:t>
      </w:r>
      <w:r w:rsidR="00DD376B" w:rsidRPr="00AE42EF">
        <w:rPr>
          <w:i/>
        </w:rPr>
        <w:t>Wabo-gebeurtenis</w:t>
      </w:r>
      <w:r w:rsidR="00DD376B">
        <w:rPr>
          <w:i/>
        </w:rPr>
        <w:t xml:space="preserve"> </w:t>
      </w:r>
      <w:r w:rsidR="00DD376B">
        <w:t xml:space="preserve">zijn niet bekend binnen </w:t>
      </w:r>
      <w:r w:rsidR="00E72C55">
        <w:t>het</w:t>
      </w:r>
      <w:r w:rsidR="00DD376B">
        <w:t xml:space="preserve"> RGBZ als attribuut bij de ZAAK. Voor het Wabo-BAG koppelvlak worden het </w:t>
      </w:r>
      <w:r w:rsidR="00DD376B" w:rsidRPr="00AE42EF">
        <w:rPr>
          <w:i/>
        </w:rPr>
        <w:t>OLO-aanvraagnummer</w:t>
      </w:r>
      <w:r w:rsidR="00DD376B">
        <w:t xml:space="preserve"> opgenomen als </w:t>
      </w:r>
      <w:r w:rsidR="00DD376B" w:rsidRPr="00E472F6">
        <w:rPr>
          <w:i/>
        </w:rPr>
        <w:t>kenmerk</w:t>
      </w:r>
      <w:r w:rsidR="00DD376B">
        <w:t xml:space="preserve"> van de zaak en de </w:t>
      </w:r>
      <w:r w:rsidR="00DD376B" w:rsidRPr="00AE42EF">
        <w:rPr>
          <w:i/>
        </w:rPr>
        <w:t>Wabo-gebeurtenis</w:t>
      </w:r>
      <w:r w:rsidR="00DD376B">
        <w:rPr>
          <w:i/>
        </w:rPr>
        <w:t xml:space="preserve"> </w:t>
      </w:r>
      <w:r w:rsidR="00DD376B">
        <w:t>al</w:t>
      </w:r>
      <w:r>
        <w:t xml:space="preserve">s combinatie van zaakresultaat </w:t>
      </w:r>
      <w:r w:rsidR="00DD376B">
        <w:t>en zaakstatus bij de ZAAK.</w:t>
      </w:r>
    </w:p>
    <w:p w14:paraId="14997B3A" w14:textId="77777777" w:rsidR="00290524" w:rsidRDefault="00290524" w:rsidP="00DD376B"/>
    <w:p w14:paraId="2270B153" w14:textId="701A782A" w:rsidR="00DD376B" w:rsidRDefault="00DD376B" w:rsidP="00DD376B">
      <w:r>
        <w:t>Omgevingsvergunningsaanvragen kunnen uit meerdere activiteiten (ONDERDEEL)</w:t>
      </w:r>
      <w:r w:rsidRPr="007D2F77">
        <w:t xml:space="preserve"> b</w:t>
      </w:r>
      <w:r>
        <w:t>estaan (Bouwen, Slopen etc.).</w:t>
      </w:r>
      <w:r w:rsidRPr="007D2F77">
        <w:t xml:space="preserve"> </w:t>
      </w:r>
      <w:r>
        <w:t xml:space="preserve">Een ZAAK heeft dan ook een relatie met 1 of meerdere ONDERDELEN. Binnen het </w:t>
      </w:r>
      <w:r w:rsidR="001B0370">
        <w:t>Wabo</w:t>
      </w:r>
      <w:r>
        <w:t>-proces worden de bestaande (BAG-)OBJECTEN opgevraagd waar de aanvraag betrekking op heeft en gekoppeld aan de ZAAK en aan het nieuw gede</w:t>
      </w:r>
      <w:r w:rsidR="007E3A99">
        <w:t>finieerde objecttype ONDERDEEL.</w:t>
      </w:r>
    </w:p>
    <w:p w14:paraId="584F756C" w14:textId="4280DE4A" w:rsidR="00DD376B" w:rsidRDefault="00DD376B" w:rsidP="00DD376B">
      <w:r>
        <w:t>Voor het Wabo-BAG koppelvlak is de omschrijving (onderdeelsoort) van het ONDERDEEL en het feit of een onderdeel verleend of geweigerd is van belang. Het ONDERDEEL heeft via de relatieklasse ZAAKOBJECT een relatie met zowel de ZAAK als de OBJECTen die binnen dit ONDERDEEL aan de zaak gekoppeld zijn.</w:t>
      </w:r>
      <w:r w:rsidR="00290524">
        <w:t xml:space="preserve"> In bijlage B is opgenomen hoe het OLO het onderdeel gemodelleerd heeft. </w:t>
      </w:r>
    </w:p>
    <w:p w14:paraId="7B5899E1" w14:textId="77777777" w:rsidR="00DD376B" w:rsidRPr="007D2F77" w:rsidRDefault="00DD376B" w:rsidP="00DD376B">
      <w:pPr>
        <w:rPr>
          <w:u w:val="single"/>
        </w:rPr>
      </w:pPr>
    </w:p>
    <w:p w14:paraId="1114514A" w14:textId="2DB10FDF" w:rsidR="00DD376B" w:rsidRDefault="00DD376B" w:rsidP="00DD376B">
      <w:r>
        <w:t>Binnen een Wabo-besluit (of beschikking) wordt per ONDERDEEL bepaald of het verleend of geweigerd is. Het is dus relevant voor de BAG om te weten welk ONDERDEEL verleend of geweigerd is en op welke OBJECT</w:t>
      </w:r>
      <w:r w:rsidR="00E72C55">
        <w:t>en</w:t>
      </w:r>
      <w:r>
        <w:t xml:space="preserve"> dat ONDERDEEL betrekking heeft. Dit wijkt qua structuur af van het objecttype BESLUIT</w:t>
      </w:r>
      <w:r w:rsidR="009536CF">
        <w:t>.</w:t>
      </w:r>
    </w:p>
    <w:p w14:paraId="537F43CC" w14:textId="77777777" w:rsidR="00DD376B" w:rsidRDefault="00DD376B" w:rsidP="00DD376B">
      <w:r>
        <w:softHyphen/>
      </w:r>
      <w:r>
        <w:softHyphen/>
      </w:r>
      <w:r>
        <w:softHyphen/>
      </w:r>
      <w:r>
        <w:softHyphen/>
      </w:r>
      <w:r>
        <w:softHyphen/>
      </w:r>
    </w:p>
    <w:p w14:paraId="5458C0A0" w14:textId="3BFA082E" w:rsidR="00DD376B" w:rsidRDefault="00DD376B" w:rsidP="00DD376B">
      <w:r>
        <w:t>De objecten “ZAAK”, “DOCUMENT” en “OBJECT” zijn objecten uit het RGBZ. Deze objecten worden in dit informatiemodel gebruikt, maar er zijn geen wijzigingen aangebracht in deze objecten.</w:t>
      </w:r>
    </w:p>
    <w:p w14:paraId="6BE299F5" w14:textId="50586255" w:rsidR="00DD376B" w:rsidRDefault="00DD376B" w:rsidP="00DD376B">
      <w:r>
        <w:t xml:space="preserve">De objecten “OVERIGE ADRESSEERBAAR OBJECT AANDUIDING”, “PAND”, “LIGPLAATS”, “STANDPLAATS”, OVERIG GEBOUWD OBJECT”, “VERBLIJFSOBJECT” en “NUMMERAANDUIDING” zijn objecten die overgenomen zijn uit het RSGB. </w:t>
      </w:r>
    </w:p>
    <w:p w14:paraId="6F39320E" w14:textId="77777777" w:rsidR="00DD376B" w:rsidRDefault="00DD376B" w:rsidP="00DD376B"/>
    <w:p w14:paraId="00422C37" w14:textId="02189206" w:rsidR="006D54FE" w:rsidRDefault="00DD376B" w:rsidP="00DD376B">
      <w:r>
        <w:t xml:space="preserve">Er geldt een beperking voor de relatie </w:t>
      </w:r>
      <w:r w:rsidR="009D52EA">
        <w:t xml:space="preserve">ZAAKOBJECT </w:t>
      </w:r>
      <w:r>
        <w:t>tussen ZAAK en OBJECT en de relatie tussen ONDERDEEL en OBJECT. Een ZAAKOBJECT mag alleen aan een ONDERDEEL gerelateerd worden als het betreffende onderdeel een relatie heeft met dezelfde ZAAK als waar het ZAAKOBJECT aan gerelateerd is</w:t>
      </w:r>
      <w:r w:rsidR="006D54FE">
        <w:t>.</w:t>
      </w:r>
    </w:p>
    <w:p w14:paraId="05A6E777" w14:textId="77777777" w:rsidR="00FA2725" w:rsidRDefault="00FA2725" w:rsidP="00FA2725"/>
    <w:p w14:paraId="77FBE6D5" w14:textId="77777777" w:rsidR="00663F7A" w:rsidRDefault="00663F7A" w:rsidP="00FA2725">
      <w:r>
        <w:t>Het volledige (verkorte) informatiemodel is als bijlage toegevoegd in een apart document.</w:t>
      </w:r>
    </w:p>
    <w:p w14:paraId="6F0A7D85" w14:textId="6DDD9003" w:rsidR="00FA2725" w:rsidRDefault="00663F7A" w:rsidP="00FA2725">
      <w:r>
        <w:lastRenderedPageBreak/>
        <w:t xml:space="preserve">Zie Bijlage C. </w:t>
      </w:r>
    </w:p>
    <w:p w14:paraId="007E55DC" w14:textId="77777777" w:rsidR="00EB52EE" w:rsidRDefault="00FA2725" w:rsidP="00EB52EE">
      <w:r>
        <w:t xml:space="preserve"> </w:t>
      </w:r>
    </w:p>
    <w:p w14:paraId="09B093E5" w14:textId="77777777" w:rsidR="00A02BC7" w:rsidRDefault="00A02BC7">
      <w:r>
        <w:br w:type="page"/>
      </w:r>
    </w:p>
    <w:p w14:paraId="562669CB" w14:textId="77777777" w:rsidR="00A02BC7" w:rsidRPr="00D97F88" w:rsidRDefault="00A02BC7" w:rsidP="00A02BC7">
      <w:pPr>
        <w:pStyle w:val="Kop1"/>
        <w:ind w:left="851"/>
      </w:pPr>
      <w:bookmarkStart w:id="497" w:name="_Toc361821659"/>
      <w:bookmarkStart w:id="498" w:name="_Toc379547983"/>
      <w:bookmarkStart w:id="499" w:name="_Toc523146124"/>
      <w:r w:rsidRPr="00D97F88">
        <w:lastRenderedPageBreak/>
        <w:t>Beschrijving proces W</w:t>
      </w:r>
      <w:r w:rsidR="00AA0A1B" w:rsidRPr="00D97F88">
        <w:t>abo</w:t>
      </w:r>
      <w:r w:rsidRPr="00D97F88">
        <w:t xml:space="preserve"> - BAG</w:t>
      </w:r>
      <w:bookmarkEnd w:id="497"/>
      <w:bookmarkEnd w:id="498"/>
      <w:bookmarkEnd w:id="499"/>
    </w:p>
    <w:p w14:paraId="1AB57F88" w14:textId="77777777" w:rsidR="00A02BC7" w:rsidRPr="00D97F88" w:rsidRDefault="00A02BC7" w:rsidP="00A02BC7"/>
    <w:p w14:paraId="17C20707" w14:textId="7D4FE3C9" w:rsidR="00A02BC7" w:rsidRPr="00D97F88" w:rsidRDefault="00A02BC7" w:rsidP="00A02BC7">
      <w:r w:rsidRPr="00D97F88">
        <w:t>Dit hoofdstuk beschrijft de processen in de W</w:t>
      </w:r>
      <w:r w:rsidR="00AA0A1B" w:rsidRPr="00D97F88">
        <w:t>abo</w:t>
      </w:r>
      <w:r w:rsidRPr="00D97F88">
        <w:t>-applicatie en hun relatie met de BAG.</w:t>
      </w:r>
    </w:p>
    <w:p w14:paraId="09944627" w14:textId="77777777" w:rsidR="00D97F88" w:rsidRPr="00D97F88" w:rsidRDefault="00D97F88" w:rsidP="00B36709">
      <w:pPr>
        <w:pStyle w:val="Lijstalinea"/>
        <w:keepNext/>
        <w:numPr>
          <w:ilvl w:val="0"/>
          <w:numId w:val="25"/>
        </w:numPr>
        <w:spacing w:before="240" w:after="60"/>
        <w:contextualSpacing w:val="0"/>
        <w:outlineLvl w:val="1"/>
        <w:rPr>
          <w:rFonts w:ascii="Cambria" w:hAnsi="Cambria"/>
          <w:b/>
          <w:bCs/>
          <w:i/>
          <w:iCs/>
          <w:vanish/>
          <w:sz w:val="28"/>
          <w:szCs w:val="28"/>
        </w:rPr>
      </w:pPr>
      <w:bookmarkStart w:id="500" w:name="_Toc361821656"/>
    </w:p>
    <w:p w14:paraId="1853F8E6" w14:textId="77777777" w:rsidR="00D97F88" w:rsidRPr="00D97F88" w:rsidRDefault="00D97F88" w:rsidP="00B36709">
      <w:pPr>
        <w:pStyle w:val="Lijstalinea"/>
        <w:keepNext/>
        <w:numPr>
          <w:ilvl w:val="0"/>
          <w:numId w:val="25"/>
        </w:numPr>
        <w:spacing w:before="240" w:after="60"/>
        <w:contextualSpacing w:val="0"/>
        <w:outlineLvl w:val="1"/>
        <w:rPr>
          <w:rFonts w:ascii="Cambria" w:hAnsi="Cambria"/>
          <w:b/>
          <w:bCs/>
          <w:i/>
          <w:iCs/>
          <w:vanish/>
          <w:sz w:val="28"/>
          <w:szCs w:val="28"/>
        </w:rPr>
      </w:pPr>
    </w:p>
    <w:p w14:paraId="688041E8" w14:textId="77777777" w:rsidR="00D97F88" w:rsidRPr="00D97F88" w:rsidRDefault="00D97F88" w:rsidP="00B36709">
      <w:pPr>
        <w:pStyle w:val="Lijstalinea"/>
        <w:keepNext/>
        <w:numPr>
          <w:ilvl w:val="0"/>
          <w:numId w:val="25"/>
        </w:numPr>
        <w:spacing w:before="240" w:after="60"/>
        <w:contextualSpacing w:val="0"/>
        <w:outlineLvl w:val="1"/>
        <w:rPr>
          <w:rFonts w:ascii="Cambria" w:hAnsi="Cambria"/>
          <w:b/>
          <w:bCs/>
          <w:i/>
          <w:iCs/>
          <w:vanish/>
          <w:sz w:val="28"/>
          <w:szCs w:val="28"/>
        </w:rPr>
      </w:pPr>
    </w:p>
    <w:p w14:paraId="1B6D3D85" w14:textId="77777777" w:rsidR="00A02BC7" w:rsidRPr="00D97F88" w:rsidRDefault="00A02BC7" w:rsidP="007E1F3D">
      <w:pPr>
        <w:pStyle w:val="Kop20"/>
      </w:pPr>
      <w:bookmarkStart w:id="501" w:name="_Toc379547984"/>
      <w:bookmarkStart w:id="502" w:name="_Toc523146125"/>
      <w:r w:rsidRPr="00D97F88">
        <w:t>Taakverdeling applicaties</w:t>
      </w:r>
      <w:bookmarkEnd w:id="500"/>
      <w:bookmarkEnd w:id="501"/>
      <w:bookmarkEnd w:id="502"/>
    </w:p>
    <w:p w14:paraId="48DDE1CB" w14:textId="77777777" w:rsidR="00F67567" w:rsidRDefault="00A02BC7" w:rsidP="00A02BC7">
      <w:r>
        <w:t>Wabo</w:t>
      </w:r>
      <w:r w:rsidRPr="009A2B44">
        <w:t xml:space="preserve">-processen betreffen vaak het wijzigen (bijvoorbeeld verbouw) of laten ontstaan (bijvoorbeeld nieuwbouw) van BAG-objecten. Het is relevant </w:t>
      </w:r>
      <w:r w:rsidR="00D372F9">
        <w:t xml:space="preserve">om </w:t>
      </w:r>
      <w:r w:rsidRPr="009A2B44">
        <w:t xml:space="preserve">de </w:t>
      </w:r>
      <w:r w:rsidR="00622D3C">
        <w:t xml:space="preserve">identificaties van de </w:t>
      </w:r>
      <w:r w:rsidRPr="009A2B44">
        <w:t xml:space="preserve">BAG-objecten waar het om gaat in de </w:t>
      </w:r>
      <w:r>
        <w:t>Wabo</w:t>
      </w:r>
      <w:r w:rsidRPr="009A2B44">
        <w:t xml:space="preserve">-applicatie over te nemen. </w:t>
      </w:r>
    </w:p>
    <w:p w14:paraId="032C17B8" w14:textId="5AF3BD6D" w:rsidR="00850573" w:rsidRDefault="00A02BC7" w:rsidP="00A02BC7">
      <w:r w:rsidRPr="009A2B44">
        <w:t xml:space="preserve">De </w:t>
      </w:r>
      <w:r w:rsidR="00C533F3">
        <w:t xml:space="preserve">Wabo-medewerker koppelt initieel </w:t>
      </w:r>
      <w:r w:rsidR="00850573" w:rsidRPr="001E1A7D">
        <w:rPr>
          <w:i/>
        </w:rPr>
        <w:t>bestaande</w:t>
      </w:r>
      <w:r w:rsidR="00850573">
        <w:t xml:space="preserve"> </w:t>
      </w:r>
      <w:r w:rsidRPr="009A2B44">
        <w:t xml:space="preserve">BAG-objecten </w:t>
      </w:r>
      <w:r w:rsidR="00C533F3">
        <w:t xml:space="preserve">die </w:t>
      </w:r>
      <w:r w:rsidRPr="009A2B44">
        <w:t xml:space="preserve">relevant zijn voor de </w:t>
      </w:r>
      <w:r>
        <w:t>Wabo</w:t>
      </w:r>
      <w:r w:rsidR="00C533F3">
        <w:t xml:space="preserve">-zaak aan de betreffende onderdelen per zaak. </w:t>
      </w:r>
    </w:p>
    <w:p w14:paraId="4D96A1B2" w14:textId="77777777" w:rsidR="00850573" w:rsidRDefault="00850573" w:rsidP="00A02BC7"/>
    <w:p w14:paraId="4769DEB5" w14:textId="77777777" w:rsidR="001F39B5" w:rsidRDefault="00850573" w:rsidP="00A02BC7">
      <w:r w:rsidRPr="009A2B44">
        <w:t xml:space="preserve">De beslissing welke BAG-objecten </w:t>
      </w:r>
      <w:r w:rsidR="00A02BC7" w:rsidRPr="009A2B44">
        <w:t>worden gewijzigd of aangemaakt</w:t>
      </w:r>
      <w:r w:rsidR="00C533F3">
        <w:t xml:space="preserve"> </w:t>
      </w:r>
      <w:r w:rsidR="00A02BC7" w:rsidRPr="009A2B44">
        <w:t xml:space="preserve">in de BAG-applicatie </w:t>
      </w:r>
      <w:r w:rsidR="00C533F3">
        <w:t xml:space="preserve">wordt </w:t>
      </w:r>
      <w:r w:rsidR="00A02BC7" w:rsidRPr="009A2B44">
        <w:t xml:space="preserve">door de BAG-beheerder genomen. De reden hiervoor is dat het ongewenst is het takenpakket </w:t>
      </w:r>
      <w:r w:rsidR="00A02BC7">
        <w:t xml:space="preserve">van </w:t>
      </w:r>
      <w:r w:rsidR="00A02BC7" w:rsidRPr="009A2B44">
        <w:t xml:space="preserve">de </w:t>
      </w:r>
      <w:r w:rsidR="005773B9">
        <w:t>Wabo-</w:t>
      </w:r>
      <w:r w:rsidR="00A02BC7" w:rsidRPr="009A2B44">
        <w:t>vergunningverlener</w:t>
      </w:r>
      <w:r w:rsidR="005773B9">
        <w:t xml:space="preserve"> en</w:t>
      </w:r>
      <w:r w:rsidR="00A02BC7" w:rsidRPr="009A2B44">
        <w:t>/</w:t>
      </w:r>
      <w:r w:rsidR="005773B9">
        <w:t>of -</w:t>
      </w:r>
      <w:r w:rsidR="00A02BC7" w:rsidRPr="009A2B44">
        <w:t xml:space="preserve">toezichthouder met deze werkzaamheden te verzwaren. Daarnaast </w:t>
      </w:r>
      <w:r w:rsidR="001F39B5">
        <w:t xml:space="preserve">beschikt </w:t>
      </w:r>
      <w:r w:rsidR="00A02BC7" w:rsidRPr="009A2B44">
        <w:t xml:space="preserve">de BAG-applicatie </w:t>
      </w:r>
      <w:r w:rsidR="001F39B5">
        <w:t xml:space="preserve">over </w:t>
      </w:r>
      <w:r w:rsidR="00A02BC7" w:rsidRPr="009A2B44">
        <w:t xml:space="preserve">de benodigde functies </w:t>
      </w:r>
      <w:r>
        <w:t>om nieuwe BAG</w:t>
      </w:r>
      <w:r w:rsidR="0082244A">
        <w:t>-</w:t>
      </w:r>
      <w:r w:rsidR="001F39B5">
        <w:t xml:space="preserve">objecten op te voeren. </w:t>
      </w:r>
    </w:p>
    <w:p w14:paraId="26C5F7D2" w14:textId="4391904F" w:rsidR="00EF6FE4" w:rsidRDefault="00A02BC7" w:rsidP="00A02BC7">
      <w:r w:rsidRPr="009A2B44">
        <w:t xml:space="preserve">Om deze reden bevat dit </w:t>
      </w:r>
      <w:r w:rsidR="00C533F3">
        <w:t xml:space="preserve">koppelvlak </w:t>
      </w:r>
      <w:r w:rsidRPr="009A2B44">
        <w:t xml:space="preserve">wel een </w:t>
      </w:r>
      <w:r w:rsidR="003E4E5F">
        <w:t>A</w:t>
      </w:r>
      <w:r w:rsidR="0097605D">
        <w:t>anvraag</w:t>
      </w:r>
      <w:r w:rsidRPr="009A2B44">
        <w:t xml:space="preserve">notificatie vanuit de </w:t>
      </w:r>
      <w:r>
        <w:t>Wabo</w:t>
      </w:r>
      <w:r w:rsidRPr="009A2B44">
        <w:t xml:space="preserve"> naar de BAG, maar </w:t>
      </w:r>
      <w:r w:rsidR="005773B9">
        <w:t>neemt</w:t>
      </w:r>
      <w:r w:rsidR="005773B9" w:rsidRPr="009A2B44">
        <w:t xml:space="preserve"> </w:t>
      </w:r>
      <w:r w:rsidRPr="009A2B44">
        <w:t xml:space="preserve">de </w:t>
      </w:r>
      <w:r w:rsidR="0074407A">
        <w:t>BAG</w:t>
      </w:r>
      <w:r w:rsidR="005773B9">
        <w:t xml:space="preserve">-applicatie/-beheerder de </w:t>
      </w:r>
      <w:r w:rsidRPr="009A2B44">
        <w:t xml:space="preserve">beslissing welke </w:t>
      </w:r>
      <w:r w:rsidR="00850573">
        <w:t xml:space="preserve">nieuwe </w:t>
      </w:r>
      <w:r w:rsidRPr="009A2B44">
        <w:t xml:space="preserve">objecten </w:t>
      </w:r>
      <w:r w:rsidR="0082244A">
        <w:t xml:space="preserve">en mutaties op bestaande objecten </w:t>
      </w:r>
      <w:r w:rsidR="005773B9">
        <w:t>hij opvoert</w:t>
      </w:r>
      <w:r w:rsidRPr="009A2B44">
        <w:t xml:space="preserve">. </w:t>
      </w:r>
    </w:p>
    <w:p w14:paraId="760B31EB" w14:textId="77777777" w:rsidR="00622D3C" w:rsidRDefault="00622D3C" w:rsidP="00A02BC7"/>
    <w:p w14:paraId="6632E3AE" w14:textId="0C28DE74" w:rsidR="00D8468E" w:rsidRDefault="005773B9" w:rsidP="00D8468E">
      <w:r>
        <w:t xml:space="preserve">Informatie </w:t>
      </w:r>
      <w:r w:rsidR="00A02BC7">
        <w:t>over</w:t>
      </w:r>
      <w:r w:rsidR="00A02BC7" w:rsidRPr="009A2B44">
        <w:t xml:space="preserve"> BAG-objecten </w:t>
      </w:r>
      <w:r w:rsidR="001F39B5">
        <w:t xml:space="preserve">gekoppeld zijn aan welke onderdelen van de aanvraag </w:t>
      </w:r>
      <w:r w:rsidR="00A02BC7" w:rsidRPr="009A2B44">
        <w:t>word</w:t>
      </w:r>
      <w:r w:rsidR="00A02BC7">
        <w:t>t</w:t>
      </w:r>
      <w:r w:rsidR="00A02BC7" w:rsidRPr="009A2B44">
        <w:t xml:space="preserve"> vervolgens door de BAG-applicatie </w:t>
      </w:r>
      <w:r w:rsidR="00F67567">
        <w:t xml:space="preserve">aan de </w:t>
      </w:r>
      <w:r w:rsidR="00A02BC7">
        <w:t>Wabo</w:t>
      </w:r>
      <w:r w:rsidR="00A02BC7" w:rsidRPr="009A2B44">
        <w:t xml:space="preserve">-applicatie </w:t>
      </w:r>
      <w:r w:rsidR="00F67567">
        <w:t>beschikbaar gesteld</w:t>
      </w:r>
      <w:r w:rsidR="00A02BC7" w:rsidRPr="009A2B44">
        <w:t>.</w:t>
      </w:r>
    </w:p>
    <w:p w14:paraId="6EB30579" w14:textId="7A07B32D" w:rsidR="00D8468E" w:rsidRDefault="00D8468E">
      <w:r>
        <w:br w:type="page"/>
      </w:r>
    </w:p>
    <w:p w14:paraId="1471C328" w14:textId="77777777" w:rsidR="00D8468E" w:rsidRDefault="00D8468E" w:rsidP="00D8468E"/>
    <w:p w14:paraId="64E5E7F5" w14:textId="7F0A77CE" w:rsidR="00D8468E" w:rsidRDefault="00D8468E" w:rsidP="00D8468E">
      <w:r>
        <w:t>Bijgevoegd een schematische weergave van het Wabo-proces:</w:t>
      </w:r>
    </w:p>
    <w:p w14:paraId="4FA312B2" w14:textId="77777777" w:rsidR="007E3A99" w:rsidRDefault="007E3A99" w:rsidP="00D8468E"/>
    <w:p w14:paraId="770975F2" w14:textId="77777777" w:rsidR="00D8468E" w:rsidRDefault="00D8468E" w:rsidP="00D8468E"/>
    <w:p w14:paraId="4747C2D9" w14:textId="33CCFACA" w:rsidR="00D8468E" w:rsidRDefault="00E525D8" w:rsidP="00D8468E">
      <w:r>
        <w:rPr>
          <w:noProof/>
        </w:rPr>
        <w:drawing>
          <wp:inline distT="0" distB="0" distL="0" distR="0" wp14:anchorId="59BDEF7F" wp14:editId="1DCD833C">
            <wp:extent cx="5357004" cy="7719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model Wabo-BAG.jpg"/>
                    <pic:cNvPicPr/>
                  </pic:nvPicPr>
                  <pic:blipFill>
                    <a:blip r:embed="rId44">
                      <a:extLst>
                        <a:ext uri="{28A0092B-C50C-407E-A947-70E740481C1C}">
                          <a14:useLocalDpi xmlns:a14="http://schemas.microsoft.com/office/drawing/2010/main" val="0"/>
                        </a:ext>
                      </a:extLst>
                    </a:blip>
                    <a:stretch>
                      <a:fillRect/>
                    </a:stretch>
                  </pic:blipFill>
                  <pic:spPr>
                    <a:xfrm>
                      <a:off x="0" y="0"/>
                      <a:ext cx="5371317" cy="7740497"/>
                    </a:xfrm>
                    <a:prstGeom prst="rect">
                      <a:avLst/>
                    </a:prstGeom>
                  </pic:spPr>
                </pic:pic>
              </a:graphicData>
            </a:graphic>
          </wp:inline>
        </w:drawing>
      </w:r>
    </w:p>
    <w:p w14:paraId="208BB0E3" w14:textId="6C99B00F" w:rsidR="00F96C99" w:rsidRDefault="00F96C99" w:rsidP="00F96C99">
      <w:pPr>
        <w:pStyle w:val="Bijschrift"/>
        <w:jc w:val="center"/>
      </w:pPr>
      <w:r>
        <w:t xml:space="preserve">Figuur </w:t>
      </w:r>
      <w:fldSimple w:instr=" SEQ Figuur \* ARABIC ">
        <w:r w:rsidR="00644E3C">
          <w:rPr>
            <w:noProof/>
          </w:rPr>
          <w:t>4</w:t>
        </w:r>
      </w:fldSimple>
      <w:r>
        <w:t xml:space="preserve"> Procesmodel vergunningverlening</w:t>
      </w:r>
    </w:p>
    <w:p w14:paraId="40FEB2AF" w14:textId="77777777" w:rsidR="00D8468E" w:rsidRDefault="00D8468E" w:rsidP="00D8468E"/>
    <w:p w14:paraId="480A13C4" w14:textId="77777777" w:rsidR="00A02BC7" w:rsidRPr="00641D9A" w:rsidRDefault="00A02BC7" w:rsidP="00A02BC7">
      <w:pPr>
        <w:pStyle w:val="Lijstalinea"/>
        <w:keepNext/>
        <w:numPr>
          <w:ilvl w:val="0"/>
          <w:numId w:val="1"/>
        </w:numPr>
        <w:spacing w:before="240" w:after="60"/>
        <w:contextualSpacing w:val="0"/>
        <w:outlineLvl w:val="2"/>
        <w:rPr>
          <w:rFonts w:ascii="Cambria" w:hAnsi="Cambria"/>
          <w:b/>
          <w:bCs/>
          <w:vanish/>
          <w:sz w:val="26"/>
          <w:szCs w:val="26"/>
        </w:rPr>
      </w:pPr>
      <w:bookmarkStart w:id="503" w:name="_Toc361821660"/>
    </w:p>
    <w:p w14:paraId="45A5292F"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6C29C7E3"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19E64B2D"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32DEACA1"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23916792"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1C3EFFAB" w14:textId="77777777" w:rsidR="00A02BC7" w:rsidRPr="00641D9A" w:rsidRDefault="00A02BC7" w:rsidP="00A02BC7">
      <w:pPr>
        <w:pStyle w:val="Lijstalinea"/>
        <w:keepNext/>
        <w:numPr>
          <w:ilvl w:val="1"/>
          <w:numId w:val="1"/>
        </w:numPr>
        <w:spacing w:before="240" w:after="60"/>
        <w:contextualSpacing w:val="0"/>
        <w:outlineLvl w:val="2"/>
        <w:rPr>
          <w:rFonts w:ascii="Cambria" w:hAnsi="Cambria"/>
          <w:b/>
          <w:bCs/>
          <w:vanish/>
          <w:sz w:val="26"/>
          <w:szCs w:val="26"/>
        </w:rPr>
      </w:pPr>
    </w:p>
    <w:p w14:paraId="37E2FC5E" w14:textId="77777777" w:rsidR="00A02BC7" w:rsidRPr="00FF367D" w:rsidRDefault="00A02BC7" w:rsidP="00B36709">
      <w:pPr>
        <w:pStyle w:val="Lijstalinea"/>
        <w:keepNext/>
        <w:numPr>
          <w:ilvl w:val="0"/>
          <w:numId w:val="26"/>
        </w:numPr>
        <w:spacing w:before="240" w:after="60"/>
        <w:contextualSpacing w:val="0"/>
        <w:outlineLvl w:val="1"/>
        <w:rPr>
          <w:rFonts w:ascii="Cambria" w:hAnsi="Cambria"/>
          <w:b/>
          <w:bCs/>
          <w:i/>
          <w:iCs/>
          <w:vanish/>
          <w:sz w:val="28"/>
          <w:szCs w:val="28"/>
        </w:rPr>
      </w:pPr>
    </w:p>
    <w:p w14:paraId="19F8734C" w14:textId="77777777" w:rsidR="00A02BC7" w:rsidRPr="00FF367D" w:rsidRDefault="00A02BC7" w:rsidP="00B36709">
      <w:pPr>
        <w:pStyle w:val="Lijstalinea"/>
        <w:keepNext/>
        <w:numPr>
          <w:ilvl w:val="0"/>
          <w:numId w:val="26"/>
        </w:numPr>
        <w:spacing w:before="240" w:after="60"/>
        <w:contextualSpacing w:val="0"/>
        <w:outlineLvl w:val="1"/>
        <w:rPr>
          <w:rFonts w:ascii="Cambria" w:hAnsi="Cambria"/>
          <w:b/>
          <w:bCs/>
          <w:i/>
          <w:iCs/>
          <w:vanish/>
          <w:sz w:val="28"/>
          <w:szCs w:val="28"/>
        </w:rPr>
      </w:pPr>
    </w:p>
    <w:p w14:paraId="6B6BF995" w14:textId="77777777" w:rsidR="00A02BC7" w:rsidRPr="00FF367D" w:rsidRDefault="00A02BC7" w:rsidP="00B36709">
      <w:pPr>
        <w:pStyle w:val="Lijstalinea"/>
        <w:keepNext/>
        <w:numPr>
          <w:ilvl w:val="1"/>
          <w:numId w:val="26"/>
        </w:numPr>
        <w:spacing w:before="240" w:after="60"/>
        <w:contextualSpacing w:val="0"/>
        <w:outlineLvl w:val="1"/>
        <w:rPr>
          <w:rFonts w:ascii="Cambria" w:hAnsi="Cambria"/>
          <w:b/>
          <w:bCs/>
          <w:i/>
          <w:iCs/>
          <w:vanish/>
          <w:sz w:val="28"/>
          <w:szCs w:val="28"/>
        </w:rPr>
      </w:pPr>
    </w:p>
    <w:p w14:paraId="2852B434" w14:textId="77777777" w:rsidR="00A02BC7" w:rsidRPr="00FF367D" w:rsidRDefault="00A02BC7" w:rsidP="00B36709">
      <w:pPr>
        <w:pStyle w:val="Lijstalinea"/>
        <w:keepNext/>
        <w:numPr>
          <w:ilvl w:val="1"/>
          <w:numId w:val="26"/>
        </w:numPr>
        <w:spacing w:before="240" w:after="60"/>
        <w:contextualSpacing w:val="0"/>
        <w:outlineLvl w:val="1"/>
        <w:rPr>
          <w:rFonts w:ascii="Cambria" w:hAnsi="Cambria"/>
          <w:b/>
          <w:bCs/>
          <w:i/>
          <w:iCs/>
          <w:vanish/>
          <w:sz w:val="28"/>
          <w:szCs w:val="28"/>
        </w:rPr>
      </w:pPr>
    </w:p>
    <w:p w14:paraId="07D7F819" w14:textId="77777777" w:rsidR="00A02BC7" w:rsidRPr="00FF367D" w:rsidRDefault="00A02BC7" w:rsidP="00B36709">
      <w:pPr>
        <w:pStyle w:val="Lijstalinea"/>
        <w:keepNext/>
        <w:numPr>
          <w:ilvl w:val="1"/>
          <w:numId w:val="26"/>
        </w:numPr>
        <w:spacing w:before="240" w:after="60"/>
        <w:contextualSpacing w:val="0"/>
        <w:outlineLvl w:val="1"/>
        <w:rPr>
          <w:rFonts w:ascii="Cambria" w:hAnsi="Cambria"/>
          <w:b/>
          <w:bCs/>
          <w:i/>
          <w:iCs/>
          <w:vanish/>
          <w:sz w:val="28"/>
          <w:szCs w:val="28"/>
        </w:rPr>
      </w:pPr>
    </w:p>
    <w:p w14:paraId="03559C52" w14:textId="77777777" w:rsidR="00A02BC7" w:rsidRPr="009A2B44" w:rsidRDefault="00E15189" w:rsidP="007E1F3D">
      <w:pPr>
        <w:pStyle w:val="Kop20"/>
      </w:pPr>
      <w:bookmarkStart w:id="504" w:name="_Toc379547986"/>
      <w:bookmarkStart w:id="505" w:name="_Toc523146126"/>
      <w:bookmarkEnd w:id="503"/>
      <w:r>
        <w:t>Ontvangen en classificeren aanvraag</w:t>
      </w:r>
      <w:bookmarkEnd w:id="504"/>
      <w:bookmarkEnd w:id="505"/>
    </w:p>
    <w:p w14:paraId="065AA2FA" w14:textId="45BC0B9A" w:rsidR="00A02BC7" w:rsidRDefault="00A02BC7" w:rsidP="00A02BC7">
      <w:r>
        <w:t>De aanvraag voor een Wabo-vergunning wordt ingediend en komt in</w:t>
      </w:r>
      <w:r w:rsidR="001C379F">
        <w:t xml:space="preserve"> referentiecomponent zaaksysteem / Vergunningena</w:t>
      </w:r>
      <w:r w:rsidR="004A6DF7">
        <w:t>p</w:t>
      </w:r>
      <w:r w:rsidR="001C379F">
        <w:t>plicatie</w:t>
      </w:r>
      <w:r>
        <w:t xml:space="preserve"> terecht. De manier waarop dit </w:t>
      </w:r>
      <w:r w:rsidR="00367AFA">
        <w:t>gebeurt,</w:t>
      </w:r>
      <w:r>
        <w:t xml:space="preserve"> is niet relevant, maar een aanvrager kan gebruik maken van het OmgevingsLoket Online (OLO) of van een papieren aanvraag via de post of aan de balie. Voor de communicatie met de BAG is deze gebeurtenis niet relevant, anders dan dat dit de ‘formele’ start is van het gehele proces van </w:t>
      </w:r>
      <w:r w:rsidR="0074407A">
        <w:t>vergunningsaanvraag</w:t>
      </w:r>
      <w:r>
        <w:t xml:space="preserve"> en -verlening.</w:t>
      </w:r>
    </w:p>
    <w:p w14:paraId="5E2AF23D" w14:textId="77777777" w:rsidR="00A02BC7" w:rsidRDefault="00A02BC7" w:rsidP="007E1F3D">
      <w:pPr>
        <w:pStyle w:val="Kop20"/>
      </w:pPr>
      <w:bookmarkStart w:id="506" w:name="_Toc361821661"/>
      <w:bookmarkStart w:id="507" w:name="_Toc379547987"/>
      <w:bookmarkStart w:id="508" w:name="_Toc523146127"/>
      <w:r>
        <w:t xml:space="preserve">Geen </w:t>
      </w:r>
      <w:r w:rsidRPr="00A5029A">
        <w:t>vergunning</w:t>
      </w:r>
      <w:r>
        <w:t xml:space="preserve"> nodig</w:t>
      </w:r>
      <w:bookmarkEnd w:id="506"/>
      <w:bookmarkEnd w:id="507"/>
      <w:bookmarkEnd w:id="508"/>
    </w:p>
    <w:p w14:paraId="244C8AC0" w14:textId="2F4A49AB" w:rsidR="002D4EFD" w:rsidRDefault="00A02BC7" w:rsidP="00A02BC7">
      <w:r>
        <w:t>De ambtenaar beoordeelt of er sprake is van een vergunning</w:t>
      </w:r>
      <w:r w:rsidR="009D52EA">
        <w:t>s</w:t>
      </w:r>
      <w:r>
        <w:t xml:space="preserve">plichtige activiteit. Is dit niet het geval, dan </w:t>
      </w:r>
      <w:r w:rsidR="0029234D">
        <w:t>wordt er een A</w:t>
      </w:r>
      <w:r w:rsidR="002D4EFD">
        <w:t xml:space="preserve">anvraagnotificatie verstuurd waarin aangegeven wordt dat het betreffende onderdeel vergunningsvrij is. De </w:t>
      </w:r>
      <w:r>
        <w:t xml:space="preserve">zaak in het Wabo-pakket </w:t>
      </w:r>
      <w:r w:rsidR="002D4EFD">
        <w:t xml:space="preserve">kan </w:t>
      </w:r>
      <w:r>
        <w:t xml:space="preserve">worden afgesloten. </w:t>
      </w:r>
    </w:p>
    <w:p w14:paraId="309BE873" w14:textId="14E72086" w:rsidR="00A02BC7" w:rsidRDefault="002D4EFD" w:rsidP="00A02BC7">
      <w:r>
        <w:t>D</w:t>
      </w:r>
      <w:r w:rsidR="00A02BC7">
        <w:t xml:space="preserve">e aanleiding voor de aanvraag voor de BAG </w:t>
      </w:r>
      <w:r>
        <w:t xml:space="preserve">is, als het om BAG-relevante objecten gaat, </w:t>
      </w:r>
      <w:r w:rsidR="00A02BC7">
        <w:t xml:space="preserve">interessant omdat er sprake is van het ontstaan van nieuwe objecten of het wijzigen of verdwijnen van oude objecten. Denk bijvoorbeeld aan </w:t>
      </w:r>
      <w:r w:rsidR="005D25B4">
        <w:t xml:space="preserve">sloop of </w:t>
      </w:r>
      <w:r w:rsidR="00A02BC7">
        <w:t xml:space="preserve">de bouw van een </w:t>
      </w:r>
      <w:r w:rsidR="00A4374A">
        <w:t xml:space="preserve">(duurzaam met de aarde verbonden) </w:t>
      </w:r>
      <w:r w:rsidR="00A02BC7">
        <w:t>schuur in een achtertuin.</w:t>
      </w:r>
      <w:r w:rsidR="00A02BC7" w:rsidRPr="00214F4F">
        <w:t xml:space="preserve"> </w:t>
      </w:r>
    </w:p>
    <w:p w14:paraId="683158E5" w14:textId="77777777" w:rsidR="00A02BC7" w:rsidRDefault="00A02BC7" w:rsidP="00A02BC7"/>
    <w:p w14:paraId="482C3038" w14:textId="772367A8" w:rsidR="00A02BC7" w:rsidRDefault="00A02BC7" w:rsidP="00A02BC7">
      <w:r>
        <w:t xml:space="preserve">Hoewel voorbarig (de wijzigingen zijn dan nog niet doorgevoerd), </w:t>
      </w:r>
      <w:r w:rsidR="002D4EFD">
        <w:t>is h</w:t>
      </w:r>
      <w:r>
        <w:t xml:space="preserve">et een nuttig signaal </w:t>
      </w:r>
      <w:r w:rsidR="002D4EFD">
        <w:t>voor d</w:t>
      </w:r>
      <w:r>
        <w:t xml:space="preserve">e BAG-beheerder dat er wijzigingen op stapel </w:t>
      </w:r>
      <w:r w:rsidR="00BC467E">
        <w:t>staan</w:t>
      </w:r>
      <w:r>
        <w:t>. Aangezien er geen vergunning noodzakelijk is, zal de burger immers waarschijnlijk geen signaal meer geven van de realisatie van de voorgenomen wijzigingen.</w:t>
      </w:r>
    </w:p>
    <w:p w14:paraId="6242A4D1" w14:textId="77777777" w:rsidR="00A02BC7" w:rsidRDefault="00A02BC7" w:rsidP="00A02BC7"/>
    <w:p w14:paraId="31B9C2EA" w14:textId="77777777" w:rsidR="00A02BC7" w:rsidRDefault="001356DA" w:rsidP="007E1F3D">
      <w:pPr>
        <w:pStyle w:val="Kop20"/>
      </w:pPr>
      <w:bookmarkStart w:id="509" w:name="_Toc379547988"/>
      <w:bookmarkStart w:id="510" w:name="_Toc523146128"/>
      <w:r>
        <w:t>Ontvangen en uitvragen aanvraag</w:t>
      </w:r>
      <w:bookmarkEnd w:id="509"/>
      <w:bookmarkEnd w:id="510"/>
    </w:p>
    <w:p w14:paraId="50587A41" w14:textId="3E11100E" w:rsidR="00535989" w:rsidRDefault="001356DA" w:rsidP="00535989">
      <w:r w:rsidRPr="00535989">
        <w:t xml:space="preserve">Om de aanvraag te kunnen behandelen </w:t>
      </w:r>
      <w:r w:rsidR="00A02BC7" w:rsidRPr="00535989">
        <w:t xml:space="preserve">wordt deze </w:t>
      </w:r>
      <w:r w:rsidRPr="00535989">
        <w:t xml:space="preserve">eerst </w:t>
      </w:r>
      <w:r w:rsidR="00A02BC7" w:rsidRPr="00535989">
        <w:t>beoordeeld op volledigheid. Mogelijk wordt de aanvrager gevraagd om aanvullende informatie. Ook kan in deze fase de aanvraag worden aangevuld met gegevens/identificaties van authentieke objecten in de aanvraag. Hiervoor worden gegevens uit de BAG overgenomen.</w:t>
      </w:r>
      <w:bookmarkStart w:id="511" w:name="_Toc379547989"/>
      <w:r w:rsidR="00535989">
        <w:t xml:space="preserve"> </w:t>
      </w:r>
    </w:p>
    <w:p w14:paraId="3E1DEC95" w14:textId="77777777" w:rsidR="00535989" w:rsidRDefault="00535989" w:rsidP="00535989"/>
    <w:p w14:paraId="35B042F2" w14:textId="6D570313" w:rsidR="00910FD1" w:rsidRPr="00535989" w:rsidRDefault="00910FD1" w:rsidP="00535989">
      <w:pPr>
        <w:pStyle w:val="Kop20"/>
      </w:pPr>
      <w:bookmarkStart w:id="512" w:name="_Toc523146129"/>
      <w:r w:rsidRPr="00535989">
        <w:t>Verzoek om aanvullende gegevens</w:t>
      </w:r>
      <w:bookmarkEnd w:id="511"/>
      <w:bookmarkEnd w:id="512"/>
    </w:p>
    <w:p w14:paraId="4B257E88" w14:textId="77777777" w:rsidR="00910FD1" w:rsidRPr="00910FD1" w:rsidRDefault="00910FD1">
      <w:r>
        <w:t xml:space="preserve">Indien er gegevens ontbreken aan de aanvraag dan wordt er een verzoek aan de indiener gedaan om deze gegevens alsnog aan te leveren. De aanvrager dient deze gegevens binnen een bepaalde termijn aan te leveren om de aanvraag verder te laten behandelen. </w:t>
      </w:r>
    </w:p>
    <w:p w14:paraId="7874012B" w14:textId="77777777" w:rsidR="00A02BC7" w:rsidRDefault="00A02BC7" w:rsidP="007E1F3D">
      <w:pPr>
        <w:pStyle w:val="Kop20"/>
      </w:pPr>
      <w:bookmarkStart w:id="513" w:name="_Toc361821663"/>
      <w:bookmarkStart w:id="514" w:name="_Toc379547990"/>
      <w:bookmarkStart w:id="515" w:name="_Toc523146130"/>
      <w:r>
        <w:t xml:space="preserve">Buiten behandeling </w:t>
      </w:r>
      <w:r w:rsidRPr="00A5029A">
        <w:t>stellen</w:t>
      </w:r>
      <w:bookmarkEnd w:id="513"/>
      <w:bookmarkEnd w:id="514"/>
      <w:bookmarkEnd w:id="515"/>
    </w:p>
    <w:p w14:paraId="155DBFB1" w14:textId="77777777" w:rsidR="00A02BC7" w:rsidRDefault="00A02BC7" w:rsidP="00A02BC7">
      <w:r>
        <w:t xml:space="preserve">De vergunningverlener kan besluiten </w:t>
      </w:r>
      <w:r w:rsidR="001D46AA">
        <w:t xml:space="preserve">om </w:t>
      </w:r>
      <w:r>
        <w:t xml:space="preserve">de aanvraag buiten behandeling te stellen als deze niet compleet is en/of niet compleet kan worden gemaakt. </w:t>
      </w:r>
      <w:r w:rsidR="001356DA">
        <w:t xml:space="preserve">Dus als de aanvullende gegevens niet binnen de gestelde termijn aangeleverd worden door de aanvrager. </w:t>
      </w:r>
      <w:r>
        <w:t>In dat geval hoeft de aanvraag ook niet aan de BAG geleverd te worden.</w:t>
      </w:r>
      <w:r w:rsidRPr="00214F4F">
        <w:t xml:space="preserve"> </w:t>
      </w:r>
    </w:p>
    <w:p w14:paraId="488FA086" w14:textId="77777777" w:rsidR="00A02BC7" w:rsidRDefault="00A02BC7" w:rsidP="00A02BC7"/>
    <w:p w14:paraId="490E0980" w14:textId="77777777" w:rsidR="00A02BC7" w:rsidRDefault="00A02BC7" w:rsidP="00A02BC7">
      <w:r>
        <w:t xml:space="preserve">Er is nog geen sprake geweest van melding van de aanvraag bij de BAG, dus hoeft de BAG-beheerder ook niet op de hoogte te worden gebracht van de buitenbehandelingsstelling. Voor de BAG is deze gebeurtenis in die zin van belang dat er </w:t>
      </w:r>
      <w:r w:rsidR="004A6DF7">
        <w:t xml:space="preserve">in het geheel </w:t>
      </w:r>
      <w:r>
        <w:t>geen melding richting de BAG zal worden gedaan.</w:t>
      </w:r>
    </w:p>
    <w:p w14:paraId="24636DA1" w14:textId="77777777" w:rsidR="00356581" w:rsidRDefault="00356581" w:rsidP="007E1F3D">
      <w:pPr>
        <w:pStyle w:val="Kop20"/>
      </w:pPr>
      <w:bookmarkStart w:id="516" w:name="_Toc379547991"/>
      <w:bookmarkStart w:id="517" w:name="_Toc523146131"/>
      <w:r>
        <w:lastRenderedPageBreak/>
        <w:t>Toetsen indieningsvereisten</w:t>
      </w:r>
      <w:bookmarkEnd w:id="516"/>
      <w:bookmarkEnd w:id="517"/>
    </w:p>
    <w:p w14:paraId="15716E9E" w14:textId="77777777" w:rsidR="00AD3EF4" w:rsidRDefault="00532667">
      <w:r>
        <w:t>De vergunningverlener bepaalt of de aanvraag voldoet aan de indieningsvereisten die er voor de betreffende vergunning zijn vastgesteld. In deze stap kan ook geconstateerd worden dat er aanvullende gegevens nodig zijn om aan de indieningsvereisten te voldoen.</w:t>
      </w:r>
      <w:r w:rsidR="00AD3EF4">
        <w:t xml:space="preserve"> </w:t>
      </w:r>
    </w:p>
    <w:p w14:paraId="02AB8F68" w14:textId="73F074E6" w:rsidR="00356581" w:rsidRDefault="00AD3EF4">
      <w:r>
        <w:t xml:space="preserve">In deze stap is er geen interactie tussen Wabo- en </w:t>
      </w:r>
      <w:r w:rsidR="0074407A">
        <w:t>BAG</w:t>
      </w:r>
      <w:r w:rsidR="007E3A99">
        <w:t>-systeem.</w:t>
      </w:r>
    </w:p>
    <w:p w14:paraId="18F82779" w14:textId="77777777" w:rsidR="00A02BC7" w:rsidRDefault="00A02BC7" w:rsidP="007E1F3D">
      <w:pPr>
        <w:pStyle w:val="Kop20"/>
      </w:pPr>
      <w:bookmarkStart w:id="518" w:name="_Toc379547992"/>
      <w:bookmarkStart w:id="519" w:name="_Toc361821664"/>
      <w:bookmarkStart w:id="520" w:name="_Toc523146132"/>
      <w:r>
        <w:t>In</w:t>
      </w:r>
      <w:r w:rsidR="00356581">
        <w:t>houdelijk behandelen</w:t>
      </w:r>
      <w:bookmarkEnd w:id="518"/>
      <w:bookmarkEnd w:id="520"/>
      <w:r w:rsidR="00356581">
        <w:t xml:space="preserve"> </w:t>
      </w:r>
      <w:bookmarkEnd w:id="519"/>
    </w:p>
    <w:p w14:paraId="030F109D" w14:textId="0D9CCB7B" w:rsidR="00A02BC7" w:rsidRDefault="00A02BC7" w:rsidP="00A02BC7">
      <w:r>
        <w:t>Op het moment dat een aanvraag in behandeling wordt genomen</w:t>
      </w:r>
      <w:r w:rsidR="00935829">
        <w:t>,</w:t>
      </w:r>
      <w:r>
        <w:t xml:space="preserve"> </w:t>
      </w:r>
      <w:r w:rsidR="002D4EFD">
        <w:t xml:space="preserve">wordt </w:t>
      </w:r>
      <w:r>
        <w:t xml:space="preserve">er </w:t>
      </w:r>
      <w:r w:rsidR="00356581">
        <w:t xml:space="preserve">een </w:t>
      </w:r>
      <w:r w:rsidR="00935829">
        <w:t>bericht</w:t>
      </w:r>
      <w:r>
        <w:t xml:space="preserve"> </w:t>
      </w:r>
      <w:r w:rsidR="002D4EFD">
        <w:t xml:space="preserve">(Aanvraagnotificatie) </w:t>
      </w:r>
      <w:r>
        <w:t>aan de BAG verstuurd</w:t>
      </w:r>
      <w:r w:rsidR="00356581">
        <w:t xml:space="preserve"> met een toelichting waar de vergunningsaanvraag over gaat</w:t>
      </w:r>
      <w:r>
        <w:t>. De BAG-beheerder is dan op de hoogte van mogelijk werk dat hij moet doen om de vergunning voor te bereiden. Eventueel kan de BAG-beheerder op dit moment al starten met het (niet authentiek) opvoeren van nummeraanduidingen en objecten.</w:t>
      </w:r>
      <w:r w:rsidR="00356581">
        <w:t xml:space="preserve"> De id’s van deze niet authentieke BAG-objecten worden gekoppeld aan de zaak die de vergunningsaanvraag betreft. </w:t>
      </w:r>
    </w:p>
    <w:p w14:paraId="73FCFC16" w14:textId="77777777" w:rsidR="00AD3EF4" w:rsidRDefault="00AD3EF4" w:rsidP="00A02BC7"/>
    <w:p w14:paraId="4B5FBE29" w14:textId="77777777" w:rsidR="00A02BC7" w:rsidRDefault="00A02BC7" w:rsidP="00A02BC7">
      <w:r>
        <w:t xml:space="preserve">Tijdens het proces van beoordeling en besluitvorming kunnen </w:t>
      </w:r>
      <w:r w:rsidR="00DA7857">
        <w:t>er verschillende gebeurtenissen optreden</w:t>
      </w:r>
      <w:r>
        <w:t xml:space="preserve"> </w:t>
      </w:r>
      <w:r w:rsidR="00AD3EF4">
        <w:t xml:space="preserve">die gevolgen hebben voor de </w:t>
      </w:r>
      <w:r>
        <w:t>interactie tussen BAG- en Wabo-systeem:</w:t>
      </w:r>
    </w:p>
    <w:p w14:paraId="330EFBE5" w14:textId="77777777" w:rsidR="00A02BC7" w:rsidRDefault="00A02BC7" w:rsidP="00B36709">
      <w:pPr>
        <w:pStyle w:val="Lijstalinea"/>
        <w:numPr>
          <w:ilvl w:val="0"/>
          <w:numId w:val="9"/>
        </w:numPr>
      </w:pPr>
      <w:r>
        <w:t>de aanvraag wordt aangepast;</w:t>
      </w:r>
    </w:p>
    <w:p w14:paraId="60E2413A" w14:textId="77777777" w:rsidR="00A02BC7" w:rsidRDefault="00A02BC7" w:rsidP="00B36709">
      <w:pPr>
        <w:pStyle w:val="Lijstalinea"/>
        <w:numPr>
          <w:ilvl w:val="0"/>
          <w:numId w:val="9"/>
        </w:numPr>
      </w:pPr>
      <w:r>
        <w:t>de aanvraag wordt aangehouden;</w:t>
      </w:r>
    </w:p>
    <w:p w14:paraId="62ED4162" w14:textId="77777777" w:rsidR="00A02BC7" w:rsidRDefault="00A02BC7" w:rsidP="00B36709">
      <w:pPr>
        <w:pStyle w:val="Lijstalinea"/>
        <w:numPr>
          <w:ilvl w:val="0"/>
          <w:numId w:val="9"/>
        </w:numPr>
      </w:pPr>
      <w:r>
        <w:t>de aanvraag wordt ingetrokken door de aanvrager;</w:t>
      </w:r>
    </w:p>
    <w:p w14:paraId="42F23B59" w14:textId="09632A4B" w:rsidR="00910FD1" w:rsidRDefault="00A02BC7" w:rsidP="00B36709">
      <w:pPr>
        <w:pStyle w:val="Lijstalinea"/>
        <w:numPr>
          <w:ilvl w:val="0"/>
          <w:numId w:val="9"/>
        </w:numPr>
      </w:pPr>
      <w:r>
        <w:t>de aanvraag wordt aangevuld met (authentieke) gegevens</w:t>
      </w:r>
      <w:r w:rsidR="00BC467E">
        <w:t>;</w:t>
      </w:r>
    </w:p>
    <w:p w14:paraId="61DB8AA4" w14:textId="77777777" w:rsidR="00910FD1" w:rsidRDefault="00910FD1" w:rsidP="00B36709">
      <w:pPr>
        <w:pStyle w:val="Lijstalinea"/>
        <w:numPr>
          <w:ilvl w:val="0"/>
          <w:numId w:val="9"/>
        </w:numPr>
      </w:pPr>
      <w:r>
        <w:t xml:space="preserve">de aanvraag wordt </w:t>
      </w:r>
      <w:r w:rsidR="00DA7857">
        <w:t>beschikt</w:t>
      </w:r>
      <w:r w:rsidR="00BC467E">
        <w:t>.</w:t>
      </w:r>
    </w:p>
    <w:p w14:paraId="3E629018" w14:textId="77777777" w:rsidR="00A02BC7" w:rsidRDefault="00A02BC7" w:rsidP="00A02BC7"/>
    <w:p w14:paraId="663EAC61" w14:textId="36C2F4BA" w:rsidR="00D140EA" w:rsidRDefault="00DA7857" w:rsidP="00A02BC7">
      <w:r>
        <w:t xml:space="preserve">Deze </w:t>
      </w:r>
      <w:r w:rsidR="00A02BC7">
        <w:t xml:space="preserve">gebeurtenissen </w:t>
      </w:r>
      <w:r>
        <w:t>zijn</w:t>
      </w:r>
      <w:r w:rsidR="00A02BC7">
        <w:t xml:space="preserve"> voor de BAG-beheerder interessant. Omdat hij naar aanleiding van </w:t>
      </w:r>
      <w:r w:rsidR="00535989">
        <w:t>het i</w:t>
      </w:r>
      <w:r w:rsidR="00774F2F">
        <w:t>n behandeling nemen van de Wabo-</w:t>
      </w:r>
      <w:r w:rsidR="00535989">
        <w:t>aanvraag</w:t>
      </w:r>
      <w:r w:rsidR="00A02BC7">
        <w:t xml:space="preserve"> al kan </w:t>
      </w:r>
      <w:r w:rsidR="00535989">
        <w:t>starten</w:t>
      </w:r>
      <w:r w:rsidR="00A02BC7">
        <w:t xml:space="preserve"> met het voorlopig opvoeren van wijzigingen in de BAG, is het voor hem interessant te vernemen </w:t>
      </w:r>
      <w:r w:rsidR="00D140EA">
        <w:t>wanneer:</w:t>
      </w:r>
    </w:p>
    <w:p w14:paraId="0D67DFE8" w14:textId="3C5A289B" w:rsidR="00D140EA" w:rsidRDefault="00A02BC7" w:rsidP="00B36709">
      <w:pPr>
        <w:pStyle w:val="Lijstalinea"/>
        <w:numPr>
          <w:ilvl w:val="0"/>
          <w:numId w:val="31"/>
        </w:numPr>
      </w:pPr>
      <w:r>
        <w:t xml:space="preserve">de op te voeren gegevens mogelijk zijn gewijzigd, </w:t>
      </w:r>
    </w:p>
    <w:p w14:paraId="65057283" w14:textId="77777777" w:rsidR="00D140EA" w:rsidRDefault="00A02BC7" w:rsidP="00B36709">
      <w:pPr>
        <w:pStyle w:val="Lijstalinea"/>
        <w:numPr>
          <w:ilvl w:val="0"/>
          <w:numId w:val="31"/>
        </w:numPr>
      </w:pPr>
      <w:r>
        <w:t xml:space="preserve">de termijn van vergunningverlening (en daarmee de ‘deadline’ voor opvoer van de BAG-mutaties) is verschoven en </w:t>
      </w:r>
    </w:p>
    <w:p w14:paraId="1D070460" w14:textId="69D4A656" w:rsidR="00A02BC7" w:rsidRDefault="00A02BC7" w:rsidP="00B36709">
      <w:pPr>
        <w:pStyle w:val="Lijstalinea"/>
        <w:numPr>
          <w:ilvl w:val="0"/>
          <w:numId w:val="31"/>
        </w:numPr>
      </w:pPr>
      <w:r>
        <w:t>de aanvrager de aanvraag heeft ingetrokken.</w:t>
      </w:r>
    </w:p>
    <w:p w14:paraId="724BBB15" w14:textId="77777777" w:rsidR="00A02BC7" w:rsidRDefault="00A02BC7" w:rsidP="00A02BC7"/>
    <w:p w14:paraId="5E550A7D" w14:textId="1DFE1DE4" w:rsidR="00A02BC7" w:rsidRDefault="00A02BC7" w:rsidP="00A02BC7">
      <w:r>
        <w:t xml:space="preserve">Omgekeerd kunnen de gegevens van de aanvraag in de Wabo-applicatie verder worden aangevuld met </w:t>
      </w:r>
      <w:r w:rsidR="00BC467E">
        <w:t>gegevens</w:t>
      </w:r>
      <w:r w:rsidR="00D140EA">
        <w:t xml:space="preserve"> </w:t>
      </w:r>
      <w:r>
        <w:t xml:space="preserve">uit de BAG (de </w:t>
      </w:r>
      <w:r w:rsidR="004458DD">
        <w:t>voor</w:t>
      </w:r>
      <w:r>
        <w:t>laatste gebeurtenis in het lijstje).</w:t>
      </w:r>
    </w:p>
    <w:p w14:paraId="7F8052F8" w14:textId="77777777" w:rsidR="00A02BC7" w:rsidRDefault="00A02BC7" w:rsidP="007E1F3D">
      <w:pPr>
        <w:pStyle w:val="Kop20"/>
      </w:pPr>
      <w:bookmarkStart w:id="521" w:name="_Toc379547993"/>
      <w:bookmarkStart w:id="522" w:name="_Toc523146133"/>
      <w:r>
        <w:t>Aanvraag intrekken</w:t>
      </w:r>
      <w:bookmarkEnd w:id="521"/>
      <w:bookmarkEnd w:id="522"/>
    </w:p>
    <w:p w14:paraId="78FBF411" w14:textId="2F00CF20" w:rsidR="00A02BC7" w:rsidRDefault="00A02BC7" w:rsidP="00A02BC7">
      <w:r>
        <w:t>Wanneer een aanvraag wordt ingetrokken (nadat deze in behandeling is genomen), moet de BAG-beheerder eventuele voorbereidende werkzaamheden in de BAG ongedaan</w:t>
      </w:r>
      <w:r w:rsidR="00966247">
        <w:t xml:space="preserve"> maken.</w:t>
      </w:r>
      <w:r>
        <w:t xml:space="preserve"> Bovendien betekent dit dat verdere voorbereidende werkzaamhe</w:t>
      </w:r>
      <w:r w:rsidR="002D4EFD">
        <w:t>den niet meer noodzakelijk zijn. Dit wordt doorgegeven met het bericht Statusnotificatie.</w:t>
      </w:r>
    </w:p>
    <w:p w14:paraId="74CF39AB" w14:textId="77777777" w:rsidR="00A02BC7" w:rsidRDefault="00A02BC7" w:rsidP="007E1F3D">
      <w:pPr>
        <w:pStyle w:val="Kop20"/>
      </w:pPr>
      <w:bookmarkStart w:id="523" w:name="_Toc379547994"/>
      <w:bookmarkStart w:id="524" w:name="_Toc361821666"/>
      <w:bookmarkStart w:id="525" w:name="_Toc523146134"/>
      <w:r>
        <w:t>Aanvraag aanhouden</w:t>
      </w:r>
      <w:bookmarkEnd w:id="523"/>
      <w:bookmarkEnd w:id="525"/>
    </w:p>
    <w:p w14:paraId="4CE43AF3" w14:textId="305EAC61" w:rsidR="00A02BC7" w:rsidRPr="00C41766" w:rsidRDefault="00A02BC7" w:rsidP="00A02BC7">
      <w:r>
        <w:t xml:space="preserve">Het aanhouden van de aanvraag </w:t>
      </w:r>
      <w:r w:rsidR="00625470">
        <w:t xml:space="preserve">wordt </w:t>
      </w:r>
      <w:r>
        <w:t xml:space="preserve">aan de BAG-beheerder </w:t>
      </w:r>
      <w:r w:rsidR="00625470">
        <w:t>door</w:t>
      </w:r>
      <w:r>
        <w:t xml:space="preserve">gegeven, zodat deze zijn planning hierop kan aanpassen. Dit </w:t>
      </w:r>
      <w:r w:rsidR="00367AFA">
        <w:t xml:space="preserve">wordt doorgegeven met het bericht Statusnotificatie met daarin de </w:t>
      </w:r>
      <w:r w:rsidR="00543140">
        <w:t>in de Wabo vastgelegde datum.</w:t>
      </w:r>
    </w:p>
    <w:p w14:paraId="6AB6506B" w14:textId="77777777" w:rsidR="00A02BC7" w:rsidRDefault="00A02BC7" w:rsidP="007E1F3D">
      <w:pPr>
        <w:pStyle w:val="Kop20"/>
      </w:pPr>
      <w:bookmarkStart w:id="526" w:name="_Toc379547995"/>
      <w:bookmarkStart w:id="527" w:name="_Toc523146135"/>
      <w:r>
        <w:t xml:space="preserve">Van </w:t>
      </w:r>
      <w:r w:rsidRPr="00A5029A">
        <w:t>rechtswege</w:t>
      </w:r>
      <w:r>
        <w:t xml:space="preserve"> vergunnen</w:t>
      </w:r>
      <w:bookmarkEnd w:id="524"/>
      <w:bookmarkEnd w:id="526"/>
      <w:bookmarkEnd w:id="527"/>
    </w:p>
    <w:p w14:paraId="6F381866" w14:textId="3767BB0D" w:rsidR="00A02BC7" w:rsidRPr="00AC136B" w:rsidRDefault="00A02BC7" w:rsidP="00A02BC7">
      <w:r>
        <w:t xml:space="preserve">Wanneer een beslissing </w:t>
      </w:r>
      <w:r w:rsidR="001A15C9">
        <w:t xml:space="preserve">niet op tijd </w:t>
      </w:r>
      <w:r w:rsidR="005B7178">
        <w:t>is</w:t>
      </w:r>
      <w:r>
        <w:t xml:space="preserve"> genomen in een reguliere aanvraagbehandeling, wordt de vergunning van rechtswege verleend. </w:t>
      </w:r>
      <w:r w:rsidR="0063006C">
        <w:t>Hoewel dat geen beslissing meer is</w:t>
      </w:r>
      <w:r w:rsidR="00774F2F">
        <w:t>,</w:t>
      </w:r>
      <w:r w:rsidR="0063006C">
        <w:t xml:space="preserve"> geeft dit </w:t>
      </w:r>
      <w:r w:rsidR="0063006C">
        <w:lastRenderedPageBreak/>
        <w:t>r</w:t>
      </w:r>
      <w:r>
        <w:t>ichting de BAG hetzelfde resultaat als ware er een positief besluit genomen.</w:t>
      </w:r>
      <w:r w:rsidR="00367AFA">
        <w:t xml:space="preserve"> Dit wordt doorgegeven met het bericht Statusnotificatie. </w:t>
      </w:r>
    </w:p>
    <w:p w14:paraId="47168ADA" w14:textId="77777777" w:rsidR="00A02BC7" w:rsidRDefault="00A02BC7" w:rsidP="007E1F3D">
      <w:pPr>
        <w:pStyle w:val="Kop20"/>
      </w:pPr>
      <w:bookmarkStart w:id="528" w:name="_Toc361821667"/>
      <w:bookmarkStart w:id="529" w:name="_Toc379547996"/>
      <w:bookmarkStart w:id="530" w:name="_Toc523146136"/>
      <w:r w:rsidRPr="00A5029A">
        <w:t>Ontwerpbesluit</w:t>
      </w:r>
      <w:r>
        <w:t xml:space="preserve"> nemen</w:t>
      </w:r>
      <w:bookmarkEnd w:id="528"/>
      <w:bookmarkEnd w:id="529"/>
      <w:bookmarkEnd w:id="530"/>
    </w:p>
    <w:p w14:paraId="46D99F04" w14:textId="77777777" w:rsidR="00A02BC7" w:rsidRDefault="00A02BC7" w:rsidP="00A02BC7">
      <w:r>
        <w:t>In een uitgebreide aanvraagbehandeling wordt er een ontwerpbesluit genomen en gepubliceerd. Hiermee start een termijn waarin belanghebbenden zienswijzen in kunnen dienen. Na deze termijn wordt een definitief besluit genomen.</w:t>
      </w:r>
    </w:p>
    <w:p w14:paraId="25B643C8" w14:textId="77777777" w:rsidR="00A02BC7" w:rsidRDefault="00A02BC7" w:rsidP="00A02BC7"/>
    <w:p w14:paraId="5C5315A3" w14:textId="77777777" w:rsidR="00A02BC7" w:rsidRDefault="00A02BC7" w:rsidP="00A02BC7">
      <w:r>
        <w:t xml:space="preserve">Wanneer het ontwerpbesluit is genomen, kan dit </w:t>
      </w:r>
      <w:r w:rsidR="00625470">
        <w:t xml:space="preserve">door </w:t>
      </w:r>
      <w:r>
        <w:t>de BAG-beheerder worden gezien als signaal om de opvoer van wijzigingen in de BAG te starten. De kans dat de vergunning als zodanig wordt verleend</w:t>
      </w:r>
      <w:r w:rsidR="00625470">
        <w:t>,</w:t>
      </w:r>
      <w:r>
        <w:t xml:space="preserve"> is dan immers al redelijk groot.</w:t>
      </w:r>
    </w:p>
    <w:p w14:paraId="7A720114" w14:textId="77777777" w:rsidR="00A02BC7" w:rsidRDefault="00A02BC7" w:rsidP="00A02BC7"/>
    <w:p w14:paraId="02A04791" w14:textId="4377BA24" w:rsidR="00A02BC7" w:rsidRPr="00AC136B" w:rsidRDefault="00367AFA" w:rsidP="00A02BC7">
      <w:r>
        <w:t xml:space="preserve">Dit besluit wordt </w:t>
      </w:r>
      <w:r w:rsidR="00DC3C0B">
        <w:t xml:space="preserve">aan de BAG-administratie </w:t>
      </w:r>
      <w:r>
        <w:t>doorgegeven met het bericht Statusnotificatie</w:t>
      </w:r>
    </w:p>
    <w:p w14:paraId="59E63D59" w14:textId="77777777" w:rsidR="00A02BC7" w:rsidRDefault="00A02BC7" w:rsidP="007E1F3D">
      <w:pPr>
        <w:pStyle w:val="Kop20"/>
      </w:pPr>
      <w:bookmarkStart w:id="531" w:name="_Toc361821668"/>
      <w:bookmarkStart w:id="532" w:name="_Toc379547997"/>
      <w:bookmarkStart w:id="533" w:name="_Toc523146137"/>
      <w:r>
        <w:t xml:space="preserve">Beoordelen </w:t>
      </w:r>
      <w:r w:rsidRPr="00A5029A">
        <w:t>zienswijzen</w:t>
      </w:r>
      <w:bookmarkEnd w:id="531"/>
      <w:bookmarkEnd w:id="532"/>
      <w:bookmarkEnd w:id="533"/>
    </w:p>
    <w:p w14:paraId="70CC5799" w14:textId="77777777" w:rsidR="00A02BC7" w:rsidRDefault="00A02BC7" w:rsidP="00A02BC7">
      <w:r>
        <w:t xml:space="preserve">Tijdens het deelproces van </w:t>
      </w:r>
      <w:r w:rsidR="00A832C1">
        <w:t xml:space="preserve">de </w:t>
      </w:r>
      <w:r>
        <w:t>beoordeling van zienswijzen is het mogelijk dat wijzigingen in het ontwerpbesluit worden doorgevoerd. Voor de BAG-beheerder betekent dit dat eventueel al voorbereide wijzigingen in de BAG moeten worden aangepast.</w:t>
      </w:r>
    </w:p>
    <w:p w14:paraId="6A49785F" w14:textId="77777777" w:rsidR="00A02BC7" w:rsidRDefault="00A02BC7" w:rsidP="00A02BC7"/>
    <w:p w14:paraId="1F9BD504" w14:textId="5E0A1295" w:rsidR="00A02BC7" w:rsidRPr="00AC136B" w:rsidRDefault="00DC3C0B" w:rsidP="00A02BC7">
      <w:r>
        <w:t>Het eventueel intrekken of aanhouden van de aanvraag als gevolg van de beoordeling van de zienswijzen, wordt aan de BAG-administratie doorgegeven met het bericht Statusnotificatie</w:t>
      </w:r>
      <w:r w:rsidR="00A02BC7">
        <w:t>.</w:t>
      </w:r>
    </w:p>
    <w:p w14:paraId="3847C1A3" w14:textId="02BA87E7" w:rsidR="00A02BC7" w:rsidRDefault="00A02BC7" w:rsidP="007E1F3D">
      <w:pPr>
        <w:pStyle w:val="Kop20"/>
      </w:pPr>
      <w:bookmarkStart w:id="534" w:name="_Toc361821669"/>
      <w:bookmarkStart w:id="535" w:name="_Toc379547998"/>
      <w:bookmarkStart w:id="536" w:name="_Toc523146138"/>
      <w:r>
        <w:t>Besluit nemen</w:t>
      </w:r>
      <w:bookmarkEnd w:id="534"/>
      <w:bookmarkEnd w:id="535"/>
      <w:bookmarkEnd w:id="536"/>
    </w:p>
    <w:p w14:paraId="33DC531F" w14:textId="0B393CF7" w:rsidR="00A02BC7" w:rsidRDefault="00A02BC7" w:rsidP="00A02BC7">
      <w:r>
        <w:t xml:space="preserve">Uiteindelijk wordt er een besluit genomen om de vergunning te verlenen of te weigeren. Op dat moment start de termijn van vier dagen waarin de BAG-beheerder de mutaties in de BAG moet verwerken en door moet geven aan de </w:t>
      </w:r>
      <w:r w:rsidR="00BC467E">
        <w:t>LV-</w:t>
      </w:r>
      <w:r>
        <w:t>BAG.</w:t>
      </w:r>
    </w:p>
    <w:p w14:paraId="7117CAAA" w14:textId="23ED34AA" w:rsidR="00367AFA" w:rsidRDefault="00DC3C0B" w:rsidP="00A02BC7">
      <w:r>
        <w:t xml:space="preserve">Het besluit </w:t>
      </w:r>
      <w:r w:rsidR="00367AFA">
        <w:t xml:space="preserve">wordt doorgegeven </w:t>
      </w:r>
      <w:r>
        <w:t xml:space="preserve">aan de BAG-administratie </w:t>
      </w:r>
      <w:r w:rsidR="00367AFA">
        <w:t>met het bericht Statusnotificatie.</w:t>
      </w:r>
    </w:p>
    <w:p w14:paraId="266D9BFD" w14:textId="77777777" w:rsidR="00A02BC7" w:rsidRDefault="00A02BC7" w:rsidP="007E1F3D">
      <w:pPr>
        <w:pStyle w:val="Kop20"/>
      </w:pPr>
      <w:bookmarkStart w:id="537" w:name="_Toc361821681"/>
      <w:bookmarkStart w:id="538" w:name="_Toc379547999"/>
      <w:bookmarkStart w:id="539" w:name="_Toc523146139"/>
      <w:r>
        <w:t>Werkzaamheden in de BAG doorgeven aan Wabo</w:t>
      </w:r>
      <w:bookmarkEnd w:id="537"/>
      <w:bookmarkEnd w:id="538"/>
      <w:bookmarkEnd w:id="539"/>
    </w:p>
    <w:p w14:paraId="3DD1520C" w14:textId="7411DFAA" w:rsidR="00A02BC7" w:rsidRDefault="00A02BC7" w:rsidP="00A02BC7">
      <w:r>
        <w:t xml:space="preserve">Op het moment dat de BAG-beheerder (voorlopige) mutaties opvoert in de BAG naar aanleiding van een aanvraag (met name de creatie van objecten is hierbij van belang), worden </w:t>
      </w:r>
      <w:r w:rsidR="00DA7857">
        <w:t>deze doorgegeven</w:t>
      </w:r>
      <w:r>
        <w:t xml:space="preserve"> aan </w:t>
      </w:r>
      <w:r w:rsidR="0017022C">
        <w:t xml:space="preserve">de </w:t>
      </w:r>
      <w:r>
        <w:t>Wabo</w:t>
      </w:r>
      <w:r w:rsidR="00935829">
        <w:t>-applicatie</w:t>
      </w:r>
      <w:r>
        <w:t>.</w:t>
      </w:r>
      <w:bookmarkStart w:id="540" w:name="_Toc307385381"/>
      <w:bookmarkEnd w:id="540"/>
    </w:p>
    <w:p w14:paraId="3D0E7F6D" w14:textId="5B4EADDE" w:rsidR="00367AFA" w:rsidRDefault="00367AFA" w:rsidP="00A02BC7">
      <w:r>
        <w:t>Dit wordt doorgegeven</w:t>
      </w:r>
      <w:r w:rsidR="00DC3C0B">
        <w:t xml:space="preserve"> aan de component Vergunningen (o.a. Wabo)</w:t>
      </w:r>
      <w:r>
        <w:t xml:space="preserve"> met het bericht Objectenbijonderdeel. </w:t>
      </w:r>
    </w:p>
    <w:p w14:paraId="22457EBD" w14:textId="77777777" w:rsidR="00804857" w:rsidRDefault="00D53BD4" w:rsidP="007E1F3D">
      <w:pPr>
        <w:pStyle w:val="Kop20"/>
      </w:pPr>
      <w:r>
        <w:t xml:space="preserve"> </w:t>
      </w:r>
      <w:bookmarkStart w:id="541" w:name="_Toc379548000"/>
      <w:bookmarkStart w:id="542" w:name="_Toc523146140"/>
      <w:r>
        <w:t>Toezicht</w:t>
      </w:r>
      <w:bookmarkEnd w:id="541"/>
      <w:bookmarkEnd w:id="542"/>
    </w:p>
    <w:p w14:paraId="5F1BCD1C" w14:textId="78E250A4" w:rsidR="00EE0288" w:rsidRDefault="00EE0288" w:rsidP="00EE0288">
      <w:r>
        <w:t>Na verlening van de beschikking worden BAG-relevante toezichtgegevens in verschillende stappen opgevoerd in de Wabo-applicatie.</w:t>
      </w:r>
    </w:p>
    <w:p w14:paraId="1F0E0BEF" w14:textId="57748805" w:rsidR="004D0EDA" w:rsidRPr="00E526C3" w:rsidRDefault="00EE0288" w:rsidP="00A07D6A">
      <w:r>
        <w:t xml:space="preserve">Dit zijn stappen </w:t>
      </w:r>
      <w:r w:rsidR="00804857">
        <w:t xml:space="preserve">als </w:t>
      </w:r>
      <w:r w:rsidR="005D25B4">
        <w:t xml:space="preserve">feitelijke </w:t>
      </w:r>
      <w:r w:rsidR="00732D79">
        <w:t xml:space="preserve">bouw gestart, </w:t>
      </w:r>
      <w:r w:rsidR="0017022C">
        <w:t>sleutel</w:t>
      </w:r>
      <w:r w:rsidR="00D53BD4">
        <w:t>gereedmeldingen en de constateringen</w:t>
      </w:r>
      <w:r w:rsidR="005D25B4">
        <w:t xml:space="preserve"> zoals afzien van bouw, splitsingen en samenvoegingen en kleine of ingrijpende verbouwingen</w:t>
      </w:r>
      <w:r w:rsidR="00732D79">
        <w:t>.</w:t>
      </w:r>
      <w:bookmarkStart w:id="543" w:name="_Toc360094669"/>
      <w:bookmarkStart w:id="544" w:name="_Toc360441731"/>
      <w:bookmarkStart w:id="545" w:name="_Toc360523742"/>
      <w:bookmarkStart w:id="546" w:name="_Toc360524229"/>
      <w:bookmarkStart w:id="547" w:name="_Toc360524715"/>
      <w:bookmarkStart w:id="548" w:name="_Toc360525201"/>
      <w:bookmarkStart w:id="549" w:name="_Toc360526619"/>
      <w:bookmarkStart w:id="550" w:name="_Toc360094670"/>
      <w:bookmarkStart w:id="551" w:name="_Toc360441732"/>
      <w:bookmarkStart w:id="552" w:name="_Toc360523743"/>
      <w:bookmarkStart w:id="553" w:name="_Toc360524230"/>
      <w:bookmarkStart w:id="554" w:name="_Toc360524716"/>
      <w:bookmarkStart w:id="555" w:name="_Toc360525202"/>
      <w:bookmarkStart w:id="556" w:name="_Toc360526620"/>
      <w:bookmarkStart w:id="557" w:name="_Toc360094671"/>
      <w:bookmarkStart w:id="558" w:name="_Toc360441733"/>
      <w:bookmarkStart w:id="559" w:name="_Toc360523744"/>
      <w:bookmarkStart w:id="560" w:name="_Toc360524231"/>
      <w:bookmarkStart w:id="561" w:name="_Toc360524717"/>
      <w:bookmarkStart w:id="562" w:name="_Toc360525203"/>
      <w:bookmarkStart w:id="563" w:name="_Toc360526621"/>
      <w:bookmarkStart w:id="564" w:name="_Toc360094672"/>
      <w:bookmarkStart w:id="565" w:name="_Toc360441734"/>
      <w:bookmarkStart w:id="566" w:name="_Toc360523745"/>
      <w:bookmarkStart w:id="567" w:name="_Toc360524232"/>
      <w:bookmarkStart w:id="568" w:name="_Toc360524718"/>
      <w:bookmarkStart w:id="569" w:name="_Toc360525204"/>
      <w:bookmarkStart w:id="570" w:name="_Toc360526622"/>
      <w:bookmarkStart w:id="571" w:name="_Toc360094673"/>
      <w:bookmarkStart w:id="572" w:name="_Toc360441735"/>
      <w:bookmarkStart w:id="573" w:name="_Toc360523746"/>
      <w:bookmarkStart w:id="574" w:name="_Toc360524233"/>
      <w:bookmarkStart w:id="575" w:name="_Toc360524719"/>
      <w:bookmarkStart w:id="576" w:name="_Toc360525205"/>
      <w:bookmarkStart w:id="577" w:name="_Toc360526623"/>
      <w:bookmarkStart w:id="578" w:name="_Toc360094674"/>
      <w:bookmarkStart w:id="579" w:name="_Toc360441736"/>
      <w:bookmarkStart w:id="580" w:name="_Toc360523747"/>
      <w:bookmarkStart w:id="581" w:name="_Toc360524234"/>
      <w:bookmarkStart w:id="582" w:name="_Toc360524720"/>
      <w:bookmarkStart w:id="583" w:name="_Toc360525206"/>
      <w:bookmarkStart w:id="584" w:name="_Toc360526624"/>
      <w:bookmarkStart w:id="585" w:name="_Toc360094675"/>
      <w:bookmarkStart w:id="586" w:name="_Toc360441737"/>
      <w:bookmarkStart w:id="587" w:name="_Toc360523748"/>
      <w:bookmarkStart w:id="588" w:name="_Toc360524235"/>
      <w:bookmarkStart w:id="589" w:name="_Toc360524721"/>
      <w:bookmarkStart w:id="590" w:name="_Toc360525207"/>
      <w:bookmarkStart w:id="591" w:name="_Toc360526625"/>
      <w:bookmarkStart w:id="592" w:name="_Toc360094676"/>
      <w:bookmarkStart w:id="593" w:name="_Toc360441738"/>
      <w:bookmarkStart w:id="594" w:name="_Toc360523749"/>
      <w:bookmarkStart w:id="595" w:name="_Toc360524236"/>
      <w:bookmarkStart w:id="596" w:name="_Toc360524722"/>
      <w:bookmarkStart w:id="597" w:name="_Toc360525208"/>
      <w:bookmarkStart w:id="598" w:name="_Toc360526626"/>
      <w:bookmarkStart w:id="599" w:name="_Toc360094677"/>
      <w:bookmarkStart w:id="600" w:name="_Toc360441739"/>
      <w:bookmarkStart w:id="601" w:name="_Toc360523750"/>
      <w:bookmarkStart w:id="602" w:name="_Toc360524237"/>
      <w:bookmarkStart w:id="603" w:name="_Toc360524723"/>
      <w:bookmarkStart w:id="604" w:name="_Toc360525209"/>
      <w:bookmarkStart w:id="605" w:name="_Toc360526627"/>
      <w:bookmarkStart w:id="606" w:name="_Toc360094678"/>
      <w:bookmarkStart w:id="607" w:name="_Toc360441740"/>
      <w:bookmarkStart w:id="608" w:name="_Toc360523751"/>
      <w:bookmarkStart w:id="609" w:name="_Toc360524238"/>
      <w:bookmarkStart w:id="610" w:name="_Toc360524724"/>
      <w:bookmarkStart w:id="611" w:name="_Toc360525210"/>
      <w:bookmarkStart w:id="612" w:name="_Toc360526628"/>
      <w:bookmarkStart w:id="613" w:name="_Toc360094679"/>
      <w:bookmarkStart w:id="614" w:name="_Toc360441741"/>
      <w:bookmarkStart w:id="615" w:name="_Toc360523752"/>
      <w:bookmarkStart w:id="616" w:name="_Toc360524239"/>
      <w:bookmarkStart w:id="617" w:name="_Toc360524725"/>
      <w:bookmarkStart w:id="618" w:name="_Toc360525211"/>
      <w:bookmarkStart w:id="619" w:name="_Toc360526629"/>
      <w:bookmarkStart w:id="620" w:name="_Toc360094680"/>
      <w:bookmarkStart w:id="621" w:name="_Toc360441742"/>
      <w:bookmarkStart w:id="622" w:name="_Toc360523753"/>
      <w:bookmarkStart w:id="623" w:name="_Toc360524240"/>
      <w:bookmarkStart w:id="624" w:name="_Toc360524726"/>
      <w:bookmarkStart w:id="625" w:name="_Toc360525212"/>
      <w:bookmarkStart w:id="626" w:name="_Toc360526630"/>
      <w:bookmarkStart w:id="627" w:name="_Toc360094681"/>
      <w:bookmarkStart w:id="628" w:name="_Toc360441743"/>
      <w:bookmarkStart w:id="629" w:name="_Toc360523754"/>
      <w:bookmarkStart w:id="630" w:name="_Toc360524241"/>
      <w:bookmarkStart w:id="631" w:name="_Toc360524727"/>
      <w:bookmarkStart w:id="632" w:name="_Toc360525213"/>
      <w:bookmarkStart w:id="633" w:name="_Toc360526631"/>
      <w:bookmarkStart w:id="634" w:name="_Toc360094682"/>
      <w:bookmarkStart w:id="635" w:name="_Toc360441744"/>
      <w:bookmarkStart w:id="636" w:name="_Toc360523755"/>
      <w:bookmarkStart w:id="637" w:name="_Toc360524242"/>
      <w:bookmarkStart w:id="638" w:name="_Toc360524728"/>
      <w:bookmarkStart w:id="639" w:name="_Toc360525214"/>
      <w:bookmarkStart w:id="640" w:name="_Toc360526632"/>
      <w:bookmarkStart w:id="641" w:name="_Toc360094683"/>
      <w:bookmarkStart w:id="642" w:name="_Toc360441745"/>
      <w:bookmarkStart w:id="643" w:name="_Toc360523756"/>
      <w:bookmarkStart w:id="644" w:name="_Toc360524243"/>
      <w:bookmarkStart w:id="645" w:name="_Toc360524729"/>
      <w:bookmarkStart w:id="646" w:name="_Toc360525215"/>
      <w:bookmarkStart w:id="647" w:name="_Toc360526633"/>
      <w:bookmarkStart w:id="648" w:name="_Toc360094684"/>
      <w:bookmarkStart w:id="649" w:name="_Toc360441746"/>
      <w:bookmarkStart w:id="650" w:name="_Toc360523757"/>
      <w:bookmarkStart w:id="651" w:name="_Toc360524244"/>
      <w:bookmarkStart w:id="652" w:name="_Toc360524730"/>
      <w:bookmarkStart w:id="653" w:name="_Toc360525216"/>
      <w:bookmarkStart w:id="654" w:name="_Toc360526634"/>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r w:rsidR="00910FD1">
        <w:t xml:space="preserve"> Dit toezicht-proces is niet opgenomen in het processchema. </w:t>
      </w:r>
      <w:r w:rsidR="00B27672">
        <w:t xml:space="preserve">Dit wordt aan de </w:t>
      </w:r>
      <w:r w:rsidR="0074407A">
        <w:t>BAG</w:t>
      </w:r>
      <w:r w:rsidR="00935829">
        <w:t>-</w:t>
      </w:r>
      <w:r w:rsidR="00367AFA">
        <w:t>beheerder doorgegeven met het bericht Toezichtnotificatie</w:t>
      </w:r>
      <w:r w:rsidR="00A07D6A">
        <w:br w:type="page"/>
      </w:r>
    </w:p>
    <w:p w14:paraId="1CD02BF3" w14:textId="77777777" w:rsidR="00467D71" w:rsidRPr="00467D71" w:rsidRDefault="00C76A77" w:rsidP="00641D9A">
      <w:pPr>
        <w:pStyle w:val="Kop1"/>
        <w:ind w:left="426"/>
      </w:pPr>
      <w:bookmarkStart w:id="655" w:name="_Toc379548001"/>
      <w:bookmarkStart w:id="656" w:name="OLE_LINK19"/>
      <w:bookmarkStart w:id="657" w:name="OLE_LINK20"/>
      <w:bookmarkStart w:id="658" w:name="_Toc523146141"/>
      <w:r w:rsidRPr="003D0F43">
        <w:lastRenderedPageBreak/>
        <w:t>Specificaties Services</w:t>
      </w:r>
      <w:bookmarkEnd w:id="655"/>
      <w:bookmarkEnd w:id="658"/>
      <w:r w:rsidRPr="003D0F43">
        <w:t xml:space="preserve"> </w:t>
      </w:r>
    </w:p>
    <w:p w14:paraId="7932C345" w14:textId="77777777" w:rsidR="00217815" w:rsidRDefault="00217815" w:rsidP="00E15D0D">
      <w:bookmarkStart w:id="659" w:name="_Ref307386685"/>
      <w:bookmarkEnd w:id="656"/>
      <w:bookmarkEnd w:id="657"/>
    </w:p>
    <w:p w14:paraId="2B7A1E89" w14:textId="16761164" w:rsidR="00DD376B" w:rsidRDefault="00DD376B" w:rsidP="00DD376B">
      <w:r w:rsidRPr="009A2B44">
        <w:t xml:space="preserve">Dit hoofdstuk beschrijft de berichten tussen </w:t>
      </w:r>
      <w:r>
        <w:t>Wabo-</w:t>
      </w:r>
      <w:r w:rsidRPr="009A2B44">
        <w:t xml:space="preserve"> en BAG</w:t>
      </w:r>
      <w:r>
        <w:t>-</w:t>
      </w:r>
      <w:r w:rsidR="009A2043">
        <w:t>administratie</w:t>
      </w:r>
      <w:r w:rsidRPr="009A2B44">
        <w:t>.</w:t>
      </w:r>
    </w:p>
    <w:p w14:paraId="4F7FAC6B" w14:textId="77777777" w:rsidR="0059617E" w:rsidRDefault="0059617E" w:rsidP="00DD376B"/>
    <w:p w14:paraId="7006599D" w14:textId="715C9D7E" w:rsidR="0059617E" w:rsidRPr="009A2B44" w:rsidRDefault="0059617E" w:rsidP="00DD376B">
      <w:r>
        <w:t xml:space="preserve">Het interactiediagram biedt overzicht in hoe de berichten zich tot elkaar verhouden en in welke volgorde de berichten worden gebruikt. </w:t>
      </w:r>
    </w:p>
    <w:p w14:paraId="06F239FA" w14:textId="77777777" w:rsidR="00DD376B" w:rsidRPr="009A2B44" w:rsidRDefault="00DD376B" w:rsidP="00DD376B"/>
    <w:p w14:paraId="15A6D4E2" w14:textId="77777777" w:rsidR="00DD376B" w:rsidRPr="009A2B44" w:rsidRDefault="00DD376B" w:rsidP="00DD376B">
      <w:r w:rsidRPr="009A2B44">
        <w:t>Per bericht wordt in dit berichtenboek aangegeven (indien relevant):</w:t>
      </w:r>
    </w:p>
    <w:p w14:paraId="3C41AA42" w14:textId="77777777" w:rsidR="00DD376B" w:rsidRPr="009A2B44" w:rsidRDefault="00DD376B" w:rsidP="00B36709">
      <w:pPr>
        <w:pStyle w:val="Lijstalinea"/>
        <w:numPr>
          <w:ilvl w:val="0"/>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 xml:space="preserve">Berichtnaam </w:t>
      </w:r>
    </w:p>
    <w:p w14:paraId="3E2D7CBE" w14:textId="77777777" w:rsidR="00DD376B" w:rsidRPr="009A2B44" w:rsidRDefault="00DD376B" w:rsidP="00B36709">
      <w:pPr>
        <w:pStyle w:val="Lijstalinea"/>
        <w:numPr>
          <w:ilvl w:val="0"/>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 xml:space="preserve">Trigger van het bericht </w:t>
      </w:r>
    </w:p>
    <w:p w14:paraId="72176BE6" w14:textId="77777777" w:rsidR="00DD376B" w:rsidRPr="009A2B44" w:rsidRDefault="00DD376B" w:rsidP="00B36709">
      <w:pPr>
        <w:pStyle w:val="Lijstalinea"/>
        <w:numPr>
          <w:ilvl w:val="0"/>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 xml:space="preserve">Verandering in </w:t>
      </w:r>
      <w:r>
        <w:t>Wabo</w:t>
      </w:r>
      <w:r w:rsidRPr="009A2B44">
        <w:t xml:space="preserve">/BAG ten gevolge van het bericht </w:t>
      </w:r>
    </w:p>
    <w:p w14:paraId="07933F75" w14:textId="77777777" w:rsidR="00DD376B" w:rsidRPr="009A2B44" w:rsidRDefault="00DD376B" w:rsidP="00B36709">
      <w:pPr>
        <w:pStyle w:val="Lijstalinea"/>
        <w:numPr>
          <w:ilvl w:val="0"/>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 xml:space="preserve">Lijst van </w:t>
      </w:r>
      <w:r>
        <w:t xml:space="preserve">objecten en </w:t>
      </w:r>
      <w:r w:rsidRPr="009A2B44">
        <w:t>velden in het bericht, en per veld:</w:t>
      </w:r>
    </w:p>
    <w:p w14:paraId="36F62A5F" w14:textId="77777777" w:rsidR="00DD376B" w:rsidRPr="009A2B44" w:rsidRDefault="00DD376B" w:rsidP="00B36709">
      <w:pPr>
        <w:pStyle w:val="Lijstalinea"/>
        <w:numPr>
          <w:ilvl w:val="1"/>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Specificatie van de vulling van het veld</w:t>
      </w:r>
    </w:p>
    <w:p w14:paraId="1CC44133" w14:textId="77777777" w:rsidR="00DD376B" w:rsidRPr="009A2B44" w:rsidRDefault="00DD376B" w:rsidP="00B36709">
      <w:pPr>
        <w:pStyle w:val="Lijstalinea"/>
        <w:numPr>
          <w:ilvl w:val="1"/>
          <w:numId w:val="19"/>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 w:rsidRPr="009A2B44">
        <w:t>Toelichting, bijvoorbeeld met de gebruikersactie of configuratie die nodig is om de juiste vulling te krijgen.</w:t>
      </w:r>
    </w:p>
    <w:p w14:paraId="30060E55" w14:textId="218F6712" w:rsidR="00DD376B" w:rsidRDefault="00DD376B" w:rsidP="00DD376B">
      <w:r w:rsidRPr="009A2B44">
        <w:t>Tevens wordt bij de berichten een sequence-diagram getoond waarin duidelijk wordt welk systeem het bericht initieert.</w:t>
      </w:r>
    </w:p>
    <w:p w14:paraId="33C3F61B" w14:textId="14EC8ADA" w:rsidR="00DD376B" w:rsidRPr="00A02BC7" w:rsidRDefault="00DD376B" w:rsidP="00033806">
      <w:pPr>
        <w:rPr>
          <w:rFonts w:ascii="Cambria" w:hAnsi="Cambria"/>
          <w:b/>
          <w:bCs/>
          <w:i/>
          <w:iCs/>
          <w:vanish/>
          <w:sz w:val="28"/>
          <w:szCs w:val="28"/>
        </w:rPr>
      </w:pPr>
      <w:bookmarkStart w:id="660" w:name="_Toc361821683"/>
    </w:p>
    <w:p w14:paraId="7FC54332" w14:textId="77777777" w:rsidR="00DD376B" w:rsidRPr="00976617" w:rsidRDefault="00DD376B" w:rsidP="00B36709">
      <w:pPr>
        <w:pStyle w:val="Lijstalinea"/>
        <w:keepNext/>
        <w:numPr>
          <w:ilvl w:val="0"/>
          <w:numId w:val="25"/>
        </w:numPr>
        <w:spacing w:before="240" w:after="60"/>
        <w:contextualSpacing w:val="0"/>
        <w:outlineLvl w:val="1"/>
        <w:rPr>
          <w:rFonts w:ascii="Cambria" w:hAnsi="Cambria"/>
          <w:b/>
          <w:bCs/>
          <w:i/>
          <w:iCs/>
          <w:vanish/>
          <w:sz w:val="28"/>
          <w:szCs w:val="28"/>
        </w:rPr>
      </w:pPr>
    </w:p>
    <w:p w14:paraId="4DAFC9C1" w14:textId="1E7D68F5" w:rsidR="00DD376B" w:rsidRDefault="00FC2322" w:rsidP="00DD376B">
      <w:pPr>
        <w:pStyle w:val="Kop20"/>
      </w:pPr>
      <w:bookmarkStart w:id="661" w:name="_Toc379548002"/>
      <w:bookmarkStart w:id="662" w:name="_Toc381774147"/>
      <w:bookmarkStart w:id="663" w:name="_Toc523146142"/>
      <w:bookmarkEnd w:id="660"/>
      <w:r>
        <w:t>Interactie</w:t>
      </w:r>
      <w:r w:rsidR="00EB1608">
        <w:t>.</w:t>
      </w:r>
      <w:bookmarkEnd w:id="663"/>
      <w:r>
        <w:t xml:space="preserve"> </w:t>
      </w:r>
      <w:bookmarkEnd w:id="661"/>
      <w:bookmarkEnd w:id="662"/>
    </w:p>
    <w:p w14:paraId="0DB4B230" w14:textId="665D1B4E" w:rsidR="00FC2322" w:rsidRDefault="00AF56EF" w:rsidP="00AF56EF">
      <w:r>
        <w:t xml:space="preserve">In dit overzicht zijn (technische) bevestigingsberichten </w:t>
      </w:r>
      <w:r w:rsidR="00173257">
        <w:t xml:space="preserve">en foutberichten </w:t>
      </w:r>
      <w:r>
        <w:t>in het kader van de overzichtelijkheid</w:t>
      </w:r>
      <w:r w:rsidR="00173257">
        <w:t xml:space="preserve"> weggelaten</w:t>
      </w:r>
      <w:r>
        <w:t xml:space="preserve">. </w:t>
      </w:r>
    </w:p>
    <w:p w14:paraId="5DE1B4CC" w14:textId="77777777" w:rsidR="00FC2322" w:rsidRDefault="00FC2322" w:rsidP="00AF56EF"/>
    <w:p w14:paraId="35800655" w14:textId="77777777" w:rsidR="0059617E" w:rsidRPr="0059617E" w:rsidRDefault="0059617E" w:rsidP="0059617E">
      <w:pPr>
        <w:pStyle w:val="Lijstalinea"/>
        <w:keepNext/>
        <w:numPr>
          <w:ilvl w:val="0"/>
          <w:numId w:val="1"/>
        </w:numPr>
        <w:spacing w:after="240"/>
        <w:contextualSpacing w:val="0"/>
        <w:outlineLvl w:val="2"/>
        <w:rPr>
          <w:rFonts w:ascii="Cambria" w:hAnsi="Cambria" w:cs="Times New Roman"/>
          <w:b/>
          <w:bCs/>
          <w:vanish/>
          <w:sz w:val="20"/>
          <w:szCs w:val="26"/>
        </w:rPr>
      </w:pPr>
    </w:p>
    <w:p w14:paraId="40A4AD44" w14:textId="77777777" w:rsidR="0059617E" w:rsidRPr="0059617E" w:rsidRDefault="0059617E" w:rsidP="0059617E">
      <w:pPr>
        <w:pStyle w:val="Lijstalinea"/>
        <w:keepNext/>
        <w:numPr>
          <w:ilvl w:val="0"/>
          <w:numId w:val="1"/>
        </w:numPr>
        <w:spacing w:after="240"/>
        <w:contextualSpacing w:val="0"/>
        <w:outlineLvl w:val="2"/>
        <w:rPr>
          <w:rFonts w:ascii="Cambria" w:hAnsi="Cambria" w:cs="Times New Roman"/>
          <w:b/>
          <w:bCs/>
          <w:vanish/>
          <w:sz w:val="20"/>
          <w:szCs w:val="26"/>
        </w:rPr>
      </w:pPr>
    </w:p>
    <w:p w14:paraId="43F314D6" w14:textId="77777777" w:rsidR="0059617E" w:rsidRPr="0059617E" w:rsidRDefault="0059617E" w:rsidP="0059617E">
      <w:pPr>
        <w:pStyle w:val="Lijstalinea"/>
        <w:keepNext/>
        <w:numPr>
          <w:ilvl w:val="0"/>
          <w:numId w:val="1"/>
        </w:numPr>
        <w:spacing w:after="240"/>
        <w:contextualSpacing w:val="0"/>
        <w:outlineLvl w:val="2"/>
        <w:rPr>
          <w:rFonts w:ascii="Cambria" w:hAnsi="Cambria" w:cs="Times New Roman"/>
          <w:b/>
          <w:bCs/>
          <w:vanish/>
          <w:sz w:val="20"/>
          <w:szCs w:val="26"/>
        </w:rPr>
      </w:pPr>
    </w:p>
    <w:p w14:paraId="5EECF035" w14:textId="77777777" w:rsidR="0059617E" w:rsidRPr="0059617E" w:rsidRDefault="0059617E" w:rsidP="0059617E">
      <w:pPr>
        <w:pStyle w:val="Lijstalinea"/>
        <w:keepNext/>
        <w:numPr>
          <w:ilvl w:val="1"/>
          <w:numId w:val="1"/>
        </w:numPr>
        <w:spacing w:after="240"/>
        <w:contextualSpacing w:val="0"/>
        <w:outlineLvl w:val="2"/>
        <w:rPr>
          <w:rFonts w:ascii="Cambria" w:hAnsi="Cambria" w:cs="Times New Roman"/>
          <w:b/>
          <w:bCs/>
          <w:vanish/>
          <w:sz w:val="20"/>
          <w:szCs w:val="26"/>
        </w:rPr>
      </w:pPr>
    </w:p>
    <w:p w14:paraId="7CEB46BE" w14:textId="5F732205" w:rsidR="0059617E" w:rsidRDefault="0059617E" w:rsidP="0059617E">
      <w:pPr>
        <w:pStyle w:val="Kop3"/>
      </w:pPr>
      <w:bookmarkStart w:id="664" w:name="_Toc523146143"/>
      <w:r>
        <w:t>Zaakdocumenten inzien</w:t>
      </w:r>
      <w:bookmarkEnd w:id="664"/>
    </w:p>
    <w:p w14:paraId="36E1ED52" w14:textId="145A3C42" w:rsidR="00FC2322" w:rsidRDefault="00FC2322" w:rsidP="00AF56EF">
      <w:r>
        <w:t>De interactie tussen de BAG-administratie en het Zaaksysteem is gebaseerd op Zaak-document services. De berichten die in deze interactie die het ophalen van zaakdocumenten beschrijven kunnen zowel tussen Bag-administratie en Zaaksysteem worden uitgewisseld als tussen de BAG-administratie en het Document Management Systeem. Dit is afhankelijk van de implementatie van de Zaak – document services.</w:t>
      </w:r>
    </w:p>
    <w:p w14:paraId="461A48F4" w14:textId="77777777" w:rsidR="00FB0266" w:rsidRDefault="00FB0266" w:rsidP="00AF56EF"/>
    <w:p w14:paraId="5C8F7542" w14:textId="77777777" w:rsidR="0059617E" w:rsidRDefault="00FB0266" w:rsidP="0059617E">
      <w:r>
        <w:t>Als dit koppelvlak ingezet wordt zonder dat er sprake is van ondersteuning van de Zaak-documentservices, dan wordt de interactie tussen BAG-administratie en Document Management Systeem procedureel ingericht en zal niet conform het beschreven interactiepatroon plaatsvinden.</w:t>
      </w:r>
    </w:p>
    <w:p w14:paraId="651734AE" w14:textId="77777777" w:rsidR="0059617E" w:rsidRDefault="0059617E" w:rsidP="0059617E"/>
    <w:p w14:paraId="0912F086" w14:textId="343E6110" w:rsidR="0059617E" w:rsidRDefault="0059617E" w:rsidP="0059617E">
      <w:pPr>
        <w:pStyle w:val="Kop3"/>
      </w:pPr>
      <w:bookmarkStart w:id="665" w:name="_Toc523146144"/>
      <w:r>
        <w:t>Zaak aanmaken en documenten vastleggen</w:t>
      </w:r>
      <w:bookmarkEnd w:id="665"/>
    </w:p>
    <w:p w14:paraId="581E78C1" w14:textId="0ADD64D6" w:rsidR="0059617E" w:rsidRDefault="0003505F" w:rsidP="0059617E">
      <w:r>
        <w:t>De interactie tussen de Wabo-applicatie</w:t>
      </w:r>
      <w:r w:rsidR="00EB1608">
        <w:t>, het zaaksysteem en het D</w:t>
      </w:r>
      <w:r w:rsidR="0059617E">
        <w:t>ocument</w:t>
      </w:r>
      <w:r w:rsidR="00EB1608">
        <w:t xml:space="preserve"> M</w:t>
      </w:r>
      <w:r w:rsidR="0059617E">
        <w:t>anagement</w:t>
      </w:r>
      <w:r w:rsidR="00EB1608">
        <w:t xml:space="preserve"> S</w:t>
      </w:r>
      <w:r w:rsidR="0059617E">
        <w:t xml:space="preserve">ysteem is niet opgenomen in het interactiediagram. </w:t>
      </w:r>
      <w:r>
        <w:t xml:space="preserve">Hoe het </w:t>
      </w:r>
      <w:r w:rsidR="0059617E">
        <w:t>creëren van zaken, het vastleggen van zaakdetails en het vast</w:t>
      </w:r>
      <w:r>
        <w:t xml:space="preserve">leggen van zaakdocumenten plaatsvindt, is niet binnen scope van deze koppelvlakdocumentatie. Deze interacties worden dan ook niet beschreven in dit document en daarvoor wordt verwezen naar de standaard Zaak-documentservices. In hoofdstuk 7 worden wel de specifieke zaak-documentservices benoemd die voor de Wabo-applicatie en/of de BAG-applicatie relevant zijn. </w:t>
      </w:r>
    </w:p>
    <w:p w14:paraId="3B8C3FE7" w14:textId="1FD21C3F" w:rsidR="00EB1608" w:rsidRDefault="00EB1608">
      <w:r>
        <w:br w:type="page"/>
      </w:r>
    </w:p>
    <w:p w14:paraId="5A925C20" w14:textId="77777777" w:rsidR="0003505F" w:rsidRDefault="0003505F" w:rsidP="0059617E"/>
    <w:p w14:paraId="0E7C5BBC" w14:textId="4C3036FA" w:rsidR="0003505F" w:rsidRDefault="00EB1608" w:rsidP="00EB1608">
      <w:pPr>
        <w:pStyle w:val="Kop3"/>
      </w:pPr>
      <w:bookmarkStart w:id="666" w:name="_Toc523146145"/>
      <w:r>
        <w:t>Interactiediagram</w:t>
      </w:r>
      <w:bookmarkEnd w:id="666"/>
    </w:p>
    <w:p w14:paraId="54B09029" w14:textId="6A26AF11" w:rsidR="002A7982" w:rsidRDefault="00EB1608" w:rsidP="002A7982">
      <w:r>
        <w:object w:dxaOrig="11747" w:dyaOrig="16983" w14:anchorId="0F6C9EF8">
          <v:shape id="_x0000_i1026" type="#_x0000_t75" style="width:454.2pt;height:613.2pt" o:ole="">
            <v:imagedata r:id="rId45" o:title=""/>
          </v:shape>
          <o:OLEObject Type="Embed" ProgID="Visio.Drawing.11" ShapeID="_x0000_i1026" DrawAspect="Content" ObjectID="_1596890545" r:id="rId46"/>
        </w:object>
      </w:r>
    </w:p>
    <w:p w14:paraId="3E76ED7C" w14:textId="69170AB2" w:rsidR="00F96C99" w:rsidRDefault="00F96C99" w:rsidP="00F96C99">
      <w:pPr>
        <w:pStyle w:val="Bijschrift"/>
        <w:jc w:val="center"/>
      </w:pPr>
      <w:r>
        <w:t xml:space="preserve">Figuur </w:t>
      </w:r>
      <w:fldSimple w:instr=" SEQ Figuur \* ARABIC ">
        <w:r w:rsidR="00644E3C">
          <w:rPr>
            <w:noProof/>
          </w:rPr>
          <w:t>5</w:t>
        </w:r>
      </w:fldSimple>
      <w:r>
        <w:t xml:space="preserve"> Interactiemodel </w:t>
      </w:r>
    </w:p>
    <w:p w14:paraId="5F042E73" w14:textId="77777777" w:rsidR="00F96C99" w:rsidRPr="002A7982" w:rsidRDefault="00F96C99" w:rsidP="002A7982"/>
    <w:p w14:paraId="67E95CA0" w14:textId="77777777" w:rsidR="00DD376B" w:rsidRPr="007E1F3D" w:rsidRDefault="00DD376B" w:rsidP="0003505F">
      <w:pPr>
        <w:pStyle w:val="Kop20"/>
      </w:pPr>
      <w:bookmarkStart w:id="667" w:name="_Toc379548003"/>
      <w:bookmarkStart w:id="668" w:name="_Toc381774148"/>
      <w:bookmarkStart w:id="669" w:name="_Toc523146146"/>
      <w:r>
        <w:t>Ad hoc bevragen BAG-objecten</w:t>
      </w:r>
      <w:bookmarkEnd w:id="667"/>
      <w:bookmarkEnd w:id="668"/>
      <w:bookmarkEnd w:id="669"/>
    </w:p>
    <w:p w14:paraId="7E934727" w14:textId="77777777" w:rsidR="00DD376B" w:rsidRPr="009A2B44" w:rsidRDefault="00DD376B" w:rsidP="00DD376B"/>
    <w:p w14:paraId="731DABFC" w14:textId="27ACB3DE" w:rsidR="00DD376B" w:rsidRDefault="00DD376B" w:rsidP="00DD376B">
      <w:r w:rsidRPr="009A2B44">
        <w:t xml:space="preserve">Deze functie wordt gebruikt door de </w:t>
      </w:r>
      <w:r>
        <w:t>Wabo-</w:t>
      </w:r>
      <w:r w:rsidRPr="009A2B44">
        <w:t xml:space="preserve">applicatie om </w:t>
      </w:r>
      <w:r>
        <w:t xml:space="preserve">na een bevraging van de BAG, </w:t>
      </w:r>
      <w:r w:rsidRPr="009A2B44">
        <w:t xml:space="preserve">‘ad hoc’ </w:t>
      </w:r>
      <w:r>
        <w:t xml:space="preserve">een relatie te leggen tussen </w:t>
      </w:r>
      <w:r w:rsidRPr="009A2B44">
        <w:t xml:space="preserve">BAG-objecten </w:t>
      </w:r>
      <w:r>
        <w:t>en de zaak/vergunningsaanvraag</w:t>
      </w:r>
      <w:r w:rsidRPr="009A2B44">
        <w:t xml:space="preserve">. Voorbeeld: via </w:t>
      </w:r>
      <w:r>
        <w:t>het</w:t>
      </w:r>
      <w:r w:rsidRPr="009A2B44">
        <w:t xml:space="preserve"> OLO komt een niet-authentiek adres binnen. De vergunningverlener mag (wettelijk gezien) bij de </w:t>
      </w:r>
      <w:r>
        <w:t>zaak</w:t>
      </w:r>
      <w:r w:rsidRPr="009A2B44">
        <w:t xml:space="preserve"> alleen authentieke gegevens hebben staan. De vergunningverlener bevraagt </w:t>
      </w:r>
      <w:r>
        <w:t>het gegevensmagazijn</w:t>
      </w:r>
      <w:r w:rsidR="00E7685B">
        <w:t xml:space="preserve"> of de BAG-applicatie</w:t>
      </w:r>
      <w:r>
        <w:t xml:space="preserve"> </w:t>
      </w:r>
      <w:r w:rsidRPr="009A2B44">
        <w:t xml:space="preserve">bijvoorbeeld door op Postcode-huisnummer te zoeken en </w:t>
      </w:r>
      <w:r>
        <w:t>legt een relatie met het BAG-</w:t>
      </w:r>
      <w:r w:rsidRPr="009A2B44">
        <w:t xml:space="preserve">object. </w:t>
      </w:r>
    </w:p>
    <w:p w14:paraId="623F46B4" w14:textId="77777777" w:rsidR="00DD376B" w:rsidRDefault="00DD376B" w:rsidP="00DD376B"/>
    <w:p w14:paraId="30885F6D" w14:textId="14FAAEA4" w:rsidR="00DD376B" w:rsidRDefault="00DD376B" w:rsidP="00DD376B">
      <w:r w:rsidRPr="00E23045">
        <w:t xml:space="preserve">In de antwoordberichten zitten alle elementen die voor aanlevering aan de </w:t>
      </w:r>
      <w:r w:rsidR="00BC467E">
        <w:t>LV-</w:t>
      </w:r>
      <w:r w:rsidRPr="00E23045">
        <w:t>BAG verplicht zijn. Alle overige informatie is optioneel of wordt als extra element geleverd indien BG 3.10 hier niet in voorziet.</w:t>
      </w:r>
      <w:r>
        <w:t xml:space="preserve"> De berichtuitwisseling vindt plaats op basis van generieke </w:t>
      </w:r>
      <w:r w:rsidR="00E7685B">
        <w:t xml:space="preserve">StUF BG </w:t>
      </w:r>
      <w:r>
        <w:t>L</w:t>
      </w:r>
      <w:r w:rsidR="00122812">
        <w:t>v</w:t>
      </w:r>
      <w:r>
        <w:t xml:space="preserve">01 </w:t>
      </w:r>
      <w:r w:rsidR="00122812">
        <w:t xml:space="preserve">vraag- </w:t>
      </w:r>
      <w:r>
        <w:t xml:space="preserve">en </w:t>
      </w:r>
      <w:r w:rsidRPr="00B502D3">
        <w:t>L</w:t>
      </w:r>
      <w:r w:rsidR="00122812">
        <w:t>a</w:t>
      </w:r>
      <w:r w:rsidRPr="00B502D3">
        <w:t>01</w:t>
      </w:r>
      <w:r>
        <w:t xml:space="preserve"> </w:t>
      </w:r>
      <w:r w:rsidR="00122812">
        <w:t>antwoord</w:t>
      </w:r>
      <w:r>
        <w:t>berichten, dus alleen de actuele stand van zaken van een object wordt als antwoord teruggegeven.</w:t>
      </w:r>
      <w:r w:rsidR="00E7685B">
        <w:t xml:space="preserve"> Er zijn dan ook geen aparte berichtschema’s opgesteld voor deze berichten.</w:t>
      </w:r>
    </w:p>
    <w:p w14:paraId="7AC1B1FC" w14:textId="77777777" w:rsidR="00DD376B" w:rsidRDefault="00DD376B" w:rsidP="00DD376B"/>
    <w:p w14:paraId="73D60522" w14:textId="5C0E763D" w:rsidR="00DD376B" w:rsidRDefault="00DD376B" w:rsidP="00DD376B">
      <w:r>
        <w:t xml:space="preserve">Voorwaardelijke referentiecomponent: Gegevensmagazijn. Een BAG-applicatie die </w:t>
      </w:r>
      <w:r w:rsidR="0017022C">
        <w:t>deze functionaliteit ondersteunt</w:t>
      </w:r>
      <w:r>
        <w:t xml:space="preserve"> kan een gegevensmagazijn overbodig maken voor dit koppelvlak.</w:t>
      </w:r>
    </w:p>
    <w:p w14:paraId="748FDB77" w14:textId="77777777" w:rsidR="00DD376B" w:rsidRDefault="00DD376B" w:rsidP="00DD376B"/>
    <w:p w14:paraId="74733711" w14:textId="77777777" w:rsidR="00EB1608" w:rsidRPr="00EB1608" w:rsidRDefault="00EB1608" w:rsidP="00EB1608">
      <w:pPr>
        <w:pStyle w:val="Lijstalinea"/>
        <w:keepNext/>
        <w:numPr>
          <w:ilvl w:val="1"/>
          <w:numId w:val="36"/>
        </w:numPr>
        <w:spacing w:after="240"/>
        <w:contextualSpacing w:val="0"/>
        <w:outlineLvl w:val="2"/>
        <w:rPr>
          <w:rFonts w:ascii="Cambria" w:hAnsi="Cambria" w:cs="Times New Roman"/>
          <w:b/>
          <w:bCs/>
          <w:vanish/>
          <w:sz w:val="20"/>
          <w:szCs w:val="26"/>
        </w:rPr>
      </w:pPr>
      <w:bookmarkStart w:id="670" w:name="_Toc308158483"/>
      <w:bookmarkStart w:id="671" w:name="_Toc361821684"/>
      <w:bookmarkStart w:id="672" w:name="_Toc379548004"/>
      <w:bookmarkStart w:id="673" w:name="_Toc381774149"/>
    </w:p>
    <w:p w14:paraId="44D6EEC7" w14:textId="77777777" w:rsidR="00EB1608" w:rsidRPr="00EB1608" w:rsidRDefault="00EB1608" w:rsidP="00EB1608">
      <w:pPr>
        <w:pStyle w:val="Lijstalinea"/>
        <w:keepNext/>
        <w:numPr>
          <w:ilvl w:val="1"/>
          <w:numId w:val="36"/>
        </w:numPr>
        <w:spacing w:after="240"/>
        <w:contextualSpacing w:val="0"/>
        <w:outlineLvl w:val="2"/>
        <w:rPr>
          <w:rFonts w:ascii="Cambria" w:hAnsi="Cambria" w:cs="Times New Roman"/>
          <w:b/>
          <w:bCs/>
          <w:vanish/>
          <w:sz w:val="20"/>
          <w:szCs w:val="26"/>
        </w:rPr>
      </w:pPr>
    </w:p>
    <w:p w14:paraId="533BF113" w14:textId="03148249" w:rsidR="00DD376B" w:rsidRPr="00EB1608" w:rsidRDefault="00DD376B" w:rsidP="00EB1608">
      <w:pPr>
        <w:pStyle w:val="Kop3"/>
        <w:numPr>
          <w:ilvl w:val="2"/>
          <w:numId w:val="36"/>
        </w:numPr>
      </w:pPr>
      <w:bookmarkStart w:id="674" w:name="_Toc523146147"/>
      <w:r w:rsidRPr="00EB1608">
        <w:t>Algemeen</w:t>
      </w:r>
      <w:bookmarkEnd w:id="670"/>
      <w:bookmarkEnd w:id="671"/>
      <w:bookmarkEnd w:id="672"/>
      <w:bookmarkEnd w:id="673"/>
      <w:bookmarkEnd w:id="674"/>
    </w:p>
    <w:p w14:paraId="3D9C4630" w14:textId="77777777" w:rsidR="00DD376B" w:rsidRPr="009A2B44" w:rsidRDefault="00DD376B" w:rsidP="00DD376B"/>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2943DBC0" w14:textId="77777777" w:rsidTr="00B6559F">
        <w:trPr>
          <w:trHeight w:val="227"/>
          <w:jc w:val="center"/>
        </w:trPr>
        <w:tc>
          <w:tcPr>
            <w:tcW w:w="1597" w:type="pct"/>
            <w:shd w:val="clear" w:color="auto" w:fill="A6A6A6"/>
            <w:noWrap/>
            <w:tcMar>
              <w:top w:w="57" w:type="dxa"/>
            </w:tcMar>
          </w:tcPr>
          <w:p w14:paraId="2F3D6293" w14:textId="77777777" w:rsidR="00DD376B" w:rsidRPr="009A2B44" w:rsidRDefault="00DD376B" w:rsidP="00B6559F">
            <w:pPr>
              <w:rPr>
                <w:b/>
                <w:color w:val="FFFFFF"/>
              </w:rPr>
            </w:pPr>
          </w:p>
        </w:tc>
        <w:tc>
          <w:tcPr>
            <w:tcW w:w="3403" w:type="pct"/>
            <w:shd w:val="clear" w:color="auto" w:fill="A6A6A6"/>
            <w:noWrap/>
            <w:tcMar>
              <w:top w:w="57" w:type="dxa"/>
            </w:tcMar>
          </w:tcPr>
          <w:p w14:paraId="60FB71A6" w14:textId="77777777" w:rsidR="00DD376B" w:rsidRPr="009A2B44" w:rsidRDefault="00DD376B" w:rsidP="00B6559F">
            <w:pPr>
              <w:rPr>
                <w:b/>
                <w:color w:val="FFFFFF"/>
              </w:rPr>
            </w:pPr>
          </w:p>
        </w:tc>
      </w:tr>
      <w:tr w:rsidR="00DD376B" w:rsidRPr="009A2B44" w14:paraId="028E2F16" w14:textId="77777777" w:rsidTr="00B6559F">
        <w:trPr>
          <w:trHeight w:val="227"/>
          <w:jc w:val="center"/>
        </w:trPr>
        <w:tc>
          <w:tcPr>
            <w:tcW w:w="1597" w:type="pct"/>
            <w:shd w:val="pct12" w:color="auto" w:fill="auto"/>
            <w:noWrap/>
            <w:tcMar>
              <w:top w:w="57" w:type="dxa"/>
            </w:tcMar>
          </w:tcPr>
          <w:p w14:paraId="2B52248D" w14:textId="77777777" w:rsidR="00DD376B" w:rsidRDefault="00DD376B" w:rsidP="00B6559F">
            <w:pPr>
              <w:rPr>
                <w:color w:val="000000"/>
              </w:rPr>
            </w:pPr>
            <w:r>
              <w:rPr>
                <w:color w:val="000000"/>
              </w:rPr>
              <w:t>Doel</w:t>
            </w:r>
          </w:p>
        </w:tc>
        <w:tc>
          <w:tcPr>
            <w:tcW w:w="3403" w:type="pct"/>
            <w:noWrap/>
            <w:tcMar>
              <w:top w:w="57" w:type="dxa"/>
            </w:tcMar>
          </w:tcPr>
          <w:p w14:paraId="0950F9DC" w14:textId="18725DA4" w:rsidR="00DD376B" w:rsidRDefault="004038A0" w:rsidP="004038A0">
            <w:pPr>
              <w:rPr>
                <w:color w:val="000000"/>
              </w:rPr>
            </w:pPr>
            <w:r>
              <w:rPr>
                <w:color w:val="000000"/>
              </w:rPr>
              <w:t>D</w:t>
            </w:r>
            <w:r w:rsidR="00DD376B">
              <w:rPr>
                <w:color w:val="000000"/>
              </w:rPr>
              <w:t>oel van deze berichten is reeds</w:t>
            </w:r>
            <w:r>
              <w:rPr>
                <w:color w:val="000000"/>
              </w:rPr>
              <w:t xml:space="preserve"> in de BAG-administratie </w:t>
            </w:r>
            <w:r w:rsidR="00DD376B">
              <w:rPr>
                <w:color w:val="000000"/>
              </w:rPr>
              <w:t xml:space="preserve">bekende BAG-objecten op te voeren binnen de </w:t>
            </w:r>
            <w:r>
              <w:rPr>
                <w:color w:val="000000"/>
              </w:rPr>
              <w:t>Vergunning (</w:t>
            </w:r>
            <w:r w:rsidR="00DD376B">
              <w:rPr>
                <w:color w:val="000000"/>
              </w:rPr>
              <w:t>Wabo</w:t>
            </w:r>
            <w:r>
              <w:rPr>
                <w:color w:val="000000"/>
              </w:rPr>
              <w:t>)</w:t>
            </w:r>
            <w:r w:rsidR="00DD376B">
              <w:rPr>
                <w:color w:val="000000"/>
              </w:rPr>
              <w:t>-applicatie. De berichten zijn op diverse momenten in het proces toe te passen.</w:t>
            </w:r>
          </w:p>
        </w:tc>
      </w:tr>
      <w:tr w:rsidR="00DD376B" w:rsidRPr="009A2B44" w14:paraId="6EC30C56" w14:textId="77777777" w:rsidTr="00B6559F">
        <w:trPr>
          <w:trHeight w:val="227"/>
          <w:jc w:val="center"/>
        </w:trPr>
        <w:tc>
          <w:tcPr>
            <w:tcW w:w="1597" w:type="pct"/>
            <w:shd w:val="pct12" w:color="auto" w:fill="auto"/>
            <w:noWrap/>
            <w:tcMar>
              <w:top w:w="57" w:type="dxa"/>
            </w:tcMar>
          </w:tcPr>
          <w:p w14:paraId="23B12161" w14:textId="77777777" w:rsidR="00DD376B" w:rsidRPr="009A2B44" w:rsidRDefault="00DD376B" w:rsidP="00B6559F">
            <w:pPr>
              <w:rPr>
                <w:color w:val="000000"/>
              </w:rPr>
            </w:pPr>
            <w:r>
              <w:rPr>
                <w:color w:val="000000"/>
              </w:rPr>
              <w:t>Voorwaarde</w:t>
            </w:r>
          </w:p>
        </w:tc>
        <w:tc>
          <w:tcPr>
            <w:tcW w:w="3403" w:type="pct"/>
            <w:noWrap/>
            <w:tcMar>
              <w:top w:w="57" w:type="dxa"/>
            </w:tcMar>
          </w:tcPr>
          <w:p w14:paraId="5D5A5D88" w14:textId="77777777" w:rsidR="00DD376B" w:rsidRPr="009A2B44" w:rsidRDefault="00DD376B" w:rsidP="00B6559F">
            <w:pPr>
              <w:rPr>
                <w:color w:val="000000"/>
              </w:rPr>
            </w:pPr>
            <w:r>
              <w:rPr>
                <w:color w:val="000000"/>
              </w:rPr>
              <w:t xml:space="preserve">Aanvraag (Zaak ) is bekend in Wabo-applicatie </w:t>
            </w:r>
          </w:p>
        </w:tc>
      </w:tr>
      <w:tr w:rsidR="00DD376B" w:rsidRPr="009A2B44" w14:paraId="33721E79" w14:textId="77777777" w:rsidTr="00B6559F">
        <w:trPr>
          <w:trHeight w:val="227"/>
          <w:jc w:val="center"/>
        </w:trPr>
        <w:tc>
          <w:tcPr>
            <w:tcW w:w="1597" w:type="pct"/>
            <w:shd w:val="pct12" w:color="auto" w:fill="auto"/>
            <w:noWrap/>
            <w:tcMar>
              <w:top w:w="57" w:type="dxa"/>
            </w:tcMar>
          </w:tcPr>
          <w:p w14:paraId="4BBD2897" w14:textId="77777777" w:rsidR="00DD376B" w:rsidRPr="009A2B44" w:rsidRDefault="00DD376B" w:rsidP="00B6559F">
            <w:pPr>
              <w:rPr>
                <w:color w:val="000000"/>
              </w:rPr>
            </w:pPr>
            <w:r w:rsidRPr="009A2B44">
              <w:rPr>
                <w:color w:val="000000"/>
              </w:rPr>
              <w:t>Trigger bericht</w:t>
            </w:r>
          </w:p>
        </w:tc>
        <w:tc>
          <w:tcPr>
            <w:tcW w:w="3403" w:type="pct"/>
            <w:noWrap/>
            <w:tcMar>
              <w:top w:w="57" w:type="dxa"/>
            </w:tcMar>
          </w:tcPr>
          <w:p w14:paraId="32CB11AE" w14:textId="4A3E5CDB" w:rsidR="00DD376B" w:rsidRPr="009A2B44" w:rsidRDefault="00DD376B" w:rsidP="00B6559F">
            <w:pPr>
              <w:rPr>
                <w:color w:val="000000"/>
              </w:rPr>
            </w:pPr>
            <w:r w:rsidRPr="009A2B44">
              <w:rPr>
                <w:color w:val="000000"/>
              </w:rPr>
              <w:t xml:space="preserve">Handmatige actie gebruiker, vooral bij ontvangen aanvraag in </w:t>
            </w:r>
            <w:r w:rsidR="00A46849">
              <w:rPr>
                <w:color w:val="000000"/>
              </w:rPr>
              <w:t>de Wabo-applicatie.</w:t>
            </w:r>
          </w:p>
        </w:tc>
      </w:tr>
      <w:tr w:rsidR="00DD376B" w:rsidRPr="009A2B44" w14:paraId="530F61D1" w14:textId="77777777" w:rsidTr="00B6559F">
        <w:trPr>
          <w:trHeight w:val="227"/>
          <w:jc w:val="center"/>
        </w:trPr>
        <w:tc>
          <w:tcPr>
            <w:tcW w:w="1597" w:type="pct"/>
            <w:shd w:val="pct12" w:color="auto" w:fill="auto"/>
            <w:noWrap/>
            <w:tcMar>
              <w:top w:w="57" w:type="dxa"/>
            </w:tcMar>
          </w:tcPr>
          <w:p w14:paraId="3C07CEC4" w14:textId="77777777" w:rsidR="00DD376B" w:rsidRPr="009A2B44" w:rsidRDefault="00DD376B" w:rsidP="00B6559F">
            <w:pPr>
              <w:rPr>
                <w:color w:val="000000"/>
              </w:rPr>
            </w:pPr>
            <w:r>
              <w:rPr>
                <w:color w:val="000000"/>
              </w:rPr>
              <w:t xml:space="preserve">Direct </w:t>
            </w:r>
            <w:r w:rsidRPr="009A2B44">
              <w:rPr>
                <w:color w:val="000000"/>
              </w:rPr>
              <w:t xml:space="preserve">Gevolg </w:t>
            </w:r>
          </w:p>
        </w:tc>
        <w:tc>
          <w:tcPr>
            <w:tcW w:w="3403" w:type="pct"/>
            <w:noWrap/>
            <w:tcMar>
              <w:top w:w="57" w:type="dxa"/>
            </w:tcMar>
          </w:tcPr>
          <w:p w14:paraId="129401A2" w14:textId="77777777" w:rsidR="00DD376B" w:rsidRPr="009A2B44" w:rsidRDefault="00DD376B" w:rsidP="00B6559F">
            <w:pPr>
              <w:rPr>
                <w:color w:val="000000"/>
              </w:rPr>
            </w:pPr>
            <w:r>
              <w:rPr>
                <w:color w:val="000000"/>
              </w:rPr>
              <w:t>Wabo</w:t>
            </w:r>
            <w:r w:rsidRPr="009A2B44">
              <w:rPr>
                <w:color w:val="000000"/>
              </w:rPr>
              <w:t xml:space="preserve"> </w:t>
            </w:r>
            <w:r>
              <w:rPr>
                <w:color w:val="000000"/>
              </w:rPr>
              <w:t xml:space="preserve">kan </w:t>
            </w:r>
            <w:r w:rsidRPr="009A2B44">
              <w:rPr>
                <w:color w:val="000000"/>
              </w:rPr>
              <w:t xml:space="preserve">gevonden </w:t>
            </w:r>
            <w:r>
              <w:rPr>
                <w:color w:val="000000"/>
              </w:rPr>
              <w:t xml:space="preserve">relevante </w:t>
            </w:r>
            <w:r w:rsidRPr="009A2B44">
              <w:rPr>
                <w:color w:val="000000"/>
              </w:rPr>
              <w:t xml:space="preserve">objecten bij de </w:t>
            </w:r>
            <w:r>
              <w:rPr>
                <w:color w:val="000000"/>
              </w:rPr>
              <w:t>zaak plaatsen.</w:t>
            </w:r>
          </w:p>
        </w:tc>
      </w:tr>
      <w:tr w:rsidR="00DD376B" w:rsidRPr="009A2B44" w14:paraId="29AB6CA1" w14:textId="77777777" w:rsidTr="00B6559F">
        <w:trPr>
          <w:trHeight w:val="227"/>
          <w:jc w:val="center"/>
        </w:trPr>
        <w:tc>
          <w:tcPr>
            <w:tcW w:w="1597" w:type="pct"/>
            <w:shd w:val="pct12" w:color="auto" w:fill="auto"/>
            <w:noWrap/>
            <w:tcMar>
              <w:top w:w="57" w:type="dxa"/>
            </w:tcMar>
          </w:tcPr>
          <w:p w14:paraId="10287116" w14:textId="77777777" w:rsidR="00DD376B" w:rsidRPr="009A2B44" w:rsidRDefault="00DD376B" w:rsidP="00B6559F">
            <w:pPr>
              <w:rPr>
                <w:color w:val="000000"/>
              </w:rPr>
            </w:pPr>
            <w:r>
              <w:rPr>
                <w:color w:val="000000"/>
              </w:rPr>
              <w:t>Bijzonderheden</w:t>
            </w:r>
            <w:r w:rsidRPr="009A2B44">
              <w:rPr>
                <w:color w:val="000000"/>
              </w:rPr>
              <w:t xml:space="preserve"> </w:t>
            </w:r>
          </w:p>
        </w:tc>
        <w:tc>
          <w:tcPr>
            <w:tcW w:w="3403" w:type="pct"/>
            <w:noWrap/>
            <w:tcMar>
              <w:top w:w="57" w:type="dxa"/>
            </w:tcMar>
          </w:tcPr>
          <w:p w14:paraId="7A870A84" w14:textId="77777777" w:rsidR="00DD376B" w:rsidRPr="009A2B44" w:rsidRDefault="00DD376B" w:rsidP="00B6559F">
            <w:pPr>
              <w:rPr>
                <w:color w:val="000000"/>
              </w:rPr>
            </w:pPr>
            <w:r>
              <w:rPr>
                <w:color w:val="000000"/>
              </w:rPr>
              <w:t>O</w:t>
            </w:r>
            <w:r w:rsidRPr="009105C9">
              <w:rPr>
                <w:color w:val="000000"/>
              </w:rPr>
              <w:t xml:space="preserve">ok niet-authentieke objecten </w:t>
            </w:r>
            <w:r>
              <w:rPr>
                <w:color w:val="000000"/>
              </w:rPr>
              <w:t xml:space="preserve">worden teruggegeven. Met name bij het voorlopig opvoeren van nieuwe panden/verblijfsobjecten is het opvragen van niet-authentieke objecten van belang. </w:t>
            </w:r>
          </w:p>
        </w:tc>
      </w:tr>
    </w:tbl>
    <w:p w14:paraId="30732DF0" w14:textId="77777777" w:rsidR="00DD376B" w:rsidRPr="009A2B44" w:rsidRDefault="00DD376B" w:rsidP="00DD376B"/>
    <w:p w14:paraId="11A2F128" w14:textId="1522BF3F" w:rsidR="00BA036C" w:rsidRDefault="00DD376B" w:rsidP="00DD376B">
      <w:r>
        <w:t>Tussen de Wabo- en de BAG-applicatie</w:t>
      </w:r>
      <w:r w:rsidR="00BA036C">
        <w:t xml:space="preserve"> (of het gegevensmagazijn)</w:t>
      </w:r>
      <w:r>
        <w:t xml:space="preserve"> is een vraag/antwoord interactie. In onderstaande tabellen staat aangegeven welke elementen </w:t>
      </w:r>
      <w:r w:rsidRPr="006C420F">
        <w:rPr>
          <w:b/>
        </w:rPr>
        <w:t>minimaal</w:t>
      </w:r>
      <w:r>
        <w:t xml:space="preserve"> door de genoemde referentiecomponenten ondersteund worden. </w:t>
      </w:r>
      <w:r w:rsidR="00BA036C">
        <w:t xml:space="preserve">Of de genoemde elementen daadwerkelijk gebruikt worden hangt af van de wensen bij de implementatie bij een gemeente of een samenwerkingsverband. </w:t>
      </w:r>
    </w:p>
    <w:p w14:paraId="29E0EFC1" w14:textId="77777777" w:rsidR="00BA036C" w:rsidRDefault="00BA036C" w:rsidP="00DD376B"/>
    <w:p w14:paraId="4DB614AC" w14:textId="4797AC84" w:rsidR="00DD376B" w:rsidRDefault="00DD376B" w:rsidP="00DD376B">
      <w:r>
        <w:t xml:space="preserve">Andere elementen mogen in het bericht voorkomen (zolang het bericht voldoet aan de StUF BG </w:t>
      </w:r>
      <w:r w:rsidR="006C420F">
        <w:t xml:space="preserve">vraag/antwoord </w:t>
      </w:r>
      <w:r>
        <w:t>schema’s), maar verwerking</w:t>
      </w:r>
      <w:r w:rsidR="006C420F">
        <w:t xml:space="preserve"> en het gebruik </w:t>
      </w:r>
      <w:r>
        <w:t>hiervan wordt niet door deze specificatie afgedwongen.</w:t>
      </w:r>
    </w:p>
    <w:p w14:paraId="5D43E512" w14:textId="77777777" w:rsidR="00DD376B" w:rsidRDefault="00DD376B" w:rsidP="00DD376B"/>
    <w:p w14:paraId="10B7D489" w14:textId="4FFE3E15" w:rsidR="00DD376B" w:rsidRDefault="00DD376B" w:rsidP="00DD376B">
      <w:pPr>
        <w:pStyle w:val="Kop3"/>
      </w:pPr>
      <w:bookmarkStart w:id="675" w:name="_Toc381774150"/>
      <w:bookmarkStart w:id="676" w:name="_Toc523146148"/>
      <w:r>
        <w:lastRenderedPageBreak/>
        <w:t>Stuurgegevens en parameters</w:t>
      </w:r>
      <w:bookmarkEnd w:id="675"/>
      <w:bookmarkEnd w:id="676"/>
    </w:p>
    <w:p w14:paraId="2DB070D1" w14:textId="04874193" w:rsidR="009536CF" w:rsidRDefault="009536CF" w:rsidP="00DD376B">
      <w:r>
        <w:t>Voor alle berichten geldt dat</w:t>
      </w:r>
      <w:r w:rsidR="00DD376B">
        <w:t xml:space="preserve"> </w:t>
      </w:r>
      <w:r>
        <w:t xml:space="preserve">stuurgegevens en parameters </w:t>
      </w:r>
      <w:r w:rsidR="00DD376B">
        <w:t>conform de StUF standaard opgenomen worden</w:t>
      </w:r>
      <w:r>
        <w:t xml:space="preserve">. </w:t>
      </w:r>
    </w:p>
    <w:p w14:paraId="393A721C" w14:textId="77777777" w:rsidR="009536CF" w:rsidRDefault="009536CF" w:rsidP="00DD376B"/>
    <w:p w14:paraId="77613BF2" w14:textId="122C9D69" w:rsidR="00DD376B" w:rsidRDefault="009536CF" w:rsidP="00DD376B">
      <w:r>
        <w:t xml:space="preserve">Bij implementatie dienen expliciete afspraken gemaakt te worden op basis van de wens van de gemeenten over het toepassen van de parameters “sortering” en “maximumAantal”. </w:t>
      </w:r>
    </w:p>
    <w:p w14:paraId="6845AB3F" w14:textId="77777777" w:rsidR="00DD376B" w:rsidRDefault="00DD376B" w:rsidP="00DD376B"/>
    <w:p w14:paraId="13D1909D" w14:textId="77777777" w:rsidR="00DD376B" w:rsidRDefault="00DD376B" w:rsidP="00DD376B"/>
    <w:p w14:paraId="69A58CE8" w14:textId="77777777" w:rsidR="00DD376B" w:rsidRDefault="00DD376B" w:rsidP="00DD376B">
      <w:pPr>
        <w:pStyle w:val="Kop3"/>
      </w:pPr>
      <w:bookmarkStart w:id="677" w:name="_Ref203797425"/>
      <w:bookmarkStart w:id="678" w:name="_Toc216257220"/>
      <w:bookmarkStart w:id="679" w:name="_Toc234721740"/>
      <w:bookmarkStart w:id="680" w:name="_Toc240045240"/>
      <w:bookmarkStart w:id="681" w:name="_Toc244512317"/>
      <w:bookmarkStart w:id="682" w:name="_Toc275688278"/>
      <w:r w:rsidRPr="00ED0A48">
        <w:t xml:space="preserve"> </w:t>
      </w:r>
      <w:bookmarkStart w:id="683" w:name="_Toc379548005"/>
      <w:bookmarkStart w:id="684" w:name="_Toc381774151"/>
      <w:bookmarkStart w:id="685" w:name="_Toc523146149"/>
      <w:r w:rsidRPr="00ED0A48">
        <w:t xml:space="preserve">Wabo =&gt; </w:t>
      </w:r>
      <w:bookmarkStart w:id="686" w:name="_Toc361821686"/>
      <w:bookmarkEnd w:id="677"/>
      <w:bookmarkEnd w:id="678"/>
      <w:bookmarkEnd w:id="679"/>
      <w:bookmarkEnd w:id="680"/>
      <w:bookmarkEnd w:id="681"/>
      <w:bookmarkEnd w:id="682"/>
      <w:r w:rsidRPr="00ED0A48">
        <w:t>BAG  aoaLv</w:t>
      </w:r>
      <w:r w:rsidRPr="004B2083">
        <w:t>01 (Nummeraanduiding</w:t>
      </w:r>
      <w:r w:rsidRPr="009105C9">
        <w:t>)</w:t>
      </w:r>
      <w:bookmarkEnd w:id="683"/>
      <w:bookmarkEnd w:id="684"/>
      <w:bookmarkEnd w:id="685"/>
      <w:bookmarkEnd w:id="686"/>
    </w:p>
    <w:p w14:paraId="0F1B9120" w14:textId="77777777" w:rsidR="00DD376B" w:rsidRDefault="00DD376B" w:rsidP="00DD376B">
      <w:pPr>
        <w:ind w:left="720"/>
      </w:pPr>
    </w:p>
    <w:p w14:paraId="755E2862" w14:textId="1912B86F" w:rsidR="009536CF" w:rsidRDefault="00DD376B" w:rsidP="00DD376B">
      <w:r>
        <w:t xml:space="preserve">Het opvragen van een Adresseerbaar Object Aanduiding. </w:t>
      </w:r>
      <w:r w:rsidR="009536CF">
        <w:t>Er is een opsomming gemaakt welke selectiecriteria minimaal ondersteun</w:t>
      </w:r>
      <w:r w:rsidR="00C45D14">
        <w:t>d</w:t>
      </w:r>
      <w:r w:rsidR="009536CF">
        <w:t xml:space="preserve"> moeten worden om aan deze standaard te voldoen. </w:t>
      </w:r>
    </w:p>
    <w:p w14:paraId="2F9B413B" w14:textId="414CCBCD" w:rsidR="00DD376B" w:rsidRPr="00A20F1B" w:rsidRDefault="009536CF" w:rsidP="00F624DC">
      <w:r>
        <w:t xml:space="preserve">De scope van het vraagbericht kan bij implementatie naar behoefte van de gemeente bepaald worden. Echter, om aan deze standaard te voldoen moeten minimaal de elementen die in het antwoordbericht aoaLa01 genoemd zijn opgevraagd kunnen worden. </w:t>
      </w:r>
    </w:p>
    <w:p w14:paraId="72224EA5" w14:textId="77777777" w:rsidR="00DD376B" w:rsidRDefault="00DD376B" w:rsidP="00DD376B"/>
    <w:p w14:paraId="29300475" w14:textId="6035DF8A" w:rsidR="00DD376B" w:rsidRPr="007D4984" w:rsidRDefault="00F624DC" w:rsidP="00DD376B">
      <w:r>
        <w:rPr>
          <w:b/>
        </w:rPr>
        <w:t>Selectiecriteria voor v</w:t>
      </w:r>
      <w:r w:rsidR="00DD376B" w:rsidRPr="007D4984">
        <w:rPr>
          <w:b/>
        </w:rPr>
        <w:t>raagbericht aoaLv01</w:t>
      </w:r>
    </w:p>
    <w:p w14:paraId="3227C15D" w14:textId="77777777" w:rsidR="00DD376B" w:rsidRPr="00767E58"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1F79728C" w14:textId="77777777" w:rsidTr="00B6559F">
        <w:tc>
          <w:tcPr>
            <w:tcW w:w="8188" w:type="dxa"/>
            <w:gridSpan w:val="2"/>
          </w:tcPr>
          <w:p w14:paraId="3A31E3DA" w14:textId="77777777" w:rsidR="00DD376B" w:rsidRPr="00767E58" w:rsidRDefault="00DD376B" w:rsidP="00B6559F">
            <w:pPr>
              <w:rPr>
                <w:b/>
              </w:rPr>
            </w:pPr>
            <w:r w:rsidRPr="00767E58">
              <w:rPr>
                <w:b/>
              </w:rPr>
              <w:t>Berichttype:</w:t>
            </w:r>
            <w:r w:rsidRPr="00767E58">
              <w:t xml:space="preserve"> </w:t>
            </w:r>
            <w:r>
              <w:t>aoaLv01</w:t>
            </w:r>
          </w:p>
        </w:tc>
        <w:tc>
          <w:tcPr>
            <w:tcW w:w="851" w:type="dxa"/>
            <w:tcBorders>
              <w:bottom w:val="single" w:sz="4" w:space="0" w:color="auto"/>
              <w:right w:val="single" w:sz="4" w:space="0" w:color="auto"/>
            </w:tcBorders>
          </w:tcPr>
          <w:p w14:paraId="26FEFE95" w14:textId="77777777" w:rsidR="00DD376B" w:rsidRPr="00767E58" w:rsidRDefault="00DD376B" w:rsidP="00B6559F">
            <w:pPr>
              <w:rPr>
                <w:b/>
              </w:rPr>
            </w:pPr>
          </w:p>
        </w:tc>
      </w:tr>
      <w:tr w:rsidR="00DD376B" w:rsidRPr="000079C4" w14:paraId="6D34C827" w14:textId="77777777" w:rsidTr="00B6559F">
        <w:tblPrEx>
          <w:tblBorders>
            <w:right w:val="single" w:sz="4" w:space="0" w:color="auto"/>
          </w:tblBorders>
        </w:tblPrEx>
        <w:tc>
          <w:tcPr>
            <w:tcW w:w="5070" w:type="dxa"/>
          </w:tcPr>
          <w:p w14:paraId="112C253A" w14:textId="77777777" w:rsidR="00DD376B" w:rsidRPr="007D4984" w:rsidRDefault="00DD376B" w:rsidP="00B6559F">
            <w:pPr>
              <w:tabs>
                <w:tab w:val="left" w:pos="284"/>
                <w:tab w:val="left" w:pos="567"/>
                <w:tab w:val="left" w:pos="851"/>
                <w:tab w:val="left" w:pos="1134"/>
                <w:tab w:val="left" w:pos="1418"/>
                <w:tab w:val="left" w:pos="2268"/>
                <w:tab w:val="left" w:pos="3119"/>
                <w:tab w:val="left" w:pos="3969"/>
                <w:tab w:val="center" w:pos="4153"/>
                <w:tab w:val="left" w:pos="4820"/>
                <w:tab w:val="left" w:pos="5670"/>
                <w:tab w:val="left" w:pos="6521"/>
                <w:tab w:val="left" w:pos="7371"/>
                <w:tab w:val="right" w:pos="8306"/>
              </w:tabs>
              <w:rPr>
                <w:b/>
                <w:i/>
                <w:u w:val="single"/>
              </w:rPr>
            </w:pPr>
            <w:r w:rsidRPr="007D4984">
              <w:rPr>
                <w:b/>
                <w:i/>
                <w:u w:val="single"/>
              </w:rPr>
              <w:t>Selectiecriteria</w:t>
            </w:r>
          </w:p>
        </w:tc>
        <w:tc>
          <w:tcPr>
            <w:tcW w:w="3118" w:type="dxa"/>
          </w:tcPr>
          <w:p w14:paraId="659CD6AB" w14:textId="77777777" w:rsidR="00DD376B" w:rsidRPr="00767E58" w:rsidRDefault="00DD376B" w:rsidP="00B6559F">
            <w:pPr>
              <w:rPr>
                <w:b/>
              </w:rPr>
            </w:pPr>
          </w:p>
        </w:tc>
        <w:tc>
          <w:tcPr>
            <w:tcW w:w="851" w:type="dxa"/>
          </w:tcPr>
          <w:p w14:paraId="4CE44B97" w14:textId="443E2FE0" w:rsidR="00DD376B" w:rsidRPr="00767E58" w:rsidRDefault="00DD376B" w:rsidP="00B6559F">
            <w:pPr>
              <w:rPr>
                <w:b/>
              </w:rPr>
            </w:pPr>
          </w:p>
        </w:tc>
      </w:tr>
      <w:tr w:rsidR="00DD376B" w:rsidRPr="000079C4" w14:paraId="2BDF4F20" w14:textId="77777777" w:rsidTr="00B6559F">
        <w:tblPrEx>
          <w:tblBorders>
            <w:right w:val="single" w:sz="4" w:space="0" w:color="auto"/>
          </w:tblBorders>
        </w:tblPrEx>
        <w:tc>
          <w:tcPr>
            <w:tcW w:w="5070" w:type="dxa"/>
          </w:tcPr>
          <w:p w14:paraId="1CEF7A61" w14:textId="77777777" w:rsidR="00DD376B" w:rsidRPr="008A715F" w:rsidRDefault="00DD376B" w:rsidP="00B6559F">
            <w:pPr>
              <w:rPr>
                <w:i/>
              </w:rPr>
            </w:pPr>
            <w:r>
              <w:rPr>
                <w:i/>
              </w:rPr>
              <w:t>Object = adresseerbaarObjectAanduiding (AOA)</w:t>
            </w:r>
            <w:r w:rsidRPr="008A715F">
              <w:rPr>
                <w:i/>
              </w:rPr>
              <w:t xml:space="preserve"> </w:t>
            </w:r>
          </w:p>
        </w:tc>
        <w:tc>
          <w:tcPr>
            <w:tcW w:w="3118" w:type="dxa"/>
          </w:tcPr>
          <w:p w14:paraId="2A36989B" w14:textId="77777777" w:rsidR="00DD376B" w:rsidRPr="000079C4" w:rsidRDefault="00DD376B" w:rsidP="00B6559F">
            <w:pPr>
              <w:rPr>
                <w:b/>
              </w:rPr>
            </w:pPr>
          </w:p>
        </w:tc>
        <w:tc>
          <w:tcPr>
            <w:tcW w:w="851" w:type="dxa"/>
          </w:tcPr>
          <w:p w14:paraId="0B894316" w14:textId="20BF7A05" w:rsidR="00DD376B" w:rsidRPr="004B5AD7" w:rsidRDefault="00DD376B" w:rsidP="00B6559F"/>
        </w:tc>
      </w:tr>
      <w:tr w:rsidR="00DD376B" w:rsidRPr="006D7695" w14:paraId="0EE1BC82" w14:textId="77777777" w:rsidTr="00B6559F">
        <w:tc>
          <w:tcPr>
            <w:tcW w:w="5070" w:type="dxa"/>
          </w:tcPr>
          <w:p w14:paraId="30EB57F1" w14:textId="77777777" w:rsidR="00DD376B" w:rsidRPr="00767E58" w:rsidRDefault="00DD376B" w:rsidP="00B6559F">
            <w:r>
              <w:t>gelijk.identificatie</w:t>
            </w:r>
          </w:p>
        </w:tc>
        <w:tc>
          <w:tcPr>
            <w:tcW w:w="3118" w:type="dxa"/>
          </w:tcPr>
          <w:p w14:paraId="4F997FCF" w14:textId="77777777" w:rsidR="00DD376B" w:rsidRPr="00767E58" w:rsidRDefault="00DD376B" w:rsidP="00B6559F">
            <w:r>
              <w:t>BAG-ID</w:t>
            </w:r>
          </w:p>
        </w:tc>
        <w:tc>
          <w:tcPr>
            <w:tcW w:w="851" w:type="dxa"/>
            <w:tcBorders>
              <w:right w:val="single" w:sz="4" w:space="0" w:color="auto"/>
            </w:tcBorders>
          </w:tcPr>
          <w:p w14:paraId="4EC8F812" w14:textId="4FB6A1E1" w:rsidR="00DD376B" w:rsidRPr="00767E58" w:rsidRDefault="00DD376B" w:rsidP="00B6559F"/>
        </w:tc>
      </w:tr>
      <w:tr w:rsidR="00DD376B" w:rsidRPr="006D7695" w14:paraId="3A9D6DB5" w14:textId="77777777" w:rsidTr="00B6559F">
        <w:tc>
          <w:tcPr>
            <w:tcW w:w="5070" w:type="dxa"/>
          </w:tcPr>
          <w:p w14:paraId="05098545" w14:textId="77777777" w:rsidR="00DD376B" w:rsidRPr="00767E58" w:rsidRDefault="00DD376B" w:rsidP="00B6559F">
            <w:r>
              <w:t>gelijk.typering</w:t>
            </w:r>
          </w:p>
        </w:tc>
        <w:tc>
          <w:tcPr>
            <w:tcW w:w="3118" w:type="dxa"/>
          </w:tcPr>
          <w:p w14:paraId="594A6AD4" w14:textId="77777777" w:rsidR="00DD376B" w:rsidRPr="00767E58" w:rsidRDefault="00DD376B" w:rsidP="00B6559F">
            <w:pPr>
              <w:pStyle w:val="Geenafstand"/>
            </w:pPr>
            <w:r>
              <w:t>Typering nummeraanduiding of overig adresseerbaar object aanduiding.</w:t>
            </w:r>
          </w:p>
        </w:tc>
        <w:tc>
          <w:tcPr>
            <w:tcW w:w="851" w:type="dxa"/>
            <w:tcBorders>
              <w:right w:val="single" w:sz="4" w:space="0" w:color="auto"/>
            </w:tcBorders>
          </w:tcPr>
          <w:p w14:paraId="16F11ACA" w14:textId="2C6D0450" w:rsidR="00DD376B" w:rsidRPr="00767E58" w:rsidRDefault="00DD376B" w:rsidP="00B6559F">
            <w:pPr>
              <w:pStyle w:val="Geenafstand"/>
            </w:pPr>
          </w:p>
        </w:tc>
      </w:tr>
      <w:tr w:rsidR="00DD376B" w:rsidRPr="006D7695" w14:paraId="3637087B" w14:textId="77777777" w:rsidTr="00B6559F">
        <w:tc>
          <w:tcPr>
            <w:tcW w:w="5070" w:type="dxa"/>
          </w:tcPr>
          <w:p w14:paraId="448686AE" w14:textId="77777777" w:rsidR="00DD376B" w:rsidRPr="00767E58" w:rsidRDefault="00DD376B" w:rsidP="00B6559F">
            <w:r>
              <w:t>gelijk.wpl.identificatie</w:t>
            </w:r>
          </w:p>
        </w:tc>
        <w:tc>
          <w:tcPr>
            <w:tcW w:w="3118" w:type="dxa"/>
          </w:tcPr>
          <w:p w14:paraId="77E99773" w14:textId="77777777" w:rsidR="00DD376B" w:rsidRPr="00767E58" w:rsidRDefault="00DD376B" w:rsidP="00B6559F">
            <w:pPr>
              <w:pStyle w:val="Geenafstand"/>
            </w:pPr>
            <w:r>
              <w:t>BAG-ID Woonplaats</w:t>
            </w:r>
          </w:p>
        </w:tc>
        <w:tc>
          <w:tcPr>
            <w:tcW w:w="851" w:type="dxa"/>
            <w:tcBorders>
              <w:right w:val="single" w:sz="4" w:space="0" w:color="auto"/>
            </w:tcBorders>
          </w:tcPr>
          <w:p w14:paraId="5764199A" w14:textId="6D4B4727" w:rsidR="00DD376B" w:rsidRPr="00767E58" w:rsidRDefault="00DD376B" w:rsidP="00B6559F">
            <w:pPr>
              <w:pStyle w:val="Geenafstand"/>
            </w:pPr>
          </w:p>
        </w:tc>
      </w:tr>
      <w:tr w:rsidR="00DD376B" w:rsidRPr="006D7695" w14:paraId="12BF43B7" w14:textId="77777777" w:rsidTr="00B6559F">
        <w:tc>
          <w:tcPr>
            <w:tcW w:w="5070" w:type="dxa"/>
          </w:tcPr>
          <w:p w14:paraId="784D20DC" w14:textId="77777777" w:rsidR="00DD376B" w:rsidRPr="00767E58" w:rsidRDefault="00DD376B" w:rsidP="00B6559F">
            <w:r>
              <w:t>gelijk.wpl.woonplaatsNaam</w:t>
            </w:r>
          </w:p>
        </w:tc>
        <w:tc>
          <w:tcPr>
            <w:tcW w:w="3118" w:type="dxa"/>
          </w:tcPr>
          <w:p w14:paraId="41F29161" w14:textId="77777777" w:rsidR="00DD376B" w:rsidRPr="00767E58" w:rsidRDefault="00DD376B" w:rsidP="00B6559F">
            <w:pPr>
              <w:pStyle w:val="Geenafstand"/>
            </w:pPr>
            <w:r>
              <w:t>Naam woonplaats</w:t>
            </w:r>
          </w:p>
        </w:tc>
        <w:tc>
          <w:tcPr>
            <w:tcW w:w="851" w:type="dxa"/>
            <w:tcBorders>
              <w:right w:val="single" w:sz="4" w:space="0" w:color="auto"/>
            </w:tcBorders>
          </w:tcPr>
          <w:p w14:paraId="11C02104" w14:textId="7BF5980E" w:rsidR="00DD376B" w:rsidRPr="00767E58" w:rsidRDefault="00DD376B" w:rsidP="00B6559F">
            <w:pPr>
              <w:pStyle w:val="Geenafstand"/>
            </w:pPr>
          </w:p>
        </w:tc>
      </w:tr>
      <w:tr w:rsidR="00DD376B" w:rsidRPr="006D7695" w14:paraId="43D89860" w14:textId="77777777" w:rsidTr="00B6559F">
        <w:tc>
          <w:tcPr>
            <w:tcW w:w="5070" w:type="dxa"/>
          </w:tcPr>
          <w:p w14:paraId="4E956BDE" w14:textId="77777777" w:rsidR="00DD376B" w:rsidRPr="00767E58" w:rsidRDefault="00DD376B" w:rsidP="00B6559F">
            <w:r>
              <w:t>gelijk.opr.identificatie</w:t>
            </w:r>
          </w:p>
        </w:tc>
        <w:tc>
          <w:tcPr>
            <w:tcW w:w="3118" w:type="dxa"/>
          </w:tcPr>
          <w:p w14:paraId="5557F9D1" w14:textId="77777777" w:rsidR="00DD376B" w:rsidRPr="00767E58" w:rsidRDefault="00DD376B" w:rsidP="00B6559F">
            <w:pPr>
              <w:pStyle w:val="Geenafstand"/>
            </w:pPr>
            <w:r>
              <w:t>BAG-ID Openbare ruimte</w:t>
            </w:r>
          </w:p>
        </w:tc>
        <w:tc>
          <w:tcPr>
            <w:tcW w:w="851" w:type="dxa"/>
            <w:tcBorders>
              <w:right w:val="single" w:sz="4" w:space="0" w:color="auto"/>
            </w:tcBorders>
          </w:tcPr>
          <w:p w14:paraId="2B179C6C" w14:textId="17D738B7" w:rsidR="00DD376B" w:rsidRPr="00767E58" w:rsidRDefault="00DD376B" w:rsidP="00B6559F">
            <w:pPr>
              <w:pStyle w:val="Geenafstand"/>
            </w:pPr>
          </w:p>
        </w:tc>
      </w:tr>
      <w:tr w:rsidR="00DD376B" w:rsidRPr="006D7695" w14:paraId="3E5891E2" w14:textId="77777777" w:rsidTr="00B6559F">
        <w:tc>
          <w:tcPr>
            <w:tcW w:w="5070" w:type="dxa"/>
          </w:tcPr>
          <w:p w14:paraId="675A7D1B" w14:textId="77777777" w:rsidR="00DD376B" w:rsidRPr="00767E58" w:rsidRDefault="00DD376B" w:rsidP="00B6559F">
            <w:r>
              <w:t>gelijk.gor.openbareRuimteNaam</w:t>
            </w:r>
          </w:p>
        </w:tc>
        <w:tc>
          <w:tcPr>
            <w:tcW w:w="3118" w:type="dxa"/>
          </w:tcPr>
          <w:p w14:paraId="157E53AC" w14:textId="77777777" w:rsidR="00DD376B" w:rsidRPr="00767E58" w:rsidRDefault="00DD376B" w:rsidP="00B6559F">
            <w:pPr>
              <w:pStyle w:val="Geenafstand"/>
            </w:pPr>
            <w:r>
              <w:t>Naam openbare ruimte</w:t>
            </w:r>
          </w:p>
        </w:tc>
        <w:tc>
          <w:tcPr>
            <w:tcW w:w="851" w:type="dxa"/>
            <w:tcBorders>
              <w:right w:val="single" w:sz="4" w:space="0" w:color="auto"/>
            </w:tcBorders>
          </w:tcPr>
          <w:p w14:paraId="2A5C9F50" w14:textId="36A7800D" w:rsidR="00DD376B" w:rsidRPr="00767E58" w:rsidRDefault="00DD376B" w:rsidP="00B6559F">
            <w:pPr>
              <w:pStyle w:val="Geenafstand"/>
            </w:pPr>
          </w:p>
        </w:tc>
      </w:tr>
      <w:tr w:rsidR="00DD376B" w:rsidRPr="006D7695" w14:paraId="3FBBE0E1" w14:textId="77777777" w:rsidTr="00B6559F">
        <w:tc>
          <w:tcPr>
            <w:tcW w:w="5070" w:type="dxa"/>
          </w:tcPr>
          <w:p w14:paraId="66E1726D" w14:textId="77777777" w:rsidR="00DD376B" w:rsidRPr="00767E58" w:rsidRDefault="00DD376B" w:rsidP="00B6559F">
            <w:r>
              <w:t>gelijk.huisnummer</w:t>
            </w:r>
          </w:p>
        </w:tc>
        <w:tc>
          <w:tcPr>
            <w:tcW w:w="3118" w:type="dxa"/>
          </w:tcPr>
          <w:p w14:paraId="71EFABF1" w14:textId="77777777" w:rsidR="00DD376B" w:rsidRPr="00767E58" w:rsidRDefault="00DD376B" w:rsidP="00B6559F">
            <w:pPr>
              <w:pStyle w:val="Geenafstand"/>
            </w:pPr>
            <w:r>
              <w:t>Huisnummer</w:t>
            </w:r>
          </w:p>
        </w:tc>
        <w:tc>
          <w:tcPr>
            <w:tcW w:w="851" w:type="dxa"/>
            <w:tcBorders>
              <w:right w:val="single" w:sz="4" w:space="0" w:color="auto"/>
            </w:tcBorders>
          </w:tcPr>
          <w:p w14:paraId="12A42F6B" w14:textId="52E835B5" w:rsidR="00DD376B" w:rsidRPr="00767E58" w:rsidRDefault="00DD376B" w:rsidP="00B6559F">
            <w:pPr>
              <w:pStyle w:val="Geenafstand"/>
            </w:pPr>
          </w:p>
        </w:tc>
      </w:tr>
      <w:tr w:rsidR="00DD376B" w:rsidRPr="006D7695" w14:paraId="37BA41B4" w14:textId="77777777" w:rsidTr="00B6559F">
        <w:tc>
          <w:tcPr>
            <w:tcW w:w="5070" w:type="dxa"/>
          </w:tcPr>
          <w:p w14:paraId="25AEFCBE" w14:textId="6D162CB6" w:rsidR="00DD376B" w:rsidRPr="00767E58" w:rsidRDefault="00615450" w:rsidP="00B6559F">
            <w:r>
              <w:t>gelijk.</w:t>
            </w:r>
            <w:r w:rsidR="00DD376B">
              <w:t>huisletter</w:t>
            </w:r>
          </w:p>
        </w:tc>
        <w:tc>
          <w:tcPr>
            <w:tcW w:w="3118" w:type="dxa"/>
          </w:tcPr>
          <w:p w14:paraId="4522D92B" w14:textId="77777777" w:rsidR="00DD376B" w:rsidRPr="00767E58" w:rsidRDefault="00DD376B" w:rsidP="00B6559F">
            <w:pPr>
              <w:pStyle w:val="Geenafstand"/>
            </w:pPr>
            <w:r>
              <w:t>Huisletter</w:t>
            </w:r>
          </w:p>
        </w:tc>
        <w:tc>
          <w:tcPr>
            <w:tcW w:w="851" w:type="dxa"/>
            <w:tcBorders>
              <w:right w:val="single" w:sz="4" w:space="0" w:color="auto"/>
            </w:tcBorders>
          </w:tcPr>
          <w:p w14:paraId="64F21FC9" w14:textId="3161496E" w:rsidR="00DD376B" w:rsidRPr="00767E58" w:rsidRDefault="00DD376B" w:rsidP="00B6559F">
            <w:pPr>
              <w:pStyle w:val="Geenafstand"/>
            </w:pPr>
          </w:p>
        </w:tc>
      </w:tr>
      <w:tr w:rsidR="00DD376B" w:rsidRPr="006D7695" w14:paraId="1BF92FF6" w14:textId="77777777" w:rsidTr="00B6559F">
        <w:tc>
          <w:tcPr>
            <w:tcW w:w="5070" w:type="dxa"/>
          </w:tcPr>
          <w:p w14:paraId="7F776E81" w14:textId="77777777" w:rsidR="00DD376B" w:rsidRPr="00767E58" w:rsidRDefault="00DD376B" w:rsidP="00B6559F">
            <w:r>
              <w:t>gelijk.huisnummertoevoeging</w:t>
            </w:r>
          </w:p>
        </w:tc>
        <w:tc>
          <w:tcPr>
            <w:tcW w:w="3118" w:type="dxa"/>
          </w:tcPr>
          <w:p w14:paraId="23D73C15" w14:textId="77777777" w:rsidR="00DD376B" w:rsidRPr="00767E58" w:rsidRDefault="00DD376B" w:rsidP="00B6559F">
            <w:pPr>
              <w:pStyle w:val="Geenafstand"/>
            </w:pPr>
            <w:r>
              <w:t>Huisnummertoevoeging</w:t>
            </w:r>
          </w:p>
        </w:tc>
        <w:tc>
          <w:tcPr>
            <w:tcW w:w="851" w:type="dxa"/>
            <w:tcBorders>
              <w:right w:val="single" w:sz="4" w:space="0" w:color="auto"/>
            </w:tcBorders>
          </w:tcPr>
          <w:p w14:paraId="1328B6CA" w14:textId="7C4AD148" w:rsidR="00DD376B" w:rsidRPr="00767E58" w:rsidRDefault="00DD376B" w:rsidP="00B6559F">
            <w:pPr>
              <w:pStyle w:val="Geenafstand"/>
            </w:pPr>
          </w:p>
        </w:tc>
      </w:tr>
      <w:tr w:rsidR="00DD376B" w:rsidRPr="006D7695" w14:paraId="44DC50EC" w14:textId="77777777" w:rsidTr="00B6559F">
        <w:tc>
          <w:tcPr>
            <w:tcW w:w="5070" w:type="dxa"/>
          </w:tcPr>
          <w:p w14:paraId="41B1BC45" w14:textId="77777777" w:rsidR="00DD376B" w:rsidRPr="00767E58" w:rsidRDefault="00DD376B" w:rsidP="00B6559F">
            <w:r>
              <w:t>gelijk.postcode</w:t>
            </w:r>
          </w:p>
        </w:tc>
        <w:tc>
          <w:tcPr>
            <w:tcW w:w="3118" w:type="dxa"/>
          </w:tcPr>
          <w:p w14:paraId="5A907CFB" w14:textId="77777777" w:rsidR="00DD376B" w:rsidRPr="00767E58" w:rsidRDefault="00DD376B" w:rsidP="00B6559F">
            <w:pPr>
              <w:pStyle w:val="Geenafstand"/>
            </w:pPr>
            <w:r>
              <w:t>Postcode</w:t>
            </w:r>
          </w:p>
        </w:tc>
        <w:tc>
          <w:tcPr>
            <w:tcW w:w="851" w:type="dxa"/>
            <w:tcBorders>
              <w:right w:val="single" w:sz="4" w:space="0" w:color="auto"/>
            </w:tcBorders>
          </w:tcPr>
          <w:p w14:paraId="741781D2" w14:textId="5D4BAC91" w:rsidR="00DD376B" w:rsidRPr="00767E58" w:rsidRDefault="00DD376B" w:rsidP="00B6559F">
            <w:pPr>
              <w:pStyle w:val="Geenafstand"/>
            </w:pPr>
          </w:p>
        </w:tc>
      </w:tr>
    </w:tbl>
    <w:p w14:paraId="2D392FDD" w14:textId="77777777" w:rsidR="00DD376B" w:rsidRPr="000B11C6" w:rsidRDefault="00DD376B" w:rsidP="00DD376B"/>
    <w:p w14:paraId="05EE06C8" w14:textId="77777777" w:rsidR="00DD376B" w:rsidRPr="00960B0D" w:rsidRDefault="00DD376B" w:rsidP="00DD376B">
      <w:pPr>
        <w:rPr>
          <w:lang w:val="en-US"/>
        </w:rPr>
      </w:pPr>
    </w:p>
    <w:p w14:paraId="1786E3CD" w14:textId="77777777" w:rsidR="00DD376B" w:rsidRDefault="00DD376B" w:rsidP="00DD376B">
      <w:pPr>
        <w:pStyle w:val="Kop3"/>
      </w:pPr>
      <w:bookmarkStart w:id="687" w:name="_Toc379548006"/>
      <w:bookmarkStart w:id="688" w:name="_Toc381774152"/>
      <w:bookmarkStart w:id="689" w:name="_Toc523146150"/>
      <w:r w:rsidRPr="009105C9">
        <w:t xml:space="preserve">BAG =&gt; Wabo </w:t>
      </w:r>
      <w:r>
        <w:t xml:space="preserve"> aoaLa01 </w:t>
      </w:r>
      <w:r w:rsidRPr="009105C9">
        <w:t>(Nummeraanduiding)</w:t>
      </w:r>
      <w:bookmarkEnd w:id="687"/>
      <w:bookmarkEnd w:id="688"/>
      <w:bookmarkEnd w:id="689"/>
    </w:p>
    <w:p w14:paraId="2CDDEB58" w14:textId="77777777" w:rsidR="00DD376B" w:rsidRDefault="00DD376B" w:rsidP="00DD376B">
      <w:r>
        <w:t xml:space="preserve">Hier is beschreven wat een systeem minimaal moet kunnen antwoorden en/of verwerken om aan deze standaard te voldoen. Bij de implementatie door de gemeente wordt bepaald welke van deze elementen ook daadwerkelijk toegepast worden. </w:t>
      </w:r>
    </w:p>
    <w:p w14:paraId="589A4777" w14:textId="77777777" w:rsidR="00DD376B" w:rsidRPr="00A14BF7" w:rsidRDefault="00DD376B" w:rsidP="00DD376B"/>
    <w:p w14:paraId="737C990E" w14:textId="77777777" w:rsidR="00DD376B" w:rsidRPr="00960B0D" w:rsidRDefault="00DD376B" w:rsidP="00DD376B">
      <w:pPr>
        <w:rPr>
          <w:b/>
        </w:rPr>
      </w:pPr>
      <w:r w:rsidRPr="00960B0D">
        <w:rPr>
          <w:b/>
        </w:rPr>
        <w:t>Antwoordbericht : aoaLa01</w:t>
      </w:r>
    </w:p>
    <w:p w14:paraId="0E08956A" w14:textId="77777777" w:rsidR="00DD376B" w:rsidRDefault="00DD376B" w:rsidP="00DD376B">
      <w:pPr>
        <w:pStyle w:val="Lijstalinea"/>
        <w:ind w:left="1283"/>
      </w:pPr>
    </w:p>
    <w:p w14:paraId="7A58C990" w14:textId="77777777" w:rsidR="00DD376B" w:rsidRPr="00767E58" w:rsidRDefault="00DD376B" w:rsidP="00DD376B">
      <w:pPr>
        <w:pStyle w:val="Lijstalinea"/>
        <w:ind w:left="1283"/>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6D7695" w14:paraId="5C85208C" w14:textId="77777777" w:rsidTr="00B6559F">
        <w:tc>
          <w:tcPr>
            <w:tcW w:w="8188" w:type="dxa"/>
            <w:gridSpan w:val="2"/>
            <w:shd w:val="clear" w:color="auto" w:fill="auto"/>
          </w:tcPr>
          <w:p w14:paraId="3B399326" w14:textId="77777777" w:rsidR="00DD376B" w:rsidRPr="00767E58" w:rsidRDefault="00DD376B" w:rsidP="00B6559F">
            <w:pPr>
              <w:rPr>
                <w:b/>
              </w:rPr>
            </w:pPr>
            <w:r w:rsidRPr="00767E58">
              <w:rPr>
                <w:b/>
              </w:rPr>
              <w:t>Berichttype:</w:t>
            </w:r>
            <w:r w:rsidRPr="00767E58">
              <w:t xml:space="preserve"> </w:t>
            </w:r>
            <w:r>
              <w:t>aoaLa01</w:t>
            </w:r>
          </w:p>
        </w:tc>
        <w:tc>
          <w:tcPr>
            <w:tcW w:w="851" w:type="dxa"/>
            <w:shd w:val="clear" w:color="auto" w:fill="auto"/>
          </w:tcPr>
          <w:p w14:paraId="2ACED9C5" w14:textId="77777777" w:rsidR="00DD376B" w:rsidRPr="00767E58" w:rsidRDefault="00DD376B" w:rsidP="00B6559F">
            <w:pPr>
              <w:rPr>
                <w:b/>
              </w:rPr>
            </w:pPr>
          </w:p>
        </w:tc>
      </w:tr>
      <w:tr w:rsidR="00DD376B" w:rsidRPr="00D66655" w14:paraId="65AAFED1" w14:textId="77777777" w:rsidTr="00B6559F">
        <w:tc>
          <w:tcPr>
            <w:tcW w:w="5070" w:type="dxa"/>
            <w:shd w:val="clear" w:color="auto" w:fill="auto"/>
          </w:tcPr>
          <w:p w14:paraId="7A3E8DB9" w14:textId="77777777" w:rsidR="00DD376B" w:rsidRPr="00767E58" w:rsidRDefault="00DD376B" w:rsidP="00B6559F">
            <w:pPr>
              <w:rPr>
                <w:b/>
              </w:rPr>
            </w:pPr>
            <w:r w:rsidRPr="00767E58">
              <w:rPr>
                <w:b/>
              </w:rPr>
              <w:t>StUF-elementen</w:t>
            </w:r>
          </w:p>
        </w:tc>
        <w:tc>
          <w:tcPr>
            <w:tcW w:w="3118" w:type="dxa"/>
            <w:shd w:val="clear" w:color="auto" w:fill="auto"/>
          </w:tcPr>
          <w:p w14:paraId="4CCFDD81" w14:textId="77777777" w:rsidR="00DD376B" w:rsidRPr="00767E58" w:rsidRDefault="00DD376B" w:rsidP="00B6559F">
            <w:pPr>
              <w:rPr>
                <w:b/>
              </w:rPr>
            </w:pPr>
          </w:p>
        </w:tc>
        <w:tc>
          <w:tcPr>
            <w:tcW w:w="851" w:type="dxa"/>
            <w:shd w:val="clear" w:color="auto" w:fill="auto"/>
          </w:tcPr>
          <w:p w14:paraId="5D717BE6" w14:textId="6CB8DCE4" w:rsidR="00DD376B" w:rsidRPr="00D66655" w:rsidRDefault="00DD376B" w:rsidP="00B6559F"/>
        </w:tc>
      </w:tr>
      <w:tr w:rsidR="00DD376B" w:rsidRPr="00573B46" w14:paraId="1A069969" w14:textId="77777777" w:rsidTr="00B6559F">
        <w:tc>
          <w:tcPr>
            <w:tcW w:w="5070" w:type="dxa"/>
            <w:shd w:val="clear" w:color="auto" w:fill="auto"/>
          </w:tcPr>
          <w:p w14:paraId="6BFE9714" w14:textId="77777777" w:rsidR="00DD376B" w:rsidRPr="00960B0D" w:rsidRDefault="00DD376B" w:rsidP="00B6559F">
            <w:pPr>
              <w:rPr>
                <w:b/>
              </w:rPr>
            </w:pPr>
            <w:r w:rsidRPr="00960B0D">
              <w:rPr>
                <w:b/>
              </w:rPr>
              <w:t>Melding</w:t>
            </w:r>
          </w:p>
        </w:tc>
        <w:tc>
          <w:tcPr>
            <w:tcW w:w="3118" w:type="dxa"/>
            <w:shd w:val="clear" w:color="auto" w:fill="auto"/>
          </w:tcPr>
          <w:p w14:paraId="20F6BD79" w14:textId="77777777" w:rsidR="00DD376B" w:rsidRPr="00573B46" w:rsidRDefault="00DD376B" w:rsidP="00B6559F">
            <w:pPr>
              <w:pStyle w:val="Geenafstand"/>
            </w:pPr>
          </w:p>
        </w:tc>
        <w:tc>
          <w:tcPr>
            <w:tcW w:w="851" w:type="dxa"/>
            <w:shd w:val="clear" w:color="auto" w:fill="auto"/>
          </w:tcPr>
          <w:p w14:paraId="34CF9151" w14:textId="77777777" w:rsidR="00DD376B" w:rsidRPr="00573B46" w:rsidRDefault="00DD376B" w:rsidP="00B6559F">
            <w:pPr>
              <w:pStyle w:val="Geenafstand"/>
            </w:pPr>
          </w:p>
        </w:tc>
      </w:tr>
      <w:tr w:rsidR="00DD376B" w:rsidRPr="00573B46" w14:paraId="05696231" w14:textId="77777777" w:rsidTr="00B6559F">
        <w:tc>
          <w:tcPr>
            <w:tcW w:w="5070" w:type="dxa"/>
            <w:shd w:val="clear" w:color="auto" w:fill="auto"/>
          </w:tcPr>
          <w:p w14:paraId="0A38017A" w14:textId="77777777" w:rsidR="00DD376B" w:rsidRPr="00573B46" w:rsidRDefault="00DD376B" w:rsidP="00B6559F">
            <w:r>
              <w:t>melding</w:t>
            </w:r>
          </w:p>
        </w:tc>
        <w:tc>
          <w:tcPr>
            <w:tcW w:w="3118" w:type="dxa"/>
            <w:shd w:val="clear" w:color="auto" w:fill="auto"/>
          </w:tcPr>
          <w:p w14:paraId="219D5EDE" w14:textId="77777777" w:rsidR="00DD376B" w:rsidRPr="00C45D14" w:rsidRDefault="00DD376B" w:rsidP="00B6559F">
            <w:pPr>
              <w:pStyle w:val="Geenafstand"/>
            </w:pPr>
            <w:r w:rsidRPr="00C45D14">
              <w:t>Vrije melding</w:t>
            </w:r>
          </w:p>
        </w:tc>
        <w:tc>
          <w:tcPr>
            <w:tcW w:w="851" w:type="dxa"/>
            <w:shd w:val="clear" w:color="auto" w:fill="auto"/>
          </w:tcPr>
          <w:p w14:paraId="2D4D314F" w14:textId="0EB1BFBA" w:rsidR="00DD376B" w:rsidRPr="00573B46" w:rsidRDefault="00DD376B" w:rsidP="00B6559F">
            <w:pPr>
              <w:pStyle w:val="Geenafstand"/>
            </w:pPr>
          </w:p>
        </w:tc>
      </w:tr>
      <w:tr w:rsidR="00DD376B" w:rsidRPr="00573B46" w14:paraId="6FE340AD" w14:textId="77777777" w:rsidTr="00B6559F">
        <w:tc>
          <w:tcPr>
            <w:tcW w:w="5070" w:type="dxa"/>
            <w:shd w:val="clear" w:color="auto" w:fill="auto"/>
          </w:tcPr>
          <w:p w14:paraId="36E8B802" w14:textId="77777777" w:rsidR="00DD376B" w:rsidRDefault="00DD376B" w:rsidP="00B6559F">
            <w:pPr>
              <w:rPr>
                <w:i/>
              </w:rPr>
            </w:pPr>
            <w:r w:rsidRPr="00767E58">
              <w:rPr>
                <w:b/>
              </w:rPr>
              <w:t>StUF-</w:t>
            </w:r>
            <w:r>
              <w:rPr>
                <w:b/>
              </w:rPr>
              <w:t xml:space="preserve">BG </w:t>
            </w:r>
            <w:r w:rsidRPr="00767E58">
              <w:rPr>
                <w:b/>
              </w:rPr>
              <w:t>elementen</w:t>
            </w:r>
          </w:p>
        </w:tc>
        <w:tc>
          <w:tcPr>
            <w:tcW w:w="3118" w:type="dxa"/>
            <w:shd w:val="clear" w:color="auto" w:fill="auto"/>
          </w:tcPr>
          <w:p w14:paraId="18E80623" w14:textId="77777777" w:rsidR="00DD376B" w:rsidRPr="00C45D14" w:rsidRDefault="00DD376B" w:rsidP="00B6559F">
            <w:pPr>
              <w:pStyle w:val="Geenafstand"/>
            </w:pPr>
          </w:p>
        </w:tc>
        <w:tc>
          <w:tcPr>
            <w:tcW w:w="851" w:type="dxa"/>
            <w:shd w:val="clear" w:color="auto" w:fill="auto"/>
          </w:tcPr>
          <w:p w14:paraId="1840254A" w14:textId="77777777" w:rsidR="00DD376B" w:rsidRDefault="00DD376B" w:rsidP="00B6559F">
            <w:pPr>
              <w:pStyle w:val="Geenafstand"/>
            </w:pPr>
          </w:p>
        </w:tc>
      </w:tr>
      <w:tr w:rsidR="00DD376B" w:rsidRPr="00573B46" w14:paraId="641ECDC4" w14:textId="77777777" w:rsidTr="00B6559F">
        <w:tc>
          <w:tcPr>
            <w:tcW w:w="5070" w:type="dxa"/>
            <w:shd w:val="clear" w:color="auto" w:fill="auto"/>
          </w:tcPr>
          <w:p w14:paraId="7C3520E9" w14:textId="77777777" w:rsidR="00DD376B" w:rsidRPr="00573B46" w:rsidRDefault="00DD376B" w:rsidP="00B6559F">
            <w:r>
              <w:rPr>
                <w:i/>
              </w:rPr>
              <w:lastRenderedPageBreak/>
              <w:t>Object = adresseerbaarObjectAanduiding (AOA)</w:t>
            </w:r>
          </w:p>
        </w:tc>
        <w:tc>
          <w:tcPr>
            <w:tcW w:w="3118" w:type="dxa"/>
            <w:shd w:val="clear" w:color="auto" w:fill="auto"/>
          </w:tcPr>
          <w:p w14:paraId="1D3C726C" w14:textId="77777777" w:rsidR="00DD376B" w:rsidRPr="00C45D14" w:rsidRDefault="00DD376B" w:rsidP="00B6559F">
            <w:pPr>
              <w:pStyle w:val="Geenafstand"/>
            </w:pPr>
          </w:p>
        </w:tc>
        <w:tc>
          <w:tcPr>
            <w:tcW w:w="851" w:type="dxa"/>
            <w:shd w:val="clear" w:color="auto" w:fill="auto"/>
          </w:tcPr>
          <w:p w14:paraId="32FE62BD" w14:textId="5414FD17" w:rsidR="00DD376B" w:rsidRPr="00573B46" w:rsidRDefault="00DD376B" w:rsidP="00B6559F">
            <w:pPr>
              <w:pStyle w:val="Geenafstand"/>
            </w:pPr>
          </w:p>
        </w:tc>
      </w:tr>
      <w:tr w:rsidR="00DD376B" w:rsidRPr="00767E58" w14:paraId="524377FD" w14:textId="77777777" w:rsidTr="00B6559F">
        <w:tc>
          <w:tcPr>
            <w:tcW w:w="5070" w:type="dxa"/>
            <w:tcBorders>
              <w:top w:val="single" w:sz="4" w:space="0" w:color="auto"/>
              <w:left w:val="single" w:sz="4" w:space="0" w:color="auto"/>
              <w:bottom w:val="single" w:sz="4" w:space="0" w:color="auto"/>
              <w:right w:val="single" w:sz="4" w:space="0" w:color="auto"/>
            </w:tcBorders>
            <w:shd w:val="clear" w:color="auto" w:fill="auto"/>
          </w:tcPr>
          <w:p w14:paraId="0CC8C1A1" w14:textId="77777777" w:rsidR="00DD376B" w:rsidRPr="00375A65" w:rsidRDefault="00DD376B" w:rsidP="00B6559F">
            <w:pPr>
              <w:tabs>
                <w:tab w:val="left" w:pos="284"/>
                <w:tab w:val="left" w:pos="567"/>
                <w:tab w:val="left" w:pos="851"/>
                <w:tab w:val="left" w:pos="1134"/>
                <w:tab w:val="left" w:pos="1418"/>
                <w:tab w:val="left" w:pos="2268"/>
                <w:tab w:val="left" w:pos="3119"/>
                <w:tab w:val="left" w:pos="3969"/>
                <w:tab w:val="center" w:pos="4153"/>
                <w:tab w:val="left" w:pos="4820"/>
                <w:tab w:val="left" w:pos="5670"/>
                <w:tab w:val="left" w:pos="6521"/>
                <w:tab w:val="left" w:pos="7371"/>
                <w:tab w:val="right" w:pos="8306"/>
              </w:tabs>
            </w:pPr>
            <w:r w:rsidRPr="00375A65">
              <w:t>antwoord.object.identificatie</w:t>
            </w:r>
          </w:p>
        </w:tc>
        <w:tc>
          <w:tcPr>
            <w:tcW w:w="3118" w:type="dxa"/>
            <w:tcBorders>
              <w:top w:val="single" w:sz="4" w:space="0" w:color="auto"/>
              <w:left w:val="single" w:sz="4" w:space="0" w:color="auto"/>
              <w:bottom w:val="single" w:sz="4" w:space="0" w:color="auto"/>
              <w:right w:val="single" w:sz="4" w:space="0" w:color="auto"/>
            </w:tcBorders>
            <w:shd w:val="clear" w:color="auto" w:fill="auto"/>
          </w:tcPr>
          <w:p w14:paraId="0CB906C6" w14:textId="77777777" w:rsidR="00DD376B" w:rsidRPr="00C45D14" w:rsidRDefault="00DD376B" w:rsidP="00B6559F">
            <w:pPr>
              <w:pStyle w:val="Geenafstand"/>
            </w:pPr>
            <w:r w:rsidRPr="00C45D14">
              <w:t>BAG-ID</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457FC5" w14:textId="77777777" w:rsidR="00DD376B" w:rsidRPr="00767E58" w:rsidRDefault="00DD376B" w:rsidP="00B6559F">
            <w:pPr>
              <w:pStyle w:val="Geenafstand"/>
            </w:pPr>
          </w:p>
        </w:tc>
      </w:tr>
      <w:tr w:rsidR="00DD376B" w:rsidRPr="00767E58" w14:paraId="1A94B8C8" w14:textId="77777777" w:rsidTr="00B6559F">
        <w:tblPrEx>
          <w:tblBorders>
            <w:right w:val="none" w:sz="0" w:space="0" w:color="auto"/>
          </w:tblBorders>
        </w:tblPrEx>
        <w:tc>
          <w:tcPr>
            <w:tcW w:w="5070" w:type="dxa"/>
          </w:tcPr>
          <w:p w14:paraId="015F136F" w14:textId="77777777" w:rsidR="00DD376B" w:rsidRPr="00767E58" w:rsidRDefault="00DD376B" w:rsidP="00B6559F">
            <w:r>
              <w:t>antwoord.object.authentiek</w:t>
            </w:r>
          </w:p>
        </w:tc>
        <w:tc>
          <w:tcPr>
            <w:tcW w:w="3118" w:type="dxa"/>
          </w:tcPr>
          <w:p w14:paraId="377939BB" w14:textId="77777777" w:rsidR="00DD376B" w:rsidRPr="00C45D14" w:rsidRDefault="00DD376B" w:rsidP="00B6559F">
            <w:pPr>
              <w:pStyle w:val="Geenafstand"/>
            </w:pPr>
            <w:r w:rsidRPr="00C45D14">
              <w:t>Authentiek J/N</w:t>
            </w:r>
          </w:p>
        </w:tc>
        <w:tc>
          <w:tcPr>
            <w:tcW w:w="851" w:type="dxa"/>
            <w:tcBorders>
              <w:right w:val="single" w:sz="4" w:space="0" w:color="auto"/>
            </w:tcBorders>
          </w:tcPr>
          <w:p w14:paraId="40A87B73" w14:textId="5752D5B3" w:rsidR="00DD376B" w:rsidRPr="00767E58" w:rsidRDefault="00DD376B" w:rsidP="00B6559F">
            <w:pPr>
              <w:pStyle w:val="Geenafstand"/>
            </w:pPr>
          </w:p>
        </w:tc>
      </w:tr>
      <w:tr w:rsidR="00DD376B" w:rsidRPr="00767E58" w14:paraId="4A5F7963" w14:textId="77777777" w:rsidTr="00B6559F">
        <w:tblPrEx>
          <w:tblBorders>
            <w:right w:val="none" w:sz="0" w:space="0" w:color="auto"/>
          </w:tblBorders>
        </w:tblPrEx>
        <w:tc>
          <w:tcPr>
            <w:tcW w:w="5070" w:type="dxa"/>
          </w:tcPr>
          <w:p w14:paraId="56818781" w14:textId="77777777" w:rsidR="00DD376B" w:rsidRPr="00767E58" w:rsidRDefault="00DD376B" w:rsidP="00B6559F">
            <w:r>
              <w:t>antwoord.object.typering</w:t>
            </w:r>
          </w:p>
        </w:tc>
        <w:tc>
          <w:tcPr>
            <w:tcW w:w="3118" w:type="dxa"/>
          </w:tcPr>
          <w:p w14:paraId="42383834" w14:textId="77777777" w:rsidR="00DD376B" w:rsidRPr="00C45D14" w:rsidRDefault="00DD376B" w:rsidP="00B6559F">
            <w:pPr>
              <w:pStyle w:val="Geenafstand"/>
            </w:pPr>
            <w:r w:rsidRPr="00C45D14">
              <w:t>Type adresseerbaar object</w:t>
            </w:r>
          </w:p>
        </w:tc>
        <w:tc>
          <w:tcPr>
            <w:tcW w:w="851" w:type="dxa"/>
            <w:tcBorders>
              <w:right w:val="single" w:sz="4" w:space="0" w:color="auto"/>
            </w:tcBorders>
          </w:tcPr>
          <w:p w14:paraId="01D102A7" w14:textId="77777777" w:rsidR="00DD376B" w:rsidRPr="00767E58" w:rsidRDefault="00DD376B" w:rsidP="00B6559F">
            <w:pPr>
              <w:pStyle w:val="Geenafstand"/>
            </w:pPr>
          </w:p>
        </w:tc>
      </w:tr>
      <w:tr w:rsidR="00DD376B" w:rsidRPr="00767E58" w14:paraId="5D88E42B"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4BC0B810" w14:textId="77777777" w:rsidR="00DD376B" w:rsidRPr="00767E58" w:rsidRDefault="00DD376B" w:rsidP="00B6559F">
            <w:r>
              <w:t>antwoord.object.wpl.identificatie</w:t>
            </w:r>
          </w:p>
        </w:tc>
        <w:tc>
          <w:tcPr>
            <w:tcW w:w="3118" w:type="dxa"/>
            <w:tcBorders>
              <w:top w:val="single" w:sz="4" w:space="0" w:color="auto"/>
              <w:left w:val="single" w:sz="4" w:space="0" w:color="auto"/>
              <w:bottom w:val="single" w:sz="4" w:space="0" w:color="auto"/>
              <w:right w:val="single" w:sz="4" w:space="0" w:color="auto"/>
            </w:tcBorders>
          </w:tcPr>
          <w:p w14:paraId="3B621A46" w14:textId="77777777" w:rsidR="00DD376B" w:rsidRPr="00C45D14" w:rsidRDefault="00DD376B" w:rsidP="00B6559F">
            <w:pPr>
              <w:pStyle w:val="Geenafstand"/>
            </w:pPr>
            <w:r w:rsidRPr="00C45D14">
              <w:t>BAG-ID Woonplaats</w:t>
            </w:r>
          </w:p>
        </w:tc>
        <w:tc>
          <w:tcPr>
            <w:tcW w:w="851" w:type="dxa"/>
            <w:tcBorders>
              <w:top w:val="single" w:sz="4" w:space="0" w:color="auto"/>
              <w:left w:val="single" w:sz="4" w:space="0" w:color="auto"/>
              <w:bottom w:val="single" w:sz="4" w:space="0" w:color="auto"/>
              <w:right w:val="single" w:sz="4" w:space="0" w:color="auto"/>
            </w:tcBorders>
          </w:tcPr>
          <w:p w14:paraId="3D96CED0" w14:textId="77777777" w:rsidR="00DD376B" w:rsidRPr="00767E58" w:rsidRDefault="00DD376B" w:rsidP="00B6559F">
            <w:pPr>
              <w:pStyle w:val="Geenafstand"/>
            </w:pPr>
          </w:p>
        </w:tc>
      </w:tr>
      <w:tr w:rsidR="00DD376B" w:rsidRPr="00767E58" w14:paraId="5D384D09"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67A620F5" w14:textId="77777777" w:rsidR="00DD376B" w:rsidRPr="00767E58" w:rsidRDefault="00DD376B" w:rsidP="00B6559F">
            <w:r>
              <w:t>antwoord.object.wpl.woonplaatsNaam</w:t>
            </w:r>
          </w:p>
        </w:tc>
        <w:tc>
          <w:tcPr>
            <w:tcW w:w="3118" w:type="dxa"/>
            <w:tcBorders>
              <w:top w:val="single" w:sz="4" w:space="0" w:color="auto"/>
              <w:left w:val="single" w:sz="4" w:space="0" w:color="auto"/>
              <w:bottom w:val="single" w:sz="4" w:space="0" w:color="auto"/>
              <w:right w:val="single" w:sz="4" w:space="0" w:color="auto"/>
            </w:tcBorders>
          </w:tcPr>
          <w:p w14:paraId="6B4B40F3" w14:textId="77777777" w:rsidR="00DD376B" w:rsidRPr="00C45D14" w:rsidRDefault="00DD376B" w:rsidP="00B6559F">
            <w:pPr>
              <w:pStyle w:val="Geenafstand"/>
            </w:pPr>
            <w:r w:rsidRPr="00C45D14">
              <w:t>Woonplaats naam</w:t>
            </w:r>
          </w:p>
        </w:tc>
        <w:tc>
          <w:tcPr>
            <w:tcW w:w="851" w:type="dxa"/>
            <w:tcBorders>
              <w:top w:val="single" w:sz="4" w:space="0" w:color="auto"/>
              <w:left w:val="single" w:sz="4" w:space="0" w:color="auto"/>
              <w:bottom w:val="single" w:sz="4" w:space="0" w:color="auto"/>
              <w:right w:val="single" w:sz="4" w:space="0" w:color="auto"/>
            </w:tcBorders>
          </w:tcPr>
          <w:p w14:paraId="4107A456" w14:textId="77777777" w:rsidR="00DD376B" w:rsidRPr="00767E58" w:rsidRDefault="00DD376B" w:rsidP="00B6559F">
            <w:pPr>
              <w:pStyle w:val="Geenafstand"/>
            </w:pPr>
          </w:p>
        </w:tc>
      </w:tr>
      <w:tr w:rsidR="00F624DC" w:rsidRPr="00767E58" w14:paraId="491ED961"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53CAE494" w14:textId="3F8643C4" w:rsidR="00F624DC" w:rsidRDefault="00F624DC" w:rsidP="00B6559F">
            <w:r>
              <w:t>antwoord.object.opr.identificatie</w:t>
            </w:r>
          </w:p>
        </w:tc>
        <w:tc>
          <w:tcPr>
            <w:tcW w:w="3118" w:type="dxa"/>
            <w:tcBorders>
              <w:top w:val="single" w:sz="4" w:space="0" w:color="auto"/>
              <w:left w:val="single" w:sz="4" w:space="0" w:color="auto"/>
              <w:bottom w:val="single" w:sz="4" w:space="0" w:color="auto"/>
              <w:right w:val="single" w:sz="4" w:space="0" w:color="auto"/>
            </w:tcBorders>
          </w:tcPr>
          <w:p w14:paraId="29AFEF9D" w14:textId="1A98D3A0" w:rsidR="00F624DC" w:rsidRPr="00C45D14" w:rsidRDefault="00F624DC" w:rsidP="00B6559F">
            <w:pPr>
              <w:pStyle w:val="Geenafstand"/>
            </w:pPr>
            <w:r w:rsidRPr="00C45D14">
              <w:t>Identificatie openbare ruimte</w:t>
            </w:r>
          </w:p>
        </w:tc>
        <w:tc>
          <w:tcPr>
            <w:tcW w:w="851" w:type="dxa"/>
            <w:tcBorders>
              <w:top w:val="single" w:sz="4" w:space="0" w:color="auto"/>
              <w:left w:val="single" w:sz="4" w:space="0" w:color="auto"/>
              <w:bottom w:val="single" w:sz="4" w:space="0" w:color="auto"/>
              <w:right w:val="single" w:sz="4" w:space="0" w:color="auto"/>
            </w:tcBorders>
          </w:tcPr>
          <w:p w14:paraId="5D881873" w14:textId="77777777" w:rsidR="00F624DC" w:rsidRPr="00767E58" w:rsidRDefault="00F624DC" w:rsidP="00B6559F">
            <w:pPr>
              <w:pStyle w:val="Geenafstand"/>
            </w:pPr>
          </w:p>
        </w:tc>
      </w:tr>
      <w:tr w:rsidR="00DD376B" w:rsidRPr="00767E58" w14:paraId="72C5D547"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53F02B49" w14:textId="77777777" w:rsidR="00DD376B" w:rsidRPr="00767E58" w:rsidRDefault="00DD376B" w:rsidP="00B6559F">
            <w:r>
              <w:t>antwoord.object.gor.openbareRuimteNaam</w:t>
            </w:r>
          </w:p>
        </w:tc>
        <w:tc>
          <w:tcPr>
            <w:tcW w:w="3118" w:type="dxa"/>
            <w:tcBorders>
              <w:top w:val="single" w:sz="4" w:space="0" w:color="auto"/>
              <w:left w:val="single" w:sz="4" w:space="0" w:color="auto"/>
              <w:bottom w:val="single" w:sz="4" w:space="0" w:color="auto"/>
              <w:right w:val="single" w:sz="4" w:space="0" w:color="auto"/>
            </w:tcBorders>
          </w:tcPr>
          <w:p w14:paraId="232085EB" w14:textId="77777777" w:rsidR="00DD376B" w:rsidRPr="00C45D14" w:rsidRDefault="00DD376B" w:rsidP="00B6559F">
            <w:pPr>
              <w:pStyle w:val="Geenafstand"/>
            </w:pPr>
            <w:r w:rsidRPr="00C45D14">
              <w:t>Openbare ruimte naam</w:t>
            </w:r>
          </w:p>
        </w:tc>
        <w:tc>
          <w:tcPr>
            <w:tcW w:w="851" w:type="dxa"/>
            <w:tcBorders>
              <w:top w:val="single" w:sz="4" w:space="0" w:color="auto"/>
              <w:left w:val="single" w:sz="4" w:space="0" w:color="auto"/>
              <w:bottom w:val="single" w:sz="4" w:space="0" w:color="auto"/>
              <w:right w:val="single" w:sz="4" w:space="0" w:color="auto"/>
            </w:tcBorders>
          </w:tcPr>
          <w:p w14:paraId="6DBC7AF4" w14:textId="77777777" w:rsidR="00DD376B" w:rsidRPr="00767E58" w:rsidRDefault="00DD376B" w:rsidP="00B6559F">
            <w:pPr>
              <w:pStyle w:val="Geenafstand"/>
            </w:pPr>
          </w:p>
        </w:tc>
      </w:tr>
      <w:tr w:rsidR="00DD376B" w:rsidRPr="00767E58" w14:paraId="3E4E2D8D" w14:textId="77777777" w:rsidTr="00B6559F">
        <w:tblPrEx>
          <w:tblBorders>
            <w:right w:val="none" w:sz="0" w:space="0" w:color="auto"/>
          </w:tblBorders>
        </w:tblPrEx>
        <w:tc>
          <w:tcPr>
            <w:tcW w:w="5070" w:type="dxa"/>
          </w:tcPr>
          <w:p w14:paraId="2A9401B3" w14:textId="77777777" w:rsidR="00DD376B" w:rsidRPr="00767E58" w:rsidRDefault="00DD376B" w:rsidP="00B6559F">
            <w:r>
              <w:t>antwoord.object.huisnummer</w:t>
            </w:r>
          </w:p>
        </w:tc>
        <w:tc>
          <w:tcPr>
            <w:tcW w:w="3118" w:type="dxa"/>
          </w:tcPr>
          <w:p w14:paraId="0B120214" w14:textId="77777777" w:rsidR="00DD376B" w:rsidRPr="00C45D14" w:rsidRDefault="00DD376B" w:rsidP="00B6559F">
            <w:pPr>
              <w:pStyle w:val="Geenafstand"/>
            </w:pPr>
            <w:r w:rsidRPr="00C45D14">
              <w:t>Huisnummer</w:t>
            </w:r>
          </w:p>
        </w:tc>
        <w:tc>
          <w:tcPr>
            <w:tcW w:w="851" w:type="dxa"/>
            <w:tcBorders>
              <w:right w:val="single" w:sz="4" w:space="0" w:color="auto"/>
            </w:tcBorders>
          </w:tcPr>
          <w:p w14:paraId="4CE668C5" w14:textId="77777777" w:rsidR="00DD376B" w:rsidRPr="00767E58" w:rsidRDefault="00DD376B" w:rsidP="00B6559F">
            <w:pPr>
              <w:pStyle w:val="Geenafstand"/>
            </w:pPr>
          </w:p>
        </w:tc>
      </w:tr>
      <w:tr w:rsidR="00DD376B" w:rsidRPr="00767E58" w14:paraId="70824EDC" w14:textId="77777777" w:rsidTr="00B6559F">
        <w:tblPrEx>
          <w:tblBorders>
            <w:right w:val="none" w:sz="0" w:space="0" w:color="auto"/>
          </w:tblBorders>
        </w:tblPrEx>
        <w:tc>
          <w:tcPr>
            <w:tcW w:w="5070" w:type="dxa"/>
          </w:tcPr>
          <w:p w14:paraId="583647D9" w14:textId="77777777" w:rsidR="00DD376B" w:rsidRPr="00767E58" w:rsidRDefault="00DD376B" w:rsidP="00B6559F">
            <w:r>
              <w:t>antwoord.object.huisletter</w:t>
            </w:r>
          </w:p>
        </w:tc>
        <w:tc>
          <w:tcPr>
            <w:tcW w:w="3118" w:type="dxa"/>
          </w:tcPr>
          <w:p w14:paraId="356F3091" w14:textId="77777777" w:rsidR="00DD376B" w:rsidRPr="00C45D14" w:rsidRDefault="00DD376B" w:rsidP="00B6559F">
            <w:pPr>
              <w:pStyle w:val="Geenafstand"/>
            </w:pPr>
            <w:r w:rsidRPr="00C45D14">
              <w:t>Huisletter</w:t>
            </w:r>
          </w:p>
        </w:tc>
        <w:tc>
          <w:tcPr>
            <w:tcW w:w="851" w:type="dxa"/>
            <w:tcBorders>
              <w:right w:val="single" w:sz="4" w:space="0" w:color="auto"/>
            </w:tcBorders>
          </w:tcPr>
          <w:p w14:paraId="05A6F143" w14:textId="77777777" w:rsidR="00DD376B" w:rsidRPr="00767E58" w:rsidRDefault="00DD376B" w:rsidP="00B6559F">
            <w:pPr>
              <w:pStyle w:val="Geenafstand"/>
            </w:pPr>
          </w:p>
        </w:tc>
      </w:tr>
      <w:tr w:rsidR="00DD376B" w:rsidRPr="00767E58" w14:paraId="275AE841" w14:textId="77777777" w:rsidTr="00B6559F">
        <w:tblPrEx>
          <w:tblBorders>
            <w:right w:val="none" w:sz="0" w:space="0" w:color="auto"/>
          </w:tblBorders>
        </w:tblPrEx>
        <w:tc>
          <w:tcPr>
            <w:tcW w:w="5070" w:type="dxa"/>
          </w:tcPr>
          <w:p w14:paraId="52183E9D" w14:textId="77777777" w:rsidR="00DD376B" w:rsidRPr="00767E58" w:rsidRDefault="00DD376B" w:rsidP="00B6559F">
            <w:r>
              <w:t>antwoord.object.huisnummertoevoeging</w:t>
            </w:r>
          </w:p>
        </w:tc>
        <w:tc>
          <w:tcPr>
            <w:tcW w:w="3118" w:type="dxa"/>
          </w:tcPr>
          <w:p w14:paraId="0726EE12" w14:textId="77777777" w:rsidR="00DD376B" w:rsidRPr="00C45D14" w:rsidRDefault="00DD376B" w:rsidP="00B6559F">
            <w:pPr>
              <w:pStyle w:val="Geenafstand"/>
            </w:pPr>
            <w:r w:rsidRPr="00C45D14">
              <w:t>Huisnummertoevoeging</w:t>
            </w:r>
          </w:p>
        </w:tc>
        <w:tc>
          <w:tcPr>
            <w:tcW w:w="851" w:type="dxa"/>
            <w:tcBorders>
              <w:right w:val="single" w:sz="4" w:space="0" w:color="auto"/>
            </w:tcBorders>
          </w:tcPr>
          <w:p w14:paraId="7B87E4A1" w14:textId="77777777" w:rsidR="00DD376B" w:rsidRPr="00767E58" w:rsidRDefault="00DD376B" w:rsidP="00B6559F">
            <w:pPr>
              <w:pStyle w:val="Geenafstand"/>
            </w:pPr>
          </w:p>
        </w:tc>
      </w:tr>
      <w:tr w:rsidR="00DD376B" w:rsidRPr="00767E58" w14:paraId="17A9F327"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658CD184" w14:textId="77777777" w:rsidR="00DD376B" w:rsidRPr="00767E58" w:rsidRDefault="00DD376B" w:rsidP="00B6559F">
            <w:r>
              <w:t>antwoord.object.postcode</w:t>
            </w:r>
          </w:p>
        </w:tc>
        <w:tc>
          <w:tcPr>
            <w:tcW w:w="3118" w:type="dxa"/>
            <w:tcBorders>
              <w:top w:val="single" w:sz="4" w:space="0" w:color="auto"/>
              <w:left w:val="single" w:sz="4" w:space="0" w:color="auto"/>
              <w:bottom w:val="single" w:sz="4" w:space="0" w:color="auto"/>
              <w:right w:val="single" w:sz="4" w:space="0" w:color="auto"/>
            </w:tcBorders>
          </w:tcPr>
          <w:p w14:paraId="664E8EDD" w14:textId="77777777" w:rsidR="00DD376B" w:rsidRPr="00C45D14" w:rsidRDefault="00DD376B" w:rsidP="00B6559F">
            <w:pPr>
              <w:pStyle w:val="Geenafstand"/>
            </w:pPr>
            <w:r w:rsidRPr="00C45D14">
              <w:t>Postcode</w:t>
            </w:r>
          </w:p>
        </w:tc>
        <w:tc>
          <w:tcPr>
            <w:tcW w:w="851" w:type="dxa"/>
            <w:tcBorders>
              <w:top w:val="single" w:sz="4" w:space="0" w:color="auto"/>
              <w:left w:val="single" w:sz="4" w:space="0" w:color="auto"/>
              <w:bottom w:val="single" w:sz="4" w:space="0" w:color="auto"/>
              <w:right w:val="single" w:sz="4" w:space="0" w:color="auto"/>
            </w:tcBorders>
          </w:tcPr>
          <w:p w14:paraId="6ECBB349" w14:textId="77777777" w:rsidR="00DD376B" w:rsidRPr="00767E58" w:rsidRDefault="00DD376B" w:rsidP="00B6559F">
            <w:pPr>
              <w:pStyle w:val="Geenafstand"/>
            </w:pPr>
          </w:p>
        </w:tc>
      </w:tr>
      <w:tr w:rsidR="00F624DC" w:rsidRPr="00767E58" w14:paraId="6510A860"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5B229ABA" w14:textId="4B185FFD" w:rsidR="00F624DC" w:rsidRDefault="00F624DC" w:rsidP="00B6559F">
            <w:r>
              <w:t>antwoord.object.num.indicatieHoofdadres</w:t>
            </w:r>
          </w:p>
        </w:tc>
        <w:tc>
          <w:tcPr>
            <w:tcW w:w="3118" w:type="dxa"/>
            <w:tcBorders>
              <w:top w:val="single" w:sz="4" w:space="0" w:color="auto"/>
              <w:left w:val="single" w:sz="4" w:space="0" w:color="auto"/>
              <w:bottom w:val="single" w:sz="4" w:space="0" w:color="auto"/>
              <w:right w:val="single" w:sz="4" w:space="0" w:color="auto"/>
            </w:tcBorders>
          </w:tcPr>
          <w:p w14:paraId="5996CA34" w14:textId="01274315" w:rsidR="00F624DC" w:rsidRPr="00C45D14" w:rsidRDefault="00F624DC" w:rsidP="00B6559F">
            <w:pPr>
              <w:pStyle w:val="Geenafstand"/>
            </w:pPr>
            <w:r w:rsidRPr="00C45D14">
              <w:t>Indicatie Hoofdadres</w:t>
            </w:r>
          </w:p>
        </w:tc>
        <w:tc>
          <w:tcPr>
            <w:tcW w:w="851" w:type="dxa"/>
            <w:tcBorders>
              <w:top w:val="single" w:sz="4" w:space="0" w:color="auto"/>
              <w:left w:val="single" w:sz="4" w:space="0" w:color="auto"/>
              <w:bottom w:val="single" w:sz="4" w:space="0" w:color="auto"/>
              <w:right w:val="single" w:sz="4" w:space="0" w:color="auto"/>
            </w:tcBorders>
          </w:tcPr>
          <w:p w14:paraId="08D817AB" w14:textId="77777777" w:rsidR="00F624DC" w:rsidRPr="00767E58" w:rsidRDefault="00F624DC" w:rsidP="00B6559F">
            <w:pPr>
              <w:pStyle w:val="Geenafstand"/>
            </w:pPr>
          </w:p>
        </w:tc>
      </w:tr>
      <w:tr w:rsidR="00DD376B" w:rsidRPr="00767E58" w14:paraId="19D0B881"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6DE1EDEA" w14:textId="77777777" w:rsidR="00DD376B" w:rsidRPr="00767E58" w:rsidRDefault="00DD376B" w:rsidP="00B6559F">
            <w:r>
              <w:t>antwoord.object.num.status</w:t>
            </w:r>
          </w:p>
        </w:tc>
        <w:tc>
          <w:tcPr>
            <w:tcW w:w="3118" w:type="dxa"/>
            <w:tcBorders>
              <w:top w:val="single" w:sz="4" w:space="0" w:color="auto"/>
              <w:left w:val="single" w:sz="4" w:space="0" w:color="auto"/>
              <w:bottom w:val="single" w:sz="4" w:space="0" w:color="auto"/>
              <w:right w:val="single" w:sz="4" w:space="0" w:color="auto"/>
            </w:tcBorders>
          </w:tcPr>
          <w:p w14:paraId="0F71268B" w14:textId="77777777" w:rsidR="00DD376B" w:rsidRPr="00C45D14" w:rsidRDefault="00DD376B" w:rsidP="00B6559F">
            <w:pPr>
              <w:pStyle w:val="Geenafstand"/>
            </w:pPr>
            <w:r w:rsidRPr="00C45D14">
              <w:t>Status nummeraanduiding</w:t>
            </w:r>
          </w:p>
        </w:tc>
        <w:tc>
          <w:tcPr>
            <w:tcW w:w="851" w:type="dxa"/>
            <w:tcBorders>
              <w:top w:val="single" w:sz="4" w:space="0" w:color="auto"/>
              <w:left w:val="single" w:sz="4" w:space="0" w:color="auto"/>
              <w:bottom w:val="single" w:sz="4" w:space="0" w:color="auto"/>
              <w:right w:val="single" w:sz="4" w:space="0" w:color="auto"/>
            </w:tcBorders>
          </w:tcPr>
          <w:p w14:paraId="72AE0A5E" w14:textId="77777777" w:rsidR="00DD376B" w:rsidRPr="00767E58" w:rsidRDefault="00DD376B" w:rsidP="00B6559F">
            <w:pPr>
              <w:pStyle w:val="Geenafstand"/>
            </w:pPr>
          </w:p>
        </w:tc>
      </w:tr>
      <w:tr w:rsidR="00DD376B" w:rsidRPr="00767E58" w14:paraId="57F2A2E7" w14:textId="77777777" w:rsidTr="00B6559F">
        <w:tblPrEx>
          <w:tblBorders>
            <w:right w:val="none" w:sz="0" w:space="0" w:color="auto"/>
          </w:tblBorders>
        </w:tblPrEx>
        <w:tc>
          <w:tcPr>
            <w:tcW w:w="5070" w:type="dxa"/>
          </w:tcPr>
          <w:p w14:paraId="7742FD1C" w14:textId="77777777" w:rsidR="00DD376B" w:rsidRPr="00767E58" w:rsidRDefault="00DD376B" w:rsidP="00B6559F">
            <w:r>
              <w:t>antwoord.object.num.geconstateerd</w:t>
            </w:r>
          </w:p>
        </w:tc>
        <w:tc>
          <w:tcPr>
            <w:tcW w:w="3118" w:type="dxa"/>
          </w:tcPr>
          <w:p w14:paraId="5FF5099D" w14:textId="77777777" w:rsidR="00DD376B" w:rsidRPr="00C45D14" w:rsidRDefault="00DD376B" w:rsidP="00B6559F">
            <w:pPr>
              <w:pStyle w:val="Geenafstand"/>
            </w:pPr>
            <w:r w:rsidRPr="00C45D14">
              <w:t>Geconstateerd</w:t>
            </w:r>
          </w:p>
        </w:tc>
        <w:tc>
          <w:tcPr>
            <w:tcW w:w="851" w:type="dxa"/>
            <w:tcBorders>
              <w:right w:val="single" w:sz="4" w:space="0" w:color="auto"/>
            </w:tcBorders>
          </w:tcPr>
          <w:p w14:paraId="567EC259" w14:textId="77777777" w:rsidR="00DD376B" w:rsidRPr="00767E58" w:rsidRDefault="00DD376B" w:rsidP="00B6559F">
            <w:pPr>
              <w:pStyle w:val="Geenafstand"/>
            </w:pPr>
          </w:p>
        </w:tc>
      </w:tr>
      <w:tr w:rsidR="00DD376B" w:rsidRPr="00767E58" w14:paraId="087755D5"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12605834" w14:textId="77777777" w:rsidR="00DD376B" w:rsidRPr="00767E58" w:rsidRDefault="00DD376B" w:rsidP="00B6559F">
            <w:r>
              <w:t>antwoord.object.inOnderzoek</w:t>
            </w:r>
          </w:p>
        </w:tc>
        <w:tc>
          <w:tcPr>
            <w:tcW w:w="3118" w:type="dxa"/>
            <w:tcBorders>
              <w:top w:val="single" w:sz="4" w:space="0" w:color="auto"/>
              <w:left w:val="single" w:sz="4" w:space="0" w:color="auto"/>
              <w:bottom w:val="single" w:sz="4" w:space="0" w:color="auto"/>
              <w:right w:val="single" w:sz="4" w:space="0" w:color="auto"/>
            </w:tcBorders>
          </w:tcPr>
          <w:p w14:paraId="15248608" w14:textId="77777777" w:rsidR="00DD376B" w:rsidRPr="00C45D14" w:rsidRDefault="00DD376B" w:rsidP="00B6559F">
            <w:pPr>
              <w:pStyle w:val="Geenafstand"/>
            </w:pPr>
            <w:r w:rsidRPr="00C45D14">
              <w:t>Indicatie In Onderzoek</w:t>
            </w:r>
          </w:p>
        </w:tc>
        <w:tc>
          <w:tcPr>
            <w:tcW w:w="851" w:type="dxa"/>
            <w:tcBorders>
              <w:top w:val="single" w:sz="4" w:space="0" w:color="auto"/>
              <w:left w:val="single" w:sz="4" w:space="0" w:color="auto"/>
              <w:bottom w:val="single" w:sz="4" w:space="0" w:color="auto"/>
              <w:right w:val="single" w:sz="4" w:space="0" w:color="auto"/>
            </w:tcBorders>
          </w:tcPr>
          <w:p w14:paraId="35368ACB" w14:textId="77777777" w:rsidR="00DD376B" w:rsidRPr="00767E58" w:rsidRDefault="00DD376B" w:rsidP="00B6559F">
            <w:pPr>
              <w:pStyle w:val="Geenafstand"/>
            </w:pPr>
          </w:p>
        </w:tc>
      </w:tr>
      <w:tr w:rsidR="00DD376B" w:rsidRPr="00767E58" w14:paraId="1FAEBBAD" w14:textId="77777777" w:rsidTr="00B6559F">
        <w:tblPrEx>
          <w:tblBorders>
            <w:right w:val="none" w:sz="0" w:space="0" w:color="auto"/>
          </w:tblBorders>
        </w:tblPrEx>
        <w:tc>
          <w:tcPr>
            <w:tcW w:w="5070" w:type="dxa"/>
          </w:tcPr>
          <w:p w14:paraId="5B41120B" w14:textId="77777777" w:rsidR="00DD376B" w:rsidRPr="00767E58" w:rsidRDefault="00DD376B" w:rsidP="00B6559F">
            <w:r>
              <w:t>antwoord.object.bronDocument.identificatie</w:t>
            </w:r>
          </w:p>
        </w:tc>
        <w:tc>
          <w:tcPr>
            <w:tcW w:w="3118" w:type="dxa"/>
          </w:tcPr>
          <w:p w14:paraId="6A5E2149" w14:textId="77777777" w:rsidR="00DD376B" w:rsidRPr="00C45D14" w:rsidRDefault="00DD376B" w:rsidP="00B6559F">
            <w:pPr>
              <w:pStyle w:val="Geenafstand"/>
            </w:pPr>
            <w:r w:rsidRPr="00C45D14">
              <w:t>brondocument-identificatie</w:t>
            </w:r>
          </w:p>
        </w:tc>
        <w:tc>
          <w:tcPr>
            <w:tcW w:w="851" w:type="dxa"/>
            <w:tcBorders>
              <w:right w:val="single" w:sz="4" w:space="0" w:color="auto"/>
            </w:tcBorders>
          </w:tcPr>
          <w:p w14:paraId="382FDFF0" w14:textId="77777777" w:rsidR="00DD376B" w:rsidRPr="00767E58" w:rsidRDefault="00DD376B" w:rsidP="00B6559F">
            <w:pPr>
              <w:pStyle w:val="Geenafstand"/>
            </w:pPr>
          </w:p>
        </w:tc>
      </w:tr>
      <w:tr w:rsidR="00DD376B" w:rsidRPr="00767E58" w14:paraId="178CCE7E" w14:textId="77777777" w:rsidTr="00B6559F">
        <w:tblPrEx>
          <w:tblBorders>
            <w:right w:val="none" w:sz="0" w:space="0" w:color="auto"/>
          </w:tblBorders>
        </w:tblPrEx>
        <w:tc>
          <w:tcPr>
            <w:tcW w:w="5070" w:type="dxa"/>
          </w:tcPr>
          <w:p w14:paraId="0D62AC40" w14:textId="77777777" w:rsidR="00DD376B" w:rsidRPr="00767E58" w:rsidRDefault="00DD376B" w:rsidP="00B6559F">
            <w:r>
              <w:t>antwoord.object.bronDocument.datum</w:t>
            </w:r>
          </w:p>
        </w:tc>
        <w:tc>
          <w:tcPr>
            <w:tcW w:w="3118" w:type="dxa"/>
          </w:tcPr>
          <w:p w14:paraId="1D76C2E8" w14:textId="77777777" w:rsidR="00DD376B" w:rsidRPr="00C45D14" w:rsidRDefault="00DD376B" w:rsidP="00B6559F">
            <w:pPr>
              <w:pStyle w:val="Geenafstand"/>
            </w:pPr>
            <w:r w:rsidRPr="00C45D14">
              <w:t>brondocument-datum</w:t>
            </w:r>
          </w:p>
        </w:tc>
        <w:tc>
          <w:tcPr>
            <w:tcW w:w="851" w:type="dxa"/>
            <w:tcBorders>
              <w:right w:val="single" w:sz="4" w:space="0" w:color="auto"/>
            </w:tcBorders>
          </w:tcPr>
          <w:p w14:paraId="702005D6" w14:textId="77777777" w:rsidR="00DD376B" w:rsidRPr="00767E58" w:rsidRDefault="00DD376B" w:rsidP="00B6559F">
            <w:pPr>
              <w:pStyle w:val="Geenafstand"/>
            </w:pPr>
          </w:p>
        </w:tc>
      </w:tr>
      <w:tr w:rsidR="00DD376B" w:rsidRPr="00767E58" w14:paraId="05FBE8F1"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0FDA730C" w14:textId="77777777" w:rsidR="00DD376B" w:rsidRPr="00767E58" w:rsidRDefault="00DD376B" w:rsidP="00B6559F">
            <w:r>
              <w:t>antwoord.object.ingangsdatumObject</w:t>
            </w:r>
          </w:p>
        </w:tc>
        <w:tc>
          <w:tcPr>
            <w:tcW w:w="3118" w:type="dxa"/>
            <w:tcBorders>
              <w:top w:val="single" w:sz="4" w:space="0" w:color="auto"/>
              <w:left w:val="single" w:sz="4" w:space="0" w:color="auto"/>
              <w:bottom w:val="single" w:sz="4" w:space="0" w:color="auto"/>
              <w:right w:val="single" w:sz="4" w:space="0" w:color="auto"/>
            </w:tcBorders>
          </w:tcPr>
          <w:p w14:paraId="4A7C3A79" w14:textId="77777777" w:rsidR="00DD376B" w:rsidRPr="00C45D14" w:rsidRDefault="00DD376B" w:rsidP="00B6559F">
            <w:pPr>
              <w:pStyle w:val="Geenafstand"/>
            </w:pPr>
            <w:r w:rsidRPr="00C45D14">
              <w:t>Ingangsdatum</w:t>
            </w:r>
          </w:p>
        </w:tc>
        <w:tc>
          <w:tcPr>
            <w:tcW w:w="851" w:type="dxa"/>
            <w:tcBorders>
              <w:top w:val="single" w:sz="4" w:space="0" w:color="auto"/>
              <w:left w:val="single" w:sz="4" w:space="0" w:color="auto"/>
              <w:bottom w:val="single" w:sz="4" w:space="0" w:color="auto"/>
              <w:right w:val="single" w:sz="4" w:space="0" w:color="auto"/>
            </w:tcBorders>
          </w:tcPr>
          <w:p w14:paraId="1ADC06C1" w14:textId="77777777" w:rsidR="00DD376B" w:rsidRPr="00767E58" w:rsidRDefault="00DD376B" w:rsidP="00B6559F">
            <w:pPr>
              <w:pStyle w:val="Geenafstand"/>
            </w:pPr>
          </w:p>
        </w:tc>
      </w:tr>
      <w:tr w:rsidR="00DD376B" w:rsidRPr="00767E58" w14:paraId="6C51F9A8" w14:textId="77777777" w:rsidTr="00B6559F">
        <w:tblPrEx>
          <w:tblBorders>
            <w:right w:val="none" w:sz="0" w:space="0" w:color="auto"/>
          </w:tblBorders>
        </w:tblPrEx>
        <w:tc>
          <w:tcPr>
            <w:tcW w:w="5070" w:type="dxa"/>
            <w:tcBorders>
              <w:top w:val="single" w:sz="4" w:space="0" w:color="auto"/>
              <w:left w:val="single" w:sz="4" w:space="0" w:color="auto"/>
              <w:bottom w:val="single" w:sz="4" w:space="0" w:color="auto"/>
              <w:right w:val="single" w:sz="4" w:space="0" w:color="auto"/>
            </w:tcBorders>
          </w:tcPr>
          <w:p w14:paraId="2C241C53" w14:textId="77777777" w:rsidR="00DD376B" w:rsidRPr="00767E58" w:rsidRDefault="00DD376B" w:rsidP="00B6559F">
            <w:r>
              <w:t>antwoord.object.einddatumObject</w:t>
            </w:r>
          </w:p>
        </w:tc>
        <w:tc>
          <w:tcPr>
            <w:tcW w:w="3118" w:type="dxa"/>
            <w:tcBorders>
              <w:top w:val="single" w:sz="4" w:space="0" w:color="auto"/>
              <w:left w:val="single" w:sz="4" w:space="0" w:color="auto"/>
              <w:bottom w:val="single" w:sz="4" w:space="0" w:color="auto"/>
              <w:right w:val="single" w:sz="4" w:space="0" w:color="auto"/>
            </w:tcBorders>
          </w:tcPr>
          <w:p w14:paraId="005F6D87" w14:textId="77777777" w:rsidR="00DD376B" w:rsidRPr="00C45D14" w:rsidRDefault="00DD376B" w:rsidP="00B6559F">
            <w:pPr>
              <w:pStyle w:val="Geenafstand"/>
            </w:pPr>
            <w:r w:rsidRPr="00C45D14">
              <w:t>Einddatum (afhankelijk van de BAG-status, dit veld kan leeg zijn)</w:t>
            </w:r>
            <w:r w:rsidRPr="00C45D14" w:rsidDel="00B45D85">
              <w:t xml:space="preserve"> </w:t>
            </w:r>
          </w:p>
        </w:tc>
        <w:tc>
          <w:tcPr>
            <w:tcW w:w="851" w:type="dxa"/>
            <w:tcBorders>
              <w:top w:val="single" w:sz="4" w:space="0" w:color="auto"/>
              <w:left w:val="single" w:sz="4" w:space="0" w:color="auto"/>
              <w:bottom w:val="single" w:sz="4" w:space="0" w:color="auto"/>
              <w:right w:val="single" w:sz="4" w:space="0" w:color="auto"/>
            </w:tcBorders>
          </w:tcPr>
          <w:p w14:paraId="67F9918F" w14:textId="77777777" w:rsidR="00DD376B" w:rsidRPr="00767E58" w:rsidRDefault="00DD376B" w:rsidP="00B6559F">
            <w:pPr>
              <w:pStyle w:val="Geenafstand"/>
            </w:pPr>
          </w:p>
        </w:tc>
      </w:tr>
    </w:tbl>
    <w:p w14:paraId="151EFB2D" w14:textId="77777777" w:rsidR="00DD376B" w:rsidRDefault="00DD376B" w:rsidP="00DD376B"/>
    <w:p w14:paraId="63DD9B19" w14:textId="77777777" w:rsidR="00F624DC" w:rsidRDefault="00F624DC" w:rsidP="00DD376B"/>
    <w:p w14:paraId="4793E6F2" w14:textId="77777777" w:rsidR="00F624DC" w:rsidRDefault="00F624DC" w:rsidP="00DD376B"/>
    <w:p w14:paraId="100FBC17" w14:textId="77777777" w:rsidR="00F624DC" w:rsidRDefault="00F624DC" w:rsidP="00DD376B"/>
    <w:p w14:paraId="1788FB25" w14:textId="1F512DA7" w:rsidR="00F624DC" w:rsidRDefault="00F624DC" w:rsidP="00F624DC">
      <w:pPr>
        <w:pStyle w:val="Kop3"/>
      </w:pPr>
      <w:bookmarkStart w:id="690" w:name="_Toc523146151"/>
      <w:r w:rsidRPr="00ED0A48">
        <w:t xml:space="preserve">Wabo =&gt; BAG </w:t>
      </w:r>
      <w:r>
        <w:t>tgo</w:t>
      </w:r>
      <w:r w:rsidRPr="00ED0A48">
        <w:t>Lv</w:t>
      </w:r>
      <w:r w:rsidR="00F861A5">
        <w:t>01 (</w:t>
      </w:r>
      <w:r w:rsidR="00A46849">
        <w:t>Benoemd Object</w:t>
      </w:r>
      <w:r w:rsidRPr="009105C9">
        <w:t>)</w:t>
      </w:r>
      <w:bookmarkEnd w:id="690"/>
    </w:p>
    <w:p w14:paraId="7D176E97" w14:textId="77777777" w:rsidR="00F624DC" w:rsidRDefault="00F624DC" w:rsidP="00F624DC">
      <w:pPr>
        <w:ind w:left="720"/>
      </w:pPr>
    </w:p>
    <w:p w14:paraId="06FA80E2" w14:textId="2C0FE4D1" w:rsidR="00F624DC" w:rsidRDefault="00F624DC" w:rsidP="00F624DC">
      <w:r>
        <w:t xml:space="preserve">Het opvragen van een </w:t>
      </w:r>
      <w:r w:rsidR="00A46849">
        <w:t>Benoemd Object</w:t>
      </w:r>
      <w:r w:rsidR="00F861A5">
        <w:t xml:space="preserve"> (waaronder de </w:t>
      </w:r>
      <w:r>
        <w:t>gerelateerde benoemd(e) object(en)</w:t>
      </w:r>
      <w:r w:rsidR="00F861A5">
        <w:t>) op basis van het adres.</w:t>
      </w:r>
      <w:r>
        <w:t xml:space="preserve"> Er is een opsomming gemaakt welke selectiecriteria minimaal ondersteun</w:t>
      </w:r>
      <w:r w:rsidR="00025B39">
        <w:t>d</w:t>
      </w:r>
      <w:r>
        <w:t xml:space="preserve"> moeten worden om aan deze standaard te voldoen. </w:t>
      </w:r>
    </w:p>
    <w:p w14:paraId="532F127A" w14:textId="64A6AAE3" w:rsidR="00F624DC" w:rsidRPr="00A20F1B" w:rsidRDefault="00F624DC" w:rsidP="00F624DC">
      <w:r>
        <w:t xml:space="preserve">De scope van het vraagbericht kan bij implementatie naar behoefte van de gemeente bepaald worden. Echter, om aan deze standaard te voldoen moeten minimaal de elementen die in het antwoordbericht </w:t>
      </w:r>
      <w:r w:rsidR="00F861A5">
        <w:t>tgo</w:t>
      </w:r>
      <w:r>
        <w:t>La01 genoemd zijn opgevraagd kunnen worden</w:t>
      </w:r>
      <w:r w:rsidR="000A6BD6">
        <w:t xml:space="preserve"> waar dat voor het onderliggende objecttype van toepassing is ( bv. een verblijfsobject heeft geen vlakgeometrie )</w:t>
      </w:r>
      <w:r>
        <w:t xml:space="preserve">. </w:t>
      </w:r>
    </w:p>
    <w:p w14:paraId="4FE4AAE3" w14:textId="77777777" w:rsidR="00F624DC" w:rsidRDefault="00F624DC" w:rsidP="00F624DC"/>
    <w:p w14:paraId="127C94C5" w14:textId="0957F89C" w:rsidR="00F624DC" w:rsidRPr="007D4984" w:rsidRDefault="00F624DC" w:rsidP="00F624DC">
      <w:r>
        <w:rPr>
          <w:b/>
        </w:rPr>
        <w:t>Selectiecriteria voor v</w:t>
      </w:r>
      <w:r w:rsidR="00DE0182">
        <w:rPr>
          <w:b/>
        </w:rPr>
        <w:t>raagbericht tgo</w:t>
      </w:r>
      <w:r w:rsidRPr="007D4984">
        <w:rPr>
          <w:b/>
        </w:rPr>
        <w:t>Lv01</w:t>
      </w:r>
    </w:p>
    <w:p w14:paraId="5063F5EC" w14:textId="77777777" w:rsidR="00F624DC" w:rsidRPr="00767E58" w:rsidRDefault="00F624DC" w:rsidP="00F624DC"/>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F624DC" w:rsidRPr="00EF29EE" w14:paraId="6091018D" w14:textId="77777777" w:rsidTr="00961D4E">
        <w:tc>
          <w:tcPr>
            <w:tcW w:w="8188" w:type="dxa"/>
            <w:gridSpan w:val="2"/>
          </w:tcPr>
          <w:p w14:paraId="25DE4CF5" w14:textId="5345B737" w:rsidR="00F624DC" w:rsidRPr="00767E58" w:rsidRDefault="00F624DC" w:rsidP="00961D4E">
            <w:pPr>
              <w:rPr>
                <w:b/>
              </w:rPr>
            </w:pPr>
            <w:r w:rsidRPr="00767E58">
              <w:rPr>
                <w:b/>
              </w:rPr>
              <w:t>Berichttype:</w:t>
            </w:r>
            <w:r w:rsidRPr="00767E58">
              <w:t xml:space="preserve"> </w:t>
            </w:r>
            <w:r w:rsidR="00F861A5">
              <w:t>tgo</w:t>
            </w:r>
            <w:r>
              <w:t>Lv01</w:t>
            </w:r>
          </w:p>
        </w:tc>
        <w:tc>
          <w:tcPr>
            <w:tcW w:w="851" w:type="dxa"/>
            <w:tcBorders>
              <w:bottom w:val="single" w:sz="4" w:space="0" w:color="auto"/>
              <w:right w:val="single" w:sz="4" w:space="0" w:color="auto"/>
            </w:tcBorders>
          </w:tcPr>
          <w:p w14:paraId="5C3B0DE5" w14:textId="77777777" w:rsidR="00F624DC" w:rsidRPr="00767E58" w:rsidRDefault="00F624DC" w:rsidP="00961D4E">
            <w:pPr>
              <w:rPr>
                <w:b/>
              </w:rPr>
            </w:pPr>
          </w:p>
        </w:tc>
      </w:tr>
      <w:tr w:rsidR="00F624DC" w:rsidRPr="000079C4" w14:paraId="3AE9289D" w14:textId="77777777" w:rsidTr="00961D4E">
        <w:tblPrEx>
          <w:tblBorders>
            <w:right w:val="single" w:sz="4" w:space="0" w:color="auto"/>
          </w:tblBorders>
        </w:tblPrEx>
        <w:tc>
          <w:tcPr>
            <w:tcW w:w="5070" w:type="dxa"/>
          </w:tcPr>
          <w:p w14:paraId="35F565A0" w14:textId="77777777" w:rsidR="00F624DC" w:rsidRPr="007D4984" w:rsidRDefault="00F624DC" w:rsidP="00961D4E">
            <w:pPr>
              <w:tabs>
                <w:tab w:val="left" w:pos="284"/>
                <w:tab w:val="left" w:pos="567"/>
                <w:tab w:val="left" w:pos="851"/>
                <w:tab w:val="left" w:pos="1134"/>
                <w:tab w:val="left" w:pos="1418"/>
                <w:tab w:val="left" w:pos="2268"/>
                <w:tab w:val="left" w:pos="3119"/>
                <w:tab w:val="left" w:pos="3969"/>
                <w:tab w:val="center" w:pos="4153"/>
                <w:tab w:val="left" w:pos="4820"/>
                <w:tab w:val="left" w:pos="5670"/>
                <w:tab w:val="left" w:pos="6521"/>
                <w:tab w:val="left" w:pos="7371"/>
                <w:tab w:val="right" w:pos="8306"/>
              </w:tabs>
              <w:rPr>
                <w:b/>
                <w:i/>
                <w:u w:val="single"/>
              </w:rPr>
            </w:pPr>
            <w:r w:rsidRPr="007D4984">
              <w:rPr>
                <w:b/>
                <w:i/>
                <w:u w:val="single"/>
              </w:rPr>
              <w:t>Selectiecriteria</w:t>
            </w:r>
          </w:p>
        </w:tc>
        <w:tc>
          <w:tcPr>
            <w:tcW w:w="3118" w:type="dxa"/>
          </w:tcPr>
          <w:p w14:paraId="22487814" w14:textId="77777777" w:rsidR="00F624DC" w:rsidRPr="00767E58" w:rsidRDefault="00F624DC" w:rsidP="00961D4E">
            <w:pPr>
              <w:rPr>
                <w:b/>
              </w:rPr>
            </w:pPr>
          </w:p>
        </w:tc>
        <w:tc>
          <w:tcPr>
            <w:tcW w:w="851" w:type="dxa"/>
          </w:tcPr>
          <w:p w14:paraId="51335FA5" w14:textId="0AFF172F" w:rsidR="00F624DC" w:rsidRPr="00767E58" w:rsidRDefault="00F624DC" w:rsidP="00961D4E">
            <w:pPr>
              <w:rPr>
                <w:b/>
              </w:rPr>
            </w:pPr>
          </w:p>
        </w:tc>
      </w:tr>
      <w:tr w:rsidR="00F624DC" w:rsidRPr="000079C4" w14:paraId="275299CD" w14:textId="77777777" w:rsidTr="00961D4E">
        <w:tblPrEx>
          <w:tblBorders>
            <w:right w:val="single" w:sz="4" w:space="0" w:color="auto"/>
          </w:tblBorders>
        </w:tblPrEx>
        <w:tc>
          <w:tcPr>
            <w:tcW w:w="5070" w:type="dxa"/>
          </w:tcPr>
          <w:p w14:paraId="1DC7E98D" w14:textId="3C646A5A" w:rsidR="00F624DC" w:rsidRPr="008A715F" w:rsidRDefault="00A46849" w:rsidP="00A46849">
            <w:pPr>
              <w:rPr>
                <w:i/>
              </w:rPr>
            </w:pPr>
            <w:r>
              <w:rPr>
                <w:i/>
              </w:rPr>
              <w:t>Object = benoemdObject</w:t>
            </w:r>
            <w:r w:rsidR="00F624DC">
              <w:rPr>
                <w:i/>
              </w:rPr>
              <w:t xml:space="preserve"> (</w:t>
            </w:r>
            <w:r w:rsidR="000A6BD6">
              <w:rPr>
                <w:i/>
              </w:rPr>
              <w:t>TGO</w:t>
            </w:r>
            <w:r w:rsidR="00F624DC">
              <w:rPr>
                <w:i/>
              </w:rPr>
              <w:t>)</w:t>
            </w:r>
            <w:r w:rsidR="00F624DC" w:rsidRPr="008A715F">
              <w:rPr>
                <w:i/>
              </w:rPr>
              <w:t xml:space="preserve"> </w:t>
            </w:r>
          </w:p>
        </w:tc>
        <w:tc>
          <w:tcPr>
            <w:tcW w:w="3118" w:type="dxa"/>
          </w:tcPr>
          <w:p w14:paraId="195789E3" w14:textId="77777777" w:rsidR="00F624DC" w:rsidRPr="000079C4" w:rsidRDefault="00F624DC" w:rsidP="00961D4E">
            <w:pPr>
              <w:rPr>
                <w:b/>
              </w:rPr>
            </w:pPr>
          </w:p>
        </w:tc>
        <w:tc>
          <w:tcPr>
            <w:tcW w:w="851" w:type="dxa"/>
          </w:tcPr>
          <w:p w14:paraId="4E517DC4" w14:textId="3B2828CB" w:rsidR="00F624DC" w:rsidRPr="004B5AD7" w:rsidRDefault="00F624DC" w:rsidP="00961D4E"/>
        </w:tc>
      </w:tr>
      <w:tr w:rsidR="00F624DC" w:rsidRPr="006D7695" w14:paraId="6FC07C3C" w14:textId="77777777" w:rsidTr="00961D4E">
        <w:tc>
          <w:tcPr>
            <w:tcW w:w="5070" w:type="dxa"/>
          </w:tcPr>
          <w:p w14:paraId="26E31FE5" w14:textId="77777777" w:rsidR="00F624DC" w:rsidRPr="00767E58" w:rsidRDefault="00F624DC" w:rsidP="00961D4E">
            <w:r>
              <w:t>gelijk.identificatie</w:t>
            </w:r>
          </w:p>
        </w:tc>
        <w:tc>
          <w:tcPr>
            <w:tcW w:w="3118" w:type="dxa"/>
          </w:tcPr>
          <w:p w14:paraId="724B6689" w14:textId="77777777" w:rsidR="00F624DC" w:rsidRPr="00767E58" w:rsidRDefault="00F624DC" w:rsidP="00961D4E">
            <w:r>
              <w:t>BAG-ID</w:t>
            </w:r>
          </w:p>
        </w:tc>
        <w:tc>
          <w:tcPr>
            <w:tcW w:w="851" w:type="dxa"/>
            <w:tcBorders>
              <w:right w:val="single" w:sz="4" w:space="0" w:color="auto"/>
            </w:tcBorders>
          </w:tcPr>
          <w:p w14:paraId="51A98783" w14:textId="7B35BFC4" w:rsidR="00F624DC" w:rsidRPr="00767E58" w:rsidRDefault="00F624DC" w:rsidP="00961D4E"/>
        </w:tc>
      </w:tr>
      <w:tr w:rsidR="00F624DC" w:rsidRPr="006D7695" w14:paraId="7E72BA19" w14:textId="77777777" w:rsidTr="00961D4E">
        <w:tc>
          <w:tcPr>
            <w:tcW w:w="5070" w:type="dxa"/>
          </w:tcPr>
          <w:p w14:paraId="466B0D39" w14:textId="4B26820D" w:rsidR="00F624DC" w:rsidRPr="00767E58" w:rsidRDefault="00F861A5" w:rsidP="00961D4E">
            <w:r>
              <w:t>gelijk.typering</w:t>
            </w:r>
          </w:p>
        </w:tc>
        <w:tc>
          <w:tcPr>
            <w:tcW w:w="3118" w:type="dxa"/>
          </w:tcPr>
          <w:p w14:paraId="13E70E44" w14:textId="1F581493" w:rsidR="00F624DC" w:rsidRPr="00767E58" w:rsidRDefault="00F861A5" w:rsidP="00961D4E">
            <w:pPr>
              <w:pStyle w:val="Geenafstand"/>
            </w:pPr>
            <w:r>
              <w:t>Type object</w:t>
            </w:r>
          </w:p>
        </w:tc>
        <w:tc>
          <w:tcPr>
            <w:tcW w:w="851" w:type="dxa"/>
            <w:tcBorders>
              <w:right w:val="single" w:sz="4" w:space="0" w:color="auto"/>
            </w:tcBorders>
          </w:tcPr>
          <w:p w14:paraId="221AEFEA" w14:textId="580AC69A" w:rsidR="00F624DC" w:rsidRPr="00767E58" w:rsidRDefault="00F624DC" w:rsidP="00961D4E">
            <w:pPr>
              <w:pStyle w:val="Geenafstand"/>
            </w:pPr>
          </w:p>
        </w:tc>
      </w:tr>
      <w:tr w:rsidR="00877A06" w:rsidRPr="006D7695" w14:paraId="0060F383" w14:textId="77777777" w:rsidTr="00961D4E">
        <w:tc>
          <w:tcPr>
            <w:tcW w:w="5070" w:type="dxa"/>
          </w:tcPr>
          <w:p w14:paraId="0702E6E1" w14:textId="3379F9D1" w:rsidR="00877A06" w:rsidRDefault="00877A06" w:rsidP="00961D4E">
            <w:r w:rsidRPr="00877A06">
              <w:t>gelijk.adresAanduidingGrp.num.identificatie</w:t>
            </w:r>
          </w:p>
        </w:tc>
        <w:tc>
          <w:tcPr>
            <w:tcW w:w="3118" w:type="dxa"/>
          </w:tcPr>
          <w:p w14:paraId="155FF000" w14:textId="6971A2DC" w:rsidR="00877A06" w:rsidRDefault="00877A06" w:rsidP="00961D4E">
            <w:pPr>
              <w:pStyle w:val="Geenafstand"/>
            </w:pPr>
            <w:r>
              <w:t>Identificatie Nummeraanduiding</w:t>
            </w:r>
          </w:p>
        </w:tc>
        <w:tc>
          <w:tcPr>
            <w:tcW w:w="851" w:type="dxa"/>
            <w:tcBorders>
              <w:right w:val="single" w:sz="4" w:space="0" w:color="auto"/>
            </w:tcBorders>
          </w:tcPr>
          <w:p w14:paraId="1C86F490" w14:textId="77777777" w:rsidR="00877A06" w:rsidRPr="00767E58" w:rsidRDefault="00877A06" w:rsidP="00961D4E">
            <w:pPr>
              <w:pStyle w:val="Geenafstand"/>
            </w:pPr>
          </w:p>
        </w:tc>
      </w:tr>
      <w:tr w:rsidR="00F624DC" w:rsidRPr="006D7695" w14:paraId="3A998B69" w14:textId="77777777" w:rsidTr="00961D4E">
        <w:tc>
          <w:tcPr>
            <w:tcW w:w="5070" w:type="dxa"/>
          </w:tcPr>
          <w:p w14:paraId="125A45F9" w14:textId="1352EC44" w:rsidR="00F624DC" w:rsidRPr="00767E58" w:rsidRDefault="00F624DC" w:rsidP="00961D4E">
            <w:r>
              <w:t>gelijk.</w:t>
            </w:r>
            <w:r w:rsidR="00F861A5">
              <w:t>adresAanduidingGrp.</w:t>
            </w:r>
            <w:r>
              <w:t>wpl.identificatie</w:t>
            </w:r>
          </w:p>
        </w:tc>
        <w:tc>
          <w:tcPr>
            <w:tcW w:w="3118" w:type="dxa"/>
          </w:tcPr>
          <w:p w14:paraId="2C3B22B9" w14:textId="77777777" w:rsidR="00F624DC" w:rsidRPr="00767E58" w:rsidRDefault="00F624DC" w:rsidP="00961D4E">
            <w:pPr>
              <w:pStyle w:val="Geenafstand"/>
            </w:pPr>
            <w:r>
              <w:t>BAG-ID Woonplaats</w:t>
            </w:r>
          </w:p>
        </w:tc>
        <w:tc>
          <w:tcPr>
            <w:tcW w:w="851" w:type="dxa"/>
            <w:tcBorders>
              <w:right w:val="single" w:sz="4" w:space="0" w:color="auto"/>
            </w:tcBorders>
          </w:tcPr>
          <w:p w14:paraId="73AFCEB3" w14:textId="3071DA49" w:rsidR="00F624DC" w:rsidRPr="00767E58" w:rsidRDefault="00F624DC" w:rsidP="00961D4E">
            <w:pPr>
              <w:pStyle w:val="Geenafstand"/>
            </w:pPr>
          </w:p>
        </w:tc>
      </w:tr>
      <w:tr w:rsidR="00F624DC" w:rsidRPr="006D7695" w14:paraId="4CFBB035" w14:textId="77777777" w:rsidTr="00961D4E">
        <w:tc>
          <w:tcPr>
            <w:tcW w:w="5070" w:type="dxa"/>
          </w:tcPr>
          <w:p w14:paraId="2F8601A7" w14:textId="66F38019" w:rsidR="00F624DC" w:rsidRPr="00767E58" w:rsidRDefault="00F624DC" w:rsidP="00961D4E">
            <w:r>
              <w:t>gelijk.</w:t>
            </w:r>
            <w:r w:rsidR="00F861A5">
              <w:t>adresAanduidingGrp.</w:t>
            </w:r>
            <w:r>
              <w:t>wpl.woonplaatsNaam</w:t>
            </w:r>
          </w:p>
        </w:tc>
        <w:tc>
          <w:tcPr>
            <w:tcW w:w="3118" w:type="dxa"/>
          </w:tcPr>
          <w:p w14:paraId="42FA3A96" w14:textId="77777777" w:rsidR="00F624DC" w:rsidRPr="00767E58" w:rsidRDefault="00F624DC" w:rsidP="00961D4E">
            <w:pPr>
              <w:pStyle w:val="Geenafstand"/>
            </w:pPr>
            <w:r>
              <w:t>Naam woonplaats</w:t>
            </w:r>
          </w:p>
        </w:tc>
        <w:tc>
          <w:tcPr>
            <w:tcW w:w="851" w:type="dxa"/>
            <w:tcBorders>
              <w:right w:val="single" w:sz="4" w:space="0" w:color="auto"/>
            </w:tcBorders>
          </w:tcPr>
          <w:p w14:paraId="14A65AF2" w14:textId="1AD00248" w:rsidR="00F624DC" w:rsidRPr="00767E58" w:rsidRDefault="00F624DC" w:rsidP="00961D4E">
            <w:pPr>
              <w:pStyle w:val="Geenafstand"/>
            </w:pPr>
          </w:p>
        </w:tc>
      </w:tr>
      <w:tr w:rsidR="00F624DC" w:rsidRPr="006D7695" w14:paraId="549D63EB" w14:textId="77777777" w:rsidTr="00961D4E">
        <w:tc>
          <w:tcPr>
            <w:tcW w:w="5070" w:type="dxa"/>
          </w:tcPr>
          <w:p w14:paraId="6EA3C73B" w14:textId="3E6D6966" w:rsidR="00F624DC" w:rsidRPr="00767E58" w:rsidRDefault="00F624DC" w:rsidP="00961D4E">
            <w:r>
              <w:t>gelijk.</w:t>
            </w:r>
            <w:r w:rsidR="00025B39">
              <w:t>adresAanduidingGrp.</w:t>
            </w:r>
            <w:r>
              <w:t>opr.identificatie</w:t>
            </w:r>
          </w:p>
        </w:tc>
        <w:tc>
          <w:tcPr>
            <w:tcW w:w="3118" w:type="dxa"/>
          </w:tcPr>
          <w:p w14:paraId="1C1F0471" w14:textId="77777777" w:rsidR="00F624DC" w:rsidRPr="00767E58" w:rsidRDefault="00F624DC" w:rsidP="00961D4E">
            <w:pPr>
              <w:pStyle w:val="Geenafstand"/>
            </w:pPr>
            <w:r>
              <w:t>BAG-ID Openbare ruimte</w:t>
            </w:r>
          </w:p>
        </w:tc>
        <w:tc>
          <w:tcPr>
            <w:tcW w:w="851" w:type="dxa"/>
            <w:tcBorders>
              <w:right w:val="single" w:sz="4" w:space="0" w:color="auto"/>
            </w:tcBorders>
          </w:tcPr>
          <w:p w14:paraId="6CFA2D01" w14:textId="38F43CE1" w:rsidR="00F624DC" w:rsidRPr="00767E58" w:rsidRDefault="00F624DC" w:rsidP="00961D4E">
            <w:pPr>
              <w:pStyle w:val="Geenafstand"/>
            </w:pPr>
          </w:p>
        </w:tc>
      </w:tr>
      <w:tr w:rsidR="00F624DC" w:rsidRPr="006D7695" w14:paraId="5E9EFC52" w14:textId="77777777" w:rsidTr="00961D4E">
        <w:tc>
          <w:tcPr>
            <w:tcW w:w="5070" w:type="dxa"/>
          </w:tcPr>
          <w:p w14:paraId="350EFF38" w14:textId="41F9F836" w:rsidR="00F624DC" w:rsidRPr="00767E58" w:rsidRDefault="00F624DC" w:rsidP="00961D4E">
            <w:r>
              <w:t>gelijk.</w:t>
            </w:r>
            <w:r w:rsidR="00025B39">
              <w:t>adresAanduidingGrp.</w:t>
            </w:r>
            <w:r>
              <w:t>gor.</w:t>
            </w:r>
            <w:r w:rsidR="00025B39">
              <w:t xml:space="preserve"> </w:t>
            </w:r>
            <w:r>
              <w:t>openbareRuimteNaam</w:t>
            </w:r>
          </w:p>
        </w:tc>
        <w:tc>
          <w:tcPr>
            <w:tcW w:w="3118" w:type="dxa"/>
          </w:tcPr>
          <w:p w14:paraId="1B61E0D0" w14:textId="77777777" w:rsidR="00F624DC" w:rsidRPr="00767E58" w:rsidRDefault="00F624DC" w:rsidP="00961D4E">
            <w:pPr>
              <w:pStyle w:val="Geenafstand"/>
            </w:pPr>
            <w:r>
              <w:t>Naam openbare ruimte</w:t>
            </w:r>
          </w:p>
        </w:tc>
        <w:tc>
          <w:tcPr>
            <w:tcW w:w="851" w:type="dxa"/>
            <w:tcBorders>
              <w:right w:val="single" w:sz="4" w:space="0" w:color="auto"/>
            </w:tcBorders>
          </w:tcPr>
          <w:p w14:paraId="14FA3A65" w14:textId="0CD04A79" w:rsidR="00F624DC" w:rsidRPr="00767E58" w:rsidRDefault="00F624DC" w:rsidP="00961D4E">
            <w:pPr>
              <w:pStyle w:val="Geenafstand"/>
            </w:pPr>
          </w:p>
        </w:tc>
      </w:tr>
      <w:tr w:rsidR="00F624DC" w:rsidRPr="006D7695" w14:paraId="695B7510" w14:textId="77777777" w:rsidTr="00961D4E">
        <w:tc>
          <w:tcPr>
            <w:tcW w:w="5070" w:type="dxa"/>
          </w:tcPr>
          <w:p w14:paraId="1442C882" w14:textId="4B99D623" w:rsidR="00F624DC" w:rsidRPr="00767E58" w:rsidRDefault="00F624DC" w:rsidP="00961D4E">
            <w:r>
              <w:lastRenderedPageBreak/>
              <w:t>gelijk.</w:t>
            </w:r>
            <w:r w:rsidR="00025B39">
              <w:t>adresAanduidingGrp.</w:t>
            </w:r>
            <w:r>
              <w:t>huisnummer</w:t>
            </w:r>
          </w:p>
        </w:tc>
        <w:tc>
          <w:tcPr>
            <w:tcW w:w="3118" w:type="dxa"/>
          </w:tcPr>
          <w:p w14:paraId="6112DA39" w14:textId="77777777" w:rsidR="00F624DC" w:rsidRPr="00767E58" w:rsidRDefault="00F624DC" w:rsidP="00961D4E">
            <w:pPr>
              <w:pStyle w:val="Geenafstand"/>
            </w:pPr>
            <w:r>
              <w:t>Huisnummer</w:t>
            </w:r>
          </w:p>
        </w:tc>
        <w:tc>
          <w:tcPr>
            <w:tcW w:w="851" w:type="dxa"/>
            <w:tcBorders>
              <w:right w:val="single" w:sz="4" w:space="0" w:color="auto"/>
            </w:tcBorders>
          </w:tcPr>
          <w:p w14:paraId="2B4AA2FC" w14:textId="2DC5C96B" w:rsidR="00F624DC" w:rsidRPr="00767E58" w:rsidRDefault="00F624DC" w:rsidP="00961D4E">
            <w:pPr>
              <w:pStyle w:val="Geenafstand"/>
            </w:pPr>
          </w:p>
        </w:tc>
      </w:tr>
      <w:tr w:rsidR="00F624DC" w:rsidRPr="006D7695" w14:paraId="097546D4" w14:textId="77777777" w:rsidTr="00961D4E">
        <w:tc>
          <w:tcPr>
            <w:tcW w:w="5070" w:type="dxa"/>
          </w:tcPr>
          <w:p w14:paraId="74A6C6A5" w14:textId="72C33D38" w:rsidR="00F624DC" w:rsidRPr="00767E58" w:rsidRDefault="00025B39" w:rsidP="00025B39">
            <w:r>
              <w:t>gelijk.adresAanduidingGrp.</w:t>
            </w:r>
            <w:r w:rsidR="00F624DC">
              <w:t>huisletter</w:t>
            </w:r>
          </w:p>
        </w:tc>
        <w:tc>
          <w:tcPr>
            <w:tcW w:w="3118" w:type="dxa"/>
          </w:tcPr>
          <w:p w14:paraId="3D1F8DFF" w14:textId="77777777" w:rsidR="00F624DC" w:rsidRPr="00767E58" w:rsidRDefault="00F624DC" w:rsidP="00961D4E">
            <w:pPr>
              <w:pStyle w:val="Geenafstand"/>
            </w:pPr>
            <w:r>
              <w:t>Huisletter</w:t>
            </w:r>
          </w:p>
        </w:tc>
        <w:tc>
          <w:tcPr>
            <w:tcW w:w="851" w:type="dxa"/>
            <w:tcBorders>
              <w:right w:val="single" w:sz="4" w:space="0" w:color="auto"/>
            </w:tcBorders>
          </w:tcPr>
          <w:p w14:paraId="7E973265" w14:textId="17CCCFF6" w:rsidR="00F624DC" w:rsidRPr="00767E58" w:rsidRDefault="00F624DC" w:rsidP="00961D4E">
            <w:pPr>
              <w:pStyle w:val="Geenafstand"/>
            </w:pPr>
          </w:p>
        </w:tc>
      </w:tr>
      <w:tr w:rsidR="00F624DC" w:rsidRPr="006D7695" w14:paraId="7FE273E9" w14:textId="77777777" w:rsidTr="00961D4E">
        <w:tc>
          <w:tcPr>
            <w:tcW w:w="5070" w:type="dxa"/>
          </w:tcPr>
          <w:p w14:paraId="732AE97C" w14:textId="61E92D43" w:rsidR="00F624DC" w:rsidRPr="00767E58" w:rsidRDefault="00F624DC" w:rsidP="00025B39">
            <w:r>
              <w:t>gelijk.</w:t>
            </w:r>
            <w:r w:rsidR="00025B39">
              <w:t xml:space="preserve">adresAanduidingGrp. </w:t>
            </w:r>
            <w:r>
              <w:t>huisnummertoevoeging</w:t>
            </w:r>
          </w:p>
        </w:tc>
        <w:tc>
          <w:tcPr>
            <w:tcW w:w="3118" w:type="dxa"/>
          </w:tcPr>
          <w:p w14:paraId="504C3C46" w14:textId="77777777" w:rsidR="00F624DC" w:rsidRPr="00767E58" w:rsidRDefault="00F624DC" w:rsidP="00961D4E">
            <w:pPr>
              <w:pStyle w:val="Geenafstand"/>
            </w:pPr>
            <w:r>
              <w:t>Huisnummertoevoeging</w:t>
            </w:r>
          </w:p>
        </w:tc>
        <w:tc>
          <w:tcPr>
            <w:tcW w:w="851" w:type="dxa"/>
            <w:tcBorders>
              <w:right w:val="single" w:sz="4" w:space="0" w:color="auto"/>
            </w:tcBorders>
          </w:tcPr>
          <w:p w14:paraId="17B11795" w14:textId="2752CBCA" w:rsidR="00F624DC" w:rsidRPr="00767E58" w:rsidRDefault="00F624DC" w:rsidP="00961D4E">
            <w:pPr>
              <w:pStyle w:val="Geenafstand"/>
            </w:pPr>
          </w:p>
        </w:tc>
      </w:tr>
      <w:tr w:rsidR="00F624DC" w:rsidRPr="006D7695" w14:paraId="301BEC5F" w14:textId="77777777" w:rsidTr="00961D4E">
        <w:tc>
          <w:tcPr>
            <w:tcW w:w="5070" w:type="dxa"/>
          </w:tcPr>
          <w:p w14:paraId="2D85A81C" w14:textId="497A42F3" w:rsidR="00F624DC" w:rsidRPr="00767E58" w:rsidRDefault="00F624DC" w:rsidP="00025B39">
            <w:r>
              <w:t>gelijk.</w:t>
            </w:r>
            <w:r w:rsidR="00025B39">
              <w:t>adresAanduidingGrp.</w:t>
            </w:r>
            <w:r>
              <w:t>postcode</w:t>
            </w:r>
          </w:p>
        </w:tc>
        <w:tc>
          <w:tcPr>
            <w:tcW w:w="3118" w:type="dxa"/>
          </w:tcPr>
          <w:p w14:paraId="7B8EF463" w14:textId="77777777" w:rsidR="00F624DC" w:rsidRPr="00767E58" w:rsidRDefault="00F624DC" w:rsidP="00961D4E">
            <w:pPr>
              <w:pStyle w:val="Geenafstand"/>
            </w:pPr>
            <w:r>
              <w:t>Postcode</w:t>
            </w:r>
          </w:p>
        </w:tc>
        <w:tc>
          <w:tcPr>
            <w:tcW w:w="851" w:type="dxa"/>
            <w:tcBorders>
              <w:right w:val="single" w:sz="4" w:space="0" w:color="auto"/>
            </w:tcBorders>
          </w:tcPr>
          <w:p w14:paraId="36427F57" w14:textId="2E60B96F" w:rsidR="00F624DC" w:rsidRPr="00767E58" w:rsidRDefault="00F624DC" w:rsidP="00961D4E">
            <w:pPr>
              <w:pStyle w:val="Geenafstand"/>
            </w:pPr>
          </w:p>
        </w:tc>
      </w:tr>
    </w:tbl>
    <w:p w14:paraId="6D153E32" w14:textId="77777777" w:rsidR="00F624DC" w:rsidRDefault="00F624DC" w:rsidP="00DD376B"/>
    <w:p w14:paraId="62FFF920" w14:textId="77777777" w:rsidR="00F624DC" w:rsidRDefault="00F624DC" w:rsidP="00DD376B"/>
    <w:p w14:paraId="640296BC" w14:textId="0A3288E4" w:rsidR="00025B39" w:rsidRDefault="00025B39" w:rsidP="00025B39">
      <w:pPr>
        <w:pStyle w:val="Kop3"/>
      </w:pPr>
      <w:bookmarkStart w:id="691" w:name="_Toc523146152"/>
      <w:r w:rsidRPr="009105C9">
        <w:t xml:space="preserve">BAG =&gt; Wabo </w:t>
      </w:r>
      <w:r>
        <w:t xml:space="preserve"> tgoLa01 </w:t>
      </w:r>
      <w:r w:rsidRPr="009105C9">
        <w:t>(</w:t>
      </w:r>
      <w:r w:rsidR="00A46849">
        <w:t>Benoemd Object</w:t>
      </w:r>
      <w:r w:rsidRPr="009105C9">
        <w:t>)</w:t>
      </w:r>
      <w:bookmarkEnd w:id="691"/>
    </w:p>
    <w:p w14:paraId="525DA135" w14:textId="77777777" w:rsidR="00025B39" w:rsidRDefault="00025B39" w:rsidP="00025B39">
      <w:r>
        <w:t xml:space="preserve">Hier is beschreven wat een systeem minimaal moet kunnen antwoorden en/of verwerken om aan deze standaard te voldoen. Bij de implementatie door de gemeente wordt bepaald welke van deze elementen ook daadwerkelijk toegepast worden. </w:t>
      </w:r>
    </w:p>
    <w:p w14:paraId="6CFE5235" w14:textId="77777777" w:rsidR="00025B39" w:rsidRPr="00A14BF7" w:rsidRDefault="00025B39" w:rsidP="00025B39"/>
    <w:p w14:paraId="73A4A0EE" w14:textId="4AD6B357" w:rsidR="00025B39" w:rsidRPr="00960B0D" w:rsidRDefault="00025B39" w:rsidP="00025B39">
      <w:pPr>
        <w:rPr>
          <w:b/>
        </w:rPr>
      </w:pPr>
      <w:r w:rsidRPr="00960B0D">
        <w:rPr>
          <w:b/>
        </w:rPr>
        <w:t xml:space="preserve">Antwoordbericht: </w:t>
      </w:r>
      <w:r>
        <w:rPr>
          <w:b/>
        </w:rPr>
        <w:t>tgo</w:t>
      </w:r>
      <w:r w:rsidRPr="00960B0D">
        <w:rPr>
          <w:b/>
        </w:rPr>
        <w:t>La01</w:t>
      </w:r>
    </w:p>
    <w:p w14:paraId="0DBEB709" w14:textId="77777777" w:rsidR="00025B39" w:rsidRDefault="00025B39" w:rsidP="00025B39">
      <w:pPr>
        <w:pStyle w:val="Lijstalinea"/>
        <w:ind w:left="1283"/>
      </w:pPr>
    </w:p>
    <w:p w14:paraId="68808F63" w14:textId="77777777" w:rsidR="00025B39" w:rsidRPr="00767E58" w:rsidRDefault="00025B39" w:rsidP="00025B39">
      <w:pPr>
        <w:pStyle w:val="Lijstalinea"/>
        <w:ind w:left="1283"/>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025B39" w:rsidRPr="006D7695" w14:paraId="71920F03" w14:textId="77777777" w:rsidTr="00961D4E">
        <w:tc>
          <w:tcPr>
            <w:tcW w:w="8188" w:type="dxa"/>
            <w:gridSpan w:val="2"/>
            <w:shd w:val="clear" w:color="auto" w:fill="auto"/>
          </w:tcPr>
          <w:p w14:paraId="2709AEDF" w14:textId="010C8961" w:rsidR="00025B39" w:rsidRPr="00767E58" w:rsidRDefault="00025B39" w:rsidP="00025B39">
            <w:pPr>
              <w:rPr>
                <w:b/>
              </w:rPr>
            </w:pPr>
            <w:r w:rsidRPr="00767E58">
              <w:rPr>
                <w:b/>
              </w:rPr>
              <w:t>Berichttype:</w:t>
            </w:r>
            <w:r w:rsidRPr="00767E58">
              <w:t xml:space="preserve"> </w:t>
            </w:r>
            <w:r>
              <w:t>tgoLa01</w:t>
            </w:r>
          </w:p>
        </w:tc>
        <w:tc>
          <w:tcPr>
            <w:tcW w:w="851" w:type="dxa"/>
            <w:shd w:val="clear" w:color="auto" w:fill="auto"/>
          </w:tcPr>
          <w:p w14:paraId="398655B0" w14:textId="77777777" w:rsidR="00025B39" w:rsidRPr="00767E58" w:rsidRDefault="00025B39" w:rsidP="00961D4E">
            <w:pPr>
              <w:rPr>
                <w:b/>
              </w:rPr>
            </w:pPr>
          </w:p>
        </w:tc>
      </w:tr>
      <w:tr w:rsidR="00025B39" w:rsidRPr="00D66655" w14:paraId="6364911F" w14:textId="77777777" w:rsidTr="00961D4E">
        <w:tc>
          <w:tcPr>
            <w:tcW w:w="5070" w:type="dxa"/>
            <w:shd w:val="clear" w:color="auto" w:fill="auto"/>
          </w:tcPr>
          <w:p w14:paraId="0B56CA46" w14:textId="77777777" w:rsidR="00025B39" w:rsidRPr="00767E58" w:rsidRDefault="00025B39" w:rsidP="00961D4E">
            <w:pPr>
              <w:rPr>
                <w:b/>
              </w:rPr>
            </w:pPr>
            <w:r w:rsidRPr="00767E58">
              <w:rPr>
                <w:b/>
              </w:rPr>
              <w:t>StUF-elementen</w:t>
            </w:r>
          </w:p>
        </w:tc>
        <w:tc>
          <w:tcPr>
            <w:tcW w:w="3118" w:type="dxa"/>
            <w:shd w:val="clear" w:color="auto" w:fill="auto"/>
          </w:tcPr>
          <w:p w14:paraId="1B9A8D5D" w14:textId="77777777" w:rsidR="00025B39" w:rsidRPr="00767E58" w:rsidRDefault="00025B39" w:rsidP="00961D4E">
            <w:pPr>
              <w:rPr>
                <w:b/>
              </w:rPr>
            </w:pPr>
          </w:p>
        </w:tc>
        <w:tc>
          <w:tcPr>
            <w:tcW w:w="851" w:type="dxa"/>
            <w:shd w:val="clear" w:color="auto" w:fill="auto"/>
          </w:tcPr>
          <w:p w14:paraId="132DE987" w14:textId="0E2BC2B2" w:rsidR="00025B39" w:rsidRPr="00D66655" w:rsidRDefault="00025B39" w:rsidP="00961D4E"/>
        </w:tc>
      </w:tr>
      <w:tr w:rsidR="00025B39" w:rsidRPr="00573B46" w14:paraId="13D0557A" w14:textId="77777777" w:rsidTr="00961D4E">
        <w:tc>
          <w:tcPr>
            <w:tcW w:w="5070" w:type="dxa"/>
            <w:shd w:val="clear" w:color="auto" w:fill="auto"/>
          </w:tcPr>
          <w:p w14:paraId="24202B21" w14:textId="77777777" w:rsidR="00025B39" w:rsidRPr="00960B0D" w:rsidRDefault="00025B39" w:rsidP="00961D4E">
            <w:pPr>
              <w:rPr>
                <w:b/>
              </w:rPr>
            </w:pPr>
            <w:r w:rsidRPr="00960B0D">
              <w:rPr>
                <w:b/>
              </w:rPr>
              <w:t>Melding</w:t>
            </w:r>
          </w:p>
        </w:tc>
        <w:tc>
          <w:tcPr>
            <w:tcW w:w="3118" w:type="dxa"/>
            <w:shd w:val="clear" w:color="auto" w:fill="auto"/>
          </w:tcPr>
          <w:p w14:paraId="012354CD" w14:textId="77777777" w:rsidR="00025B39" w:rsidRPr="00573B46" w:rsidRDefault="00025B39" w:rsidP="00961D4E">
            <w:pPr>
              <w:pStyle w:val="Geenafstand"/>
            </w:pPr>
          </w:p>
        </w:tc>
        <w:tc>
          <w:tcPr>
            <w:tcW w:w="851" w:type="dxa"/>
            <w:shd w:val="clear" w:color="auto" w:fill="auto"/>
          </w:tcPr>
          <w:p w14:paraId="4378FEB6" w14:textId="77777777" w:rsidR="00025B39" w:rsidRPr="00573B46" w:rsidRDefault="00025B39" w:rsidP="00961D4E">
            <w:pPr>
              <w:pStyle w:val="Geenafstand"/>
            </w:pPr>
          </w:p>
        </w:tc>
      </w:tr>
      <w:tr w:rsidR="00025B39" w:rsidRPr="00573B46" w14:paraId="1DFFF890" w14:textId="77777777" w:rsidTr="00961D4E">
        <w:tc>
          <w:tcPr>
            <w:tcW w:w="5070" w:type="dxa"/>
            <w:shd w:val="clear" w:color="auto" w:fill="auto"/>
          </w:tcPr>
          <w:p w14:paraId="3A6BE198" w14:textId="77777777" w:rsidR="00025B39" w:rsidRPr="00573B46" w:rsidRDefault="00025B39" w:rsidP="00961D4E">
            <w:r>
              <w:t>melding</w:t>
            </w:r>
          </w:p>
        </w:tc>
        <w:tc>
          <w:tcPr>
            <w:tcW w:w="3118" w:type="dxa"/>
            <w:shd w:val="clear" w:color="auto" w:fill="auto"/>
          </w:tcPr>
          <w:p w14:paraId="57BA4781" w14:textId="77777777" w:rsidR="00025B39" w:rsidRPr="00573B46" w:rsidRDefault="00025B39" w:rsidP="00961D4E">
            <w:pPr>
              <w:pStyle w:val="Geenafstand"/>
            </w:pPr>
            <w:r>
              <w:t>Vrije melding</w:t>
            </w:r>
          </w:p>
        </w:tc>
        <w:tc>
          <w:tcPr>
            <w:tcW w:w="851" w:type="dxa"/>
            <w:shd w:val="clear" w:color="auto" w:fill="auto"/>
          </w:tcPr>
          <w:p w14:paraId="2055FE0D" w14:textId="3FD8CCCE" w:rsidR="00025B39" w:rsidRPr="00573B46" w:rsidRDefault="00025B39" w:rsidP="00961D4E">
            <w:pPr>
              <w:pStyle w:val="Geenafstand"/>
            </w:pPr>
          </w:p>
        </w:tc>
      </w:tr>
      <w:tr w:rsidR="00025B39" w:rsidRPr="00573B46" w14:paraId="43DD38F6" w14:textId="77777777" w:rsidTr="00961D4E">
        <w:tc>
          <w:tcPr>
            <w:tcW w:w="5070" w:type="dxa"/>
            <w:shd w:val="clear" w:color="auto" w:fill="auto"/>
          </w:tcPr>
          <w:p w14:paraId="7FEF7CDB" w14:textId="77777777" w:rsidR="00025B39" w:rsidRDefault="00025B39" w:rsidP="00961D4E">
            <w:pPr>
              <w:rPr>
                <w:i/>
              </w:rPr>
            </w:pPr>
            <w:r w:rsidRPr="00767E58">
              <w:rPr>
                <w:b/>
              </w:rPr>
              <w:t>StUF-</w:t>
            </w:r>
            <w:r>
              <w:rPr>
                <w:b/>
              </w:rPr>
              <w:t xml:space="preserve">BG </w:t>
            </w:r>
            <w:r w:rsidRPr="00767E58">
              <w:rPr>
                <w:b/>
              </w:rPr>
              <w:t>elementen</w:t>
            </w:r>
          </w:p>
        </w:tc>
        <w:tc>
          <w:tcPr>
            <w:tcW w:w="3118" w:type="dxa"/>
            <w:shd w:val="clear" w:color="auto" w:fill="auto"/>
          </w:tcPr>
          <w:p w14:paraId="2195E7E1" w14:textId="77777777" w:rsidR="00025B39" w:rsidRPr="00573B46" w:rsidRDefault="00025B39" w:rsidP="00961D4E">
            <w:pPr>
              <w:pStyle w:val="Geenafstand"/>
            </w:pPr>
          </w:p>
        </w:tc>
        <w:tc>
          <w:tcPr>
            <w:tcW w:w="851" w:type="dxa"/>
            <w:shd w:val="clear" w:color="auto" w:fill="auto"/>
          </w:tcPr>
          <w:p w14:paraId="0EED6235" w14:textId="77777777" w:rsidR="00025B39" w:rsidRDefault="00025B39" w:rsidP="00961D4E">
            <w:pPr>
              <w:pStyle w:val="Geenafstand"/>
            </w:pPr>
          </w:p>
        </w:tc>
      </w:tr>
      <w:tr w:rsidR="00025B39" w:rsidRPr="00573B46" w14:paraId="4AB0FAF4" w14:textId="77777777" w:rsidTr="00961D4E">
        <w:tc>
          <w:tcPr>
            <w:tcW w:w="5070" w:type="dxa"/>
            <w:shd w:val="clear" w:color="auto" w:fill="auto"/>
          </w:tcPr>
          <w:p w14:paraId="18DF0791" w14:textId="1839587C" w:rsidR="00025B39" w:rsidRPr="00573B46" w:rsidRDefault="00025B39" w:rsidP="00A46849">
            <w:r>
              <w:rPr>
                <w:i/>
              </w:rPr>
              <w:t xml:space="preserve">Object = </w:t>
            </w:r>
            <w:r w:rsidR="00A46849">
              <w:rPr>
                <w:i/>
              </w:rPr>
              <w:t>benoemdObject</w:t>
            </w:r>
            <w:r>
              <w:rPr>
                <w:i/>
              </w:rPr>
              <w:t xml:space="preserve"> (TGO)</w:t>
            </w:r>
          </w:p>
        </w:tc>
        <w:tc>
          <w:tcPr>
            <w:tcW w:w="3118" w:type="dxa"/>
            <w:shd w:val="clear" w:color="auto" w:fill="auto"/>
          </w:tcPr>
          <w:p w14:paraId="3F32031E" w14:textId="77777777" w:rsidR="00025B39" w:rsidRPr="00573B46" w:rsidRDefault="00025B39" w:rsidP="00961D4E">
            <w:pPr>
              <w:pStyle w:val="Geenafstand"/>
            </w:pPr>
          </w:p>
        </w:tc>
        <w:tc>
          <w:tcPr>
            <w:tcW w:w="851" w:type="dxa"/>
            <w:shd w:val="clear" w:color="auto" w:fill="auto"/>
          </w:tcPr>
          <w:p w14:paraId="7CAE6DA3" w14:textId="77291F64" w:rsidR="00025B39" w:rsidRPr="00573B46" w:rsidRDefault="00025B39" w:rsidP="00961D4E">
            <w:pPr>
              <w:pStyle w:val="Geenafstand"/>
            </w:pPr>
          </w:p>
        </w:tc>
      </w:tr>
      <w:tr w:rsidR="00F624DC" w:rsidRPr="00767E58" w14:paraId="4FD83FC4" w14:textId="77777777" w:rsidTr="00961D4E">
        <w:tblPrEx>
          <w:tblBorders>
            <w:right w:val="none" w:sz="0" w:space="0" w:color="auto"/>
          </w:tblBorders>
        </w:tblPrEx>
        <w:tc>
          <w:tcPr>
            <w:tcW w:w="5070" w:type="dxa"/>
          </w:tcPr>
          <w:p w14:paraId="4FB9AA92" w14:textId="4AAF529E" w:rsidR="00F624DC" w:rsidRPr="00767E58" w:rsidRDefault="00F624DC" w:rsidP="00025B39">
            <w:r>
              <w:t>antwoord.object.identificatie</w:t>
            </w:r>
          </w:p>
        </w:tc>
        <w:tc>
          <w:tcPr>
            <w:tcW w:w="3118" w:type="dxa"/>
          </w:tcPr>
          <w:p w14:paraId="20D194B5" w14:textId="77777777" w:rsidR="00F624DC" w:rsidRPr="00C45D14" w:rsidRDefault="00F624DC" w:rsidP="00961D4E">
            <w:pPr>
              <w:pStyle w:val="Geenafstand"/>
            </w:pPr>
            <w:r w:rsidRPr="00C45D14">
              <w:t>Identificatie benoemd object</w:t>
            </w:r>
          </w:p>
        </w:tc>
        <w:tc>
          <w:tcPr>
            <w:tcW w:w="851" w:type="dxa"/>
            <w:tcBorders>
              <w:right w:val="single" w:sz="4" w:space="0" w:color="auto"/>
            </w:tcBorders>
          </w:tcPr>
          <w:p w14:paraId="2342AC49" w14:textId="77777777" w:rsidR="00F624DC" w:rsidRPr="00767E58" w:rsidRDefault="00F624DC" w:rsidP="00961D4E">
            <w:pPr>
              <w:pStyle w:val="Geenafstand"/>
            </w:pPr>
          </w:p>
        </w:tc>
      </w:tr>
      <w:tr w:rsidR="00F624DC" w:rsidRPr="00767E58" w14:paraId="266ABB56" w14:textId="77777777" w:rsidTr="00961D4E">
        <w:tblPrEx>
          <w:tblBorders>
            <w:right w:val="none" w:sz="0" w:space="0" w:color="auto"/>
          </w:tblBorders>
        </w:tblPrEx>
        <w:tc>
          <w:tcPr>
            <w:tcW w:w="5070" w:type="dxa"/>
          </w:tcPr>
          <w:p w14:paraId="3613147A" w14:textId="25B8B5C6" w:rsidR="00F624DC" w:rsidRDefault="00F624DC" w:rsidP="00025B39">
            <w:r>
              <w:t>antwoord.object.</w:t>
            </w:r>
            <w:r w:rsidRPr="00960B0D">
              <w:t>typering</w:t>
            </w:r>
          </w:p>
        </w:tc>
        <w:tc>
          <w:tcPr>
            <w:tcW w:w="3118" w:type="dxa"/>
          </w:tcPr>
          <w:p w14:paraId="150550BC" w14:textId="77777777" w:rsidR="00F624DC" w:rsidRPr="00C45D14" w:rsidRDefault="00F624DC" w:rsidP="00961D4E">
            <w:pPr>
              <w:pStyle w:val="Geenafstand"/>
            </w:pPr>
            <w:r w:rsidRPr="00C45D14">
              <w:t>Typering benoemd object</w:t>
            </w:r>
          </w:p>
        </w:tc>
        <w:tc>
          <w:tcPr>
            <w:tcW w:w="851" w:type="dxa"/>
            <w:tcBorders>
              <w:right w:val="single" w:sz="4" w:space="0" w:color="auto"/>
            </w:tcBorders>
          </w:tcPr>
          <w:p w14:paraId="07F6E98F" w14:textId="77777777" w:rsidR="00F624DC" w:rsidRPr="00767E58" w:rsidRDefault="00F624DC" w:rsidP="00961D4E">
            <w:pPr>
              <w:pStyle w:val="Geenafstand"/>
            </w:pPr>
          </w:p>
        </w:tc>
      </w:tr>
      <w:tr w:rsidR="00F624DC" w:rsidRPr="00767E58" w14:paraId="5A79A613" w14:textId="77777777" w:rsidTr="00961D4E">
        <w:tblPrEx>
          <w:tblBorders>
            <w:right w:val="none" w:sz="0" w:space="0" w:color="auto"/>
          </w:tblBorders>
        </w:tblPrEx>
        <w:tc>
          <w:tcPr>
            <w:tcW w:w="5070" w:type="dxa"/>
          </w:tcPr>
          <w:p w14:paraId="67A1A868" w14:textId="3A2225BA" w:rsidR="00F624DC" w:rsidRPr="00733103" w:rsidRDefault="00F624DC" w:rsidP="00025B39">
            <w:pPr>
              <w:rPr>
                <w:b/>
              </w:rPr>
            </w:pPr>
            <w:r w:rsidRPr="00733103">
              <w:rPr>
                <w:b/>
              </w:rPr>
              <w:t>antwoord.object.adresAanduidingGrp</w:t>
            </w:r>
          </w:p>
        </w:tc>
        <w:tc>
          <w:tcPr>
            <w:tcW w:w="3118" w:type="dxa"/>
          </w:tcPr>
          <w:p w14:paraId="3FC699A3" w14:textId="77777777" w:rsidR="00F624DC" w:rsidRPr="00C45D14" w:rsidRDefault="00F624DC" w:rsidP="00961D4E">
            <w:pPr>
              <w:pStyle w:val="Geenafstand"/>
            </w:pPr>
            <w:r w:rsidRPr="00C45D14">
              <w:t>Adres AanduidingGrp</w:t>
            </w:r>
          </w:p>
        </w:tc>
        <w:tc>
          <w:tcPr>
            <w:tcW w:w="851" w:type="dxa"/>
            <w:tcBorders>
              <w:right w:val="single" w:sz="4" w:space="0" w:color="auto"/>
            </w:tcBorders>
          </w:tcPr>
          <w:p w14:paraId="4100E5B8" w14:textId="77777777" w:rsidR="00F624DC" w:rsidRPr="00767E58" w:rsidRDefault="00F624DC" w:rsidP="00961D4E">
            <w:pPr>
              <w:pStyle w:val="Geenafstand"/>
            </w:pPr>
          </w:p>
        </w:tc>
      </w:tr>
      <w:tr w:rsidR="001538B3" w:rsidRPr="00767E58" w14:paraId="5906D158" w14:textId="77777777" w:rsidTr="000A6BD6">
        <w:tblPrEx>
          <w:tblBorders>
            <w:right w:val="none" w:sz="0" w:space="0" w:color="auto"/>
          </w:tblBorders>
        </w:tblPrEx>
        <w:tc>
          <w:tcPr>
            <w:tcW w:w="5070" w:type="dxa"/>
          </w:tcPr>
          <w:p w14:paraId="30EF8E2B" w14:textId="6707F733" w:rsidR="001538B3" w:rsidRDefault="001538B3" w:rsidP="001538B3">
            <w:r>
              <w:t>antwoord</w:t>
            </w:r>
            <w:r w:rsidRPr="00877A06">
              <w:t>.</w:t>
            </w:r>
            <w:r w:rsidR="00F703B2">
              <w:t>object.</w:t>
            </w:r>
            <w:r w:rsidRPr="00877A06">
              <w:t>adresAanduidingGrp.num.identificatie</w:t>
            </w:r>
          </w:p>
        </w:tc>
        <w:tc>
          <w:tcPr>
            <w:tcW w:w="3118" w:type="dxa"/>
          </w:tcPr>
          <w:p w14:paraId="712DC596" w14:textId="77777777" w:rsidR="001538B3" w:rsidRDefault="001538B3" w:rsidP="000A6BD6">
            <w:pPr>
              <w:pStyle w:val="Geenafstand"/>
            </w:pPr>
            <w:r>
              <w:t>Identificatie Nummeraanduiding</w:t>
            </w:r>
          </w:p>
        </w:tc>
        <w:tc>
          <w:tcPr>
            <w:tcW w:w="851" w:type="dxa"/>
            <w:tcBorders>
              <w:right w:val="single" w:sz="4" w:space="0" w:color="auto"/>
            </w:tcBorders>
          </w:tcPr>
          <w:p w14:paraId="0401EDA7" w14:textId="77777777" w:rsidR="001538B3" w:rsidRPr="00767E58" w:rsidRDefault="001538B3" w:rsidP="000A6BD6">
            <w:pPr>
              <w:pStyle w:val="Geenafstand"/>
            </w:pPr>
          </w:p>
        </w:tc>
      </w:tr>
      <w:tr w:rsidR="001538B3" w:rsidRPr="00767E58" w14:paraId="5DE941EB" w14:textId="77777777" w:rsidTr="000A6BD6">
        <w:tblPrEx>
          <w:tblBorders>
            <w:right w:val="none" w:sz="0" w:space="0" w:color="auto"/>
          </w:tblBorders>
        </w:tblPrEx>
        <w:tc>
          <w:tcPr>
            <w:tcW w:w="5070" w:type="dxa"/>
          </w:tcPr>
          <w:p w14:paraId="759A0737" w14:textId="37A3473B" w:rsidR="001538B3" w:rsidRPr="00767E58" w:rsidRDefault="001538B3" w:rsidP="001538B3">
            <w:r>
              <w:t>antwoord.</w:t>
            </w:r>
            <w:r w:rsidR="00F703B2">
              <w:t>object.</w:t>
            </w:r>
            <w:r>
              <w:t>adresAanduidingGrp.wpl.identificatie</w:t>
            </w:r>
          </w:p>
        </w:tc>
        <w:tc>
          <w:tcPr>
            <w:tcW w:w="3118" w:type="dxa"/>
          </w:tcPr>
          <w:p w14:paraId="3113B88D" w14:textId="77777777" w:rsidR="001538B3" w:rsidRPr="00767E58" w:rsidRDefault="001538B3" w:rsidP="000A6BD6">
            <w:pPr>
              <w:pStyle w:val="Geenafstand"/>
            </w:pPr>
            <w:r>
              <w:t>BAG-ID Woonplaats</w:t>
            </w:r>
          </w:p>
        </w:tc>
        <w:tc>
          <w:tcPr>
            <w:tcW w:w="851" w:type="dxa"/>
            <w:tcBorders>
              <w:right w:val="single" w:sz="4" w:space="0" w:color="auto"/>
            </w:tcBorders>
          </w:tcPr>
          <w:p w14:paraId="5C9BBE88" w14:textId="77777777" w:rsidR="001538B3" w:rsidRPr="00767E58" w:rsidRDefault="001538B3" w:rsidP="000A6BD6">
            <w:pPr>
              <w:pStyle w:val="Geenafstand"/>
            </w:pPr>
          </w:p>
        </w:tc>
      </w:tr>
      <w:tr w:rsidR="001538B3" w:rsidRPr="00767E58" w14:paraId="100A7E75" w14:textId="77777777" w:rsidTr="000A6BD6">
        <w:tblPrEx>
          <w:tblBorders>
            <w:right w:val="none" w:sz="0" w:space="0" w:color="auto"/>
          </w:tblBorders>
        </w:tblPrEx>
        <w:tc>
          <w:tcPr>
            <w:tcW w:w="5070" w:type="dxa"/>
          </w:tcPr>
          <w:p w14:paraId="5892BE65" w14:textId="0DF064E6" w:rsidR="001538B3" w:rsidRPr="00767E58" w:rsidRDefault="001538B3" w:rsidP="001538B3">
            <w:r>
              <w:t>antwoord.</w:t>
            </w:r>
            <w:r w:rsidR="00F703B2">
              <w:t>object.</w:t>
            </w:r>
            <w:r>
              <w:t>adresAanduidingGrp.wpl.woonplaatsNaam</w:t>
            </w:r>
          </w:p>
        </w:tc>
        <w:tc>
          <w:tcPr>
            <w:tcW w:w="3118" w:type="dxa"/>
          </w:tcPr>
          <w:p w14:paraId="109F035C" w14:textId="77777777" w:rsidR="001538B3" w:rsidRPr="00767E58" w:rsidRDefault="001538B3" w:rsidP="000A6BD6">
            <w:pPr>
              <w:pStyle w:val="Geenafstand"/>
            </w:pPr>
            <w:r>
              <w:t>Naam woonplaats</w:t>
            </w:r>
          </w:p>
        </w:tc>
        <w:tc>
          <w:tcPr>
            <w:tcW w:w="851" w:type="dxa"/>
            <w:tcBorders>
              <w:right w:val="single" w:sz="4" w:space="0" w:color="auto"/>
            </w:tcBorders>
          </w:tcPr>
          <w:p w14:paraId="3F508BA8" w14:textId="77777777" w:rsidR="001538B3" w:rsidRPr="00767E58" w:rsidRDefault="001538B3" w:rsidP="000A6BD6">
            <w:pPr>
              <w:pStyle w:val="Geenafstand"/>
            </w:pPr>
          </w:p>
        </w:tc>
      </w:tr>
      <w:tr w:rsidR="001538B3" w:rsidRPr="00767E58" w14:paraId="77FAC8F7" w14:textId="77777777" w:rsidTr="000A6BD6">
        <w:tblPrEx>
          <w:tblBorders>
            <w:right w:val="none" w:sz="0" w:space="0" w:color="auto"/>
          </w:tblBorders>
        </w:tblPrEx>
        <w:tc>
          <w:tcPr>
            <w:tcW w:w="5070" w:type="dxa"/>
          </w:tcPr>
          <w:p w14:paraId="7DA1FA7C" w14:textId="5A5B8373" w:rsidR="001538B3" w:rsidRPr="00767E58" w:rsidRDefault="001538B3" w:rsidP="001538B3">
            <w:r>
              <w:t>antwoord.</w:t>
            </w:r>
            <w:r w:rsidR="00F703B2">
              <w:t>object.</w:t>
            </w:r>
            <w:r>
              <w:t>adresAanduidingGrp.opr.identificatie</w:t>
            </w:r>
          </w:p>
        </w:tc>
        <w:tc>
          <w:tcPr>
            <w:tcW w:w="3118" w:type="dxa"/>
          </w:tcPr>
          <w:p w14:paraId="4A1358CA" w14:textId="77777777" w:rsidR="001538B3" w:rsidRPr="00767E58" w:rsidRDefault="001538B3" w:rsidP="000A6BD6">
            <w:pPr>
              <w:pStyle w:val="Geenafstand"/>
            </w:pPr>
            <w:r>
              <w:t>BAG-ID Openbare ruimte</w:t>
            </w:r>
          </w:p>
        </w:tc>
        <w:tc>
          <w:tcPr>
            <w:tcW w:w="851" w:type="dxa"/>
            <w:tcBorders>
              <w:right w:val="single" w:sz="4" w:space="0" w:color="auto"/>
            </w:tcBorders>
          </w:tcPr>
          <w:p w14:paraId="63420D08" w14:textId="77777777" w:rsidR="001538B3" w:rsidRPr="00767E58" w:rsidRDefault="001538B3" w:rsidP="000A6BD6">
            <w:pPr>
              <w:pStyle w:val="Geenafstand"/>
            </w:pPr>
          </w:p>
        </w:tc>
      </w:tr>
      <w:tr w:rsidR="001538B3" w:rsidRPr="00767E58" w14:paraId="044D0F57" w14:textId="77777777" w:rsidTr="000A6BD6">
        <w:tblPrEx>
          <w:tblBorders>
            <w:right w:val="none" w:sz="0" w:space="0" w:color="auto"/>
          </w:tblBorders>
        </w:tblPrEx>
        <w:tc>
          <w:tcPr>
            <w:tcW w:w="5070" w:type="dxa"/>
          </w:tcPr>
          <w:p w14:paraId="6AFC9C7F" w14:textId="03CEBFF4" w:rsidR="001538B3" w:rsidRPr="00767E58" w:rsidRDefault="001538B3" w:rsidP="001538B3">
            <w:r>
              <w:t>antwoord.</w:t>
            </w:r>
            <w:r w:rsidR="00F703B2">
              <w:t>object.</w:t>
            </w:r>
            <w:r>
              <w:t>adresAanduidingGrp.gor. openbareRuimteNaam</w:t>
            </w:r>
          </w:p>
        </w:tc>
        <w:tc>
          <w:tcPr>
            <w:tcW w:w="3118" w:type="dxa"/>
          </w:tcPr>
          <w:p w14:paraId="780C9C36" w14:textId="77777777" w:rsidR="001538B3" w:rsidRPr="00767E58" w:rsidRDefault="001538B3" w:rsidP="000A6BD6">
            <w:pPr>
              <w:pStyle w:val="Geenafstand"/>
            </w:pPr>
            <w:r>
              <w:t>Naam openbare ruimte</w:t>
            </w:r>
          </w:p>
        </w:tc>
        <w:tc>
          <w:tcPr>
            <w:tcW w:w="851" w:type="dxa"/>
            <w:tcBorders>
              <w:right w:val="single" w:sz="4" w:space="0" w:color="auto"/>
            </w:tcBorders>
          </w:tcPr>
          <w:p w14:paraId="16D1A8FF" w14:textId="77777777" w:rsidR="001538B3" w:rsidRPr="00767E58" w:rsidRDefault="001538B3" w:rsidP="000A6BD6">
            <w:pPr>
              <w:pStyle w:val="Geenafstand"/>
            </w:pPr>
          </w:p>
        </w:tc>
      </w:tr>
      <w:tr w:rsidR="001538B3" w:rsidRPr="00767E58" w14:paraId="3BB7BD48" w14:textId="77777777" w:rsidTr="000A6BD6">
        <w:tblPrEx>
          <w:tblBorders>
            <w:right w:val="none" w:sz="0" w:space="0" w:color="auto"/>
          </w:tblBorders>
        </w:tblPrEx>
        <w:tc>
          <w:tcPr>
            <w:tcW w:w="5070" w:type="dxa"/>
          </w:tcPr>
          <w:p w14:paraId="1B5221C6" w14:textId="2DA699B5" w:rsidR="001538B3" w:rsidRPr="00767E58" w:rsidRDefault="001538B3" w:rsidP="001538B3">
            <w:r>
              <w:t>antwoord.</w:t>
            </w:r>
            <w:r w:rsidR="00F703B2">
              <w:t>object.</w:t>
            </w:r>
            <w:r>
              <w:t>adresAanduidingGrp.huisnummer</w:t>
            </w:r>
          </w:p>
        </w:tc>
        <w:tc>
          <w:tcPr>
            <w:tcW w:w="3118" w:type="dxa"/>
          </w:tcPr>
          <w:p w14:paraId="38E66001" w14:textId="77777777" w:rsidR="001538B3" w:rsidRPr="00767E58" w:rsidRDefault="001538B3" w:rsidP="000A6BD6">
            <w:pPr>
              <w:pStyle w:val="Geenafstand"/>
            </w:pPr>
            <w:r>
              <w:t>Huisnummer</w:t>
            </w:r>
          </w:p>
        </w:tc>
        <w:tc>
          <w:tcPr>
            <w:tcW w:w="851" w:type="dxa"/>
            <w:tcBorders>
              <w:right w:val="single" w:sz="4" w:space="0" w:color="auto"/>
            </w:tcBorders>
          </w:tcPr>
          <w:p w14:paraId="78FDCD3E" w14:textId="77777777" w:rsidR="001538B3" w:rsidRPr="00767E58" w:rsidRDefault="001538B3" w:rsidP="000A6BD6">
            <w:pPr>
              <w:pStyle w:val="Geenafstand"/>
            </w:pPr>
          </w:p>
        </w:tc>
      </w:tr>
      <w:tr w:rsidR="001538B3" w:rsidRPr="00767E58" w14:paraId="5E9EE605" w14:textId="77777777" w:rsidTr="000A6BD6">
        <w:tblPrEx>
          <w:tblBorders>
            <w:right w:val="none" w:sz="0" w:space="0" w:color="auto"/>
          </w:tblBorders>
        </w:tblPrEx>
        <w:tc>
          <w:tcPr>
            <w:tcW w:w="5070" w:type="dxa"/>
          </w:tcPr>
          <w:p w14:paraId="12E55371" w14:textId="6B6372B8" w:rsidR="001538B3" w:rsidRPr="00767E58" w:rsidRDefault="001538B3" w:rsidP="001538B3">
            <w:r>
              <w:t>antwoord.</w:t>
            </w:r>
            <w:r w:rsidR="00F703B2">
              <w:t>object.</w:t>
            </w:r>
            <w:r>
              <w:t>adresAanduidingGrp.huisletter</w:t>
            </w:r>
          </w:p>
        </w:tc>
        <w:tc>
          <w:tcPr>
            <w:tcW w:w="3118" w:type="dxa"/>
          </w:tcPr>
          <w:p w14:paraId="02BED931" w14:textId="77777777" w:rsidR="001538B3" w:rsidRPr="00767E58" w:rsidRDefault="001538B3" w:rsidP="000A6BD6">
            <w:pPr>
              <w:pStyle w:val="Geenafstand"/>
            </w:pPr>
            <w:r>
              <w:t>Huisletter</w:t>
            </w:r>
          </w:p>
        </w:tc>
        <w:tc>
          <w:tcPr>
            <w:tcW w:w="851" w:type="dxa"/>
            <w:tcBorders>
              <w:right w:val="single" w:sz="4" w:space="0" w:color="auto"/>
            </w:tcBorders>
          </w:tcPr>
          <w:p w14:paraId="6E9ED6AF" w14:textId="77777777" w:rsidR="001538B3" w:rsidRPr="00767E58" w:rsidRDefault="001538B3" w:rsidP="000A6BD6">
            <w:pPr>
              <w:pStyle w:val="Geenafstand"/>
            </w:pPr>
          </w:p>
        </w:tc>
      </w:tr>
      <w:tr w:rsidR="001538B3" w:rsidRPr="00767E58" w14:paraId="2F16C52A" w14:textId="77777777" w:rsidTr="000A6BD6">
        <w:tblPrEx>
          <w:tblBorders>
            <w:right w:val="none" w:sz="0" w:space="0" w:color="auto"/>
          </w:tblBorders>
        </w:tblPrEx>
        <w:tc>
          <w:tcPr>
            <w:tcW w:w="5070" w:type="dxa"/>
          </w:tcPr>
          <w:p w14:paraId="10EB34B2" w14:textId="2A6FC1BC" w:rsidR="001538B3" w:rsidRPr="00767E58" w:rsidRDefault="001538B3" w:rsidP="001538B3">
            <w:r>
              <w:t>antwoord.adresAanduidingGrp. huisnummertoevoeging</w:t>
            </w:r>
          </w:p>
        </w:tc>
        <w:tc>
          <w:tcPr>
            <w:tcW w:w="3118" w:type="dxa"/>
          </w:tcPr>
          <w:p w14:paraId="2A515334" w14:textId="77777777" w:rsidR="001538B3" w:rsidRPr="00767E58" w:rsidRDefault="001538B3" w:rsidP="000A6BD6">
            <w:pPr>
              <w:pStyle w:val="Geenafstand"/>
            </w:pPr>
            <w:r>
              <w:t>Huisnummertoevoeging</w:t>
            </w:r>
          </w:p>
        </w:tc>
        <w:tc>
          <w:tcPr>
            <w:tcW w:w="851" w:type="dxa"/>
            <w:tcBorders>
              <w:right w:val="single" w:sz="4" w:space="0" w:color="auto"/>
            </w:tcBorders>
          </w:tcPr>
          <w:p w14:paraId="0CF1B0C2" w14:textId="77777777" w:rsidR="001538B3" w:rsidRPr="00767E58" w:rsidRDefault="001538B3" w:rsidP="000A6BD6">
            <w:pPr>
              <w:pStyle w:val="Geenafstand"/>
            </w:pPr>
          </w:p>
        </w:tc>
      </w:tr>
      <w:tr w:rsidR="001538B3" w:rsidRPr="00767E58" w14:paraId="0F1ECECF" w14:textId="77777777" w:rsidTr="000A6BD6">
        <w:tblPrEx>
          <w:tblBorders>
            <w:right w:val="none" w:sz="0" w:space="0" w:color="auto"/>
          </w:tblBorders>
        </w:tblPrEx>
        <w:tc>
          <w:tcPr>
            <w:tcW w:w="5070" w:type="dxa"/>
          </w:tcPr>
          <w:p w14:paraId="1796A910" w14:textId="6134DF00" w:rsidR="001538B3" w:rsidRPr="00767E58" w:rsidRDefault="001538B3" w:rsidP="001538B3">
            <w:r>
              <w:t>antwoord.</w:t>
            </w:r>
            <w:r w:rsidR="00F703B2">
              <w:t>object.</w:t>
            </w:r>
            <w:r>
              <w:t>adresAanduidingGrp.postcode</w:t>
            </w:r>
          </w:p>
        </w:tc>
        <w:tc>
          <w:tcPr>
            <w:tcW w:w="3118" w:type="dxa"/>
          </w:tcPr>
          <w:p w14:paraId="09E08543" w14:textId="77777777" w:rsidR="001538B3" w:rsidRPr="00767E58" w:rsidRDefault="001538B3" w:rsidP="000A6BD6">
            <w:pPr>
              <w:pStyle w:val="Geenafstand"/>
            </w:pPr>
            <w:r>
              <w:t>Postcode</w:t>
            </w:r>
          </w:p>
        </w:tc>
        <w:tc>
          <w:tcPr>
            <w:tcW w:w="851" w:type="dxa"/>
            <w:tcBorders>
              <w:right w:val="single" w:sz="4" w:space="0" w:color="auto"/>
            </w:tcBorders>
          </w:tcPr>
          <w:p w14:paraId="05650288" w14:textId="77777777" w:rsidR="001538B3" w:rsidRPr="00767E58" w:rsidRDefault="001538B3" w:rsidP="000A6BD6">
            <w:pPr>
              <w:pStyle w:val="Geenafstand"/>
            </w:pPr>
          </w:p>
        </w:tc>
      </w:tr>
      <w:tr w:rsidR="00F624DC" w:rsidRPr="00767E58" w14:paraId="47CDACE5" w14:textId="77777777" w:rsidTr="00961D4E">
        <w:tblPrEx>
          <w:tblBorders>
            <w:right w:val="none" w:sz="0" w:space="0" w:color="auto"/>
          </w:tblBorders>
        </w:tblPrEx>
        <w:tc>
          <w:tcPr>
            <w:tcW w:w="5070" w:type="dxa"/>
          </w:tcPr>
          <w:p w14:paraId="07E505C4" w14:textId="77AC24C4" w:rsidR="00F624DC" w:rsidRDefault="00F624DC" w:rsidP="00025B39">
            <w:r>
              <w:t>antwoord.object.</w:t>
            </w:r>
            <w:r w:rsidRPr="00960B0D">
              <w:t>gbo.puntGeometrie</w:t>
            </w:r>
          </w:p>
        </w:tc>
        <w:tc>
          <w:tcPr>
            <w:tcW w:w="3118" w:type="dxa"/>
          </w:tcPr>
          <w:p w14:paraId="781AE207" w14:textId="77777777" w:rsidR="00F624DC" w:rsidRPr="00C45D14" w:rsidRDefault="00F624DC" w:rsidP="00961D4E">
            <w:pPr>
              <w:pStyle w:val="Geenafstand"/>
            </w:pPr>
            <w:r w:rsidRPr="00C45D14">
              <w:t>Punt-Geometrie Gebouwd Object</w:t>
            </w:r>
          </w:p>
        </w:tc>
        <w:tc>
          <w:tcPr>
            <w:tcW w:w="851" w:type="dxa"/>
            <w:tcBorders>
              <w:right w:val="single" w:sz="4" w:space="0" w:color="auto"/>
            </w:tcBorders>
          </w:tcPr>
          <w:p w14:paraId="3A5E1EBB" w14:textId="77777777" w:rsidR="00F624DC" w:rsidRPr="00767E58" w:rsidRDefault="00F624DC" w:rsidP="00961D4E">
            <w:pPr>
              <w:pStyle w:val="Geenafstand"/>
            </w:pPr>
          </w:p>
        </w:tc>
      </w:tr>
      <w:tr w:rsidR="00025B39" w:rsidRPr="00767E58" w14:paraId="58DBB860" w14:textId="77777777" w:rsidTr="00961D4E">
        <w:tblPrEx>
          <w:tblBorders>
            <w:right w:val="none" w:sz="0" w:space="0" w:color="auto"/>
          </w:tblBorders>
        </w:tblPrEx>
        <w:tc>
          <w:tcPr>
            <w:tcW w:w="5070" w:type="dxa"/>
          </w:tcPr>
          <w:p w14:paraId="5958BA40" w14:textId="21F419BF" w:rsidR="00025B39" w:rsidRDefault="00025B39" w:rsidP="001709FB">
            <w:r>
              <w:t>antwoord.object.vlak</w:t>
            </w:r>
            <w:r w:rsidRPr="00960B0D">
              <w:t>Geometrie</w:t>
            </w:r>
          </w:p>
        </w:tc>
        <w:tc>
          <w:tcPr>
            <w:tcW w:w="3118" w:type="dxa"/>
          </w:tcPr>
          <w:p w14:paraId="3BEE112D" w14:textId="6B2A8E99" w:rsidR="00025B39" w:rsidRPr="00C45D14" w:rsidRDefault="00025B39" w:rsidP="00025B39">
            <w:pPr>
              <w:pStyle w:val="Geenafstand"/>
            </w:pPr>
            <w:r w:rsidRPr="00C45D14">
              <w:t>Vlak-Geometrie Gebouwd Object</w:t>
            </w:r>
          </w:p>
        </w:tc>
        <w:tc>
          <w:tcPr>
            <w:tcW w:w="851" w:type="dxa"/>
            <w:tcBorders>
              <w:right w:val="single" w:sz="4" w:space="0" w:color="auto"/>
            </w:tcBorders>
          </w:tcPr>
          <w:p w14:paraId="3715C2B7" w14:textId="77777777" w:rsidR="00025B39" w:rsidRPr="00767E58" w:rsidRDefault="00025B39" w:rsidP="00961D4E">
            <w:pPr>
              <w:pStyle w:val="Geenafstand"/>
            </w:pPr>
          </w:p>
        </w:tc>
      </w:tr>
      <w:tr w:rsidR="00F624DC" w:rsidRPr="00767E58" w14:paraId="1D0E20D8" w14:textId="77777777" w:rsidTr="00961D4E">
        <w:tblPrEx>
          <w:tblBorders>
            <w:right w:val="none" w:sz="0" w:space="0" w:color="auto"/>
          </w:tblBorders>
        </w:tblPrEx>
        <w:tc>
          <w:tcPr>
            <w:tcW w:w="5070" w:type="dxa"/>
          </w:tcPr>
          <w:p w14:paraId="386EB98A" w14:textId="5D8DA448" w:rsidR="00F624DC" w:rsidRDefault="00F624DC" w:rsidP="00025B39">
            <w:r>
              <w:t>antwoord.object.</w:t>
            </w:r>
            <w:r w:rsidR="00025B39">
              <w:t>gbo.</w:t>
            </w:r>
            <w:r w:rsidRPr="00960B0D">
              <w:t>gebruiksdoel</w:t>
            </w:r>
          </w:p>
        </w:tc>
        <w:tc>
          <w:tcPr>
            <w:tcW w:w="3118" w:type="dxa"/>
          </w:tcPr>
          <w:p w14:paraId="0AD0AFA3" w14:textId="77777777" w:rsidR="00F624DC" w:rsidRPr="00C45D14" w:rsidRDefault="00F624DC" w:rsidP="00961D4E">
            <w:pPr>
              <w:pStyle w:val="Geenafstand"/>
            </w:pPr>
            <w:r w:rsidRPr="00C45D14">
              <w:t>Gebruiksdoel benoemd object</w:t>
            </w:r>
          </w:p>
        </w:tc>
        <w:tc>
          <w:tcPr>
            <w:tcW w:w="851" w:type="dxa"/>
            <w:tcBorders>
              <w:right w:val="single" w:sz="4" w:space="0" w:color="auto"/>
            </w:tcBorders>
          </w:tcPr>
          <w:p w14:paraId="02EEC527" w14:textId="77777777" w:rsidR="00F624DC" w:rsidRPr="00767E58" w:rsidRDefault="00F624DC" w:rsidP="00961D4E">
            <w:pPr>
              <w:pStyle w:val="Geenafstand"/>
            </w:pPr>
          </w:p>
        </w:tc>
      </w:tr>
      <w:tr w:rsidR="00F624DC" w:rsidRPr="00767E58" w14:paraId="17202D81" w14:textId="77777777" w:rsidTr="00961D4E">
        <w:tblPrEx>
          <w:tblBorders>
            <w:right w:val="none" w:sz="0" w:space="0" w:color="auto"/>
          </w:tblBorders>
        </w:tblPrEx>
        <w:tc>
          <w:tcPr>
            <w:tcW w:w="5070" w:type="dxa"/>
          </w:tcPr>
          <w:p w14:paraId="420EB060" w14:textId="5FA1CEF6" w:rsidR="00F624DC" w:rsidRDefault="00F624DC" w:rsidP="00025B39">
            <w:r>
              <w:t>antwoord.object.</w:t>
            </w:r>
            <w:r w:rsidRPr="00960B0D">
              <w:t>gbo.oppervlakte</w:t>
            </w:r>
          </w:p>
        </w:tc>
        <w:tc>
          <w:tcPr>
            <w:tcW w:w="3118" w:type="dxa"/>
          </w:tcPr>
          <w:p w14:paraId="48911C4E" w14:textId="77777777" w:rsidR="00F624DC" w:rsidRPr="00C45D14" w:rsidRDefault="00F624DC" w:rsidP="00961D4E">
            <w:pPr>
              <w:pStyle w:val="Geenafstand"/>
            </w:pPr>
            <w:r w:rsidRPr="00C45D14">
              <w:t>Oppervlakte gebouwd object</w:t>
            </w:r>
          </w:p>
        </w:tc>
        <w:tc>
          <w:tcPr>
            <w:tcW w:w="851" w:type="dxa"/>
            <w:tcBorders>
              <w:right w:val="single" w:sz="4" w:space="0" w:color="auto"/>
            </w:tcBorders>
          </w:tcPr>
          <w:p w14:paraId="01F7B67B" w14:textId="77777777" w:rsidR="00F624DC" w:rsidRPr="00767E58" w:rsidRDefault="00F624DC" w:rsidP="00961D4E">
            <w:pPr>
              <w:pStyle w:val="Geenafstand"/>
            </w:pPr>
          </w:p>
        </w:tc>
      </w:tr>
      <w:tr w:rsidR="00F624DC" w:rsidRPr="00767E58" w14:paraId="3918B0BA" w14:textId="77777777" w:rsidTr="00961D4E">
        <w:tblPrEx>
          <w:tblBorders>
            <w:right w:val="none" w:sz="0" w:space="0" w:color="auto"/>
          </w:tblBorders>
        </w:tblPrEx>
        <w:tc>
          <w:tcPr>
            <w:tcW w:w="5070" w:type="dxa"/>
          </w:tcPr>
          <w:p w14:paraId="487E76C5" w14:textId="5594F2D0" w:rsidR="00F624DC" w:rsidRDefault="00F624DC" w:rsidP="00025B39">
            <w:r>
              <w:t>antwoord.object</w:t>
            </w:r>
            <w:r w:rsidR="00025B39">
              <w:t>.</w:t>
            </w:r>
            <w:r w:rsidRPr="00960B0D">
              <w:t>aot.status</w:t>
            </w:r>
          </w:p>
        </w:tc>
        <w:tc>
          <w:tcPr>
            <w:tcW w:w="3118" w:type="dxa"/>
          </w:tcPr>
          <w:p w14:paraId="369F4A4B" w14:textId="77777777" w:rsidR="00F624DC" w:rsidRPr="00C45D14" w:rsidRDefault="00F624DC" w:rsidP="00961D4E">
            <w:pPr>
              <w:pStyle w:val="Geenafstand"/>
            </w:pPr>
            <w:r w:rsidRPr="00C45D14">
              <w:t xml:space="preserve">Status adresseerbaar object. </w:t>
            </w:r>
          </w:p>
        </w:tc>
        <w:tc>
          <w:tcPr>
            <w:tcW w:w="851" w:type="dxa"/>
            <w:tcBorders>
              <w:right w:val="single" w:sz="4" w:space="0" w:color="auto"/>
            </w:tcBorders>
          </w:tcPr>
          <w:p w14:paraId="17F1FA36" w14:textId="77777777" w:rsidR="00F624DC" w:rsidRPr="00767E58" w:rsidRDefault="00F624DC" w:rsidP="00961D4E">
            <w:pPr>
              <w:pStyle w:val="Geenafstand"/>
            </w:pPr>
          </w:p>
        </w:tc>
      </w:tr>
      <w:tr w:rsidR="00F624DC" w:rsidRPr="00767E58" w14:paraId="025F45D6" w14:textId="77777777" w:rsidTr="00961D4E">
        <w:tblPrEx>
          <w:tblBorders>
            <w:right w:val="none" w:sz="0" w:space="0" w:color="auto"/>
          </w:tblBorders>
        </w:tblPrEx>
        <w:tc>
          <w:tcPr>
            <w:tcW w:w="5070" w:type="dxa"/>
          </w:tcPr>
          <w:p w14:paraId="46EDF602" w14:textId="5E389A6B" w:rsidR="00F624DC" w:rsidRDefault="00F624DC" w:rsidP="00025B39">
            <w:r>
              <w:t>antwoord.object.</w:t>
            </w:r>
            <w:r w:rsidRPr="00960B0D">
              <w:t>aot.geconstateerd</w:t>
            </w:r>
          </w:p>
        </w:tc>
        <w:tc>
          <w:tcPr>
            <w:tcW w:w="3118" w:type="dxa"/>
          </w:tcPr>
          <w:p w14:paraId="3203847E" w14:textId="77777777" w:rsidR="00F624DC" w:rsidRPr="00C45D14" w:rsidRDefault="00F624DC" w:rsidP="00961D4E">
            <w:pPr>
              <w:pStyle w:val="Geenafstand"/>
            </w:pPr>
            <w:r w:rsidRPr="00C45D14">
              <w:t>Geconstateerd adresseerbaar object</w:t>
            </w:r>
          </w:p>
        </w:tc>
        <w:tc>
          <w:tcPr>
            <w:tcW w:w="851" w:type="dxa"/>
            <w:tcBorders>
              <w:right w:val="single" w:sz="4" w:space="0" w:color="auto"/>
            </w:tcBorders>
          </w:tcPr>
          <w:p w14:paraId="4BFEA07A" w14:textId="77777777" w:rsidR="00F624DC" w:rsidRPr="00767E58" w:rsidRDefault="00F624DC" w:rsidP="00961D4E">
            <w:pPr>
              <w:pStyle w:val="Geenafstand"/>
            </w:pPr>
          </w:p>
        </w:tc>
      </w:tr>
      <w:tr w:rsidR="00F624DC" w:rsidRPr="00767E58" w14:paraId="5D93828C" w14:textId="77777777" w:rsidTr="00961D4E">
        <w:tblPrEx>
          <w:tblBorders>
            <w:right w:val="none" w:sz="0" w:space="0" w:color="auto"/>
          </w:tblBorders>
        </w:tblPrEx>
        <w:tc>
          <w:tcPr>
            <w:tcW w:w="5070" w:type="dxa"/>
          </w:tcPr>
          <w:p w14:paraId="1C06CA3B" w14:textId="485FD3CE" w:rsidR="00F624DC" w:rsidRDefault="00F624DC" w:rsidP="00025B39">
            <w:r>
              <w:t>antwoord.object.</w:t>
            </w:r>
            <w:r w:rsidRPr="00960B0D">
              <w:t>inOnderzoek</w:t>
            </w:r>
          </w:p>
        </w:tc>
        <w:tc>
          <w:tcPr>
            <w:tcW w:w="3118" w:type="dxa"/>
          </w:tcPr>
          <w:p w14:paraId="4B8908B6" w14:textId="77777777" w:rsidR="00F624DC" w:rsidRPr="00C45D14" w:rsidRDefault="00F624DC" w:rsidP="00961D4E">
            <w:pPr>
              <w:pStyle w:val="Geenafstand"/>
            </w:pPr>
            <w:r w:rsidRPr="00C45D14">
              <w:t>Indicatie onderzoek</w:t>
            </w:r>
          </w:p>
        </w:tc>
        <w:tc>
          <w:tcPr>
            <w:tcW w:w="851" w:type="dxa"/>
            <w:tcBorders>
              <w:right w:val="single" w:sz="4" w:space="0" w:color="auto"/>
            </w:tcBorders>
          </w:tcPr>
          <w:p w14:paraId="631FFF56" w14:textId="77777777" w:rsidR="00F624DC" w:rsidRPr="00767E58" w:rsidRDefault="00F624DC" w:rsidP="00961D4E">
            <w:pPr>
              <w:pStyle w:val="Geenafstand"/>
            </w:pPr>
          </w:p>
        </w:tc>
      </w:tr>
      <w:tr w:rsidR="00F624DC" w:rsidRPr="00767E58" w14:paraId="3F741074" w14:textId="77777777" w:rsidTr="00961D4E">
        <w:tblPrEx>
          <w:tblBorders>
            <w:right w:val="none" w:sz="0" w:space="0" w:color="auto"/>
          </w:tblBorders>
        </w:tblPrEx>
        <w:tc>
          <w:tcPr>
            <w:tcW w:w="5070" w:type="dxa"/>
          </w:tcPr>
          <w:p w14:paraId="7F041BCF" w14:textId="557417C0" w:rsidR="00F624DC" w:rsidRDefault="00F624DC" w:rsidP="00025B39">
            <w:r>
              <w:lastRenderedPageBreak/>
              <w:t>antwoord.object.</w:t>
            </w:r>
            <w:r w:rsidRPr="00960B0D">
              <w:t>ingangsdatumObject</w:t>
            </w:r>
          </w:p>
        </w:tc>
        <w:tc>
          <w:tcPr>
            <w:tcW w:w="3118" w:type="dxa"/>
          </w:tcPr>
          <w:p w14:paraId="5BABC411" w14:textId="77777777" w:rsidR="00F624DC" w:rsidRPr="00C45D14" w:rsidRDefault="00F624DC" w:rsidP="00961D4E">
            <w:pPr>
              <w:pStyle w:val="Geenafstand"/>
            </w:pPr>
            <w:r w:rsidRPr="00C45D14">
              <w:t>Ingangsdatum object.</w:t>
            </w:r>
          </w:p>
        </w:tc>
        <w:tc>
          <w:tcPr>
            <w:tcW w:w="851" w:type="dxa"/>
            <w:tcBorders>
              <w:right w:val="single" w:sz="4" w:space="0" w:color="auto"/>
            </w:tcBorders>
          </w:tcPr>
          <w:p w14:paraId="678DA15B" w14:textId="77777777" w:rsidR="00F624DC" w:rsidRPr="00767E58" w:rsidRDefault="00F624DC" w:rsidP="00961D4E">
            <w:pPr>
              <w:pStyle w:val="Geenafstand"/>
            </w:pPr>
          </w:p>
        </w:tc>
      </w:tr>
      <w:tr w:rsidR="00F624DC" w:rsidRPr="00767E58" w14:paraId="226C178B" w14:textId="77777777" w:rsidTr="00961D4E">
        <w:tblPrEx>
          <w:tblBorders>
            <w:right w:val="none" w:sz="0" w:space="0" w:color="auto"/>
          </w:tblBorders>
        </w:tblPrEx>
        <w:tc>
          <w:tcPr>
            <w:tcW w:w="5070" w:type="dxa"/>
          </w:tcPr>
          <w:p w14:paraId="62A7F74C" w14:textId="2EC48EB1" w:rsidR="00F624DC" w:rsidRDefault="00F624DC" w:rsidP="00025B39">
            <w:r>
              <w:t>antwoord.object.</w:t>
            </w:r>
            <w:r w:rsidRPr="00960B0D">
              <w:t>einddatumObject</w:t>
            </w:r>
          </w:p>
        </w:tc>
        <w:tc>
          <w:tcPr>
            <w:tcW w:w="3118" w:type="dxa"/>
          </w:tcPr>
          <w:p w14:paraId="60C7118C" w14:textId="77777777" w:rsidR="00F624DC" w:rsidRPr="00C45D14" w:rsidRDefault="00F624DC" w:rsidP="00961D4E">
            <w:pPr>
              <w:pStyle w:val="Geenafstand"/>
            </w:pPr>
            <w:r w:rsidRPr="00C45D14">
              <w:t xml:space="preserve">Einddatum object. </w:t>
            </w:r>
          </w:p>
        </w:tc>
        <w:tc>
          <w:tcPr>
            <w:tcW w:w="851" w:type="dxa"/>
            <w:tcBorders>
              <w:right w:val="single" w:sz="4" w:space="0" w:color="auto"/>
            </w:tcBorders>
          </w:tcPr>
          <w:p w14:paraId="4FF91A20" w14:textId="77777777" w:rsidR="00F624DC" w:rsidRPr="00767E58" w:rsidRDefault="00F624DC" w:rsidP="00961D4E">
            <w:pPr>
              <w:pStyle w:val="Geenafstand"/>
            </w:pPr>
          </w:p>
        </w:tc>
      </w:tr>
    </w:tbl>
    <w:p w14:paraId="55E51093" w14:textId="77777777" w:rsidR="00F624DC" w:rsidRPr="0025121A" w:rsidRDefault="00F624DC" w:rsidP="00DD376B"/>
    <w:p w14:paraId="6096B99F" w14:textId="77777777" w:rsidR="00DD376B" w:rsidRPr="00076208" w:rsidRDefault="00DD376B" w:rsidP="00DD376B"/>
    <w:p w14:paraId="115C0585" w14:textId="716BCF57" w:rsidR="00DD376B" w:rsidRDefault="00DD376B" w:rsidP="00DD376B">
      <w:pPr>
        <w:pStyle w:val="Kop3"/>
      </w:pPr>
      <w:bookmarkStart w:id="692" w:name="_Toc361821687"/>
      <w:bookmarkStart w:id="693" w:name="_Toc379548007"/>
      <w:bookmarkStart w:id="694" w:name="_Toc381774153"/>
      <w:bookmarkStart w:id="695" w:name="_Toc523146153"/>
      <w:r>
        <w:t>Wabo</w:t>
      </w:r>
      <w:r w:rsidRPr="009105C9">
        <w:t xml:space="preserve"> =&gt; BAG </w:t>
      </w:r>
      <w:r>
        <w:t>oprLv01 (Openbare Ruimte</w:t>
      </w:r>
      <w:bookmarkEnd w:id="692"/>
      <w:r>
        <w:t>)</w:t>
      </w:r>
      <w:bookmarkEnd w:id="693"/>
      <w:bookmarkEnd w:id="694"/>
      <w:bookmarkEnd w:id="695"/>
    </w:p>
    <w:p w14:paraId="12542A4E" w14:textId="36E51A39" w:rsidR="00025B39" w:rsidRDefault="00025B39" w:rsidP="00025B39">
      <w:r>
        <w:t xml:space="preserve">Het opvragen van een Openbare ruimte. Er is een opsomming gemaakt welke selectiecriteria minimaal ondersteund moeten worden om aan deze standaard te voldoen. </w:t>
      </w:r>
    </w:p>
    <w:p w14:paraId="41E7BE17" w14:textId="34E61B6A" w:rsidR="00025B39" w:rsidRPr="00A20F1B" w:rsidRDefault="00025B39" w:rsidP="00025B39">
      <w:r>
        <w:t xml:space="preserve">De scope van het vraagbericht kan bij implementatie naar behoefte van de gemeente bepaald worden. Echter, om aan deze standaard te voldoen moeten minimaal de elementen die in het antwoordbericht </w:t>
      </w:r>
      <w:r w:rsidR="00E555D0">
        <w:t>opr</w:t>
      </w:r>
      <w:r>
        <w:t xml:space="preserve">La01 genoemd zijn opgevraagd kunnen worden. </w:t>
      </w:r>
    </w:p>
    <w:p w14:paraId="45A2F624" w14:textId="77777777" w:rsidR="00025B39" w:rsidRPr="00A20F1B" w:rsidRDefault="00025B39" w:rsidP="00DD376B"/>
    <w:p w14:paraId="1C57EAD7" w14:textId="77777777" w:rsidR="00DD376B" w:rsidRPr="007D4984" w:rsidRDefault="00DD376B" w:rsidP="00DD376B">
      <w:pPr>
        <w:rPr>
          <w:b/>
        </w:rPr>
      </w:pPr>
      <w:r>
        <w:rPr>
          <w:b/>
        </w:rPr>
        <w:t>Vraagbericht opr</w:t>
      </w:r>
      <w:r w:rsidRPr="007D4984">
        <w:rPr>
          <w:b/>
        </w:rPr>
        <w:t>Lv01</w:t>
      </w:r>
    </w:p>
    <w:p w14:paraId="73D8F718"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03B3F123" w14:textId="77777777" w:rsidTr="00B6559F">
        <w:tc>
          <w:tcPr>
            <w:tcW w:w="8188" w:type="dxa"/>
            <w:gridSpan w:val="2"/>
          </w:tcPr>
          <w:p w14:paraId="658C4E60" w14:textId="77777777" w:rsidR="00DD376B" w:rsidRPr="00767E58" w:rsidRDefault="00DD376B" w:rsidP="00B6559F">
            <w:pPr>
              <w:rPr>
                <w:b/>
              </w:rPr>
            </w:pPr>
            <w:r w:rsidRPr="00767E58">
              <w:rPr>
                <w:b/>
              </w:rPr>
              <w:t>Berichttype:</w:t>
            </w:r>
            <w:r w:rsidRPr="00767E58">
              <w:t xml:space="preserve"> </w:t>
            </w:r>
            <w:r>
              <w:t>oprLv01</w:t>
            </w:r>
          </w:p>
        </w:tc>
        <w:tc>
          <w:tcPr>
            <w:tcW w:w="851" w:type="dxa"/>
            <w:tcBorders>
              <w:bottom w:val="single" w:sz="4" w:space="0" w:color="auto"/>
              <w:right w:val="single" w:sz="4" w:space="0" w:color="auto"/>
            </w:tcBorders>
          </w:tcPr>
          <w:p w14:paraId="52A7A00D" w14:textId="77777777" w:rsidR="00DD376B" w:rsidRPr="00767E58" w:rsidRDefault="00DD376B" w:rsidP="00B6559F">
            <w:pPr>
              <w:rPr>
                <w:b/>
              </w:rPr>
            </w:pPr>
          </w:p>
        </w:tc>
      </w:tr>
      <w:tr w:rsidR="00DD376B" w:rsidRPr="000079C4" w14:paraId="78B9B1C4" w14:textId="77777777" w:rsidTr="00B6559F">
        <w:tblPrEx>
          <w:tblBorders>
            <w:right w:val="single" w:sz="4" w:space="0" w:color="auto"/>
          </w:tblBorders>
        </w:tblPrEx>
        <w:tc>
          <w:tcPr>
            <w:tcW w:w="5070" w:type="dxa"/>
          </w:tcPr>
          <w:p w14:paraId="29367A19" w14:textId="77777777" w:rsidR="00DD376B" w:rsidRPr="005A1E63" w:rsidRDefault="00DD376B" w:rsidP="00B6559F">
            <w:pPr>
              <w:rPr>
                <w:b/>
                <w:i/>
                <w:u w:val="single"/>
              </w:rPr>
            </w:pPr>
            <w:r w:rsidRPr="005A1E63">
              <w:rPr>
                <w:b/>
                <w:i/>
                <w:u w:val="single"/>
              </w:rPr>
              <w:t>Selectiecriteria</w:t>
            </w:r>
          </w:p>
        </w:tc>
        <w:tc>
          <w:tcPr>
            <w:tcW w:w="3118" w:type="dxa"/>
          </w:tcPr>
          <w:p w14:paraId="29F6D545" w14:textId="77777777" w:rsidR="00DD376B" w:rsidRPr="00767E58" w:rsidRDefault="00DD376B" w:rsidP="00B6559F">
            <w:pPr>
              <w:rPr>
                <w:b/>
              </w:rPr>
            </w:pPr>
          </w:p>
        </w:tc>
        <w:tc>
          <w:tcPr>
            <w:tcW w:w="851" w:type="dxa"/>
          </w:tcPr>
          <w:p w14:paraId="7D6076C7" w14:textId="7FA63DCE" w:rsidR="00DD376B" w:rsidRPr="00767E58" w:rsidRDefault="00DD376B" w:rsidP="00B6559F">
            <w:pPr>
              <w:rPr>
                <w:b/>
              </w:rPr>
            </w:pPr>
          </w:p>
        </w:tc>
      </w:tr>
      <w:tr w:rsidR="00DD376B" w:rsidRPr="000079C4" w14:paraId="7C45368B" w14:textId="77777777" w:rsidTr="00B6559F">
        <w:tblPrEx>
          <w:tblBorders>
            <w:right w:val="single" w:sz="4" w:space="0" w:color="auto"/>
          </w:tblBorders>
        </w:tblPrEx>
        <w:tc>
          <w:tcPr>
            <w:tcW w:w="5070" w:type="dxa"/>
          </w:tcPr>
          <w:p w14:paraId="06E5A79D" w14:textId="77777777" w:rsidR="00DD376B" w:rsidRPr="008A715F" w:rsidRDefault="00DD376B" w:rsidP="00B6559F">
            <w:pPr>
              <w:rPr>
                <w:i/>
              </w:rPr>
            </w:pPr>
            <w:r>
              <w:rPr>
                <w:i/>
              </w:rPr>
              <w:t>Object = openbareRuimte (OPR)</w:t>
            </w:r>
            <w:r w:rsidRPr="008A715F">
              <w:rPr>
                <w:i/>
              </w:rPr>
              <w:t xml:space="preserve"> </w:t>
            </w:r>
          </w:p>
        </w:tc>
        <w:tc>
          <w:tcPr>
            <w:tcW w:w="3118" w:type="dxa"/>
          </w:tcPr>
          <w:p w14:paraId="335BEBCE" w14:textId="77777777" w:rsidR="00DD376B" w:rsidRPr="000079C4" w:rsidRDefault="00DD376B" w:rsidP="00B6559F">
            <w:pPr>
              <w:rPr>
                <w:b/>
              </w:rPr>
            </w:pPr>
          </w:p>
        </w:tc>
        <w:tc>
          <w:tcPr>
            <w:tcW w:w="851" w:type="dxa"/>
          </w:tcPr>
          <w:p w14:paraId="68721965" w14:textId="279DF90E" w:rsidR="00DD376B" w:rsidRPr="004B5AD7" w:rsidRDefault="00DD376B" w:rsidP="00B6559F"/>
        </w:tc>
      </w:tr>
      <w:tr w:rsidR="00DD376B" w:rsidRPr="006D7695" w14:paraId="5E24EF29" w14:textId="77777777" w:rsidTr="00B6559F">
        <w:tc>
          <w:tcPr>
            <w:tcW w:w="5070" w:type="dxa"/>
          </w:tcPr>
          <w:p w14:paraId="064A6032" w14:textId="77777777" w:rsidR="00DD376B" w:rsidRPr="00767E58" w:rsidRDefault="00DD376B" w:rsidP="00B6559F">
            <w:r>
              <w:t>gelijk.identificatie</w:t>
            </w:r>
          </w:p>
        </w:tc>
        <w:tc>
          <w:tcPr>
            <w:tcW w:w="3118" w:type="dxa"/>
          </w:tcPr>
          <w:p w14:paraId="6E590EA4" w14:textId="77777777" w:rsidR="00DD376B" w:rsidRPr="00767E58" w:rsidRDefault="00DD376B" w:rsidP="00B6559F">
            <w:r>
              <w:t>BAG-ID Openbare Ruimte</w:t>
            </w:r>
          </w:p>
        </w:tc>
        <w:tc>
          <w:tcPr>
            <w:tcW w:w="851" w:type="dxa"/>
            <w:tcBorders>
              <w:right w:val="single" w:sz="4" w:space="0" w:color="auto"/>
            </w:tcBorders>
          </w:tcPr>
          <w:p w14:paraId="6993976C" w14:textId="7268533E" w:rsidR="00DD376B" w:rsidRPr="00767E58" w:rsidRDefault="00DD376B" w:rsidP="00B6559F"/>
        </w:tc>
      </w:tr>
      <w:tr w:rsidR="00DD376B" w:rsidRPr="006D7695" w14:paraId="7D12A9D1" w14:textId="77777777" w:rsidTr="00B6559F">
        <w:tc>
          <w:tcPr>
            <w:tcW w:w="5070" w:type="dxa"/>
          </w:tcPr>
          <w:p w14:paraId="49F7EB6F" w14:textId="77777777" w:rsidR="00DD376B" w:rsidRDefault="00DD376B" w:rsidP="00B6559F">
            <w:r>
              <w:t>gelijk.wpl.identificatie</w:t>
            </w:r>
          </w:p>
        </w:tc>
        <w:tc>
          <w:tcPr>
            <w:tcW w:w="3118" w:type="dxa"/>
          </w:tcPr>
          <w:p w14:paraId="470FDE9C" w14:textId="77777777" w:rsidR="00DD376B" w:rsidRDefault="00DD376B" w:rsidP="00B6559F">
            <w:pPr>
              <w:pStyle w:val="Geenafstand"/>
            </w:pPr>
            <w:r>
              <w:t>BAG-ID Woonplaats</w:t>
            </w:r>
            <w:r w:rsidDel="001F0AE8">
              <w:t xml:space="preserve"> </w:t>
            </w:r>
          </w:p>
        </w:tc>
        <w:tc>
          <w:tcPr>
            <w:tcW w:w="851" w:type="dxa"/>
            <w:tcBorders>
              <w:right w:val="single" w:sz="4" w:space="0" w:color="auto"/>
            </w:tcBorders>
          </w:tcPr>
          <w:p w14:paraId="46DBE5FB" w14:textId="274E6477" w:rsidR="00DD376B" w:rsidRDefault="00DD376B" w:rsidP="00B6559F">
            <w:pPr>
              <w:pStyle w:val="Geenafstand"/>
            </w:pPr>
          </w:p>
        </w:tc>
      </w:tr>
      <w:tr w:rsidR="00DD376B" w:rsidRPr="006D7695" w14:paraId="4D8AEA3C" w14:textId="77777777" w:rsidTr="00B6559F">
        <w:tc>
          <w:tcPr>
            <w:tcW w:w="5070" w:type="dxa"/>
          </w:tcPr>
          <w:p w14:paraId="5009BCBF" w14:textId="77777777" w:rsidR="00DD376B" w:rsidRPr="00767E58" w:rsidRDefault="00DD376B" w:rsidP="00B6559F">
            <w:r>
              <w:t>gelijk.wpl.woonplaatsNaam</w:t>
            </w:r>
          </w:p>
        </w:tc>
        <w:tc>
          <w:tcPr>
            <w:tcW w:w="3118" w:type="dxa"/>
          </w:tcPr>
          <w:p w14:paraId="209AD51D" w14:textId="77777777" w:rsidR="00DD376B" w:rsidRPr="00767E58" w:rsidRDefault="00DD376B" w:rsidP="00B6559F">
            <w:pPr>
              <w:pStyle w:val="Geenafstand"/>
            </w:pPr>
            <w:r>
              <w:t>Naam woonplaats</w:t>
            </w:r>
          </w:p>
        </w:tc>
        <w:tc>
          <w:tcPr>
            <w:tcW w:w="851" w:type="dxa"/>
            <w:tcBorders>
              <w:right w:val="single" w:sz="4" w:space="0" w:color="auto"/>
            </w:tcBorders>
          </w:tcPr>
          <w:p w14:paraId="6EEE7853" w14:textId="0570F549" w:rsidR="00DD376B" w:rsidRPr="00767E58" w:rsidRDefault="00DD376B" w:rsidP="00B6559F">
            <w:pPr>
              <w:pStyle w:val="Geenafstand"/>
            </w:pPr>
          </w:p>
        </w:tc>
      </w:tr>
      <w:tr w:rsidR="00DD376B" w:rsidRPr="006D7695" w14:paraId="3ACCDBDC" w14:textId="77777777" w:rsidTr="00B6559F">
        <w:tc>
          <w:tcPr>
            <w:tcW w:w="5070" w:type="dxa"/>
            <w:tcBorders>
              <w:top w:val="single" w:sz="4" w:space="0" w:color="auto"/>
              <w:left w:val="single" w:sz="4" w:space="0" w:color="auto"/>
              <w:bottom w:val="single" w:sz="4" w:space="0" w:color="auto"/>
              <w:right w:val="single" w:sz="4" w:space="0" w:color="auto"/>
            </w:tcBorders>
          </w:tcPr>
          <w:p w14:paraId="6548D0CB" w14:textId="77777777" w:rsidR="00DD376B" w:rsidRPr="00767E58" w:rsidRDefault="00DD376B" w:rsidP="00B6559F">
            <w:r>
              <w:t>gelijk.gor.openbareRuimteNaam</w:t>
            </w:r>
          </w:p>
        </w:tc>
        <w:tc>
          <w:tcPr>
            <w:tcW w:w="3118" w:type="dxa"/>
            <w:tcBorders>
              <w:top w:val="single" w:sz="4" w:space="0" w:color="auto"/>
              <w:left w:val="single" w:sz="4" w:space="0" w:color="auto"/>
              <w:bottom w:val="single" w:sz="4" w:space="0" w:color="auto"/>
              <w:right w:val="single" w:sz="4" w:space="0" w:color="auto"/>
            </w:tcBorders>
          </w:tcPr>
          <w:p w14:paraId="357EE326" w14:textId="77777777" w:rsidR="00DD376B" w:rsidRPr="00767E58" w:rsidRDefault="00DD376B" w:rsidP="00B6559F">
            <w:pPr>
              <w:pStyle w:val="Geenafstand"/>
            </w:pPr>
            <w:r>
              <w:t>Naam openbare ruimte</w:t>
            </w:r>
          </w:p>
        </w:tc>
        <w:tc>
          <w:tcPr>
            <w:tcW w:w="851" w:type="dxa"/>
            <w:tcBorders>
              <w:top w:val="single" w:sz="4" w:space="0" w:color="auto"/>
              <w:left w:val="single" w:sz="4" w:space="0" w:color="auto"/>
              <w:bottom w:val="single" w:sz="4" w:space="0" w:color="auto"/>
              <w:right w:val="single" w:sz="4" w:space="0" w:color="auto"/>
            </w:tcBorders>
          </w:tcPr>
          <w:p w14:paraId="5FDCF5C1" w14:textId="597EB301" w:rsidR="00DD376B" w:rsidRPr="00767E58" w:rsidRDefault="00DD376B" w:rsidP="00B6559F">
            <w:pPr>
              <w:pStyle w:val="Geenafstand"/>
            </w:pPr>
          </w:p>
        </w:tc>
      </w:tr>
      <w:tr w:rsidR="00DD376B" w:rsidRPr="006D7695" w14:paraId="77599FD9" w14:textId="77777777" w:rsidTr="00B6559F">
        <w:tc>
          <w:tcPr>
            <w:tcW w:w="5070" w:type="dxa"/>
          </w:tcPr>
          <w:p w14:paraId="601B4C3B" w14:textId="77777777" w:rsidR="00DD376B" w:rsidRPr="00767E58" w:rsidRDefault="00DD376B" w:rsidP="00B6559F">
            <w:r>
              <w:t>gelijk.gor.type</w:t>
            </w:r>
          </w:p>
        </w:tc>
        <w:tc>
          <w:tcPr>
            <w:tcW w:w="3118" w:type="dxa"/>
          </w:tcPr>
          <w:p w14:paraId="12484DF3" w14:textId="77777777" w:rsidR="00DD376B" w:rsidRPr="00767E58" w:rsidRDefault="00DD376B" w:rsidP="00B6559F">
            <w:pPr>
              <w:pStyle w:val="Geenafstand"/>
            </w:pPr>
            <w:r>
              <w:t>Type openbare ruimte</w:t>
            </w:r>
          </w:p>
        </w:tc>
        <w:tc>
          <w:tcPr>
            <w:tcW w:w="851" w:type="dxa"/>
            <w:tcBorders>
              <w:right w:val="single" w:sz="4" w:space="0" w:color="auto"/>
            </w:tcBorders>
          </w:tcPr>
          <w:p w14:paraId="7AE326EF" w14:textId="6CA6241F" w:rsidR="00DD376B" w:rsidRPr="00767E58" w:rsidRDefault="00DD376B" w:rsidP="00B6559F">
            <w:pPr>
              <w:pStyle w:val="Geenafstand"/>
            </w:pPr>
          </w:p>
        </w:tc>
      </w:tr>
    </w:tbl>
    <w:p w14:paraId="2E7B8D77" w14:textId="77777777" w:rsidR="00DD376B" w:rsidRDefault="00DD376B" w:rsidP="00DD376B"/>
    <w:p w14:paraId="54EEE24D" w14:textId="77777777" w:rsidR="00DD376B" w:rsidRDefault="00DD376B" w:rsidP="00DD376B">
      <w:pPr>
        <w:pStyle w:val="Kop3"/>
      </w:pPr>
      <w:bookmarkStart w:id="696" w:name="_Toc379548008"/>
      <w:bookmarkStart w:id="697" w:name="_Toc381774154"/>
      <w:bookmarkStart w:id="698" w:name="_Toc523146154"/>
      <w:r w:rsidRPr="009105C9">
        <w:t xml:space="preserve">BAG =&gt; </w:t>
      </w:r>
      <w:r>
        <w:t>Wabo oprLa01 ( Openbare Ruimte)</w:t>
      </w:r>
      <w:bookmarkEnd w:id="696"/>
      <w:bookmarkEnd w:id="697"/>
      <w:bookmarkEnd w:id="698"/>
    </w:p>
    <w:p w14:paraId="6B6C762B" w14:textId="77777777" w:rsidR="00DD376B" w:rsidRDefault="00DD376B" w:rsidP="00DD376B">
      <w:r>
        <w:t xml:space="preserve">Hier is beschreven wat een systeem minimaal moet kunnen antwoorden en/of verwerken om aan deze standaard te voldoen. Bij de implementatie door de gemeente wordt bepaald welke van deze elementen ook daadwerkelijk toegepast worden. </w:t>
      </w:r>
    </w:p>
    <w:p w14:paraId="3AFE336D" w14:textId="77777777" w:rsidR="00DD376B" w:rsidRDefault="00DD376B" w:rsidP="00DD376B">
      <w:pPr>
        <w:rPr>
          <w:b/>
        </w:rPr>
      </w:pPr>
    </w:p>
    <w:p w14:paraId="4507B457" w14:textId="77777777" w:rsidR="00DD376B" w:rsidRPr="00960B0D" w:rsidRDefault="00DD376B" w:rsidP="00DD376B">
      <w:pPr>
        <w:rPr>
          <w:b/>
        </w:rPr>
      </w:pPr>
      <w:r w:rsidRPr="00960B0D">
        <w:rPr>
          <w:b/>
        </w:rPr>
        <w:t xml:space="preserve">Antwoordbericht </w:t>
      </w:r>
      <w:r>
        <w:rPr>
          <w:b/>
        </w:rPr>
        <w:t>opr</w:t>
      </w:r>
      <w:r w:rsidRPr="00960B0D">
        <w:rPr>
          <w:b/>
        </w:rPr>
        <w:t>La01</w:t>
      </w:r>
    </w:p>
    <w:p w14:paraId="539E3BFB"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626FC1CD" w14:textId="77777777" w:rsidTr="00B6559F">
        <w:tc>
          <w:tcPr>
            <w:tcW w:w="8188" w:type="dxa"/>
            <w:gridSpan w:val="2"/>
          </w:tcPr>
          <w:p w14:paraId="786FE5DF" w14:textId="77777777" w:rsidR="00DD376B" w:rsidRPr="00767E58" w:rsidRDefault="00DD376B" w:rsidP="00B6559F">
            <w:pPr>
              <w:rPr>
                <w:b/>
              </w:rPr>
            </w:pPr>
            <w:r w:rsidRPr="00767E58">
              <w:rPr>
                <w:b/>
              </w:rPr>
              <w:t>Berichttype:</w:t>
            </w:r>
            <w:r w:rsidRPr="00767E58">
              <w:t xml:space="preserve"> </w:t>
            </w:r>
            <w:r>
              <w:t>oprLa01</w:t>
            </w:r>
          </w:p>
        </w:tc>
        <w:tc>
          <w:tcPr>
            <w:tcW w:w="851" w:type="dxa"/>
            <w:tcBorders>
              <w:bottom w:val="single" w:sz="4" w:space="0" w:color="auto"/>
              <w:right w:val="single" w:sz="4" w:space="0" w:color="auto"/>
            </w:tcBorders>
          </w:tcPr>
          <w:p w14:paraId="77D2861B" w14:textId="77777777" w:rsidR="00DD376B" w:rsidRPr="00767E58" w:rsidRDefault="00DD376B" w:rsidP="00B6559F">
            <w:pPr>
              <w:rPr>
                <w:b/>
              </w:rPr>
            </w:pPr>
          </w:p>
        </w:tc>
      </w:tr>
      <w:tr w:rsidR="00DD376B" w:rsidRPr="00EF29EE" w14:paraId="2FEBEE78" w14:textId="77777777" w:rsidTr="00B6559F">
        <w:tc>
          <w:tcPr>
            <w:tcW w:w="5070" w:type="dxa"/>
          </w:tcPr>
          <w:p w14:paraId="746AC962" w14:textId="77777777" w:rsidR="00DD376B" w:rsidRPr="00767E58" w:rsidRDefault="00DD376B" w:rsidP="00B6559F">
            <w:pPr>
              <w:rPr>
                <w:b/>
              </w:rPr>
            </w:pPr>
            <w:r w:rsidRPr="00767E58">
              <w:rPr>
                <w:b/>
              </w:rPr>
              <w:t>StUF-elementen</w:t>
            </w:r>
          </w:p>
        </w:tc>
        <w:tc>
          <w:tcPr>
            <w:tcW w:w="3118" w:type="dxa"/>
          </w:tcPr>
          <w:p w14:paraId="3FBCB4BB" w14:textId="77777777" w:rsidR="00DD376B" w:rsidRPr="00767E58" w:rsidRDefault="00DD376B" w:rsidP="00B6559F">
            <w:pPr>
              <w:rPr>
                <w:b/>
              </w:rPr>
            </w:pPr>
          </w:p>
        </w:tc>
        <w:tc>
          <w:tcPr>
            <w:tcW w:w="851" w:type="dxa"/>
            <w:tcBorders>
              <w:right w:val="single" w:sz="4" w:space="0" w:color="auto"/>
            </w:tcBorders>
          </w:tcPr>
          <w:p w14:paraId="456E34C9" w14:textId="3CC4B5A5" w:rsidR="00DD376B" w:rsidRPr="00D66655" w:rsidRDefault="00DD376B" w:rsidP="00B6559F"/>
        </w:tc>
      </w:tr>
      <w:tr w:rsidR="00DD376B" w:rsidRPr="00573B46" w14:paraId="64E5D605" w14:textId="77777777" w:rsidTr="00B6559F">
        <w:tblPrEx>
          <w:tblBorders>
            <w:right w:val="single" w:sz="4" w:space="0" w:color="auto"/>
          </w:tblBorders>
        </w:tblPrEx>
        <w:tc>
          <w:tcPr>
            <w:tcW w:w="5070" w:type="dxa"/>
          </w:tcPr>
          <w:p w14:paraId="09283735" w14:textId="77777777" w:rsidR="00DD376B" w:rsidRPr="00573B46" w:rsidRDefault="00DD376B" w:rsidP="00B6559F">
            <w:r>
              <w:t>melding</w:t>
            </w:r>
          </w:p>
        </w:tc>
        <w:tc>
          <w:tcPr>
            <w:tcW w:w="3118" w:type="dxa"/>
          </w:tcPr>
          <w:p w14:paraId="66DA95E9" w14:textId="77777777" w:rsidR="00DD376B" w:rsidRPr="00573B46" w:rsidRDefault="00DD376B" w:rsidP="00B6559F">
            <w:pPr>
              <w:pStyle w:val="Geenafstand"/>
            </w:pPr>
            <w:r>
              <w:t>Vrije melding</w:t>
            </w:r>
          </w:p>
        </w:tc>
        <w:tc>
          <w:tcPr>
            <w:tcW w:w="851" w:type="dxa"/>
          </w:tcPr>
          <w:p w14:paraId="6AB60B8B" w14:textId="6179427F" w:rsidR="00DD376B" w:rsidRPr="00573B46" w:rsidRDefault="00DD376B" w:rsidP="00B6559F">
            <w:pPr>
              <w:pStyle w:val="Geenafstand"/>
            </w:pPr>
          </w:p>
        </w:tc>
      </w:tr>
      <w:tr w:rsidR="00DD376B" w14:paraId="5D7D3D46" w14:textId="77777777" w:rsidTr="00B6559F">
        <w:tblPrEx>
          <w:tblBorders>
            <w:right w:val="single" w:sz="4" w:space="0" w:color="auto"/>
          </w:tblBorders>
        </w:tblPrEx>
        <w:tc>
          <w:tcPr>
            <w:tcW w:w="5070" w:type="dxa"/>
          </w:tcPr>
          <w:p w14:paraId="605067B0" w14:textId="77777777" w:rsidR="00DD376B" w:rsidRDefault="00DD376B" w:rsidP="00B6559F">
            <w:pPr>
              <w:rPr>
                <w:i/>
              </w:rPr>
            </w:pPr>
            <w:r w:rsidRPr="00767E58">
              <w:rPr>
                <w:b/>
              </w:rPr>
              <w:t>StUF-</w:t>
            </w:r>
            <w:r>
              <w:rPr>
                <w:b/>
              </w:rPr>
              <w:t xml:space="preserve">BG </w:t>
            </w:r>
            <w:r w:rsidRPr="00767E58">
              <w:rPr>
                <w:b/>
              </w:rPr>
              <w:t>elementen</w:t>
            </w:r>
          </w:p>
        </w:tc>
        <w:tc>
          <w:tcPr>
            <w:tcW w:w="3118" w:type="dxa"/>
          </w:tcPr>
          <w:p w14:paraId="07A6BE08" w14:textId="77777777" w:rsidR="00DD376B" w:rsidRPr="00573B46" w:rsidRDefault="00DD376B" w:rsidP="00B6559F">
            <w:pPr>
              <w:pStyle w:val="Geenafstand"/>
            </w:pPr>
          </w:p>
        </w:tc>
        <w:tc>
          <w:tcPr>
            <w:tcW w:w="851" w:type="dxa"/>
          </w:tcPr>
          <w:p w14:paraId="22D4EC62" w14:textId="77777777" w:rsidR="00DD376B" w:rsidRDefault="00DD376B" w:rsidP="00B6559F">
            <w:pPr>
              <w:pStyle w:val="Geenafstand"/>
            </w:pPr>
          </w:p>
        </w:tc>
      </w:tr>
      <w:tr w:rsidR="00DD376B" w:rsidRPr="00767E58" w14:paraId="06AEC3BC" w14:textId="77777777" w:rsidTr="00B6559F">
        <w:tc>
          <w:tcPr>
            <w:tcW w:w="5070" w:type="dxa"/>
          </w:tcPr>
          <w:p w14:paraId="28A47FD2" w14:textId="77777777" w:rsidR="00DD376B" w:rsidRDefault="00DD376B" w:rsidP="00B6559F">
            <w:r>
              <w:rPr>
                <w:i/>
              </w:rPr>
              <w:t>Object = openbareRuimte (GOR)</w:t>
            </w:r>
          </w:p>
        </w:tc>
        <w:tc>
          <w:tcPr>
            <w:tcW w:w="3118" w:type="dxa"/>
          </w:tcPr>
          <w:p w14:paraId="49C86984" w14:textId="77777777" w:rsidR="00DD376B" w:rsidRPr="00C45D14" w:rsidRDefault="00DD376B" w:rsidP="00B6559F">
            <w:pPr>
              <w:pStyle w:val="Geenafstand"/>
            </w:pPr>
          </w:p>
        </w:tc>
        <w:tc>
          <w:tcPr>
            <w:tcW w:w="851" w:type="dxa"/>
            <w:tcBorders>
              <w:right w:val="single" w:sz="4" w:space="0" w:color="auto"/>
            </w:tcBorders>
          </w:tcPr>
          <w:p w14:paraId="2884B8B5" w14:textId="03F8EDE3" w:rsidR="00DD376B" w:rsidRPr="00767E58" w:rsidRDefault="00DD376B" w:rsidP="00B6559F">
            <w:pPr>
              <w:pStyle w:val="Geenafstand"/>
            </w:pPr>
          </w:p>
        </w:tc>
      </w:tr>
      <w:tr w:rsidR="00DD376B" w:rsidRPr="00767E58" w14:paraId="6025F087" w14:textId="77777777" w:rsidTr="00B6559F">
        <w:tc>
          <w:tcPr>
            <w:tcW w:w="5070" w:type="dxa"/>
          </w:tcPr>
          <w:p w14:paraId="7997BDD0" w14:textId="77777777" w:rsidR="00DD376B" w:rsidRPr="00767E58" w:rsidRDefault="00DD376B" w:rsidP="00B6559F">
            <w:r>
              <w:t>antwoord.object.identificatie</w:t>
            </w:r>
          </w:p>
        </w:tc>
        <w:tc>
          <w:tcPr>
            <w:tcW w:w="3118" w:type="dxa"/>
          </w:tcPr>
          <w:p w14:paraId="4D59CF72" w14:textId="77777777" w:rsidR="00DD376B" w:rsidRPr="00C45D14" w:rsidRDefault="00DD376B" w:rsidP="00B6559F">
            <w:pPr>
              <w:pStyle w:val="Geenafstand"/>
            </w:pPr>
            <w:r w:rsidRPr="00C45D14">
              <w:t>BAG-ID</w:t>
            </w:r>
          </w:p>
        </w:tc>
        <w:tc>
          <w:tcPr>
            <w:tcW w:w="851" w:type="dxa"/>
            <w:tcBorders>
              <w:right w:val="single" w:sz="4" w:space="0" w:color="auto"/>
            </w:tcBorders>
          </w:tcPr>
          <w:p w14:paraId="09781E10" w14:textId="7FCAD894" w:rsidR="00DD376B" w:rsidRPr="00767E58" w:rsidRDefault="00DD376B" w:rsidP="00B6559F">
            <w:pPr>
              <w:pStyle w:val="Geenafstand"/>
            </w:pPr>
          </w:p>
        </w:tc>
      </w:tr>
      <w:tr w:rsidR="00DD376B" w:rsidRPr="006D7695" w14:paraId="4D8AC47F" w14:textId="77777777" w:rsidTr="00B6559F">
        <w:tc>
          <w:tcPr>
            <w:tcW w:w="5070" w:type="dxa"/>
          </w:tcPr>
          <w:p w14:paraId="2A894509" w14:textId="77777777" w:rsidR="00DD376B" w:rsidRPr="00767E58" w:rsidRDefault="00DD376B" w:rsidP="00B6559F">
            <w:r>
              <w:t>antwoord.object.authentiek</w:t>
            </w:r>
          </w:p>
        </w:tc>
        <w:tc>
          <w:tcPr>
            <w:tcW w:w="3118" w:type="dxa"/>
          </w:tcPr>
          <w:p w14:paraId="6F2A2383" w14:textId="77777777" w:rsidR="00DD376B" w:rsidRPr="00C45D14" w:rsidRDefault="00DD376B" w:rsidP="00B6559F">
            <w:pPr>
              <w:pStyle w:val="Geenafstand"/>
            </w:pPr>
            <w:r w:rsidRPr="00C45D14">
              <w:t>Authentiek J/N</w:t>
            </w:r>
          </w:p>
        </w:tc>
        <w:tc>
          <w:tcPr>
            <w:tcW w:w="851" w:type="dxa"/>
            <w:tcBorders>
              <w:right w:val="single" w:sz="4" w:space="0" w:color="auto"/>
            </w:tcBorders>
          </w:tcPr>
          <w:p w14:paraId="3EA1501A" w14:textId="23E3B209" w:rsidR="00DD376B" w:rsidRPr="00767E58" w:rsidRDefault="00DD376B" w:rsidP="00B6559F">
            <w:pPr>
              <w:pStyle w:val="Geenafstand"/>
            </w:pPr>
          </w:p>
        </w:tc>
      </w:tr>
      <w:tr w:rsidR="00DD376B" w:rsidRPr="006D7695" w14:paraId="7334C328" w14:textId="77777777" w:rsidTr="00B6559F">
        <w:tc>
          <w:tcPr>
            <w:tcW w:w="5070" w:type="dxa"/>
            <w:tcBorders>
              <w:top w:val="single" w:sz="4" w:space="0" w:color="auto"/>
              <w:left w:val="single" w:sz="4" w:space="0" w:color="auto"/>
              <w:bottom w:val="single" w:sz="4" w:space="0" w:color="auto"/>
              <w:right w:val="single" w:sz="4" w:space="0" w:color="auto"/>
            </w:tcBorders>
          </w:tcPr>
          <w:p w14:paraId="5FA107D0" w14:textId="77777777" w:rsidR="00DD376B" w:rsidRPr="00767E58" w:rsidRDefault="00DD376B" w:rsidP="00B6559F">
            <w:r>
              <w:t>antwoord.object.wpl.identificatie</w:t>
            </w:r>
          </w:p>
        </w:tc>
        <w:tc>
          <w:tcPr>
            <w:tcW w:w="3118" w:type="dxa"/>
            <w:tcBorders>
              <w:top w:val="single" w:sz="4" w:space="0" w:color="auto"/>
              <w:left w:val="single" w:sz="4" w:space="0" w:color="auto"/>
              <w:bottom w:val="single" w:sz="4" w:space="0" w:color="auto"/>
              <w:right w:val="single" w:sz="4" w:space="0" w:color="auto"/>
            </w:tcBorders>
          </w:tcPr>
          <w:p w14:paraId="3FB5A1EF" w14:textId="77777777" w:rsidR="00DD376B" w:rsidRPr="00C45D14" w:rsidRDefault="00DD376B" w:rsidP="00B6559F">
            <w:pPr>
              <w:pStyle w:val="Geenafstand"/>
            </w:pPr>
            <w:r w:rsidRPr="00C45D14">
              <w:t>BAG-ID Woonplaats</w:t>
            </w:r>
          </w:p>
        </w:tc>
        <w:tc>
          <w:tcPr>
            <w:tcW w:w="851" w:type="dxa"/>
            <w:tcBorders>
              <w:top w:val="single" w:sz="4" w:space="0" w:color="auto"/>
              <w:left w:val="single" w:sz="4" w:space="0" w:color="auto"/>
              <w:bottom w:val="single" w:sz="4" w:space="0" w:color="auto"/>
              <w:right w:val="single" w:sz="4" w:space="0" w:color="auto"/>
            </w:tcBorders>
          </w:tcPr>
          <w:p w14:paraId="361232D4" w14:textId="7131B7F1" w:rsidR="00DD376B" w:rsidRPr="00767E58" w:rsidRDefault="00DD376B" w:rsidP="00B6559F">
            <w:pPr>
              <w:pStyle w:val="Geenafstand"/>
            </w:pPr>
          </w:p>
        </w:tc>
      </w:tr>
      <w:tr w:rsidR="00DD376B" w:rsidRPr="006D7695" w14:paraId="60E94A3A" w14:textId="77777777" w:rsidTr="00B6559F">
        <w:tc>
          <w:tcPr>
            <w:tcW w:w="5070" w:type="dxa"/>
            <w:tcBorders>
              <w:top w:val="single" w:sz="4" w:space="0" w:color="auto"/>
              <w:left w:val="single" w:sz="4" w:space="0" w:color="auto"/>
              <w:bottom w:val="single" w:sz="4" w:space="0" w:color="auto"/>
              <w:right w:val="single" w:sz="4" w:space="0" w:color="auto"/>
            </w:tcBorders>
          </w:tcPr>
          <w:p w14:paraId="4A2FD50F" w14:textId="445BDAE4" w:rsidR="00DD376B" w:rsidRPr="00767E58" w:rsidRDefault="00DD376B" w:rsidP="00B6559F">
            <w:r>
              <w:t>antwoord.object.</w:t>
            </w:r>
            <w:r w:rsidR="00F703B2">
              <w:t>wpl.</w:t>
            </w:r>
            <w:r>
              <w:t>woonplaatsNaam</w:t>
            </w:r>
          </w:p>
        </w:tc>
        <w:tc>
          <w:tcPr>
            <w:tcW w:w="3118" w:type="dxa"/>
            <w:tcBorders>
              <w:top w:val="single" w:sz="4" w:space="0" w:color="auto"/>
              <w:left w:val="single" w:sz="4" w:space="0" w:color="auto"/>
              <w:bottom w:val="single" w:sz="4" w:space="0" w:color="auto"/>
              <w:right w:val="single" w:sz="4" w:space="0" w:color="auto"/>
            </w:tcBorders>
          </w:tcPr>
          <w:p w14:paraId="280D8049" w14:textId="77777777" w:rsidR="00DD376B" w:rsidRPr="00C45D14" w:rsidRDefault="00DD376B" w:rsidP="00B6559F">
            <w:pPr>
              <w:pStyle w:val="Geenafstand"/>
            </w:pPr>
            <w:r w:rsidRPr="00C45D14">
              <w:t>Woonplaats naam</w:t>
            </w:r>
          </w:p>
        </w:tc>
        <w:tc>
          <w:tcPr>
            <w:tcW w:w="851" w:type="dxa"/>
            <w:tcBorders>
              <w:top w:val="single" w:sz="4" w:space="0" w:color="auto"/>
              <w:left w:val="single" w:sz="4" w:space="0" w:color="auto"/>
              <w:bottom w:val="single" w:sz="4" w:space="0" w:color="auto"/>
              <w:right w:val="single" w:sz="4" w:space="0" w:color="auto"/>
            </w:tcBorders>
          </w:tcPr>
          <w:p w14:paraId="28FF3036" w14:textId="1B6A8CFE" w:rsidR="00DD376B" w:rsidRPr="00767E58" w:rsidRDefault="00DD376B" w:rsidP="00B6559F">
            <w:pPr>
              <w:pStyle w:val="Geenafstand"/>
            </w:pPr>
          </w:p>
        </w:tc>
      </w:tr>
      <w:tr w:rsidR="00DD376B" w:rsidRPr="006D7695" w14:paraId="7F7105B2" w14:textId="77777777" w:rsidTr="00B6559F">
        <w:tc>
          <w:tcPr>
            <w:tcW w:w="5070" w:type="dxa"/>
          </w:tcPr>
          <w:p w14:paraId="70D17F44" w14:textId="77777777" w:rsidR="00DD376B" w:rsidRPr="00767E58" w:rsidRDefault="00DD376B" w:rsidP="00B6559F">
            <w:r>
              <w:t>antwoord.object.gor.openbareRuimteNaam</w:t>
            </w:r>
          </w:p>
        </w:tc>
        <w:tc>
          <w:tcPr>
            <w:tcW w:w="3118" w:type="dxa"/>
          </w:tcPr>
          <w:p w14:paraId="300C38A2" w14:textId="77777777" w:rsidR="00DD376B" w:rsidRPr="00C45D14" w:rsidRDefault="00DD376B" w:rsidP="00B6559F">
            <w:pPr>
              <w:pStyle w:val="Geenafstand"/>
            </w:pPr>
            <w:r w:rsidRPr="00C45D14">
              <w:t>Openbare ruimte naam</w:t>
            </w:r>
          </w:p>
        </w:tc>
        <w:tc>
          <w:tcPr>
            <w:tcW w:w="851" w:type="dxa"/>
            <w:tcBorders>
              <w:right w:val="single" w:sz="4" w:space="0" w:color="auto"/>
            </w:tcBorders>
          </w:tcPr>
          <w:p w14:paraId="5FE56C1A" w14:textId="61AFAA3D" w:rsidR="00DD376B" w:rsidRPr="00767E58" w:rsidRDefault="00DD376B" w:rsidP="00B6559F">
            <w:pPr>
              <w:pStyle w:val="Geenafstand"/>
            </w:pPr>
          </w:p>
        </w:tc>
      </w:tr>
      <w:tr w:rsidR="00DD376B" w:rsidRPr="006D7695" w14:paraId="0DE72E7B" w14:textId="77777777" w:rsidTr="00B6559F">
        <w:tc>
          <w:tcPr>
            <w:tcW w:w="5070" w:type="dxa"/>
            <w:tcBorders>
              <w:top w:val="single" w:sz="4" w:space="0" w:color="auto"/>
              <w:left w:val="single" w:sz="4" w:space="0" w:color="auto"/>
              <w:bottom w:val="single" w:sz="4" w:space="0" w:color="auto"/>
              <w:right w:val="single" w:sz="4" w:space="0" w:color="auto"/>
            </w:tcBorders>
          </w:tcPr>
          <w:p w14:paraId="2DF47F37" w14:textId="77777777" w:rsidR="00DD376B" w:rsidRPr="00767E58" w:rsidRDefault="00DD376B" w:rsidP="00B6559F">
            <w:r>
              <w:t>antwoord.object.gor.geconstateerd</w:t>
            </w:r>
          </w:p>
        </w:tc>
        <w:tc>
          <w:tcPr>
            <w:tcW w:w="3118" w:type="dxa"/>
            <w:tcBorders>
              <w:top w:val="single" w:sz="4" w:space="0" w:color="auto"/>
              <w:left w:val="single" w:sz="4" w:space="0" w:color="auto"/>
              <w:bottom w:val="single" w:sz="4" w:space="0" w:color="auto"/>
              <w:right w:val="single" w:sz="4" w:space="0" w:color="auto"/>
            </w:tcBorders>
          </w:tcPr>
          <w:p w14:paraId="17C13D12" w14:textId="77777777" w:rsidR="00DD376B" w:rsidRPr="00C45D14" w:rsidRDefault="00DD376B" w:rsidP="00B6559F">
            <w:pPr>
              <w:pStyle w:val="Geenafstand"/>
            </w:pPr>
            <w:r w:rsidRPr="00C45D14">
              <w:t>Geconstateerd</w:t>
            </w:r>
          </w:p>
        </w:tc>
        <w:tc>
          <w:tcPr>
            <w:tcW w:w="851" w:type="dxa"/>
            <w:tcBorders>
              <w:top w:val="single" w:sz="4" w:space="0" w:color="auto"/>
              <w:left w:val="single" w:sz="4" w:space="0" w:color="auto"/>
              <w:bottom w:val="single" w:sz="4" w:space="0" w:color="auto"/>
              <w:right w:val="single" w:sz="4" w:space="0" w:color="auto"/>
            </w:tcBorders>
          </w:tcPr>
          <w:p w14:paraId="6B509814" w14:textId="2B22C851" w:rsidR="00DD376B" w:rsidRPr="00767E58" w:rsidRDefault="00DD376B" w:rsidP="00B6559F">
            <w:pPr>
              <w:pStyle w:val="Geenafstand"/>
            </w:pPr>
          </w:p>
        </w:tc>
      </w:tr>
      <w:tr w:rsidR="00DD376B" w:rsidRPr="006D7695" w14:paraId="5456FB68" w14:textId="77777777" w:rsidTr="00B6559F">
        <w:tc>
          <w:tcPr>
            <w:tcW w:w="5070" w:type="dxa"/>
          </w:tcPr>
          <w:p w14:paraId="78EED7DB" w14:textId="77777777" w:rsidR="00DD376B" w:rsidRPr="00767E58" w:rsidRDefault="00DD376B" w:rsidP="00B6559F">
            <w:r>
              <w:t>antwoord.object.gor.type</w:t>
            </w:r>
          </w:p>
        </w:tc>
        <w:tc>
          <w:tcPr>
            <w:tcW w:w="3118" w:type="dxa"/>
          </w:tcPr>
          <w:p w14:paraId="7DDBEF15" w14:textId="77777777" w:rsidR="00DD376B" w:rsidRPr="00C45D14" w:rsidRDefault="00DD376B" w:rsidP="00B6559F">
            <w:pPr>
              <w:pStyle w:val="Geenafstand"/>
            </w:pPr>
            <w:r w:rsidRPr="00C45D14">
              <w:t>Type openbare ruimte</w:t>
            </w:r>
          </w:p>
        </w:tc>
        <w:tc>
          <w:tcPr>
            <w:tcW w:w="851" w:type="dxa"/>
            <w:tcBorders>
              <w:right w:val="single" w:sz="4" w:space="0" w:color="auto"/>
            </w:tcBorders>
          </w:tcPr>
          <w:p w14:paraId="796FE2A6" w14:textId="706BA350" w:rsidR="00DD376B" w:rsidRPr="00767E58" w:rsidRDefault="00DD376B" w:rsidP="00B6559F">
            <w:pPr>
              <w:pStyle w:val="Geenafstand"/>
            </w:pPr>
          </w:p>
        </w:tc>
      </w:tr>
      <w:tr w:rsidR="00DD376B" w:rsidRPr="006D7695" w14:paraId="0E378977" w14:textId="77777777" w:rsidTr="00B6559F">
        <w:tc>
          <w:tcPr>
            <w:tcW w:w="5070" w:type="dxa"/>
            <w:tcBorders>
              <w:top w:val="single" w:sz="4" w:space="0" w:color="auto"/>
              <w:left w:val="single" w:sz="4" w:space="0" w:color="auto"/>
              <w:bottom w:val="single" w:sz="4" w:space="0" w:color="auto"/>
              <w:right w:val="single" w:sz="4" w:space="0" w:color="auto"/>
            </w:tcBorders>
          </w:tcPr>
          <w:p w14:paraId="27F79D6C" w14:textId="77777777" w:rsidR="00DD376B" w:rsidRPr="00767E58" w:rsidRDefault="00DD376B" w:rsidP="00B6559F">
            <w:r>
              <w:t>antwoord.object.gor.status</w:t>
            </w:r>
          </w:p>
        </w:tc>
        <w:tc>
          <w:tcPr>
            <w:tcW w:w="3118" w:type="dxa"/>
            <w:tcBorders>
              <w:top w:val="single" w:sz="4" w:space="0" w:color="auto"/>
              <w:left w:val="single" w:sz="4" w:space="0" w:color="auto"/>
              <w:bottom w:val="single" w:sz="4" w:space="0" w:color="auto"/>
              <w:right w:val="single" w:sz="4" w:space="0" w:color="auto"/>
            </w:tcBorders>
          </w:tcPr>
          <w:p w14:paraId="615F0D80" w14:textId="77777777" w:rsidR="00DD376B" w:rsidRPr="00C45D14" w:rsidRDefault="00DD376B" w:rsidP="00B6559F">
            <w:pPr>
              <w:pStyle w:val="Geenafstand"/>
            </w:pPr>
            <w:r w:rsidRPr="00C45D14">
              <w:t>Status openbare ruimte</w:t>
            </w:r>
          </w:p>
        </w:tc>
        <w:tc>
          <w:tcPr>
            <w:tcW w:w="851" w:type="dxa"/>
            <w:tcBorders>
              <w:top w:val="single" w:sz="4" w:space="0" w:color="auto"/>
              <w:left w:val="single" w:sz="4" w:space="0" w:color="auto"/>
              <w:bottom w:val="single" w:sz="4" w:space="0" w:color="auto"/>
              <w:right w:val="single" w:sz="4" w:space="0" w:color="auto"/>
            </w:tcBorders>
          </w:tcPr>
          <w:p w14:paraId="1695DC77" w14:textId="6C6536BC" w:rsidR="00DD376B" w:rsidRPr="00767E58" w:rsidRDefault="00DD376B" w:rsidP="00B6559F">
            <w:pPr>
              <w:pStyle w:val="Geenafstand"/>
            </w:pPr>
          </w:p>
        </w:tc>
      </w:tr>
      <w:tr w:rsidR="00DD376B" w:rsidRPr="006D7695" w14:paraId="20B872AE" w14:textId="77777777" w:rsidTr="00B6559F">
        <w:tc>
          <w:tcPr>
            <w:tcW w:w="5070" w:type="dxa"/>
            <w:tcBorders>
              <w:top w:val="single" w:sz="4" w:space="0" w:color="auto"/>
              <w:left w:val="single" w:sz="4" w:space="0" w:color="auto"/>
              <w:bottom w:val="single" w:sz="4" w:space="0" w:color="auto"/>
              <w:right w:val="single" w:sz="4" w:space="0" w:color="auto"/>
            </w:tcBorders>
          </w:tcPr>
          <w:p w14:paraId="03A1519B" w14:textId="77777777" w:rsidR="00DD376B" w:rsidRPr="00767E58" w:rsidRDefault="00DD376B" w:rsidP="00B6559F">
            <w:r>
              <w:t>antwoord.object.inOnderzoek</w:t>
            </w:r>
          </w:p>
        </w:tc>
        <w:tc>
          <w:tcPr>
            <w:tcW w:w="3118" w:type="dxa"/>
            <w:tcBorders>
              <w:top w:val="single" w:sz="4" w:space="0" w:color="auto"/>
              <w:left w:val="single" w:sz="4" w:space="0" w:color="auto"/>
              <w:bottom w:val="single" w:sz="4" w:space="0" w:color="auto"/>
              <w:right w:val="single" w:sz="4" w:space="0" w:color="auto"/>
            </w:tcBorders>
          </w:tcPr>
          <w:p w14:paraId="5EC463B3" w14:textId="77777777" w:rsidR="00DD376B" w:rsidRPr="00C45D14" w:rsidRDefault="00DD376B" w:rsidP="00B6559F">
            <w:pPr>
              <w:pStyle w:val="Geenafstand"/>
            </w:pPr>
            <w:r w:rsidRPr="00C45D14">
              <w:t>Indicatie In Onderzoek</w:t>
            </w:r>
          </w:p>
        </w:tc>
        <w:tc>
          <w:tcPr>
            <w:tcW w:w="851" w:type="dxa"/>
            <w:tcBorders>
              <w:top w:val="single" w:sz="4" w:space="0" w:color="auto"/>
              <w:left w:val="single" w:sz="4" w:space="0" w:color="auto"/>
              <w:bottom w:val="single" w:sz="4" w:space="0" w:color="auto"/>
              <w:right w:val="single" w:sz="4" w:space="0" w:color="auto"/>
            </w:tcBorders>
          </w:tcPr>
          <w:p w14:paraId="2F31B34E" w14:textId="01F1C21D" w:rsidR="00DD376B" w:rsidRPr="00767E58" w:rsidRDefault="00DD376B" w:rsidP="00B6559F">
            <w:pPr>
              <w:pStyle w:val="Geenafstand"/>
            </w:pPr>
          </w:p>
        </w:tc>
      </w:tr>
      <w:tr w:rsidR="00DD376B" w:rsidRPr="006D7695" w14:paraId="6C8FB215" w14:textId="77777777" w:rsidTr="00B6559F">
        <w:tc>
          <w:tcPr>
            <w:tcW w:w="5070" w:type="dxa"/>
          </w:tcPr>
          <w:p w14:paraId="31D908BF" w14:textId="77777777" w:rsidR="00DD376B" w:rsidRPr="00767E58" w:rsidRDefault="00DD376B" w:rsidP="00B6559F">
            <w:r>
              <w:t>antwoord.object.bronDdocument.identificatie</w:t>
            </w:r>
          </w:p>
        </w:tc>
        <w:tc>
          <w:tcPr>
            <w:tcW w:w="3118" w:type="dxa"/>
          </w:tcPr>
          <w:p w14:paraId="6E3146C6" w14:textId="77777777" w:rsidR="00DD376B" w:rsidRPr="00C45D14" w:rsidRDefault="00DD376B" w:rsidP="00B6559F">
            <w:pPr>
              <w:pStyle w:val="Geenafstand"/>
            </w:pPr>
            <w:r w:rsidRPr="00C45D14">
              <w:t>brondocument-identificatie</w:t>
            </w:r>
          </w:p>
        </w:tc>
        <w:tc>
          <w:tcPr>
            <w:tcW w:w="851" w:type="dxa"/>
            <w:tcBorders>
              <w:right w:val="single" w:sz="4" w:space="0" w:color="auto"/>
            </w:tcBorders>
          </w:tcPr>
          <w:p w14:paraId="73750D64" w14:textId="35E1977E" w:rsidR="00DD376B" w:rsidRPr="00767E58" w:rsidRDefault="00DD376B" w:rsidP="00B6559F">
            <w:pPr>
              <w:pStyle w:val="Geenafstand"/>
            </w:pPr>
          </w:p>
        </w:tc>
      </w:tr>
      <w:tr w:rsidR="00DD376B" w:rsidRPr="006D7695" w14:paraId="095D41DA" w14:textId="77777777" w:rsidTr="00B6559F">
        <w:tc>
          <w:tcPr>
            <w:tcW w:w="5070" w:type="dxa"/>
          </w:tcPr>
          <w:p w14:paraId="5FAFBA1A" w14:textId="77777777" w:rsidR="00DD376B" w:rsidRPr="00767E58" w:rsidRDefault="00DD376B" w:rsidP="00B6559F">
            <w:r>
              <w:t>antwoord.object.bronDocument.datum</w:t>
            </w:r>
          </w:p>
        </w:tc>
        <w:tc>
          <w:tcPr>
            <w:tcW w:w="3118" w:type="dxa"/>
          </w:tcPr>
          <w:p w14:paraId="738355A1" w14:textId="77777777" w:rsidR="00DD376B" w:rsidRPr="00C45D14" w:rsidRDefault="00DD376B" w:rsidP="00B6559F">
            <w:pPr>
              <w:pStyle w:val="Geenafstand"/>
            </w:pPr>
            <w:r w:rsidRPr="00C45D14">
              <w:t>brondocument-datum</w:t>
            </w:r>
          </w:p>
        </w:tc>
        <w:tc>
          <w:tcPr>
            <w:tcW w:w="851" w:type="dxa"/>
            <w:tcBorders>
              <w:right w:val="single" w:sz="4" w:space="0" w:color="auto"/>
            </w:tcBorders>
          </w:tcPr>
          <w:p w14:paraId="1078E7B2" w14:textId="2A7D9A49" w:rsidR="00DD376B" w:rsidRPr="00767E58" w:rsidRDefault="00DD376B" w:rsidP="00B6559F">
            <w:pPr>
              <w:pStyle w:val="Geenafstand"/>
            </w:pPr>
          </w:p>
        </w:tc>
      </w:tr>
      <w:tr w:rsidR="00DD376B" w:rsidRPr="006D7695" w14:paraId="6F51D155" w14:textId="77777777" w:rsidTr="00B6559F">
        <w:tc>
          <w:tcPr>
            <w:tcW w:w="5070" w:type="dxa"/>
          </w:tcPr>
          <w:p w14:paraId="59B405C9" w14:textId="77777777" w:rsidR="00DD376B" w:rsidRPr="00767E58" w:rsidRDefault="00DD376B" w:rsidP="00B6559F">
            <w:r>
              <w:t>antwoord.object.ingangsdatumObject</w:t>
            </w:r>
          </w:p>
        </w:tc>
        <w:tc>
          <w:tcPr>
            <w:tcW w:w="3118" w:type="dxa"/>
          </w:tcPr>
          <w:p w14:paraId="6A4ED5B2" w14:textId="77777777" w:rsidR="00DD376B" w:rsidRPr="00C45D14" w:rsidRDefault="00DD376B" w:rsidP="00B6559F">
            <w:pPr>
              <w:pStyle w:val="Geenafstand"/>
            </w:pPr>
            <w:r w:rsidRPr="00C45D14">
              <w:t>Ingangsdatum</w:t>
            </w:r>
          </w:p>
        </w:tc>
        <w:tc>
          <w:tcPr>
            <w:tcW w:w="851" w:type="dxa"/>
            <w:tcBorders>
              <w:right w:val="single" w:sz="4" w:space="0" w:color="auto"/>
            </w:tcBorders>
          </w:tcPr>
          <w:p w14:paraId="6D68FA28" w14:textId="2F94B05F" w:rsidR="00DD376B" w:rsidRPr="00767E58" w:rsidRDefault="00DD376B" w:rsidP="00B6559F">
            <w:pPr>
              <w:pStyle w:val="Geenafstand"/>
            </w:pPr>
          </w:p>
        </w:tc>
      </w:tr>
      <w:tr w:rsidR="00DD376B" w:rsidRPr="006D7695" w14:paraId="2934D161" w14:textId="77777777" w:rsidTr="00B6559F">
        <w:tc>
          <w:tcPr>
            <w:tcW w:w="5070" w:type="dxa"/>
          </w:tcPr>
          <w:p w14:paraId="30D88D03" w14:textId="77777777" w:rsidR="00DD376B" w:rsidRPr="00767E58" w:rsidRDefault="00DD376B" w:rsidP="00B6559F">
            <w:r>
              <w:t>antwoord.object.einddatumObject</w:t>
            </w:r>
          </w:p>
        </w:tc>
        <w:tc>
          <w:tcPr>
            <w:tcW w:w="3118" w:type="dxa"/>
          </w:tcPr>
          <w:p w14:paraId="7EA66B8D" w14:textId="77777777" w:rsidR="00DD376B" w:rsidRPr="00C45D14" w:rsidRDefault="00DD376B" w:rsidP="00B6559F">
            <w:pPr>
              <w:pStyle w:val="Geenafstand"/>
            </w:pPr>
            <w:r w:rsidRPr="00C45D14">
              <w:t>Einddatum (afhankelijk van de BAG-status, dit veld kan leeg zijn)</w:t>
            </w:r>
            <w:r w:rsidRPr="00C45D14" w:rsidDel="00B45D85">
              <w:t xml:space="preserve"> </w:t>
            </w:r>
          </w:p>
        </w:tc>
        <w:tc>
          <w:tcPr>
            <w:tcW w:w="851" w:type="dxa"/>
            <w:tcBorders>
              <w:right w:val="single" w:sz="4" w:space="0" w:color="auto"/>
            </w:tcBorders>
          </w:tcPr>
          <w:p w14:paraId="5178FAA8" w14:textId="763EFBC8" w:rsidR="00DD376B" w:rsidRPr="00767E58" w:rsidRDefault="00DD376B" w:rsidP="00B6559F">
            <w:pPr>
              <w:pStyle w:val="Geenafstand"/>
            </w:pPr>
          </w:p>
        </w:tc>
      </w:tr>
    </w:tbl>
    <w:p w14:paraId="6A51419D" w14:textId="77777777" w:rsidR="00DD376B" w:rsidRDefault="00DD376B" w:rsidP="00DD376B"/>
    <w:p w14:paraId="4A4F19E6" w14:textId="77777777" w:rsidR="00DD376B" w:rsidRDefault="00DD376B" w:rsidP="00DD376B">
      <w:pPr>
        <w:pStyle w:val="Kop3"/>
      </w:pPr>
      <w:bookmarkStart w:id="699" w:name="_Toc361821688"/>
      <w:bookmarkStart w:id="700" w:name="_Toc379548009"/>
      <w:bookmarkStart w:id="701" w:name="_Toc381774155"/>
      <w:bookmarkStart w:id="702" w:name="_Toc523146155"/>
      <w:r>
        <w:lastRenderedPageBreak/>
        <w:t xml:space="preserve">Wabo =&gt; </w:t>
      </w:r>
      <w:r w:rsidRPr="009105C9">
        <w:t xml:space="preserve">BAG </w:t>
      </w:r>
      <w:r>
        <w:t>wpl</w:t>
      </w:r>
      <w:r w:rsidRPr="009105C9">
        <w:t>L</w:t>
      </w:r>
      <w:r>
        <w:t>v</w:t>
      </w:r>
      <w:r w:rsidRPr="009105C9">
        <w:t>01 (Woonplaats)</w:t>
      </w:r>
      <w:bookmarkEnd w:id="699"/>
      <w:bookmarkEnd w:id="700"/>
      <w:bookmarkEnd w:id="701"/>
      <w:bookmarkEnd w:id="702"/>
    </w:p>
    <w:p w14:paraId="1D0AB235" w14:textId="2B975251" w:rsidR="00E555D0" w:rsidRDefault="00E555D0" w:rsidP="00E555D0">
      <w:r>
        <w:t xml:space="preserve">Het opvragen van een Woonplaats. Er is een opsomming gemaakt welke selectiecriteria minimaal ondersteund moeten worden om aan deze standaard te voldoen. </w:t>
      </w:r>
    </w:p>
    <w:p w14:paraId="3E636DFA" w14:textId="4529CEDF" w:rsidR="00E555D0" w:rsidRPr="00A20F1B" w:rsidRDefault="00E555D0" w:rsidP="00E555D0">
      <w:r>
        <w:t xml:space="preserve">De scope van het vraagbericht kan bij implementatie naar behoefte van de gemeente bepaald worden. Echter, om aan deze standaard te voldoen moeten minimaal de elementen die in het antwoordbericht wplLa01 genoemd zijn opgevraagd kunnen worden. </w:t>
      </w:r>
    </w:p>
    <w:p w14:paraId="6446F4DB" w14:textId="77777777" w:rsidR="00DD376B" w:rsidRDefault="00DD376B" w:rsidP="00DD376B"/>
    <w:p w14:paraId="112C5CD0" w14:textId="77777777" w:rsidR="00DD376B" w:rsidRPr="007D4984" w:rsidRDefault="00DD376B" w:rsidP="00DD376B">
      <w:pPr>
        <w:rPr>
          <w:b/>
        </w:rPr>
      </w:pPr>
      <w:r w:rsidRPr="008F6362">
        <w:rPr>
          <w:b/>
        </w:rPr>
        <w:t>Vraagbericht : wplL</w:t>
      </w:r>
      <w:r>
        <w:rPr>
          <w:b/>
        </w:rPr>
        <w:t>v</w:t>
      </w:r>
      <w:r w:rsidRPr="007D4984">
        <w:rPr>
          <w:b/>
        </w:rPr>
        <w:t>01</w:t>
      </w:r>
    </w:p>
    <w:p w14:paraId="6DF15693"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4BA9C205" w14:textId="77777777" w:rsidTr="00B6559F">
        <w:tc>
          <w:tcPr>
            <w:tcW w:w="8188" w:type="dxa"/>
            <w:gridSpan w:val="2"/>
          </w:tcPr>
          <w:p w14:paraId="5E933C63" w14:textId="77777777" w:rsidR="00DD376B" w:rsidRPr="00767E58" w:rsidRDefault="00DD376B" w:rsidP="00B6559F">
            <w:pPr>
              <w:rPr>
                <w:b/>
              </w:rPr>
            </w:pPr>
            <w:r w:rsidRPr="00767E58">
              <w:rPr>
                <w:b/>
              </w:rPr>
              <w:t>Berichttype:</w:t>
            </w:r>
            <w:r w:rsidRPr="00767E58">
              <w:t xml:space="preserve"> </w:t>
            </w:r>
            <w:r>
              <w:t>wplLv01</w:t>
            </w:r>
          </w:p>
        </w:tc>
        <w:tc>
          <w:tcPr>
            <w:tcW w:w="851" w:type="dxa"/>
            <w:tcBorders>
              <w:bottom w:val="single" w:sz="4" w:space="0" w:color="auto"/>
              <w:right w:val="single" w:sz="4" w:space="0" w:color="auto"/>
            </w:tcBorders>
          </w:tcPr>
          <w:p w14:paraId="51808CE3" w14:textId="77777777" w:rsidR="00DD376B" w:rsidRPr="00767E58" w:rsidRDefault="00DD376B" w:rsidP="00B6559F">
            <w:pPr>
              <w:rPr>
                <w:b/>
              </w:rPr>
            </w:pPr>
          </w:p>
        </w:tc>
      </w:tr>
      <w:tr w:rsidR="00DD376B" w:rsidRPr="00EF29EE" w14:paraId="1B517176" w14:textId="77777777" w:rsidTr="00B6559F">
        <w:tc>
          <w:tcPr>
            <w:tcW w:w="5070" w:type="dxa"/>
          </w:tcPr>
          <w:p w14:paraId="4A8526B0" w14:textId="77777777" w:rsidR="00DD376B" w:rsidRPr="00767E58" w:rsidRDefault="00DD376B" w:rsidP="00B6559F">
            <w:pPr>
              <w:rPr>
                <w:b/>
              </w:rPr>
            </w:pPr>
            <w:r w:rsidRPr="00767E58">
              <w:rPr>
                <w:b/>
              </w:rPr>
              <w:t>StUF-elementen</w:t>
            </w:r>
          </w:p>
        </w:tc>
        <w:tc>
          <w:tcPr>
            <w:tcW w:w="3118" w:type="dxa"/>
          </w:tcPr>
          <w:p w14:paraId="712A04DA" w14:textId="77777777" w:rsidR="00DD376B" w:rsidRPr="00767E58" w:rsidRDefault="00DD376B" w:rsidP="00B6559F">
            <w:pPr>
              <w:rPr>
                <w:b/>
              </w:rPr>
            </w:pPr>
          </w:p>
        </w:tc>
        <w:tc>
          <w:tcPr>
            <w:tcW w:w="851" w:type="dxa"/>
            <w:tcBorders>
              <w:right w:val="single" w:sz="4" w:space="0" w:color="auto"/>
            </w:tcBorders>
          </w:tcPr>
          <w:p w14:paraId="74091401" w14:textId="694E2E9A" w:rsidR="00DD376B" w:rsidRPr="00D66655" w:rsidRDefault="00DD376B" w:rsidP="00B6559F"/>
        </w:tc>
      </w:tr>
      <w:tr w:rsidR="00DD376B" w:rsidRPr="000079C4" w14:paraId="47665C3A" w14:textId="77777777" w:rsidTr="00B6559F">
        <w:tblPrEx>
          <w:tblBorders>
            <w:right w:val="single" w:sz="4" w:space="0" w:color="auto"/>
          </w:tblBorders>
        </w:tblPrEx>
        <w:tc>
          <w:tcPr>
            <w:tcW w:w="5070" w:type="dxa"/>
          </w:tcPr>
          <w:p w14:paraId="1E7A8287" w14:textId="77777777" w:rsidR="00DD376B" w:rsidRPr="005A1E63" w:rsidRDefault="00DD376B" w:rsidP="00B6559F">
            <w:pPr>
              <w:rPr>
                <w:b/>
                <w:i/>
                <w:u w:val="single"/>
              </w:rPr>
            </w:pPr>
            <w:r w:rsidRPr="005A1E63">
              <w:rPr>
                <w:b/>
                <w:i/>
                <w:u w:val="single"/>
              </w:rPr>
              <w:t>Selectiecriteria</w:t>
            </w:r>
          </w:p>
        </w:tc>
        <w:tc>
          <w:tcPr>
            <w:tcW w:w="3118" w:type="dxa"/>
          </w:tcPr>
          <w:p w14:paraId="5CEE3388" w14:textId="77777777" w:rsidR="00DD376B" w:rsidRPr="00767E58" w:rsidRDefault="00DD376B" w:rsidP="00B6559F">
            <w:pPr>
              <w:rPr>
                <w:b/>
              </w:rPr>
            </w:pPr>
          </w:p>
        </w:tc>
        <w:tc>
          <w:tcPr>
            <w:tcW w:w="851" w:type="dxa"/>
          </w:tcPr>
          <w:p w14:paraId="393BD4FA" w14:textId="775EA907" w:rsidR="00DD376B" w:rsidRPr="00767E58" w:rsidRDefault="00DD376B" w:rsidP="00B6559F">
            <w:pPr>
              <w:rPr>
                <w:b/>
              </w:rPr>
            </w:pPr>
          </w:p>
        </w:tc>
      </w:tr>
      <w:tr w:rsidR="00DD376B" w:rsidRPr="000079C4" w14:paraId="760463F0" w14:textId="77777777" w:rsidTr="00B6559F">
        <w:tblPrEx>
          <w:tblBorders>
            <w:right w:val="single" w:sz="4" w:space="0" w:color="auto"/>
          </w:tblBorders>
        </w:tblPrEx>
        <w:tc>
          <w:tcPr>
            <w:tcW w:w="5070" w:type="dxa"/>
          </w:tcPr>
          <w:p w14:paraId="3CECFC01" w14:textId="77777777" w:rsidR="00DD376B" w:rsidRPr="008A715F" w:rsidRDefault="00DD376B" w:rsidP="00B6559F">
            <w:pPr>
              <w:rPr>
                <w:i/>
              </w:rPr>
            </w:pPr>
            <w:r>
              <w:rPr>
                <w:i/>
              </w:rPr>
              <w:t>Object = woonplaats (WPL)</w:t>
            </w:r>
            <w:r w:rsidRPr="008A715F">
              <w:rPr>
                <w:i/>
              </w:rPr>
              <w:t xml:space="preserve"> </w:t>
            </w:r>
          </w:p>
        </w:tc>
        <w:tc>
          <w:tcPr>
            <w:tcW w:w="3118" w:type="dxa"/>
          </w:tcPr>
          <w:p w14:paraId="6A8C9185" w14:textId="77777777" w:rsidR="00DD376B" w:rsidRPr="000079C4" w:rsidRDefault="00DD376B" w:rsidP="00B6559F">
            <w:pPr>
              <w:rPr>
                <w:b/>
              </w:rPr>
            </w:pPr>
          </w:p>
        </w:tc>
        <w:tc>
          <w:tcPr>
            <w:tcW w:w="851" w:type="dxa"/>
          </w:tcPr>
          <w:p w14:paraId="2DB78F62" w14:textId="05875EA4" w:rsidR="00DD376B" w:rsidRPr="004B5AD7" w:rsidRDefault="00DD376B" w:rsidP="00B6559F"/>
        </w:tc>
      </w:tr>
      <w:tr w:rsidR="00DD376B" w:rsidRPr="006D7695" w14:paraId="1D82AE2F" w14:textId="77777777" w:rsidTr="00B6559F">
        <w:tc>
          <w:tcPr>
            <w:tcW w:w="5070" w:type="dxa"/>
          </w:tcPr>
          <w:p w14:paraId="217AD704" w14:textId="77777777" w:rsidR="00DD376B" w:rsidRPr="00767E58" w:rsidRDefault="00DD376B" w:rsidP="00B6559F">
            <w:r>
              <w:t>gelijk.identificatie</w:t>
            </w:r>
          </w:p>
        </w:tc>
        <w:tc>
          <w:tcPr>
            <w:tcW w:w="3118" w:type="dxa"/>
          </w:tcPr>
          <w:p w14:paraId="00976C6E" w14:textId="77777777" w:rsidR="00DD376B" w:rsidRPr="00767E58" w:rsidRDefault="00DD376B" w:rsidP="00B6559F">
            <w:pPr>
              <w:pStyle w:val="Geenafstand"/>
            </w:pPr>
            <w:r>
              <w:t>BAG-ID Woonplaats</w:t>
            </w:r>
          </w:p>
        </w:tc>
        <w:tc>
          <w:tcPr>
            <w:tcW w:w="851" w:type="dxa"/>
            <w:tcBorders>
              <w:right w:val="single" w:sz="4" w:space="0" w:color="auto"/>
            </w:tcBorders>
          </w:tcPr>
          <w:p w14:paraId="4C275F5F" w14:textId="35467F0A" w:rsidR="00DD376B" w:rsidRPr="00767E58" w:rsidRDefault="00DD376B" w:rsidP="00B6559F">
            <w:pPr>
              <w:pStyle w:val="Geenafstand"/>
            </w:pPr>
          </w:p>
        </w:tc>
      </w:tr>
      <w:tr w:rsidR="00DD376B" w:rsidRPr="006D7695" w14:paraId="372C86C8" w14:textId="77777777" w:rsidTr="00B6559F">
        <w:tc>
          <w:tcPr>
            <w:tcW w:w="5070" w:type="dxa"/>
          </w:tcPr>
          <w:p w14:paraId="39610AE1" w14:textId="77777777" w:rsidR="00DD376B" w:rsidRPr="00767E58" w:rsidRDefault="00DD376B" w:rsidP="00B6559F">
            <w:r>
              <w:t>gelijk.woonplaatsNaam</w:t>
            </w:r>
          </w:p>
        </w:tc>
        <w:tc>
          <w:tcPr>
            <w:tcW w:w="3118" w:type="dxa"/>
          </w:tcPr>
          <w:p w14:paraId="5AEB305B" w14:textId="77777777" w:rsidR="00DD376B" w:rsidRPr="00767E58" w:rsidRDefault="00DD376B" w:rsidP="00B6559F">
            <w:pPr>
              <w:pStyle w:val="Geenafstand"/>
            </w:pPr>
            <w:r>
              <w:t>Naam woonplaats</w:t>
            </w:r>
          </w:p>
        </w:tc>
        <w:tc>
          <w:tcPr>
            <w:tcW w:w="851" w:type="dxa"/>
            <w:tcBorders>
              <w:right w:val="single" w:sz="4" w:space="0" w:color="auto"/>
            </w:tcBorders>
          </w:tcPr>
          <w:p w14:paraId="0BAAEC01" w14:textId="6C8464B8" w:rsidR="00DD376B" w:rsidRPr="00767E58" w:rsidRDefault="00DD376B" w:rsidP="00B6559F">
            <w:pPr>
              <w:pStyle w:val="Geenafstand"/>
            </w:pPr>
          </w:p>
        </w:tc>
      </w:tr>
      <w:tr w:rsidR="00DD376B" w:rsidRPr="006D7695" w14:paraId="361B0B22" w14:textId="77777777" w:rsidTr="00B6559F">
        <w:tc>
          <w:tcPr>
            <w:tcW w:w="5070" w:type="dxa"/>
          </w:tcPr>
          <w:p w14:paraId="423B64C6" w14:textId="77777777" w:rsidR="00DD376B" w:rsidRPr="00767E58" w:rsidRDefault="00DD376B" w:rsidP="00B6559F">
            <w:r>
              <w:t>gelijk.gem.gemeenteCode</w:t>
            </w:r>
          </w:p>
        </w:tc>
        <w:tc>
          <w:tcPr>
            <w:tcW w:w="3118" w:type="dxa"/>
          </w:tcPr>
          <w:p w14:paraId="7B95C9A8" w14:textId="77777777" w:rsidR="00DD376B" w:rsidRPr="00767E58" w:rsidRDefault="00DD376B" w:rsidP="00B6559F">
            <w:pPr>
              <w:pStyle w:val="Geenafstand"/>
            </w:pPr>
            <w:r>
              <w:t>Code gemeente</w:t>
            </w:r>
          </w:p>
        </w:tc>
        <w:tc>
          <w:tcPr>
            <w:tcW w:w="851" w:type="dxa"/>
            <w:tcBorders>
              <w:right w:val="single" w:sz="4" w:space="0" w:color="auto"/>
            </w:tcBorders>
          </w:tcPr>
          <w:p w14:paraId="3C66280B" w14:textId="2E18C8A0" w:rsidR="00DD376B" w:rsidRPr="00767E58" w:rsidRDefault="00DD376B" w:rsidP="00B6559F">
            <w:pPr>
              <w:pStyle w:val="Geenafstand"/>
            </w:pPr>
          </w:p>
        </w:tc>
      </w:tr>
      <w:tr w:rsidR="00DD376B" w:rsidRPr="006D7695" w14:paraId="45F1D2A5" w14:textId="77777777" w:rsidTr="00B6559F">
        <w:tc>
          <w:tcPr>
            <w:tcW w:w="5070" w:type="dxa"/>
          </w:tcPr>
          <w:p w14:paraId="4686E8B9" w14:textId="77777777" w:rsidR="00DD376B" w:rsidRPr="00767E58" w:rsidRDefault="00DD376B" w:rsidP="00B6559F">
            <w:r>
              <w:t>gelijk.gem.gemeenteNaam</w:t>
            </w:r>
          </w:p>
        </w:tc>
        <w:tc>
          <w:tcPr>
            <w:tcW w:w="3118" w:type="dxa"/>
          </w:tcPr>
          <w:p w14:paraId="409AE516" w14:textId="77777777" w:rsidR="00DD376B" w:rsidRPr="00767E58" w:rsidRDefault="00DD376B" w:rsidP="00B6559F">
            <w:pPr>
              <w:pStyle w:val="Geenafstand"/>
            </w:pPr>
            <w:r>
              <w:t>Naam gemeente</w:t>
            </w:r>
          </w:p>
        </w:tc>
        <w:tc>
          <w:tcPr>
            <w:tcW w:w="851" w:type="dxa"/>
            <w:tcBorders>
              <w:right w:val="single" w:sz="4" w:space="0" w:color="auto"/>
            </w:tcBorders>
          </w:tcPr>
          <w:p w14:paraId="11535BB4" w14:textId="07D57D9E" w:rsidR="00DD376B" w:rsidRPr="00767E58" w:rsidRDefault="00DD376B" w:rsidP="00B6559F">
            <w:pPr>
              <w:pStyle w:val="Geenafstand"/>
            </w:pPr>
          </w:p>
        </w:tc>
      </w:tr>
    </w:tbl>
    <w:p w14:paraId="0676072D" w14:textId="77777777" w:rsidR="00DD376B" w:rsidRDefault="00DD376B" w:rsidP="00DD376B"/>
    <w:p w14:paraId="78FDFC25" w14:textId="77777777" w:rsidR="00DD376B" w:rsidRDefault="00DD376B" w:rsidP="00DD376B">
      <w:pPr>
        <w:pStyle w:val="Kop3"/>
      </w:pPr>
      <w:bookmarkStart w:id="703" w:name="_Toc379548010"/>
      <w:bookmarkStart w:id="704" w:name="_Toc381774156"/>
      <w:bookmarkStart w:id="705" w:name="_Toc523146156"/>
      <w:r w:rsidRPr="009105C9">
        <w:t xml:space="preserve">BAG =&gt; Wabo </w:t>
      </w:r>
      <w:r>
        <w:t>wpl</w:t>
      </w:r>
      <w:r w:rsidRPr="009105C9">
        <w:t>La01 (Woonplaats)</w:t>
      </w:r>
      <w:bookmarkEnd w:id="703"/>
      <w:bookmarkEnd w:id="704"/>
      <w:bookmarkEnd w:id="705"/>
    </w:p>
    <w:p w14:paraId="42BF1D7D" w14:textId="77777777" w:rsidR="00DD376B" w:rsidRDefault="00DD376B" w:rsidP="00DD376B">
      <w:r>
        <w:t xml:space="preserve">Hier is beschreven wat een systeem minimaal moet kunnen antwoorden en/of verwerken om aan deze standaard te voldoen. Bij de implementatie door de gemeente wordt bepaald welke van deze elementen ook daadwerkelijk toegepast worden. </w:t>
      </w:r>
    </w:p>
    <w:p w14:paraId="38DB1C9A" w14:textId="77777777" w:rsidR="00DD376B" w:rsidRPr="00A14BF7" w:rsidRDefault="00DD376B" w:rsidP="00DD376B"/>
    <w:p w14:paraId="48E511C4" w14:textId="77777777" w:rsidR="00DD376B" w:rsidRPr="007D4984" w:rsidRDefault="00DD376B" w:rsidP="00DD376B">
      <w:pPr>
        <w:rPr>
          <w:b/>
        </w:rPr>
      </w:pPr>
      <w:r w:rsidRPr="007D4984">
        <w:rPr>
          <w:b/>
        </w:rPr>
        <w:t>Antwoordbericht wplLa01</w:t>
      </w:r>
    </w:p>
    <w:p w14:paraId="16E77388"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01243651" w14:textId="77777777" w:rsidTr="00B6559F">
        <w:tc>
          <w:tcPr>
            <w:tcW w:w="8188" w:type="dxa"/>
            <w:gridSpan w:val="2"/>
          </w:tcPr>
          <w:p w14:paraId="4847EE64" w14:textId="77777777" w:rsidR="00DD376B" w:rsidRPr="00767E58" w:rsidRDefault="00DD376B" w:rsidP="00B6559F">
            <w:pPr>
              <w:rPr>
                <w:b/>
              </w:rPr>
            </w:pPr>
            <w:r w:rsidRPr="00767E58">
              <w:rPr>
                <w:b/>
              </w:rPr>
              <w:t>Berichttype:</w:t>
            </w:r>
            <w:r w:rsidRPr="00767E58">
              <w:t xml:space="preserve"> </w:t>
            </w:r>
            <w:r>
              <w:t>wplLa01</w:t>
            </w:r>
          </w:p>
        </w:tc>
        <w:tc>
          <w:tcPr>
            <w:tcW w:w="851" w:type="dxa"/>
            <w:tcBorders>
              <w:bottom w:val="single" w:sz="4" w:space="0" w:color="auto"/>
              <w:right w:val="single" w:sz="4" w:space="0" w:color="auto"/>
            </w:tcBorders>
          </w:tcPr>
          <w:p w14:paraId="0A913ED5" w14:textId="77777777" w:rsidR="00DD376B" w:rsidRPr="00767E58" w:rsidRDefault="00DD376B" w:rsidP="00B6559F">
            <w:pPr>
              <w:rPr>
                <w:b/>
              </w:rPr>
            </w:pPr>
          </w:p>
        </w:tc>
      </w:tr>
      <w:tr w:rsidR="00DD376B" w:rsidRPr="00EF29EE" w14:paraId="34A653AE" w14:textId="77777777" w:rsidTr="00B6559F">
        <w:tc>
          <w:tcPr>
            <w:tcW w:w="5070" w:type="dxa"/>
          </w:tcPr>
          <w:p w14:paraId="65447918" w14:textId="77777777" w:rsidR="00DD376B" w:rsidRPr="00767E58" w:rsidRDefault="00DD376B" w:rsidP="00B6559F">
            <w:pPr>
              <w:rPr>
                <w:b/>
              </w:rPr>
            </w:pPr>
            <w:r w:rsidRPr="00767E58">
              <w:rPr>
                <w:b/>
              </w:rPr>
              <w:t>StUF-elementen</w:t>
            </w:r>
          </w:p>
        </w:tc>
        <w:tc>
          <w:tcPr>
            <w:tcW w:w="3118" w:type="dxa"/>
          </w:tcPr>
          <w:p w14:paraId="0EE68C5A" w14:textId="77777777" w:rsidR="00DD376B" w:rsidRPr="00767E58" w:rsidRDefault="00DD376B" w:rsidP="00B6559F">
            <w:pPr>
              <w:rPr>
                <w:b/>
              </w:rPr>
            </w:pPr>
          </w:p>
        </w:tc>
        <w:tc>
          <w:tcPr>
            <w:tcW w:w="851" w:type="dxa"/>
            <w:tcBorders>
              <w:right w:val="single" w:sz="4" w:space="0" w:color="auto"/>
            </w:tcBorders>
          </w:tcPr>
          <w:p w14:paraId="3DA31696" w14:textId="2440C18F" w:rsidR="00DD376B" w:rsidRPr="00D66655" w:rsidRDefault="00DD376B" w:rsidP="00B6559F"/>
        </w:tc>
      </w:tr>
      <w:tr w:rsidR="00DD376B" w:rsidRPr="00573B46" w14:paraId="6BAFBD9A" w14:textId="77777777" w:rsidTr="00B6559F">
        <w:tblPrEx>
          <w:tblBorders>
            <w:right w:val="single" w:sz="4" w:space="0" w:color="auto"/>
          </w:tblBorders>
        </w:tblPrEx>
        <w:tc>
          <w:tcPr>
            <w:tcW w:w="5070" w:type="dxa"/>
          </w:tcPr>
          <w:p w14:paraId="6BE51638" w14:textId="77777777" w:rsidR="00DD376B" w:rsidRPr="005A1E63" w:rsidRDefault="00DD376B" w:rsidP="00B6559F">
            <w:pPr>
              <w:rPr>
                <w:b/>
              </w:rPr>
            </w:pPr>
            <w:r w:rsidRPr="005A1E63">
              <w:rPr>
                <w:b/>
              </w:rPr>
              <w:t>Melding</w:t>
            </w:r>
          </w:p>
        </w:tc>
        <w:tc>
          <w:tcPr>
            <w:tcW w:w="3118" w:type="dxa"/>
          </w:tcPr>
          <w:p w14:paraId="4E9264A5" w14:textId="77777777" w:rsidR="00DD376B" w:rsidRPr="00573B46" w:rsidRDefault="00DD376B" w:rsidP="00B6559F">
            <w:pPr>
              <w:pStyle w:val="Geenafstand"/>
            </w:pPr>
          </w:p>
        </w:tc>
        <w:tc>
          <w:tcPr>
            <w:tcW w:w="851" w:type="dxa"/>
          </w:tcPr>
          <w:p w14:paraId="612BE2FC" w14:textId="77777777" w:rsidR="00DD376B" w:rsidRPr="00573B46" w:rsidRDefault="00DD376B" w:rsidP="00B6559F">
            <w:pPr>
              <w:pStyle w:val="Geenafstand"/>
            </w:pPr>
          </w:p>
        </w:tc>
      </w:tr>
      <w:tr w:rsidR="00DD376B" w:rsidRPr="00573B46" w14:paraId="37DE190A" w14:textId="77777777" w:rsidTr="00B6559F">
        <w:tblPrEx>
          <w:tblBorders>
            <w:right w:val="single" w:sz="4" w:space="0" w:color="auto"/>
          </w:tblBorders>
        </w:tblPrEx>
        <w:tc>
          <w:tcPr>
            <w:tcW w:w="5070" w:type="dxa"/>
          </w:tcPr>
          <w:p w14:paraId="5009B7E7" w14:textId="77777777" w:rsidR="00DD376B" w:rsidRPr="00573B46" w:rsidRDefault="00DD376B" w:rsidP="00B6559F">
            <w:r>
              <w:t>melding</w:t>
            </w:r>
          </w:p>
        </w:tc>
        <w:tc>
          <w:tcPr>
            <w:tcW w:w="3118" w:type="dxa"/>
          </w:tcPr>
          <w:p w14:paraId="1FE0F59B" w14:textId="77777777" w:rsidR="00DD376B" w:rsidRPr="00573B46" w:rsidRDefault="00DD376B" w:rsidP="00B6559F">
            <w:pPr>
              <w:pStyle w:val="Geenafstand"/>
            </w:pPr>
            <w:r>
              <w:t>Vrije melding</w:t>
            </w:r>
          </w:p>
        </w:tc>
        <w:tc>
          <w:tcPr>
            <w:tcW w:w="851" w:type="dxa"/>
          </w:tcPr>
          <w:p w14:paraId="143B093D" w14:textId="634E5666" w:rsidR="00DD376B" w:rsidRPr="00573B46" w:rsidRDefault="00DD376B" w:rsidP="00B6559F">
            <w:pPr>
              <w:pStyle w:val="Geenafstand"/>
            </w:pPr>
          </w:p>
        </w:tc>
      </w:tr>
      <w:tr w:rsidR="00DD376B" w14:paraId="09E6E310" w14:textId="77777777" w:rsidTr="00B6559F">
        <w:tblPrEx>
          <w:tblBorders>
            <w:right w:val="single" w:sz="4" w:space="0" w:color="auto"/>
          </w:tblBorders>
        </w:tblPrEx>
        <w:tc>
          <w:tcPr>
            <w:tcW w:w="5070" w:type="dxa"/>
          </w:tcPr>
          <w:p w14:paraId="5E737118" w14:textId="77777777" w:rsidR="00DD376B" w:rsidRDefault="00DD376B" w:rsidP="00B6559F">
            <w:pPr>
              <w:rPr>
                <w:i/>
              </w:rPr>
            </w:pPr>
            <w:r w:rsidRPr="00767E58">
              <w:rPr>
                <w:b/>
              </w:rPr>
              <w:t>StUF-</w:t>
            </w:r>
            <w:r>
              <w:rPr>
                <w:b/>
              </w:rPr>
              <w:t xml:space="preserve">BG </w:t>
            </w:r>
            <w:r w:rsidRPr="00767E58">
              <w:rPr>
                <w:b/>
              </w:rPr>
              <w:t>elementen</w:t>
            </w:r>
          </w:p>
        </w:tc>
        <w:tc>
          <w:tcPr>
            <w:tcW w:w="3118" w:type="dxa"/>
          </w:tcPr>
          <w:p w14:paraId="0DC6851B" w14:textId="77777777" w:rsidR="00DD376B" w:rsidRPr="00573B46" w:rsidRDefault="00DD376B" w:rsidP="00B6559F">
            <w:pPr>
              <w:pStyle w:val="Geenafstand"/>
            </w:pPr>
          </w:p>
        </w:tc>
        <w:tc>
          <w:tcPr>
            <w:tcW w:w="851" w:type="dxa"/>
          </w:tcPr>
          <w:p w14:paraId="13ED190E" w14:textId="77777777" w:rsidR="00DD376B" w:rsidRDefault="00DD376B" w:rsidP="00B6559F">
            <w:pPr>
              <w:pStyle w:val="Geenafstand"/>
            </w:pPr>
          </w:p>
        </w:tc>
      </w:tr>
      <w:tr w:rsidR="00DD376B" w:rsidRPr="00767E58" w14:paraId="19271883" w14:textId="77777777" w:rsidTr="00B6559F">
        <w:tc>
          <w:tcPr>
            <w:tcW w:w="5070" w:type="dxa"/>
          </w:tcPr>
          <w:p w14:paraId="79A1A065" w14:textId="77777777" w:rsidR="00DD376B" w:rsidRDefault="00DD376B" w:rsidP="00B6559F">
            <w:r>
              <w:rPr>
                <w:i/>
              </w:rPr>
              <w:t>Object = woonplaats (WPL)</w:t>
            </w:r>
          </w:p>
        </w:tc>
        <w:tc>
          <w:tcPr>
            <w:tcW w:w="3118" w:type="dxa"/>
          </w:tcPr>
          <w:p w14:paraId="48933CC0" w14:textId="77777777" w:rsidR="00DD376B" w:rsidRPr="004504F2" w:rsidRDefault="00DD376B" w:rsidP="00B6559F">
            <w:pPr>
              <w:pStyle w:val="Geenafstand"/>
              <w:rPr>
                <w:i/>
              </w:rPr>
            </w:pPr>
          </w:p>
        </w:tc>
        <w:tc>
          <w:tcPr>
            <w:tcW w:w="851" w:type="dxa"/>
            <w:tcBorders>
              <w:right w:val="single" w:sz="4" w:space="0" w:color="auto"/>
            </w:tcBorders>
          </w:tcPr>
          <w:p w14:paraId="538E678B" w14:textId="4F5583E2" w:rsidR="00DD376B" w:rsidRPr="00767E58" w:rsidRDefault="00DD376B" w:rsidP="00B6559F">
            <w:pPr>
              <w:pStyle w:val="Geenafstand"/>
            </w:pPr>
          </w:p>
        </w:tc>
      </w:tr>
      <w:tr w:rsidR="00DD376B" w:rsidRPr="00767E58" w14:paraId="014856DB" w14:textId="77777777" w:rsidTr="00B6559F">
        <w:tc>
          <w:tcPr>
            <w:tcW w:w="5070" w:type="dxa"/>
          </w:tcPr>
          <w:p w14:paraId="0BE42B57" w14:textId="77777777" w:rsidR="00DD376B" w:rsidRPr="00767E58" w:rsidRDefault="00DD376B" w:rsidP="00B6559F">
            <w:r>
              <w:t>antwoord.object.identificatie</w:t>
            </w:r>
          </w:p>
        </w:tc>
        <w:tc>
          <w:tcPr>
            <w:tcW w:w="3118" w:type="dxa"/>
          </w:tcPr>
          <w:p w14:paraId="4B5F6299" w14:textId="77777777" w:rsidR="00DD376B" w:rsidRPr="00767E58" w:rsidRDefault="00DD376B" w:rsidP="00B6559F">
            <w:pPr>
              <w:pStyle w:val="Geenafstand"/>
            </w:pPr>
            <w:r>
              <w:t>BAG-ID</w:t>
            </w:r>
          </w:p>
        </w:tc>
        <w:tc>
          <w:tcPr>
            <w:tcW w:w="851" w:type="dxa"/>
            <w:tcBorders>
              <w:right w:val="single" w:sz="4" w:space="0" w:color="auto"/>
            </w:tcBorders>
          </w:tcPr>
          <w:p w14:paraId="2556780D" w14:textId="1EB16678" w:rsidR="00DD376B" w:rsidRPr="00767E58" w:rsidRDefault="00DD376B" w:rsidP="00B6559F">
            <w:pPr>
              <w:pStyle w:val="Geenafstand"/>
            </w:pPr>
          </w:p>
        </w:tc>
      </w:tr>
      <w:tr w:rsidR="00DD376B" w:rsidRPr="006D7695" w14:paraId="6BA22FF2" w14:textId="77777777" w:rsidTr="00B6559F">
        <w:tc>
          <w:tcPr>
            <w:tcW w:w="5070" w:type="dxa"/>
          </w:tcPr>
          <w:p w14:paraId="4F38B1A6" w14:textId="77777777" w:rsidR="00DD376B" w:rsidRPr="00767E58" w:rsidRDefault="00DD376B" w:rsidP="00B6559F">
            <w:r>
              <w:t>antwoord.object.authentiek</w:t>
            </w:r>
          </w:p>
        </w:tc>
        <w:tc>
          <w:tcPr>
            <w:tcW w:w="3118" w:type="dxa"/>
          </w:tcPr>
          <w:p w14:paraId="4D041FF2" w14:textId="77777777" w:rsidR="00DD376B" w:rsidRPr="00C45D14" w:rsidRDefault="00DD376B" w:rsidP="00B6559F">
            <w:pPr>
              <w:pStyle w:val="Geenafstand"/>
            </w:pPr>
            <w:r w:rsidRPr="00C45D14">
              <w:t>Authentiek J/N</w:t>
            </w:r>
          </w:p>
        </w:tc>
        <w:tc>
          <w:tcPr>
            <w:tcW w:w="851" w:type="dxa"/>
            <w:tcBorders>
              <w:right w:val="single" w:sz="4" w:space="0" w:color="auto"/>
            </w:tcBorders>
          </w:tcPr>
          <w:p w14:paraId="324A68C6" w14:textId="16B4DC9E" w:rsidR="00DD376B" w:rsidRPr="00767E58" w:rsidRDefault="00DD376B" w:rsidP="00B6559F">
            <w:pPr>
              <w:pStyle w:val="Geenafstand"/>
            </w:pPr>
          </w:p>
        </w:tc>
      </w:tr>
      <w:tr w:rsidR="00DD376B" w:rsidRPr="006D7695" w14:paraId="12313AAC" w14:textId="77777777" w:rsidTr="00B6559F">
        <w:tc>
          <w:tcPr>
            <w:tcW w:w="5070" w:type="dxa"/>
          </w:tcPr>
          <w:p w14:paraId="481643B6" w14:textId="77777777" w:rsidR="00DD376B" w:rsidRPr="00767E58" w:rsidRDefault="00DD376B" w:rsidP="00B6559F">
            <w:r>
              <w:t>antwoord.object.woonplaatsNaam</w:t>
            </w:r>
          </w:p>
        </w:tc>
        <w:tc>
          <w:tcPr>
            <w:tcW w:w="3118" w:type="dxa"/>
          </w:tcPr>
          <w:p w14:paraId="19306D12" w14:textId="77777777" w:rsidR="00DD376B" w:rsidRPr="00C45D14" w:rsidRDefault="00DD376B" w:rsidP="00B6559F">
            <w:pPr>
              <w:pStyle w:val="Geenafstand"/>
            </w:pPr>
            <w:r w:rsidRPr="00C45D14">
              <w:t>Naam woonplaats</w:t>
            </w:r>
          </w:p>
        </w:tc>
        <w:tc>
          <w:tcPr>
            <w:tcW w:w="851" w:type="dxa"/>
            <w:tcBorders>
              <w:right w:val="single" w:sz="4" w:space="0" w:color="auto"/>
            </w:tcBorders>
          </w:tcPr>
          <w:p w14:paraId="71D4F7BE" w14:textId="338056C4" w:rsidR="00DD376B" w:rsidRPr="00767E58" w:rsidRDefault="00DD376B" w:rsidP="00B6559F">
            <w:pPr>
              <w:pStyle w:val="Geenafstand"/>
            </w:pPr>
          </w:p>
        </w:tc>
      </w:tr>
      <w:tr w:rsidR="00DD376B" w:rsidRPr="006D7695" w14:paraId="1817F1FD" w14:textId="77777777" w:rsidTr="00B6559F">
        <w:tc>
          <w:tcPr>
            <w:tcW w:w="5070" w:type="dxa"/>
          </w:tcPr>
          <w:p w14:paraId="05A49BB3" w14:textId="77777777" w:rsidR="00DD376B" w:rsidRPr="00767E58" w:rsidRDefault="00DD376B" w:rsidP="00B6559F">
            <w:r>
              <w:t>antwoord.object.woonplaatsNaamNEN</w:t>
            </w:r>
          </w:p>
        </w:tc>
        <w:tc>
          <w:tcPr>
            <w:tcW w:w="3118" w:type="dxa"/>
          </w:tcPr>
          <w:p w14:paraId="16F5D2E2" w14:textId="77777777" w:rsidR="00DD376B" w:rsidRPr="00C45D14" w:rsidRDefault="00DD376B" w:rsidP="00B6559F">
            <w:pPr>
              <w:pStyle w:val="Geenafstand"/>
            </w:pPr>
            <w:r w:rsidRPr="00C45D14">
              <w:t>Woonplaatsnaam conform NEN</w:t>
            </w:r>
          </w:p>
        </w:tc>
        <w:tc>
          <w:tcPr>
            <w:tcW w:w="851" w:type="dxa"/>
            <w:tcBorders>
              <w:right w:val="single" w:sz="4" w:space="0" w:color="auto"/>
            </w:tcBorders>
          </w:tcPr>
          <w:p w14:paraId="6FA7EC0F" w14:textId="5D8D6DF9" w:rsidR="00DD376B" w:rsidRPr="00767E58" w:rsidRDefault="00DD376B" w:rsidP="00B6559F">
            <w:pPr>
              <w:pStyle w:val="Geenafstand"/>
            </w:pPr>
          </w:p>
        </w:tc>
      </w:tr>
      <w:tr w:rsidR="00DD376B" w:rsidRPr="006D7695" w14:paraId="12150CD9" w14:textId="77777777" w:rsidTr="00B6559F">
        <w:tc>
          <w:tcPr>
            <w:tcW w:w="5070" w:type="dxa"/>
          </w:tcPr>
          <w:p w14:paraId="69AB382C" w14:textId="77777777" w:rsidR="00DD376B" w:rsidRPr="00767E58" w:rsidRDefault="00DD376B" w:rsidP="00B6559F">
            <w:r>
              <w:t>antwoord.object.gem.gemeenteCode</w:t>
            </w:r>
          </w:p>
        </w:tc>
        <w:tc>
          <w:tcPr>
            <w:tcW w:w="3118" w:type="dxa"/>
          </w:tcPr>
          <w:p w14:paraId="6896D1D7" w14:textId="77777777" w:rsidR="00DD376B" w:rsidRPr="00C45D14" w:rsidRDefault="00DD376B" w:rsidP="00B6559F">
            <w:pPr>
              <w:pStyle w:val="Geenafstand"/>
            </w:pPr>
            <w:r w:rsidRPr="00C45D14">
              <w:t>Gemeentecode</w:t>
            </w:r>
          </w:p>
        </w:tc>
        <w:tc>
          <w:tcPr>
            <w:tcW w:w="851" w:type="dxa"/>
            <w:tcBorders>
              <w:right w:val="single" w:sz="4" w:space="0" w:color="auto"/>
            </w:tcBorders>
          </w:tcPr>
          <w:p w14:paraId="7CFD077C" w14:textId="15C0E252" w:rsidR="00DD376B" w:rsidRPr="00767E58" w:rsidRDefault="00DD376B" w:rsidP="00B6559F">
            <w:pPr>
              <w:pStyle w:val="Geenafstand"/>
            </w:pPr>
          </w:p>
        </w:tc>
      </w:tr>
      <w:tr w:rsidR="00DD376B" w:rsidRPr="006D7695" w14:paraId="56D37E60" w14:textId="77777777" w:rsidTr="00B6559F">
        <w:tc>
          <w:tcPr>
            <w:tcW w:w="5070" w:type="dxa"/>
          </w:tcPr>
          <w:p w14:paraId="4C9A8A6B" w14:textId="77777777" w:rsidR="00DD376B" w:rsidRPr="00767E58" w:rsidRDefault="00DD376B" w:rsidP="00B6559F">
            <w:r>
              <w:t>antwoord.object.gem.gemeenteNaam</w:t>
            </w:r>
          </w:p>
        </w:tc>
        <w:tc>
          <w:tcPr>
            <w:tcW w:w="3118" w:type="dxa"/>
          </w:tcPr>
          <w:p w14:paraId="5FBCFD71" w14:textId="77777777" w:rsidR="00DD376B" w:rsidRPr="00C45D14" w:rsidRDefault="00DD376B" w:rsidP="00B6559F">
            <w:pPr>
              <w:pStyle w:val="Geenafstand"/>
            </w:pPr>
            <w:r w:rsidRPr="00C45D14">
              <w:t>Gemeentenaam</w:t>
            </w:r>
          </w:p>
        </w:tc>
        <w:tc>
          <w:tcPr>
            <w:tcW w:w="851" w:type="dxa"/>
            <w:tcBorders>
              <w:right w:val="single" w:sz="4" w:space="0" w:color="auto"/>
            </w:tcBorders>
          </w:tcPr>
          <w:p w14:paraId="7053B855" w14:textId="23B716BE" w:rsidR="00DD376B" w:rsidRPr="00767E58" w:rsidRDefault="00DD376B" w:rsidP="00B6559F">
            <w:pPr>
              <w:pStyle w:val="Geenafstand"/>
            </w:pPr>
          </w:p>
        </w:tc>
      </w:tr>
      <w:tr w:rsidR="00DD376B" w:rsidRPr="006D7695" w14:paraId="70CD8F09" w14:textId="77777777" w:rsidTr="00B6559F">
        <w:tc>
          <w:tcPr>
            <w:tcW w:w="5070" w:type="dxa"/>
          </w:tcPr>
          <w:p w14:paraId="0AA41F7D" w14:textId="77777777" w:rsidR="00DD376B" w:rsidRPr="00767E58" w:rsidRDefault="00DD376B" w:rsidP="00B6559F">
            <w:r>
              <w:t>antwoord.object.geometrie</w:t>
            </w:r>
          </w:p>
        </w:tc>
        <w:tc>
          <w:tcPr>
            <w:tcW w:w="3118" w:type="dxa"/>
          </w:tcPr>
          <w:p w14:paraId="5558C67D" w14:textId="77777777" w:rsidR="00DD376B" w:rsidRPr="00C45D14" w:rsidRDefault="00DD376B" w:rsidP="00B6559F">
            <w:pPr>
              <w:pStyle w:val="Geenafstand"/>
            </w:pPr>
            <w:r w:rsidRPr="00C45D14">
              <w:t>Geometrie</w:t>
            </w:r>
          </w:p>
        </w:tc>
        <w:tc>
          <w:tcPr>
            <w:tcW w:w="851" w:type="dxa"/>
            <w:tcBorders>
              <w:right w:val="single" w:sz="4" w:space="0" w:color="auto"/>
            </w:tcBorders>
          </w:tcPr>
          <w:p w14:paraId="49C39F92" w14:textId="41F03E48" w:rsidR="00DD376B" w:rsidRPr="00767E58" w:rsidRDefault="00DD376B" w:rsidP="00B6559F">
            <w:pPr>
              <w:pStyle w:val="Geenafstand"/>
            </w:pPr>
          </w:p>
        </w:tc>
      </w:tr>
      <w:tr w:rsidR="00DD376B" w:rsidRPr="006D7695" w14:paraId="0684ABC9" w14:textId="77777777" w:rsidTr="00B6559F">
        <w:tc>
          <w:tcPr>
            <w:tcW w:w="5070" w:type="dxa"/>
          </w:tcPr>
          <w:p w14:paraId="18F534CC" w14:textId="77777777" w:rsidR="00DD376B" w:rsidRPr="00767E58" w:rsidRDefault="00DD376B" w:rsidP="00B6559F">
            <w:r>
              <w:t>antwoord.object.status</w:t>
            </w:r>
          </w:p>
        </w:tc>
        <w:tc>
          <w:tcPr>
            <w:tcW w:w="3118" w:type="dxa"/>
          </w:tcPr>
          <w:p w14:paraId="11F73893" w14:textId="77777777" w:rsidR="00DD376B" w:rsidRPr="00C45D14" w:rsidRDefault="00DD376B" w:rsidP="00B6559F">
            <w:pPr>
              <w:pStyle w:val="Geenafstand"/>
            </w:pPr>
            <w:r w:rsidRPr="00C45D14">
              <w:t>BAG-Status</w:t>
            </w:r>
          </w:p>
        </w:tc>
        <w:tc>
          <w:tcPr>
            <w:tcW w:w="851" w:type="dxa"/>
            <w:tcBorders>
              <w:right w:val="single" w:sz="4" w:space="0" w:color="auto"/>
            </w:tcBorders>
          </w:tcPr>
          <w:p w14:paraId="5442174C" w14:textId="38922008" w:rsidR="00DD376B" w:rsidRPr="00767E58" w:rsidRDefault="00DD376B" w:rsidP="00B6559F">
            <w:pPr>
              <w:pStyle w:val="Geenafstand"/>
            </w:pPr>
          </w:p>
        </w:tc>
      </w:tr>
      <w:tr w:rsidR="00DD376B" w:rsidRPr="006D7695" w14:paraId="09E416F0" w14:textId="77777777" w:rsidTr="00B6559F">
        <w:tc>
          <w:tcPr>
            <w:tcW w:w="5070" w:type="dxa"/>
          </w:tcPr>
          <w:p w14:paraId="2ABEE416" w14:textId="77777777" w:rsidR="00DD376B" w:rsidRPr="00767E58" w:rsidRDefault="00DD376B" w:rsidP="00B6559F">
            <w:r>
              <w:t>antwoord.object.geconstateerd</w:t>
            </w:r>
          </w:p>
        </w:tc>
        <w:tc>
          <w:tcPr>
            <w:tcW w:w="3118" w:type="dxa"/>
          </w:tcPr>
          <w:p w14:paraId="7840DDF4" w14:textId="77777777" w:rsidR="00DD376B" w:rsidRPr="00C45D14" w:rsidRDefault="00DD376B" w:rsidP="00B6559F">
            <w:pPr>
              <w:pStyle w:val="Geenafstand"/>
            </w:pPr>
            <w:r w:rsidRPr="00C45D14">
              <w:t>Geconstateerd</w:t>
            </w:r>
          </w:p>
        </w:tc>
        <w:tc>
          <w:tcPr>
            <w:tcW w:w="851" w:type="dxa"/>
            <w:tcBorders>
              <w:right w:val="single" w:sz="4" w:space="0" w:color="auto"/>
            </w:tcBorders>
          </w:tcPr>
          <w:p w14:paraId="6B8FE228" w14:textId="58E39E82" w:rsidR="00DD376B" w:rsidRPr="00767E58" w:rsidRDefault="00DD376B" w:rsidP="00B6559F">
            <w:pPr>
              <w:pStyle w:val="Geenafstand"/>
            </w:pPr>
          </w:p>
        </w:tc>
      </w:tr>
      <w:tr w:rsidR="00DD376B" w:rsidRPr="006D7695" w14:paraId="73384387" w14:textId="77777777" w:rsidTr="00B6559F">
        <w:tc>
          <w:tcPr>
            <w:tcW w:w="5070" w:type="dxa"/>
          </w:tcPr>
          <w:p w14:paraId="0E50B927" w14:textId="77777777" w:rsidR="00DD376B" w:rsidRPr="00767E58" w:rsidRDefault="00DD376B" w:rsidP="00B6559F">
            <w:r>
              <w:t>antwoord.object.inOnderzoek</w:t>
            </w:r>
          </w:p>
        </w:tc>
        <w:tc>
          <w:tcPr>
            <w:tcW w:w="3118" w:type="dxa"/>
          </w:tcPr>
          <w:p w14:paraId="49DBB6FA" w14:textId="77777777" w:rsidR="00DD376B" w:rsidRPr="00C45D14" w:rsidRDefault="00DD376B" w:rsidP="00B6559F">
            <w:pPr>
              <w:pStyle w:val="Geenafstand"/>
            </w:pPr>
            <w:r w:rsidRPr="00C45D14">
              <w:t>Indicatie In Onderzoek</w:t>
            </w:r>
          </w:p>
        </w:tc>
        <w:tc>
          <w:tcPr>
            <w:tcW w:w="851" w:type="dxa"/>
            <w:tcBorders>
              <w:right w:val="single" w:sz="4" w:space="0" w:color="auto"/>
            </w:tcBorders>
          </w:tcPr>
          <w:p w14:paraId="0D077C4D" w14:textId="2F44C5A2" w:rsidR="00DD376B" w:rsidRPr="00767E58" w:rsidRDefault="00DD376B" w:rsidP="00B6559F">
            <w:pPr>
              <w:pStyle w:val="Geenafstand"/>
            </w:pPr>
          </w:p>
        </w:tc>
      </w:tr>
      <w:tr w:rsidR="00DD376B" w:rsidRPr="006D7695" w14:paraId="521B2427" w14:textId="77777777" w:rsidTr="00B6559F">
        <w:tc>
          <w:tcPr>
            <w:tcW w:w="5070" w:type="dxa"/>
          </w:tcPr>
          <w:p w14:paraId="29501324" w14:textId="77777777" w:rsidR="00DD376B" w:rsidRPr="00767E58" w:rsidRDefault="00DD376B" w:rsidP="00B6559F">
            <w:r>
              <w:t>antwoord.object.brondocument.identificatie</w:t>
            </w:r>
          </w:p>
        </w:tc>
        <w:tc>
          <w:tcPr>
            <w:tcW w:w="3118" w:type="dxa"/>
          </w:tcPr>
          <w:p w14:paraId="7FFB0F83" w14:textId="77777777" w:rsidR="00DD376B" w:rsidRPr="00C45D14" w:rsidRDefault="00DD376B" w:rsidP="00B6559F">
            <w:pPr>
              <w:pStyle w:val="Geenafstand"/>
            </w:pPr>
            <w:r w:rsidRPr="00C45D14">
              <w:t>brondocument-identificatie</w:t>
            </w:r>
          </w:p>
        </w:tc>
        <w:tc>
          <w:tcPr>
            <w:tcW w:w="851" w:type="dxa"/>
            <w:tcBorders>
              <w:right w:val="single" w:sz="4" w:space="0" w:color="auto"/>
            </w:tcBorders>
          </w:tcPr>
          <w:p w14:paraId="5D8F00B6" w14:textId="545E4CCE" w:rsidR="00DD376B" w:rsidRPr="00767E58" w:rsidRDefault="00DD376B" w:rsidP="00B6559F">
            <w:pPr>
              <w:pStyle w:val="Geenafstand"/>
            </w:pPr>
          </w:p>
        </w:tc>
      </w:tr>
      <w:tr w:rsidR="00DD376B" w:rsidRPr="006D7695" w14:paraId="76A6F540" w14:textId="77777777" w:rsidTr="00B6559F">
        <w:tc>
          <w:tcPr>
            <w:tcW w:w="5070" w:type="dxa"/>
          </w:tcPr>
          <w:p w14:paraId="7646C46E" w14:textId="77777777" w:rsidR="00DD376B" w:rsidRPr="00767E58" w:rsidRDefault="00DD376B" w:rsidP="00B6559F">
            <w:r>
              <w:t>antwoord.object.brondocument.datum</w:t>
            </w:r>
          </w:p>
        </w:tc>
        <w:tc>
          <w:tcPr>
            <w:tcW w:w="3118" w:type="dxa"/>
          </w:tcPr>
          <w:p w14:paraId="13EAAF1E" w14:textId="77777777" w:rsidR="00DD376B" w:rsidRPr="00C45D14" w:rsidRDefault="00DD376B" w:rsidP="00B6559F">
            <w:pPr>
              <w:pStyle w:val="Geenafstand"/>
            </w:pPr>
            <w:r w:rsidRPr="00C45D14">
              <w:t>brondocument-datum</w:t>
            </w:r>
          </w:p>
        </w:tc>
        <w:tc>
          <w:tcPr>
            <w:tcW w:w="851" w:type="dxa"/>
            <w:tcBorders>
              <w:right w:val="single" w:sz="4" w:space="0" w:color="auto"/>
            </w:tcBorders>
          </w:tcPr>
          <w:p w14:paraId="2D4CCED1" w14:textId="40B557AC" w:rsidR="00DD376B" w:rsidRPr="00767E58" w:rsidRDefault="00DD376B" w:rsidP="00B6559F">
            <w:pPr>
              <w:pStyle w:val="Geenafstand"/>
            </w:pPr>
          </w:p>
        </w:tc>
      </w:tr>
      <w:tr w:rsidR="00DD376B" w:rsidRPr="006D7695" w14:paraId="463F66DB" w14:textId="77777777" w:rsidTr="00B6559F">
        <w:tc>
          <w:tcPr>
            <w:tcW w:w="5070" w:type="dxa"/>
          </w:tcPr>
          <w:p w14:paraId="7E1B8378" w14:textId="77777777" w:rsidR="00DD376B" w:rsidRDefault="00DD376B" w:rsidP="00B6559F">
            <w:r>
              <w:t>antwoord.object.ingangsdatumObject</w:t>
            </w:r>
          </w:p>
        </w:tc>
        <w:tc>
          <w:tcPr>
            <w:tcW w:w="3118" w:type="dxa"/>
          </w:tcPr>
          <w:p w14:paraId="008F901A" w14:textId="77777777" w:rsidR="00DD376B" w:rsidRPr="00C45D14" w:rsidRDefault="00DD376B" w:rsidP="00B6559F">
            <w:pPr>
              <w:pStyle w:val="Geenafstand"/>
            </w:pPr>
            <w:r w:rsidRPr="00C45D14">
              <w:t>Ingangsdatum</w:t>
            </w:r>
          </w:p>
        </w:tc>
        <w:tc>
          <w:tcPr>
            <w:tcW w:w="851" w:type="dxa"/>
            <w:tcBorders>
              <w:right w:val="single" w:sz="4" w:space="0" w:color="auto"/>
            </w:tcBorders>
          </w:tcPr>
          <w:p w14:paraId="1E97F284" w14:textId="07F13D5A" w:rsidR="00DD376B" w:rsidRDefault="00DD376B" w:rsidP="00B6559F">
            <w:pPr>
              <w:pStyle w:val="Geenafstand"/>
            </w:pPr>
          </w:p>
        </w:tc>
      </w:tr>
      <w:tr w:rsidR="00DD376B" w:rsidRPr="00767E58" w14:paraId="1FFAA796" w14:textId="77777777" w:rsidTr="00B6559F">
        <w:tc>
          <w:tcPr>
            <w:tcW w:w="5070" w:type="dxa"/>
          </w:tcPr>
          <w:p w14:paraId="0959A7AE" w14:textId="77777777" w:rsidR="00DD376B" w:rsidRPr="00767E58" w:rsidRDefault="00DD376B" w:rsidP="00B6559F">
            <w:r>
              <w:t>antwoord.object.einddatumObject</w:t>
            </w:r>
          </w:p>
        </w:tc>
        <w:tc>
          <w:tcPr>
            <w:tcW w:w="3118" w:type="dxa"/>
          </w:tcPr>
          <w:p w14:paraId="4F827E59" w14:textId="77777777" w:rsidR="00DD376B" w:rsidRPr="00C45D14" w:rsidRDefault="00DD376B" w:rsidP="00B6559F">
            <w:pPr>
              <w:pStyle w:val="Geenafstand"/>
            </w:pPr>
            <w:r w:rsidRPr="00C45D14">
              <w:t>Einddatum</w:t>
            </w:r>
          </w:p>
        </w:tc>
        <w:tc>
          <w:tcPr>
            <w:tcW w:w="851" w:type="dxa"/>
            <w:tcBorders>
              <w:right w:val="single" w:sz="4" w:space="0" w:color="auto"/>
            </w:tcBorders>
          </w:tcPr>
          <w:p w14:paraId="5C3608C0" w14:textId="4CCB4D55" w:rsidR="00DD376B" w:rsidRPr="00767E58" w:rsidRDefault="00DD376B" w:rsidP="00B6559F">
            <w:pPr>
              <w:pStyle w:val="Geenafstand"/>
            </w:pPr>
          </w:p>
        </w:tc>
      </w:tr>
    </w:tbl>
    <w:p w14:paraId="6DFBE64D" w14:textId="77777777" w:rsidR="00DD376B" w:rsidRPr="00076208" w:rsidRDefault="00DD376B" w:rsidP="00DD376B"/>
    <w:p w14:paraId="73BF1CBE" w14:textId="77777777" w:rsidR="00DD376B" w:rsidRPr="0089304F" w:rsidRDefault="00DD376B" w:rsidP="00DD376B">
      <w:pPr>
        <w:pStyle w:val="Kop3"/>
        <w:rPr>
          <w:lang w:val="en-US"/>
        </w:rPr>
      </w:pPr>
      <w:bookmarkStart w:id="706" w:name="_Toc361821690"/>
      <w:bookmarkStart w:id="707" w:name="_Toc379548011"/>
      <w:bookmarkStart w:id="708" w:name="_Toc381774157"/>
      <w:bookmarkStart w:id="709" w:name="_Toc523146157"/>
      <w:r w:rsidRPr="0089304F">
        <w:rPr>
          <w:lang w:val="en-US"/>
        </w:rPr>
        <w:lastRenderedPageBreak/>
        <w:t>Wabo =&gt; BAG pndLv01 (Pand)</w:t>
      </w:r>
      <w:bookmarkEnd w:id="706"/>
      <w:bookmarkEnd w:id="707"/>
      <w:bookmarkEnd w:id="708"/>
      <w:bookmarkEnd w:id="709"/>
    </w:p>
    <w:p w14:paraId="44A88E0F" w14:textId="6D8B64BA" w:rsidR="00E555D0" w:rsidRDefault="00E555D0" w:rsidP="00E555D0">
      <w:r>
        <w:t xml:space="preserve">Het opvragen van een Pand. Er is een opsomming gemaakt welke selectiecriteria minimaal ondersteund moeten worden om aan deze standaard te voldoen. </w:t>
      </w:r>
    </w:p>
    <w:p w14:paraId="115EBFC7" w14:textId="0F327DD3" w:rsidR="00E555D0" w:rsidRPr="00A20F1B" w:rsidRDefault="00E555D0" w:rsidP="00E555D0">
      <w:r>
        <w:t xml:space="preserve">De scope van het vraagbericht kan bij implementatie naar behoefte van de gemeente bepaald worden. Echter, om aan deze standaard te voldoen moeten minimaal de elementen die in het antwoordbericht pndLa01 genoemd zijn opgevraagd kunnen worden. </w:t>
      </w:r>
    </w:p>
    <w:p w14:paraId="7D11FC9C" w14:textId="77777777" w:rsidR="00DD376B" w:rsidRPr="00A14BF7" w:rsidRDefault="00DD376B" w:rsidP="00DD376B">
      <w:pPr>
        <w:rPr>
          <w:b/>
        </w:rPr>
      </w:pPr>
    </w:p>
    <w:p w14:paraId="3614D8B8" w14:textId="77777777" w:rsidR="00DD376B" w:rsidRPr="00C97323" w:rsidRDefault="00DD376B" w:rsidP="00DD376B">
      <w:pPr>
        <w:rPr>
          <w:b/>
        </w:rPr>
      </w:pPr>
      <w:r w:rsidRPr="00C97323">
        <w:rPr>
          <w:b/>
        </w:rPr>
        <w:t>Vraagbericht : pndLv01</w:t>
      </w:r>
    </w:p>
    <w:p w14:paraId="7A4C63E6"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26C00128" w14:textId="77777777" w:rsidTr="00B6559F">
        <w:tc>
          <w:tcPr>
            <w:tcW w:w="8188" w:type="dxa"/>
            <w:gridSpan w:val="2"/>
          </w:tcPr>
          <w:p w14:paraId="5FA16936" w14:textId="77777777" w:rsidR="00DD376B" w:rsidRPr="00767E58" w:rsidRDefault="00DD376B" w:rsidP="00B6559F">
            <w:pPr>
              <w:rPr>
                <w:b/>
              </w:rPr>
            </w:pPr>
            <w:r w:rsidRPr="00767E58">
              <w:rPr>
                <w:b/>
              </w:rPr>
              <w:t>Berichttype:</w:t>
            </w:r>
            <w:r w:rsidRPr="00767E58">
              <w:t xml:space="preserve"> </w:t>
            </w:r>
            <w:r>
              <w:t>pndLv01</w:t>
            </w:r>
          </w:p>
        </w:tc>
        <w:tc>
          <w:tcPr>
            <w:tcW w:w="851" w:type="dxa"/>
            <w:tcBorders>
              <w:bottom w:val="single" w:sz="4" w:space="0" w:color="auto"/>
              <w:right w:val="single" w:sz="4" w:space="0" w:color="auto"/>
            </w:tcBorders>
          </w:tcPr>
          <w:p w14:paraId="4E4E23CB" w14:textId="77777777" w:rsidR="00DD376B" w:rsidRPr="00767E58" w:rsidRDefault="00DD376B" w:rsidP="00B6559F">
            <w:pPr>
              <w:rPr>
                <w:b/>
              </w:rPr>
            </w:pPr>
          </w:p>
        </w:tc>
      </w:tr>
      <w:tr w:rsidR="00DD376B" w:rsidRPr="00EF29EE" w14:paraId="03C530AC" w14:textId="77777777" w:rsidTr="00B6559F">
        <w:tc>
          <w:tcPr>
            <w:tcW w:w="5070" w:type="dxa"/>
          </w:tcPr>
          <w:p w14:paraId="2EF93047" w14:textId="77777777" w:rsidR="00DD376B" w:rsidRPr="00767E58" w:rsidRDefault="00DD376B" w:rsidP="00B6559F">
            <w:pPr>
              <w:rPr>
                <w:b/>
              </w:rPr>
            </w:pPr>
            <w:r w:rsidRPr="00767E58">
              <w:rPr>
                <w:b/>
              </w:rPr>
              <w:t>StUF-elementen</w:t>
            </w:r>
          </w:p>
        </w:tc>
        <w:tc>
          <w:tcPr>
            <w:tcW w:w="3118" w:type="dxa"/>
          </w:tcPr>
          <w:p w14:paraId="28BDD7FB" w14:textId="77777777" w:rsidR="00DD376B" w:rsidRPr="00767E58" w:rsidRDefault="00DD376B" w:rsidP="00B6559F">
            <w:pPr>
              <w:rPr>
                <w:b/>
              </w:rPr>
            </w:pPr>
          </w:p>
        </w:tc>
        <w:tc>
          <w:tcPr>
            <w:tcW w:w="851" w:type="dxa"/>
            <w:tcBorders>
              <w:right w:val="single" w:sz="4" w:space="0" w:color="auto"/>
            </w:tcBorders>
          </w:tcPr>
          <w:p w14:paraId="161376E7" w14:textId="65964240" w:rsidR="00DD376B" w:rsidRPr="00D66655" w:rsidRDefault="00DD376B" w:rsidP="00B6559F"/>
        </w:tc>
      </w:tr>
      <w:tr w:rsidR="00DD376B" w:rsidRPr="000079C4" w14:paraId="122FF06E" w14:textId="77777777" w:rsidTr="00B6559F">
        <w:tblPrEx>
          <w:tblBorders>
            <w:right w:val="single" w:sz="4" w:space="0" w:color="auto"/>
          </w:tblBorders>
        </w:tblPrEx>
        <w:tc>
          <w:tcPr>
            <w:tcW w:w="5070" w:type="dxa"/>
          </w:tcPr>
          <w:p w14:paraId="3EE8E52A" w14:textId="77777777" w:rsidR="00DD376B" w:rsidRPr="005A1E63" w:rsidRDefault="00DD376B" w:rsidP="00B6559F">
            <w:pPr>
              <w:rPr>
                <w:b/>
                <w:i/>
                <w:u w:val="single"/>
              </w:rPr>
            </w:pPr>
            <w:r w:rsidRPr="005A1E63">
              <w:rPr>
                <w:b/>
                <w:i/>
                <w:u w:val="single"/>
              </w:rPr>
              <w:t>Selectiecriteria</w:t>
            </w:r>
          </w:p>
        </w:tc>
        <w:tc>
          <w:tcPr>
            <w:tcW w:w="3118" w:type="dxa"/>
          </w:tcPr>
          <w:p w14:paraId="07AC5C52" w14:textId="77777777" w:rsidR="00DD376B" w:rsidRPr="00767E58" w:rsidRDefault="00DD376B" w:rsidP="00B6559F">
            <w:pPr>
              <w:rPr>
                <w:b/>
              </w:rPr>
            </w:pPr>
          </w:p>
        </w:tc>
        <w:tc>
          <w:tcPr>
            <w:tcW w:w="851" w:type="dxa"/>
          </w:tcPr>
          <w:p w14:paraId="7A5E6404" w14:textId="50788025" w:rsidR="00DD376B" w:rsidRPr="00767E58" w:rsidRDefault="00DD376B" w:rsidP="00B6559F">
            <w:pPr>
              <w:rPr>
                <w:b/>
              </w:rPr>
            </w:pPr>
          </w:p>
        </w:tc>
      </w:tr>
      <w:tr w:rsidR="00DD376B" w:rsidRPr="000079C4" w14:paraId="00530D83" w14:textId="77777777" w:rsidTr="00B6559F">
        <w:tblPrEx>
          <w:tblBorders>
            <w:right w:val="single" w:sz="4" w:space="0" w:color="auto"/>
          </w:tblBorders>
        </w:tblPrEx>
        <w:tc>
          <w:tcPr>
            <w:tcW w:w="5070" w:type="dxa"/>
          </w:tcPr>
          <w:p w14:paraId="542772EB" w14:textId="77777777" w:rsidR="00DD376B" w:rsidRPr="008A715F" w:rsidRDefault="00DD376B" w:rsidP="00B6559F">
            <w:pPr>
              <w:rPr>
                <w:i/>
              </w:rPr>
            </w:pPr>
            <w:r>
              <w:rPr>
                <w:i/>
              </w:rPr>
              <w:t>Object = woonplaats (PND)</w:t>
            </w:r>
            <w:r w:rsidRPr="008A715F">
              <w:rPr>
                <w:i/>
              </w:rPr>
              <w:t xml:space="preserve"> </w:t>
            </w:r>
          </w:p>
        </w:tc>
        <w:tc>
          <w:tcPr>
            <w:tcW w:w="3118" w:type="dxa"/>
          </w:tcPr>
          <w:p w14:paraId="08707BBD" w14:textId="77777777" w:rsidR="00DD376B" w:rsidRPr="000079C4" w:rsidRDefault="00DD376B" w:rsidP="00B6559F">
            <w:pPr>
              <w:rPr>
                <w:b/>
              </w:rPr>
            </w:pPr>
          </w:p>
        </w:tc>
        <w:tc>
          <w:tcPr>
            <w:tcW w:w="851" w:type="dxa"/>
          </w:tcPr>
          <w:p w14:paraId="5E47B762" w14:textId="39D8DEB0" w:rsidR="00DD376B" w:rsidRPr="004B5AD7" w:rsidRDefault="00DD376B" w:rsidP="00B6559F"/>
        </w:tc>
      </w:tr>
      <w:tr w:rsidR="00DD376B" w:rsidRPr="006D7695" w14:paraId="4DB1BCC9" w14:textId="77777777" w:rsidTr="00B6559F">
        <w:tc>
          <w:tcPr>
            <w:tcW w:w="5070" w:type="dxa"/>
          </w:tcPr>
          <w:p w14:paraId="0D3A0514" w14:textId="77777777" w:rsidR="00DD376B" w:rsidRPr="00767E58" w:rsidRDefault="00DD376B" w:rsidP="00B6559F">
            <w:r>
              <w:t>gelijk.identificatie</w:t>
            </w:r>
          </w:p>
        </w:tc>
        <w:tc>
          <w:tcPr>
            <w:tcW w:w="3118" w:type="dxa"/>
          </w:tcPr>
          <w:p w14:paraId="05E1835F" w14:textId="77777777" w:rsidR="00DD376B" w:rsidRPr="00767E58" w:rsidRDefault="00DD376B" w:rsidP="00B6559F">
            <w:pPr>
              <w:pStyle w:val="Geenafstand"/>
            </w:pPr>
            <w:r>
              <w:t>BAG-ID Pand</w:t>
            </w:r>
          </w:p>
        </w:tc>
        <w:tc>
          <w:tcPr>
            <w:tcW w:w="851" w:type="dxa"/>
            <w:tcBorders>
              <w:right w:val="single" w:sz="4" w:space="0" w:color="auto"/>
            </w:tcBorders>
          </w:tcPr>
          <w:p w14:paraId="377990B8" w14:textId="4FE3D835" w:rsidR="00DD376B" w:rsidRPr="00767E58" w:rsidRDefault="00DD376B" w:rsidP="00B6559F">
            <w:pPr>
              <w:pStyle w:val="Geenafstand"/>
            </w:pPr>
          </w:p>
        </w:tc>
      </w:tr>
      <w:tr w:rsidR="00DD376B" w:rsidRPr="006D7695" w14:paraId="604074BA" w14:textId="77777777" w:rsidTr="00B6559F">
        <w:tc>
          <w:tcPr>
            <w:tcW w:w="5070" w:type="dxa"/>
          </w:tcPr>
          <w:p w14:paraId="36A44B14" w14:textId="77777777" w:rsidR="00DD376B" w:rsidRPr="00767E58" w:rsidRDefault="00DD376B" w:rsidP="00B6559F">
            <w:r>
              <w:t>gelijk.heeftInliggend.gerelateerde.adresAanduidingGrp.wpl.woonplaatsnaam</w:t>
            </w:r>
          </w:p>
        </w:tc>
        <w:tc>
          <w:tcPr>
            <w:tcW w:w="3118" w:type="dxa"/>
          </w:tcPr>
          <w:p w14:paraId="57E112DC" w14:textId="77777777" w:rsidR="00DD376B" w:rsidRPr="00767E58" w:rsidRDefault="00DD376B" w:rsidP="00B6559F">
            <w:pPr>
              <w:pStyle w:val="Geenafstand"/>
            </w:pPr>
            <w:r>
              <w:t>Naam woonplaats</w:t>
            </w:r>
          </w:p>
        </w:tc>
        <w:tc>
          <w:tcPr>
            <w:tcW w:w="851" w:type="dxa"/>
            <w:tcBorders>
              <w:right w:val="single" w:sz="4" w:space="0" w:color="auto"/>
            </w:tcBorders>
          </w:tcPr>
          <w:p w14:paraId="709D5E88" w14:textId="72EA5406" w:rsidR="00DD376B" w:rsidRPr="00767E58" w:rsidRDefault="00DD376B" w:rsidP="00B6559F">
            <w:pPr>
              <w:pStyle w:val="Geenafstand"/>
            </w:pPr>
          </w:p>
        </w:tc>
      </w:tr>
      <w:tr w:rsidR="00DD376B" w:rsidRPr="006D7695" w14:paraId="0A0B1847" w14:textId="77777777" w:rsidTr="00B6559F">
        <w:tc>
          <w:tcPr>
            <w:tcW w:w="5070" w:type="dxa"/>
          </w:tcPr>
          <w:p w14:paraId="23CADE03" w14:textId="77777777" w:rsidR="00DD376B" w:rsidRPr="00767E58" w:rsidRDefault="00DD376B" w:rsidP="00B6559F">
            <w:r>
              <w:t>gelijk.heeftInliggend.gerelateerde.adresAanduidingGrp.gor.openbareRuimteNaam</w:t>
            </w:r>
          </w:p>
        </w:tc>
        <w:tc>
          <w:tcPr>
            <w:tcW w:w="3118" w:type="dxa"/>
          </w:tcPr>
          <w:p w14:paraId="38B3D5C8" w14:textId="77777777" w:rsidR="00DD376B" w:rsidRPr="00767E58" w:rsidRDefault="00DD376B" w:rsidP="00B6559F">
            <w:pPr>
              <w:pStyle w:val="Geenafstand"/>
            </w:pPr>
            <w:r>
              <w:t xml:space="preserve">Openbare ruimte naam </w:t>
            </w:r>
          </w:p>
        </w:tc>
        <w:tc>
          <w:tcPr>
            <w:tcW w:w="851" w:type="dxa"/>
            <w:tcBorders>
              <w:right w:val="single" w:sz="4" w:space="0" w:color="auto"/>
            </w:tcBorders>
          </w:tcPr>
          <w:p w14:paraId="661D3870" w14:textId="22A6642A" w:rsidR="00DD376B" w:rsidRPr="00767E58" w:rsidRDefault="00DD376B" w:rsidP="00B6559F">
            <w:pPr>
              <w:pStyle w:val="Geenafstand"/>
            </w:pPr>
          </w:p>
        </w:tc>
      </w:tr>
      <w:tr w:rsidR="00DD376B" w:rsidRPr="006D7695" w14:paraId="41E52567" w14:textId="77777777" w:rsidTr="00B6559F">
        <w:tc>
          <w:tcPr>
            <w:tcW w:w="5070" w:type="dxa"/>
          </w:tcPr>
          <w:p w14:paraId="66AF0B5F" w14:textId="77777777" w:rsidR="00DD376B" w:rsidRPr="00767E58" w:rsidRDefault="00DD376B" w:rsidP="00B6559F">
            <w:r>
              <w:t>gelijk.heeftInliggend.gerelateerde.adresAanduidingGrp.aoa.postcode</w:t>
            </w:r>
          </w:p>
        </w:tc>
        <w:tc>
          <w:tcPr>
            <w:tcW w:w="3118" w:type="dxa"/>
          </w:tcPr>
          <w:p w14:paraId="64542276" w14:textId="77777777" w:rsidR="00DD376B" w:rsidRPr="00767E58" w:rsidRDefault="00DD376B" w:rsidP="00B6559F">
            <w:pPr>
              <w:pStyle w:val="Geenafstand"/>
            </w:pPr>
            <w:r>
              <w:t>Postcode</w:t>
            </w:r>
          </w:p>
        </w:tc>
        <w:tc>
          <w:tcPr>
            <w:tcW w:w="851" w:type="dxa"/>
            <w:tcBorders>
              <w:right w:val="single" w:sz="4" w:space="0" w:color="auto"/>
            </w:tcBorders>
          </w:tcPr>
          <w:p w14:paraId="0ABAF8BD" w14:textId="645D6E01" w:rsidR="00DD376B" w:rsidRPr="00767E58" w:rsidRDefault="00DD376B" w:rsidP="00B6559F">
            <w:pPr>
              <w:pStyle w:val="Geenafstand"/>
            </w:pPr>
          </w:p>
        </w:tc>
      </w:tr>
      <w:tr w:rsidR="00DD376B" w:rsidRPr="006D7695" w14:paraId="3C539911" w14:textId="77777777" w:rsidTr="00B6559F">
        <w:tc>
          <w:tcPr>
            <w:tcW w:w="5070" w:type="dxa"/>
          </w:tcPr>
          <w:p w14:paraId="0ED8C9D8" w14:textId="77777777" w:rsidR="00DD376B" w:rsidRDefault="00DD376B" w:rsidP="00B6559F">
            <w:r>
              <w:t>gelijk.heeftInliggend.gerelateerde.adresAanduidingGrp.aoa.huisnummer</w:t>
            </w:r>
          </w:p>
        </w:tc>
        <w:tc>
          <w:tcPr>
            <w:tcW w:w="3118" w:type="dxa"/>
          </w:tcPr>
          <w:p w14:paraId="2DC42CC0" w14:textId="77777777" w:rsidR="00DD376B" w:rsidRDefault="00DD376B" w:rsidP="00B6559F">
            <w:pPr>
              <w:pStyle w:val="Geenafstand"/>
            </w:pPr>
            <w:r>
              <w:t>Huisnummer</w:t>
            </w:r>
          </w:p>
        </w:tc>
        <w:tc>
          <w:tcPr>
            <w:tcW w:w="851" w:type="dxa"/>
            <w:tcBorders>
              <w:right w:val="single" w:sz="4" w:space="0" w:color="auto"/>
            </w:tcBorders>
          </w:tcPr>
          <w:p w14:paraId="59F58DF3" w14:textId="6F5218E4" w:rsidR="00DD376B" w:rsidRDefault="00DD376B" w:rsidP="00B6559F">
            <w:pPr>
              <w:pStyle w:val="Geenafstand"/>
            </w:pPr>
          </w:p>
        </w:tc>
      </w:tr>
      <w:tr w:rsidR="00DD376B" w:rsidRPr="006D7695" w14:paraId="22F412A5" w14:textId="77777777" w:rsidTr="00B6559F">
        <w:tc>
          <w:tcPr>
            <w:tcW w:w="5070" w:type="dxa"/>
          </w:tcPr>
          <w:p w14:paraId="6E23E954" w14:textId="77777777" w:rsidR="00DD376B" w:rsidRDefault="00DD376B" w:rsidP="00B6559F">
            <w:r>
              <w:t>gelijk.heeftInliggend.gerelateerde.adresAanduidingGrp.aoa.huisletter</w:t>
            </w:r>
          </w:p>
        </w:tc>
        <w:tc>
          <w:tcPr>
            <w:tcW w:w="3118" w:type="dxa"/>
          </w:tcPr>
          <w:p w14:paraId="72BB38A5" w14:textId="77777777" w:rsidR="00DD376B" w:rsidRDefault="00DD376B" w:rsidP="00B6559F">
            <w:pPr>
              <w:pStyle w:val="Geenafstand"/>
            </w:pPr>
            <w:r>
              <w:t>Huisletter</w:t>
            </w:r>
          </w:p>
        </w:tc>
        <w:tc>
          <w:tcPr>
            <w:tcW w:w="851" w:type="dxa"/>
            <w:tcBorders>
              <w:right w:val="single" w:sz="4" w:space="0" w:color="auto"/>
            </w:tcBorders>
          </w:tcPr>
          <w:p w14:paraId="1378F8F9" w14:textId="3B91DEAF" w:rsidR="00DD376B" w:rsidRDefault="00DD376B" w:rsidP="00B6559F">
            <w:pPr>
              <w:pStyle w:val="Geenafstand"/>
            </w:pPr>
          </w:p>
        </w:tc>
      </w:tr>
      <w:tr w:rsidR="00DD376B" w:rsidRPr="006D7695" w14:paraId="0853F411" w14:textId="77777777" w:rsidTr="00B6559F">
        <w:tc>
          <w:tcPr>
            <w:tcW w:w="5070" w:type="dxa"/>
          </w:tcPr>
          <w:p w14:paraId="087C0189" w14:textId="77777777" w:rsidR="00DD376B" w:rsidRDefault="00DD376B" w:rsidP="00B6559F">
            <w:r>
              <w:t>gelijk.heeftInliggend.gerelateerde.adresAanduidingGrp.aoa.huisnummertoevoeging</w:t>
            </w:r>
          </w:p>
        </w:tc>
        <w:tc>
          <w:tcPr>
            <w:tcW w:w="3118" w:type="dxa"/>
          </w:tcPr>
          <w:p w14:paraId="1853A416" w14:textId="77777777" w:rsidR="00DD376B" w:rsidRDefault="00DD376B" w:rsidP="00B6559F">
            <w:pPr>
              <w:pStyle w:val="Geenafstand"/>
            </w:pPr>
            <w:r>
              <w:t>Huisnummer Toevoeging</w:t>
            </w:r>
          </w:p>
        </w:tc>
        <w:tc>
          <w:tcPr>
            <w:tcW w:w="851" w:type="dxa"/>
            <w:tcBorders>
              <w:right w:val="single" w:sz="4" w:space="0" w:color="auto"/>
            </w:tcBorders>
          </w:tcPr>
          <w:p w14:paraId="5BCAA620" w14:textId="6618C327" w:rsidR="00DD376B" w:rsidRDefault="00DD376B" w:rsidP="00B6559F">
            <w:pPr>
              <w:pStyle w:val="Geenafstand"/>
            </w:pPr>
          </w:p>
        </w:tc>
      </w:tr>
      <w:tr w:rsidR="00DD376B" w:rsidRPr="006D7695" w14:paraId="3B39AECE" w14:textId="77777777" w:rsidTr="00B6559F">
        <w:tc>
          <w:tcPr>
            <w:tcW w:w="5070" w:type="dxa"/>
          </w:tcPr>
          <w:p w14:paraId="17C6ECDF" w14:textId="77777777" w:rsidR="00DD376B" w:rsidRPr="00767E58" w:rsidRDefault="00DD376B" w:rsidP="00B6559F"/>
        </w:tc>
        <w:tc>
          <w:tcPr>
            <w:tcW w:w="3118" w:type="dxa"/>
          </w:tcPr>
          <w:p w14:paraId="4579DF6F" w14:textId="77777777" w:rsidR="00DD376B" w:rsidRPr="00767E58" w:rsidRDefault="00DD376B" w:rsidP="00B6559F">
            <w:pPr>
              <w:pStyle w:val="Geenafstand"/>
            </w:pPr>
          </w:p>
        </w:tc>
        <w:tc>
          <w:tcPr>
            <w:tcW w:w="851" w:type="dxa"/>
            <w:tcBorders>
              <w:right w:val="single" w:sz="4" w:space="0" w:color="auto"/>
            </w:tcBorders>
          </w:tcPr>
          <w:p w14:paraId="6F7D768B" w14:textId="77777777" w:rsidR="00DD376B" w:rsidRPr="00767E58" w:rsidRDefault="00DD376B" w:rsidP="00B6559F">
            <w:pPr>
              <w:pStyle w:val="Geenafstand"/>
            </w:pPr>
          </w:p>
        </w:tc>
      </w:tr>
    </w:tbl>
    <w:p w14:paraId="0E4F0E30" w14:textId="77777777" w:rsidR="00DD376B" w:rsidRDefault="00DD376B" w:rsidP="00DD376B"/>
    <w:p w14:paraId="09DFEDE1" w14:textId="77777777" w:rsidR="00DD376B" w:rsidRDefault="00DD376B" w:rsidP="00DD376B">
      <w:pPr>
        <w:pStyle w:val="Kop3"/>
      </w:pPr>
      <w:bookmarkStart w:id="710" w:name="_Toc379548012"/>
      <w:bookmarkStart w:id="711" w:name="_Toc381774158"/>
      <w:bookmarkStart w:id="712" w:name="_Toc523146158"/>
      <w:r w:rsidRPr="009105C9">
        <w:t xml:space="preserve">BAG =&gt; Wabo </w:t>
      </w:r>
      <w:r>
        <w:t>pnd</w:t>
      </w:r>
      <w:r w:rsidRPr="009105C9">
        <w:t>La01 (</w:t>
      </w:r>
      <w:r>
        <w:t>Pand</w:t>
      </w:r>
      <w:r w:rsidRPr="009105C9">
        <w:t>)</w:t>
      </w:r>
      <w:bookmarkEnd w:id="710"/>
      <w:bookmarkEnd w:id="711"/>
      <w:bookmarkEnd w:id="712"/>
    </w:p>
    <w:p w14:paraId="6EB58B2E" w14:textId="77777777" w:rsidR="00DD376B" w:rsidRDefault="00DD376B" w:rsidP="00DD376B">
      <w:r>
        <w:t xml:space="preserve">Hier is beschreven wat een systeem minimaal moet kunnen antwoorden en/of verwerken om aan deze standaard te voldoen. Bij de implementatie door de gemeente wordt bepaald welke van deze elementen ook daadwerkelijk toegepast worden. </w:t>
      </w:r>
    </w:p>
    <w:p w14:paraId="45A957A0" w14:textId="77777777" w:rsidR="00DD376B" w:rsidRPr="00A14BF7" w:rsidRDefault="00DD376B" w:rsidP="00DD376B"/>
    <w:p w14:paraId="0C936EF8" w14:textId="77777777" w:rsidR="00DD376B" w:rsidRPr="00EB4A83" w:rsidRDefault="00DD376B" w:rsidP="00DD376B">
      <w:pPr>
        <w:rPr>
          <w:b/>
        </w:rPr>
      </w:pPr>
      <w:r w:rsidRPr="00EB4A83">
        <w:rPr>
          <w:b/>
        </w:rPr>
        <w:t xml:space="preserve"> Antwoordbericht </w:t>
      </w:r>
      <w:r>
        <w:rPr>
          <w:b/>
        </w:rPr>
        <w:t>pnd</w:t>
      </w:r>
      <w:r w:rsidRPr="00EB4A83">
        <w:rPr>
          <w:b/>
        </w:rPr>
        <w:t>La01</w:t>
      </w:r>
    </w:p>
    <w:p w14:paraId="0F14CB68"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38B7475A" w14:textId="77777777" w:rsidTr="00B6559F">
        <w:tc>
          <w:tcPr>
            <w:tcW w:w="8188" w:type="dxa"/>
            <w:gridSpan w:val="2"/>
          </w:tcPr>
          <w:p w14:paraId="2BCC07CF" w14:textId="77777777" w:rsidR="00DD376B" w:rsidRPr="00767E58" w:rsidRDefault="00DD376B" w:rsidP="00B6559F">
            <w:pPr>
              <w:rPr>
                <w:b/>
              </w:rPr>
            </w:pPr>
            <w:r w:rsidRPr="00767E58">
              <w:rPr>
                <w:b/>
              </w:rPr>
              <w:t>Berichttype:</w:t>
            </w:r>
            <w:r w:rsidRPr="00767E58">
              <w:t xml:space="preserve"> </w:t>
            </w:r>
            <w:r>
              <w:t>pndLa01</w:t>
            </w:r>
          </w:p>
        </w:tc>
        <w:tc>
          <w:tcPr>
            <w:tcW w:w="851" w:type="dxa"/>
            <w:tcBorders>
              <w:bottom w:val="single" w:sz="4" w:space="0" w:color="auto"/>
              <w:right w:val="single" w:sz="4" w:space="0" w:color="auto"/>
            </w:tcBorders>
          </w:tcPr>
          <w:p w14:paraId="4D545E6D" w14:textId="77777777" w:rsidR="00DD376B" w:rsidRPr="00767E58" w:rsidRDefault="00DD376B" w:rsidP="00B6559F">
            <w:pPr>
              <w:rPr>
                <w:b/>
              </w:rPr>
            </w:pPr>
          </w:p>
        </w:tc>
      </w:tr>
      <w:tr w:rsidR="00DD376B" w:rsidRPr="00EF29EE" w14:paraId="3942F5C4" w14:textId="77777777" w:rsidTr="00B6559F">
        <w:tc>
          <w:tcPr>
            <w:tcW w:w="5070" w:type="dxa"/>
          </w:tcPr>
          <w:p w14:paraId="6A3913AC" w14:textId="77777777" w:rsidR="00DD376B" w:rsidRPr="00767E58" w:rsidRDefault="00DD376B" w:rsidP="00B6559F">
            <w:pPr>
              <w:rPr>
                <w:b/>
              </w:rPr>
            </w:pPr>
            <w:r w:rsidRPr="00767E58">
              <w:rPr>
                <w:b/>
              </w:rPr>
              <w:t>StUF-elementen</w:t>
            </w:r>
          </w:p>
        </w:tc>
        <w:tc>
          <w:tcPr>
            <w:tcW w:w="3118" w:type="dxa"/>
          </w:tcPr>
          <w:p w14:paraId="2AB48E5E" w14:textId="77777777" w:rsidR="00DD376B" w:rsidRPr="00767E58" w:rsidRDefault="00DD376B" w:rsidP="00B6559F">
            <w:pPr>
              <w:rPr>
                <w:b/>
              </w:rPr>
            </w:pPr>
          </w:p>
        </w:tc>
        <w:tc>
          <w:tcPr>
            <w:tcW w:w="851" w:type="dxa"/>
            <w:tcBorders>
              <w:right w:val="single" w:sz="4" w:space="0" w:color="auto"/>
            </w:tcBorders>
          </w:tcPr>
          <w:p w14:paraId="6BC680AA" w14:textId="74543538" w:rsidR="00DD376B" w:rsidRPr="00D66655" w:rsidRDefault="00DD376B" w:rsidP="00B6559F"/>
        </w:tc>
      </w:tr>
      <w:tr w:rsidR="00DD376B" w:rsidRPr="00573B46" w14:paraId="2C718E26" w14:textId="77777777" w:rsidTr="00B6559F">
        <w:tblPrEx>
          <w:tblBorders>
            <w:right w:val="single" w:sz="4" w:space="0" w:color="auto"/>
          </w:tblBorders>
        </w:tblPrEx>
        <w:tc>
          <w:tcPr>
            <w:tcW w:w="5070" w:type="dxa"/>
          </w:tcPr>
          <w:p w14:paraId="58DB2B5B" w14:textId="77777777" w:rsidR="00DD376B" w:rsidRPr="005A1E63" w:rsidRDefault="00DD376B" w:rsidP="00B6559F">
            <w:pPr>
              <w:rPr>
                <w:b/>
              </w:rPr>
            </w:pPr>
            <w:r w:rsidRPr="005A1E63">
              <w:rPr>
                <w:b/>
              </w:rPr>
              <w:t>Melding</w:t>
            </w:r>
          </w:p>
        </w:tc>
        <w:tc>
          <w:tcPr>
            <w:tcW w:w="3118" w:type="dxa"/>
          </w:tcPr>
          <w:p w14:paraId="6B1B2303" w14:textId="77777777" w:rsidR="00DD376B" w:rsidRPr="00573B46" w:rsidRDefault="00DD376B" w:rsidP="00B6559F">
            <w:pPr>
              <w:pStyle w:val="Geenafstand"/>
            </w:pPr>
          </w:p>
        </w:tc>
        <w:tc>
          <w:tcPr>
            <w:tcW w:w="851" w:type="dxa"/>
          </w:tcPr>
          <w:p w14:paraId="0B1B2BF2" w14:textId="77777777" w:rsidR="00DD376B" w:rsidRPr="00573B46" w:rsidRDefault="00DD376B" w:rsidP="00B6559F">
            <w:pPr>
              <w:pStyle w:val="Geenafstand"/>
            </w:pPr>
          </w:p>
        </w:tc>
      </w:tr>
      <w:tr w:rsidR="00DD376B" w:rsidRPr="00573B46" w14:paraId="21F5C7C0" w14:textId="77777777" w:rsidTr="00B6559F">
        <w:tblPrEx>
          <w:tblBorders>
            <w:right w:val="single" w:sz="4" w:space="0" w:color="auto"/>
          </w:tblBorders>
        </w:tblPrEx>
        <w:tc>
          <w:tcPr>
            <w:tcW w:w="5070" w:type="dxa"/>
          </w:tcPr>
          <w:p w14:paraId="1B671A3A" w14:textId="77777777" w:rsidR="00DD376B" w:rsidRPr="00573B46" w:rsidRDefault="00DD376B" w:rsidP="00B6559F">
            <w:r>
              <w:t>melding</w:t>
            </w:r>
          </w:p>
        </w:tc>
        <w:tc>
          <w:tcPr>
            <w:tcW w:w="3118" w:type="dxa"/>
          </w:tcPr>
          <w:p w14:paraId="5D65F56A" w14:textId="77777777" w:rsidR="00DD376B" w:rsidRPr="00573B46" w:rsidRDefault="00DD376B" w:rsidP="00B6559F">
            <w:pPr>
              <w:pStyle w:val="Geenafstand"/>
            </w:pPr>
            <w:r>
              <w:t>Vrije melding</w:t>
            </w:r>
          </w:p>
        </w:tc>
        <w:tc>
          <w:tcPr>
            <w:tcW w:w="851" w:type="dxa"/>
          </w:tcPr>
          <w:p w14:paraId="2B84D540" w14:textId="534A81FA" w:rsidR="00DD376B" w:rsidRPr="00573B46" w:rsidRDefault="00DD376B" w:rsidP="00B6559F">
            <w:pPr>
              <w:pStyle w:val="Geenafstand"/>
            </w:pPr>
          </w:p>
        </w:tc>
      </w:tr>
      <w:tr w:rsidR="00E555D0" w14:paraId="253ADB6D" w14:textId="77777777" w:rsidTr="00B6559F">
        <w:tblPrEx>
          <w:tblBorders>
            <w:right w:val="single" w:sz="4" w:space="0" w:color="auto"/>
          </w:tblBorders>
        </w:tblPrEx>
        <w:tc>
          <w:tcPr>
            <w:tcW w:w="5070" w:type="dxa"/>
          </w:tcPr>
          <w:p w14:paraId="6CFCDFDF" w14:textId="77777777" w:rsidR="00E555D0" w:rsidRDefault="00E555D0" w:rsidP="00E555D0">
            <w:pPr>
              <w:rPr>
                <w:i/>
              </w:rPr>
            </w:pPr>
            <w:r w:rsidRPr="00767E58">
              <w:rPr>
                <w:b/>
              </w:rPr>
              <w:t>StUF-</w:t>
            </w:r>
            <w:r>
              <w:rPr>
                <w:b/>
              </w:rPr>
              <w:t xml:space="preserve">BG </w:t>
            </w:r>
            <w:r w:rsidRPr="00767E58">
              <w:rPr>
                <w:b/>
              </w:rPr>
              <w:t>elementen</w:t>
            </w:r>
          </w:p>
        </w:tc>
        <w:tc>
          <w:tcPr>
            <w:tcW w:w="3118" w:type="dxa"/>
          </w:tcPr>
          <w:p w14:paraId="3C256705" w14:textId="77777777" w:rsidR="00E555D0" w:rsidRPr="00573B46" w:rsidRDefault="00E555D0" w:rsidP="00E555D0">
            <w:pPr>
              <w:pStyle w:val="Geenafstand"/>
            </w:pPr>
          </w:p>
        </w:tc>
        <w:tc>
          <w:tcPr>
            <w:tcW w:w="851" w:type="dxa"/>
          </w:tcPr>
          <w:p w14:paraId="01EE1226" w14:textId="6C6947E2" w:rsidR="00E555D0" w:rsidRDefault="00E555D0" w:rsidP="00E555D0">
            <w:pPr>
              <w:pStyle w:val="Geenafstand"/>
            </w:pPr>
          </w:p>
        </w:tc>
      </w:tr>
      <w:tr w:rsidR="00E555D0" w:rsidRPr="00767E58" w14:paraId="6AA9AC20" w14:textId="77777777" w:rsidTr="00B6559F">
        <w:tc>
          <w:tcPr>
            <w:tcW w:w="5070" w:type="dxa"/>
          </w:tcPr>
          <w:p w14:paraId="5E00B11A" w14:textId="77777777" w:rsidR="00E555D0" w:rsidRDefault="00E555D0" w:rsidP="00E555D0">
            <w:r>
              <w:rPr>
                <w:i/>
              </w:rPr>
              <w:t>Object = pand (PND)</w:t>
            </w:r>
          </w:p>
        </w:tc>
        <w:tc>
          <w:tcPr>
            <w:tcW w:w="3118" w:type="dxa"/>
          </w:tcPr>
          <w:p w14:paraId="5B970E62" w14:textId="77777777" w:rsidR="00E555D0" w:rsidRPr="004504F2" w:rsidRDefault="00E555D0" w:rsidP="00E555D0">
            <w:pPr>
              <w:pStyle w:val="Geenafstand"/>
              <w:rPr>
                <w:i/>
              </w:rPr>
            </w:pPr>
          </w:p>
        </w:tc>
        <w:tc>
          <w:tcPr>
            <w:tcW w:w="851" w:type="dxa"/>
            <w:tcBorders>
              <w:right w:val="single" w:sz="4" w:space="0" w:color="auto"/>
            </w:tcBorders>
          </w:tcPr>
          <w:p w14:paraId="4D0F9A92" w14:textId="1DF790CE" w:rsidR="00E555D0" w:rsidRPr="00767E58" w:rsidRDefault="00E555D0" w:rsidP="00E555D0">
            <w:pPr>
              <w:pStyle w:val="Geenafstand"/>
            </w:pPr>
          </w:p>
        </w:tc>
      </w:tr>
      <w:tr w:rsidR="00E555D0" w:rsidRPr="00767E58" w14:paraId="5BC08FD9" w14:textId="77777777" w:rsidTr="00B6559F">
        <w:tc>
          <w:tcPr>
            <w:tcW w:w="5070" w:type="dxa"/>
          </w:tcPr>
          <w:p w14:paraId="0A3D46B5" w14:textId="77777777" w:rsidR="00E555D0" w:rsidRPr="00767E58" w:rsidRDefault="00E555D0" w:rsidP="00E555D0">
            <w:r>
              <w:t>antwoord.object.identificatie</w:t>
            </w:r>
          </w:p>
        </w:tc>
        <w:tc>
          <w:tcPr>
            <w:tcW w:w="3118" w:type="dxa"/>
          </w:tcPr>
          <w:p w14:paraId="6BCE43A0" w14:textId="77777777" w:rsidR="00E555D0" w:rsidRPr="00C45D14" w:rsidRDefault="00E555D0" w:rsidP="00E555D0">
            <w:pPr>
              <w:pStyle w:val="Geenafstand"/>
            </w:pPr>
            <w:r w:rsidRPr="00C45D14">
              <w:t>BAG-ID</w:t>
            </w:r>
          </w:p>
        </w:tc>
        <w:tc>
          <w:tcPr>
            <w:tcW w:w="851" w:type="dxa"/>
            <w:tcBorders>
              <w:right w:val="single" w:sz="4" w:space="0" w:color="auto"/>
            </w:tcBorders>
          </w:tcPr>
          <w:p w14:paraId="630541F7" w14:textId="77777777" w:rsidR="00E555D0" w:rsidRPr="00767E58" w:rsidRDefault="00E555D0" w:rsidP="00E555D0">
            <w:pPr>
              <w:pStyle w:val="Geenafstand"/>
            </w:pPr>
          </w:p>
        </w:tc>
      </w:tr>
      <w:tr w:rsidR="00E555D0" w:rsidRPr="00767E58" w14:paraId="1F780AB1" w14:textId="77777777" w:rsidTr="00B6559F">
        <w:tc>
          <w:tcPr>
            <w:tcW w:w="5070" w:type="dxa"/>
          </w:tcPr>
          <w:p w14:paraId="055B5FFC" w14:textId="77777777" w:rsidR="00E555D0" w:rsidRPr="00767E58" w:rsidRDefault="00E555D0" w:rsidP="00E555D0">
            <w:r>
              <w:t>antwoord.object.authentiek</w:t>
            </w:r>
          </w:p>
        </w:tc>
        <w:tc>
          <w:tcPr>
            <w:tcW w:w="3118" w:type="dxa"/>
          </w:tcPr>
          <w:p w14:paraId="1D7E0C75" w14:textId="77777777" w:rsidR="00E555D0" w:rsidRPr="00C45D14" w:rsidRDefault="00E555D0" w:rsidP="00E555D0">
            <w:pPr>
              <w:pStyle w:val="Geenafstand"/>
            </w:pPr>
            <w:r w:rsidRPr="00C45D14">
              <w:t>Authentiek</w:t>
            </w:r>
          </w:p>
        </w:tc>
        <w:tc>
          <w:tcPr>
            <w:tcW w:w="851" w:type="dxa"/>
            <w:tcBorders>
              <w:right w:val="single" w:sz="4" w:space="0" w:color="auto"/>
            </w:tcBorders>
          </w:tcPr>
          <w:p w14:paraId="07B0AA0B" w14:textId="77777777" w:rsidR="00E555D0" w:rsidRPr="00767E58" w:rsidRDefault="00E555D0" w:rsidP="00E555D0">
            <w:pPr>
              <w:pStyle w:val="Geenafstand"/>
            </w:pPr>
          </w:p>
        </w:tc>
      </w:tr>
      <w:tr w:rsidR="00E555D0" w:rsidRPr="00767E58" w14:paraId="5B53F8D4" w14:textId="77777777" w:rsidTr="00B6559F">
        <w:tc>
          <w:tcPr>
            <w:tcW w:w="5070" w:type="dxa"/>
            <w:tcBorders>
              <w:top w:val="single" w:sz="4" w:space="0" w:color="auto"/>
              <w:left w:val="single" w:sz="4" w:space="0" w:color="auto"/>
              <w:bottom w:val="single" w:sz="4" w:space="0" w:color="auto"/>
              <w:right w:val="single" w:sz="4" w:space="0" w:color="auto"/>
            </w:tcBorders>
          </w:tcPr>
          <w:p w14:paraId="5B3EDF99" w14:textId="77777777" w:rsidR="00E555D0" w:rsidRPr="00767E58" w:rsidRDefault="00E555D0" w:rsidP="00E555D0">
            <w:r>
              <w:t>antwoord.object.geometrie</w:t>
            </w:r>
          </w:p>
        </w:tc>
        <w:tc>
          <w:tcPr>
            <w:tcW w:w="3118" w:type="dxa"/>
            <w:tcBorders>
              <w:top w:val="single" w:sz="4" w:space="0" w:color="auto"/>
              <w:left w:val="single" w:sz="4" w:space="0" w:color="auto"/>
              <w:bottom w:val="single" w:sz="4" w:space="0" w:color="auto"/>
              <w:right w:val="single" w:sz="4" w:space="0" w:color="auto"/>
            </w:tcBorders>
          </w:tcPr>
          <w:p w14:paraId="1614CC5F" w14:textId="77777777" w:rsidR="00E555D0" w:rsidRPr="00C45D14" w:rsidRDefault="00E555D0" w:rsidP="00E555D0">
            <w:pPr>
              <w:pStyle w:val="Geenafstand"/>
            </w:pPr>
            <w:r w:rsidRPr="00C45D14">
              <w:t>Geometrie</w:t>
            </w:r>
          </w:p>
        </w:tc>
        <w:tc>
          <w:tcPr>
            <w:tcW w:w="851" w:type="dxa"/>
            <w:tcBorders>
              <w:top w:val="single" w:sz="4" w:space="0" w:color="auto"/>
              <w:left w:val="single" w:sz="4" w:space="0" w:color="auto"/>
              <w:bottom w:val="single" w:sz="4" w:space="0" w:color="auto"/>
              <w:right w:val="single" w:sz="4" w:space="0" w:color="auto"/>
            </w:tcBorders>
          </w:tcPr>
          <w:p w14:paraId="36F11F8B" w14:textId="77777777" w:rsidR="00E555D0" w:rsidRPr="00767E58" w:rsidRDefault="00E555D0" w:rsidP="00E555D0">
            <w:pPr>
              <w:pStyle w:val="Geenafstand"/>
            </w:pPr>
          </w:p>
        </w:tc>
      </w:tr>
      <w:tr w:rsidR="00E555D0" w:rsidRPr="00767E58" w14:paraId="728A10CE" w14:textId="77777777" w:rsidTr="00B6559F">
        <w:tc>
          <w:tcPr>
            <w:tcW w:w="5070" w:type="dxa"/>
          </w:tcPr>
          <w:p w14:paraId="3F7DB4FB" w14:textId="77777777" w:rsidR="00E555D0" w:rsidRPr="00767E58" w:rsidRDefault="00E555D0" w:rsidP="00E555D0">
            <w:r>
              <w:t>antwoord.object.bouwjaar</w:t>
            </w:r>
          </w:p>
        </w:tc>
        <w:tc>
          <w:tcPr>
            <w:tcW w:w="3118" w:type="dxa"/>
          </w:tcPr>
          <w:p w14:paraId="5494E476" w14:textId="77777777" w:rsidR="00E555D0" w:rsidRPr="00C45D14" w:rsidRDefault="00E555D0" w:rsidP="00E555D0">
            <w:pPr>
              <w:pStyle w:val="Geenafstand"/>
            </w:pPr>
            <w:r w:rsidRPr="00C45D14">
              <w:t>Bouwjaar</w:t>
            </w:r>
          </w:p>
        </w:tc>
        <w:tc>
          <w:tcPr>
            <w:tcW w:w="851" w:type="dxa"/>
            <w:tcBorders>
              <w:right w:val="single" w:sz="4" w:space="0" w:color="auto"/>
            </w:tcBorders>
          </w:tcPr>
          <w:p w14:paraId="6F0D768E" w14:textId="77777777" w:rsidR="00E555D0" w:rsidRPr="00767E58" w:rsidRDefault="00E555D0" w:rsidP="00E555D0">
            <w:pPr>
              <w:pStyle w:val="Geenafstand"/>
            </w:pPr>
          </w:p>
        </w:tc>
      </w:tr>
      <w:tr w:rsidR="00E555D0" w:rsidRPr="00767E58" w14:paraId="3224C83E" w14:textId="77777777" w:rsidTr="00B6559F">
        <w:tc>
          <w:tcPr>
            <w:tcW w:w="5070" w:type="dxa"/>
          </w:tcPr>
          <w:p w14:paraId="2E6142DB" w14:textId="77777777" w:rsidR="00E555D0" w:rsidRPr="00767E58" w:rsidRDefault="00E555D0" w:rsidP="00E555D0">
            <w:r>
              <w:t>antwoord.object.status</w:t>
            </w:r>
          </w:p>
        </w:tc>
        <w:tc>
          <w:tcPr>
            <w:tcW w:w="3118" w:type="dxa"/>
          </w:tcPr>
          <w:p w14:paraId="644EA7F1" w14:textId="77777777" w:rsidR="00E555D0" w:rsidRPr="00C45D14" w:rsidRDefault="00E555D0" w:rsidP="00E555D0">
            <w:pPr>
              <w:pStyle w:val="Geenafstand"/>
            </w:pPr>
            <w:r w:rsidRPr="00C45D14">
              <w:t>BAG-Status</w:t>
            </w:r>
          </w:p>
        </w:tc>
        <w:tc>
          <w:tcPr>
            <w:tcW w:w="851" w:type="dxa"/>
            <w:tcBorders>
              <w:right w:val="single" w:sz="4" w:space="0" w:color="auto"/>
            </w:tcBorders>
          </w:tcPr>
          <w:p w14:paraId="388DC755" w14:textId="77777777" w:rsidR="00E555D0" w:rsidRPr="00767E58" w:rsidRDefault="00E555D0" w:rsidP="00E555D0">
            <w:pPr>
              <w:pStyle w:val="Geenafstand"/>
            </w:pPr>
          </w:p>
        </w:tc>
      </w:tr>
      <w:tr w:rsidR="00E555D0" w:rsidRPr="00767E58" w14:paraId="6CA39475" w14:textId="77777777" w:rsidTr="00B6559F">
        <w:tc>
          <w:tcPr>
            <w:tcW w:w="5070" w:type="dxa"/>
          </w:tcPr>
          <w:p w14:paraId="4822CD7C" w14:textId="77777777" w:rsidR="00E555D0" w:rsidRPr="00767E58" w:rsidRDefault="00E555D0" w:rsidP="00E555D0">
            <w:r>
              <w:t>antwoord.object.geconstateerd</w:t>
            </w:r>
          </w:p>
        </w:tc>
        <w:tc>
          <w:tcPr>
            <w:tcW w:w="3118" w:type="dxa"/>
          </w:tcPr>
          <w:p w14:paraId="7A31FB84" w14:textId="77777777" w:rsidR="00E555D0" w:rsidRPr="00C45D14" w:rsidRDefault="00E555D0" w:rsidP="00E555D0">
            <w:pPr>
              <w:pStyle w:val="Geenafstand"/>
            </w:pPr>
            <w:r w:rsidRPr="00C45D14">
              <w:t>Geconstateerd</w:t>
            </w:r>
          </w:p>
        </w:tc>
        <w:tc>
          <w:tcPr>
            <w:tcW w:w="851" w:type="dxa"/>
            <w:tcBorders>
              <w:right w:val="single" w:sz="4" w:space="0" w:color="auto"/>
            </w:tcBorders>
          </w:tcPr>
          <w:p w14:paraId="6A8ADF40" w14:textId="77777777" w:rsidR="00E555D0" w:rsidRPr="00767E58" w:rsidRDefault="00E555D0" w:rsidP="00E555D0">
            <w:pPr>
              <w:pStyle w:val="Geenafstand"/>
            </w:pPr>
          </w:p>
        </w:tc>
      </w:tr>
      <w:tr w:rsidR="00E555D0" w:rsidRPr="00767E58" w14:paraId="57D399D0" w14:textId="77777777" w:rsidTr="00B6559F">
        <w:tc>
          <w:tcPr>
            <w:tcW w:w="5070" w:type="dxa"/>
          </w:tcPr>
          <w:p w14:paraId="5A833028" w14:textId="77777777" w:rsidR="00E555D0" w:rsidRPr="00767E58" w:rsidRDefault="00E555D0" w:rsidP="00E555D0">
            <w:r>
              <w:t>antwoord.object.inOnderzoek</w:t>
            </w:r>
          </w:p>
        </w:tc>
        <w:tc>
          <w:tcPr>
            <w:tcW w:w="3118" w:type="dxa"/>
          </w:tcPr>
          <w:p w14:paraId="75DB5ED9" w14:textId="77777777" w:rsidR="00E555D0" w:rsidRPr="00C45D14" w:rsidRDefault="00E555D0" w:rsidP="00E555D0">
            <w:pPr>
              <w:pStyle w:val="Geenafstand"/>
            </w:pPr>
            <w:r w:rsidRPr="00C45D14">
              <w:t>Indicatie In Onderzoek</w:t>
            </w:r>
          </w:p>
        </w:tc>
        <w:tc>
          <w:tcPr>
            <w:tcW w:w="851" w:type="dxa"/>
            <w:tcBorders>
              <w:right w:val="single" w:sz="4" w:space="0" w:color="auto"/>
            </w:tcBorders>
          </w:tcPr>
          <w:p w14:paraId="7BD28F62" w14:textId="77777777" w:rsidR="00E555D0" w:rsidRPr="00767E58" w:rsidRDefault="00E555D0" w:rsidP="00E555D0">
            <w:pPr>
              <w:pStyle w:val="Geenafstand"/>
            </w:pPr>
          </w:p>
        </w:tc>
      </w:tr>
      <w:tr w:rsidR="00E555D0" w:rsidRPr="00767E58" w14:paraId="25B6E85F" w14:textId="77777777" w:rsidTr="00B6559F">
        <w:tc>
          <w:tcPr>
            <w:tcW w:w="5070" w:type="dxa"/>
          </w:tcPr>
          <w:p w14:paraId="011B4419" w14:textId="77777777" w:rsidR="00E555D0" w:rsidRPr="00767E58" w:rsidRDefault="00E555D0" w:rsidP="00E555D0">
            <w:r>
              <w:t>antwoord.object.brondocument.identificatie</w:t>
            </w:r>
          </w:p>
        </w:tc>
        <w:tc>
          <w:tcPr>
            <w:tcW w:w="3118" w:type="dxa"/>
          </w:tcPr>
          <w:p w14:paraId="0E101F38" w14:textId="77777777" w:rsidR="00E555D0" w:rsidRPr="00C45D14" w:rsidRDefault="00E555D0" w:rsidP="00E555D0">
            <w:pPr>
              <w:pStyle w:val="Geenafstand"/>
            </w:pPr>
            <w:r w:rsidRPr="00C45D14">
              <w:t>brondocument-identificatie</w:t>
            </w:r>
          </w:p>
        </w:tc>
        <w:tc>
          <w:tcPr>
            <w:tcW w:w="851" w:type="dxa"/>
            <w:tcBorders>
              <w:right w:val="single" w:sz="4" w:space="0" w:color="auto"/>
            </w:tcBorders>
          </w:tcPr>
          <w:p w14:paraId="1B8A5A4C" w14:textId="77777777" w:rsidR="00E555D0" w:rsidRPr="00767E58" w:rsidRDefault="00E555D0" w:rsidP="00E555D0">
            <w:pPr>
              <w:pStyle w:val="Geenafstand"/>
            </w:pPr>
          </w:p>
        </w:tc>
      </w:tr>
      <w:tr w:rsidR="00E555D0" w:rsidRPr="00767E58" w14:paraId="0289E006" w14:textId="77777777" w:rsidTr="00B6559F">
        <w:tc>
          <w:tcPr>
            <w:tcW w:w="5070" w:type="dxa"/>
          </w:tcPr>
          <w:p w14:paraId="74FD3CAB" w14:textId="77777777" w:rsidR="00E555D0" w:rsidRPr="00767E58" w:rsidRDefault="00E555D0" w:rsidP="00E555D0">
            <w:r>
              <w:t>antwoord.object.brondocument.datum</w:t>
            </w:r>
          </w:p>
        </w:tc>
        <w:tc>
          <w:tcPr>
            <w:tcW w:w="3118" w:type="dxa"/>
          </w:tcPr>
          <w:p w14:paraId="320D5E80" w14:textId="77777777" w:rsidR="00E555D0" w:rsidRPr="00C45D14" w:rsidRDefault="00E555D0" w:rsidP="00E555D0">
            <w:pPr>
              <w:pStyle w:val="Geenafstand"/>
            </w:pPr>
            <w:r w:rsidRPr="00C45D14">
              <w:t>brondocument-datum</w:t>
            </w:r>
          </w:p>
        </w:tc>
        <w:tc>
          <w:tcPr>
            <w:tcW w:w="851" w:type="dxa"/>
            <w:tcBorders>
              <w:right w:val="single" w:sz="4" w:space="0" w:color="auto"/>
            </w:tcBorders>
          </w:tcPr>
          <w:p w14:paraId="45EF25CC" w14:textId="77777777" w:rsidR="00E555D0" w:rsidRPr="00767E58" w:rsidRDefault="00E555D0" w:rsidP="00E555D0">
            <w:pPr>
              <w:pStyle w:val="Geenafstand"/>
            </w:pPr>
          </w:p>
        </w:tc>
      </w:tr>
      <w:tr w:rsidR="00E555D0" w:rsidRPr="00767E58" w14:paraId="1DDF4C62" w14:textId="77777777" w:rsidTr="00B6559F">
        <w:tc>
          <w:tcPr>
            <w:tcW w:w="5070" w:type="dxa"/>
          </w:tcPr>
          <w:p w14:paraId="7E6402A5" w14:textId="77777777" w:rsidR="00E555D0" w:rsidRPr="00767E58" w:rsidRDefault="00E555D0" w:rsidP="00E555D0">
            <w:r>
              <w:lastRenderedPageBreak/>
              <w:t>antwoord.object.ingangsdatumObject</w:t>
            </w:r>
          </w:p>
        </w:tc>
        <w:tc>
          <w:tcPr>
            <w:tcW w:w="3118" w:type="dxa"/>
          </w:tcPr>
          <w:p w14:paraId="5DC6642F" w14:textId="77777777" w:rsidR="00E555D0" w:rsidRPr="00C45D14" w:rsidRDefault="00E555D0" w:rsidP="00E555D0">
            <w:pPr>
              <w:pStyle w:val="Geenafstand"/>
            </w:pPr>
            <w:r w:rsidRPr="00C45D14">
              <w:t>Ingangsdatum</w:t>
            </w:r>
          </w:p>
        </w:tc>
        <w:tc>
          <w:tcPr>
            <w:tcW w:w="851" w:type="dxa"/>
            <w:tcBorders>
              <w:right w:val="single" w:sz="4" w:space="0" w:color="auto"/>
            </w:tcBorders>
          </w:tcPr>
          <w:p w14:paraId="1EFE53BD" w14:textId="77777777" w:rsidR="00E555D0" w:rsidRPr="00767E58" w:rsidRDefault="00E555D0" w:rsidP="00E555D0">
            <w:pPr>
              <w:pStyle w:val="Geenafstand"/>
            </w:pPr>
          </w:p>
        </w:tc>
      </w:tr>
      <w:tr w:rsidR="00E555D0" w:rsidRPr="00767E58" w14:paraId="18900E25" w14:textId="77777777" w:rsidTr="00B6559F">
        <w:tc>
          <w:tcPr>
            <w:tcW w:w="5070" w:type="dxa"/>
          </w:tcPr>
          <w:p w14:paraId="1A821376" w14:textId="77777777" w:rsidR="00E555D0" w:rsidRPr="00767E58" w:rsidRDefault="00E555D0" w:rsidP="00E555D0">
            <w:r>
              <w:t>antwoord.object.einddatumObject</w:t>
            </w:r>
          </w:p>
        </w:tc>
        <w:tc>
          <w:tcPr>
            <w:tcW w:w="3118" w:type="dxa"/>
          </w:tcPr>
          <w:p w14:paraId="0B3150C4" w14:textId="77777777" w:rsidR="00E555D0" w:rsidRPr="00C45D14" w:rsidRDefault="00E555D0" w:rsidP="00E555D0">
            <w:pPr>
              <w:pStyle w:val="Geenafstand"/>
            </w:pPr>
            <w:r w:rsidRPr="00C45D14">
              <w:t>Einddatum</w:t>
            </w:r>
          </w:p>
        </w:tc>
        <w:tc>
          <w:tcPr>
            <w:tcW w:w="851" w:type="dxa"/>
            <w:tcBorders>
              <w:right w:val="single" w:sz="4" w:space="0" w:color="auto"/>
            </w:tcBorders>
          </w:tcPr>
          <w:p w14:paraId="7DF419D5" w14:textId="77777777" w:rsidR="00E555D0" w:rsidRPr="00767E58" w:rsidRDefault="00E555D0" w:rsidP="00E555D0">
            <w:pPr>
              <w:pStyle w:val="Geenafstand"/>
            </w:pPr>
          </w:p>
        </w:tc>
      </w:tr>
    </w:tbl>
    <w:p w14:paraId="091C9E48" w14:textId="77777777" w:rsidR="00EF1B2E" w:rsidRDefault="00EF1B2E" w:rsidP="00EF1B2E">
      <w:pPr>
        <w:pStyle w:val="Kop20"/>
        <w:numPr>
          <w:ilvl w:val="0"/>
          <w:numId w:val="0"/>
        </w:numPr>
        <w:ind w:left="718"/>
      </w:pPr>
      <w:bookmarkStart w:id="713" w:name="_Toc361821692"/>
      <w:bookmarkStart w:id="714" w:name="_Toc379548013"/>
      <w:bookmarkStart w:id="715" w:name="_Toc381774159"/>
    </w:p>
    <w:p w14:paraId="697B6E64" w14:textId="77777777" w:rsidR="00DD376B" w:rsidRDefault="00DD376B" w:rsidP="00DD376B">
      <w:pPr>
        <w:pStyle w:val="Kop20"/>
      </w:pPr>
      <w:bookmarkStart w:id="716" w:name="_Toc523146159"/>
      <w:r w:rsidRPr="005E402B">
        <w:t>Aanvraagnotificati</w:t>
      </w:r>
      <w:bookmarkEnd w:id="713"/>
      <w:r w:rsidRPr="005E402B">
        <w:t>e</w:t>
      </w:r>
      <w:bookmarkEnd w:id="714"/>
      <w:bookmarkEnd w:id="715"/>
      <w:bookmarkEnd w:id="716"/>
    </w:p>
    <w:p w14:paraId="10547718" w14:textId="77777777" w:rsidR="00D70AD6" w:rsidRDefault="00D70AD6" w:rsidP="00D70AD6"/>
    <w:p w14:paraId="136989F8" w14:textId="5D0D304A" w:rsidR="00D70AD6" w:rsidRDefault="00D70AD6" w:rsidP="00D70AD6">
      <w:r>
        <w:t>Dit bericht wordt gebruikt om het feit dat er een ontvankelijke vergunningsaanvraag is ontvangen door te geven aan de</w:t>
      </w:r>
      <w:r w:rsidR="000D7FD1">
        <w:t xml:space="preserve"> BAG-afdeling. De zaakgegevens zijn onderdeel van het bericht</w:t>
      </w:r>
      <w:r>
        <w:t xml:space="preserve"> en daarnaast is het mogelijk, maar niet verplicht, om de BAG-objecten die het betreft te koppelen aan de onderdelen van de aanvraag. </w:t>
      </w:r>
    </w:p>
    <w:p w14:paraId="0F45ED8B" w14:textId="08B6ADB7" w:rsidR="00592CA9" w:rsidRDefault="00592CA9" w:rsidP="00D70AD6">
      <w:r>
        <w:t xml:space="preserve">Daarnaast kan dit bericht ook gebruikt worden om een aanvraag door te geven die vergunningsvrij is maar wel BAG-relevante objecten betreft. </w:t>
      </w:r>
    </w:p>
    <w:p w14:paraId="2C5C1193" w14:textId="77777777" w:rsidR="00D70AD6" w:rsidRDefault="00D70AD6" w:rsidP="00D70AD6"/>
    <w:p w14:paraId="1C1B9EF2" w14:textId="77777777" w:rsidR="00D70AD6" w:rsidRDefault="00D70AD6" w:rsidP="00D70AD6">
      <w:r>
        <w:t xml:space="preserve">Stuurgegevens, StUF attributes en Parameters worden conform de StUF standaard toegepast. In de berichtschema’s is verder gespecificeerd hoe deze toegepast dienen te worden. </w:t>
      </w:r>
    </w:p>
    <w:p w14:paraId="54393227" w14:textId="77777777" w:rsidR="002D01CF" w:rsidRPr="009918DD" w:rsidRDefault="002D01CF" w:rsidP="00D70AD6"/>
    <w:p w14:paraId="3F46E113" w14:textId="77777777" w:rsidR="00DD376B" w:rsidRPr="008D7BE3" w:rsidRDefault="00DD376B" w:rsidP="00DD376B"/>
    <w:p w14:paraId="1D355B37" w14:textId="77777777" w:rsidR="00DD376B" w:rsidRPr="008D7BE3" w:rsidRDefault="00DD376B" w:rsidP="00B36709">
      <w:pPr>
        <w:pStyle w:val="Lijstalinea"/>
        <w:keepNext/>
        <w:numPr>
          <w:ilvl w:val="1"/>
          <w:numId w:val="8"/>
        </w:numPr>
        <w:spacing w:after="240"/>
        <w:contextualSpacing w:val="0"/>
        <w:outlineLvl w:val="2"/>
        <w:rPr>
          <w:rFonts w:ascii="Cambria" w:hAnsi="Cambria" w:cs="Times New Roman"/>
          <w:b/>
          <w:bCs/>
          <w:vanish/>
          <w:sz w:val="20"/>
          <w:szCs w:val="26"/>
        </w:rPr>
      </w:pPr>
      <w:bookmarkStart w:id="717" w:name="_Toc361821693"/>
    </w:p>
    <w:p w14:paraId="22F90122" w14:textId="77777777" w:rsidR="00DD376B" w:rsidRPr="008D7BE3" w:rsidRDefault="00DD376B" w:rsidP="00B36709">
      <w:pPr>
        <w:pStyle w:val="Lijstalinea"/>
        <w:keepNext/>
        <w:numPr>
          <w:ilvl w:val="1"/>
          <w:numId w:val="8"/>
        </w:numPr>
        <w:spacing w:after="240"/>
        <w:contextualSpacing w:val="0"/>
        <w:outlineLvl w:val="2"/>
        <w:rPr>
          <w:rFonts w:ascii="Cambria" w:hAnsi="Cambria" w:cs="Times New Roman"/>
          <w:b/>
          <w:bCs/>
          <w:vanish/>
          <w:sz w:val="20"/>
          <w:szCs w:val="26"/>
        </w:rPr>
      </w:pPr>
    </w:p>
    <w:p w14:paraId="45AD3903" w14:textId="77777777" w:rsidR="00DD376B" w:rsidRPr="008D7BE3" w:rsidRDefault="00DD376B" w:rsidP="00B36709">
      <w:pPr>
        <w:pStyle w:val="Lijstalinea"/>
        <w:keepNext/>
        <w:numPr>
          <w:ilvl w:val="1"/>
          <w:numId w:val="8"/>
        </w:numPr>
        <w:spacing w:after="240"/>
        <w:contextualSpacing w:val="0"/>
        <w:outlineLvl w:val="2"/>
        <w:rPr>
          <w:rFonts w:ascii="Cambria" w:hAnsi="Cambria" w:cs="Times New Roman"/>
          <w:b/>
          <w:bCs/>
          <w:vanish/>
          <w:sz w:val="20"/>
          <w:szCs w:val="26"/>
        </w:rPr>
      </w:pPr>
    </w:p>
    <w:p w14:paraId="217102C1" w14:textId="77777777" w:rsidR="00DD376B" w:rsidRPr="00280776" w:rsidRDefault="00DD376B" w:rsidP="00DD376B">
      <w:pPr>
        <w:pStyle w:val="Lijstalinea"/>
        <w:keepNext/>
        <w:numPr>
          <w:ilvl w:val="1"/>
          <w:numId w:val="1"/>
        </w:numPr>
        <w:spacing w:after="240"/>
        <w:contextualSpacing w:val="0"/>
        <w:outlineLvl w:val="2"/>
        <w:rPr>
          <w:rFonts w:ascii="Cambria" w:hAnsi="Cambria" w:cs="Times New Roman"/>
          <w:b/>
          <w:bCs/>
          <w:vanish/>
          <w:sz w:val="20"/>
          <w:szCs w:val="26"/>
        </w:rPr>
      </w:pPr>
      <w:bookmarkStart w:id="718" w:name="_Toc379548014"/>
    </w:p>
    <w:p w14:paraId="078377B7" w14:textId="77777777" w:rsidR="00DD376B" w:rsidRPr="005E402B" w:rsidRDefault="00DD376B" w:rsidP="00DD376B">
      <w:pPr>
        <w:pStyle w:val="Kop3"/>
      </w:pPr>
      <w:bookmarkStart w:id="719" w:name="_Toc381774160"/>
      <w:bookmarkStart w:id="720" w:name="_Toc523146160"/>
      <w:r w:rsidRPr="005E402B">
        <w:t>Algemeen</w:t>
      </w:r>
      <w:bookmarkEnd w:id="717"/>
      <w:bookmarkEnd w:id="718"/>
      <w:bookmarkEnd w:id="719"/>
      <w:bookmarkEnd w:id="720"/>
    </w:p>
    <w:p w14:paraId="59945389" w14:textId="77777777" w:rsidR="00DD376B" w:rsidRDefault="00DD376B" w:rsidP="00DD376B"/>
    <w:p w14:paraId="2A55A77B" w14:textId="77777777" w:rsidR="00DD376B" w:rsidRPr="0025121A" w:rsidRDefault="00DD376B" w:rsidP="00DD376B"/>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33F7DA30" w14:textId="77777777" w:rsidTr="00B6559F">
        <w:trPr>
          <w:trHeight w:val="227"/>
          <w:jc w:val="center"/>
        </w:trPr>
        <w:tc>
          <w:tcPr>
            <w:tcW w:w="1597" w:type="pct"/>
            <w:shd w:val="clear" w:color="auto" w:fill="A6A6A6"/>
            <w:noWrap/>
            <w:tcMar>
              <w:top w:w="57" w:type="dxa"/>
            </w:tcMar>
          </w:tcPr>
          <w:p w14:paraId="3306E510" w14:textId="77777777" w:rsidR="00DD376B" w:rsidRPr="009A2B44" w:rsidRDefault="00DD376B" w:rsidP="00B6559F">
            <w:pPr>
              <w:rPr>
                <w:b/>
                <w:color w:val="FFFFFF"/>
              </w:rPr>
            </w:pPr>
          </w:p>
        </w:tc>
        <w:tc>
          <w:tcPr>
            <w:tcW w:w="3403" w:type="pct"/>
            <w:shd w:val="clear" w:color="auto" w:fill="A6A6A6"/>
            <w:noWrap/>
            <w:tcMar>
              <w:top w:w="57" w:type="dxa"/>
            </w:tcMar>
          </w:tcPr>
          <w:p w14:paraId="2A8E6650" w14:textId="77777777" w:rsidR="00DD376B" w:rsidRPr="009A2B44" w:rsidRDefault="00DD376B" w:rsidP="00B6559F">
            <w:pPr>
              <w:rPr>
                <w:b/>
                <w:color w:val="FFFFFF"/>
              </w:rPr>
            </w:pPr>
          </w:p>
        </w:tc>
      </w:tr>
      <w:tr w:rsidR="00DD376B" w:rsidRPr="009A2B44" w14:paraId="2B9D5F1E" w14:textId="77777777" w:rsidTr="00B6559F">
        <w:trPr>
          <w:trHeight w:val="227"/>
          <w:jc w:val="center"/>
        </w:trPr>
        <w:tc>
          <w:tcPr>
            <w:tcW w:w="1597" w:type="pct"/>
            <w:shd w:val="pct12" w:color="auto" w:fill="auto"/>
            <w:noWrap/>
            <w:tcMar>
              <w:top w:w="57" w:type="dxa"/>
            </w:tcMar>
          </w:tcPr>
          <w:p w14:paraId="467A3615" w14:textId="77777777" w:rsidR="00DD376B" w:rsidRPr="009A2B44" w:rsidRDefault="00DD376B" w:rsidP="00B6559F">
            <w:pPr>
              <w:rPr>
                <w:color w:val="000000"/>
              </w:rPr>
            </w:pPr>
            <w:r>
              <w:rPr>
                <w:color w:val="000000"/>
              </w:rPr>
              <w:t>Doel</w:t>
            </w:r>
          </w:p>
        </w:tc>
        <w:tc>
          <w:tcPr>
            <w:tcW w:w="3403" w:type="pct"/>
            <w:noWrap/>
            <w:tcMar>
              <w:top w:w="57" w:type="dxa"/>
            </w:tcMar>
          </w:tcPr>
          <w:p w14:paraId="5979AAE1" w14:textId="39692AEF" w:rsidR="00DD376B" w:rsidRPr="00AB6A94" w:rsidRDefault="00DD376B" w:rsidP="00240366">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AB6A94">
              <w:rPr>
                <w:color w:val="000000"/>
              </w:rPr>
              <w:t xml:space="preserve">Bekend maken in de BAG dat er een </w:t>
            </w:r>
            <w:r>
              <w:rPr>
                <w:color w:val="000000"/>
              </w:rPr>
              <w:t xml:space="preserve">ontvankelijke </w:t>
            </w:r>
            <w:r w:rsidR="00592CA9">
              <w:rPr>
                <w:color w:val="000000"/>
              </w:rPr>
              <w:t xml:space="preserve">of een vergunningsvrije </w:t>
            </w:r>
            <w:r w:rsidR="001B0370">
              <w:rPr>
                <w:color w:val="000000"/>
              </w:rPr>
              <w:t>Wabo</w:t>
            </w:r>
            <w:r w:rsidRPr="00AB6A94">
              <w:rPr>
                <w:color w:val="000000"/>
              </w:rPr>
              <w:t>-</w:t>
            </w:r>
            <w:r>
              <w:rPr>
                <w:color w:val="000000"/>
              </w:rPr>
              <w:t xml:space="preserve">aanvraag </w:t>
            </w:r>
            <w:r w:rsidRPr="00AB6A94">
              <w:rPr>
                <w:color w:val="000000"/>
              </w:rPr>
              <w:t xml:space="preserve">is </w:t>
            </w:r>
            <w:r>
              <w:rPr>
                <w:color w:val="000000"/>
              </w:rPr>
              <w:t>ontvangen die relevant is voor de BAG en waaraan eventueel de relevant</w:t>
            </w:r>
            <w:r w:rsidR="00240366">
              <w:rPr>
                <w:color w:val="000000"/>
              </w:rPr>
              <w:t xml:space="preserve">e, </w:t>
            </w:r>
            <w:r>
              <w:rPr>
                <w:color w:val="000000"/>
              </w:rPr>
              <w:t>bestaan</w:t>
            </w:r>
            <w:r w:rsidR="00592CA9">
              <w:rPr>
                <w:color w:val="000000"/>
              </w:rPr>
              <w:t>de BAG-objecten gekoppeld zijn.</w:t>
            </w:r>
          </w:p>
        </w:tc>
      </w:tr>
      <w:tr w:rsidR="00DD376B" w:rsidRPr="009A2B44" w14:paraId="377F449D" w14:textId="77777777" w:rsidTr="00B6559F">
        <w:trPr>
          <w:trHeight w:val="227"/>
          <w:jc w:val="center"/>
        </w:trPr>
        <w:tc>
          <w:tcPr>
            <w:tcW w:w="1597" w:type="pct"/>
            <w:shd w:val="pct12" w:color="auto" w:fill="auto"/>
            <w:noWrap/>
            <w:tcMar>
              <w:top w:w="57" w:type="dxa"/>
            </w:tcMar>
          </w:tcPr>
          <w:p w14:paraId="4F56D285" w14:textId="77777777" w:rsidR="00DD376B" w:rsidRPr="009A2B44" w:rsidRDefault="00DD376B" w:rsidP="00B6559F">
            <w:pPr>
              <w:rPr>
                <w:color w:val="000000"/>
              </w:rPr>
            </w:pPr>
            <w:r>
              <w:rPr>
                <w:color w:val="000000"/>
              </w:rPr>
              <w:t>Voorwaarde</w:t>
            </w:r>
          </w:p>
        </w:tc>
        <w:tc>
          <w:tcPr>
            <w:tcW w:w="3403" w:type="pct"/>
            <w:noWrap/>
            <w:tcMar>
              <w:top w:w="57" w:type="dxa"/>
            </w:tcMar>
          </w:tcPr>
          <w:p w14:paraId="50D7233D" w14:textId="252EFD70" w:rsidR="00DD376B" w:rsidRPr="00902801" w:rsidRDefault="00DD376B" w:rsidP="00B36709">
            <w:pPr>
              <w:pStyle w:val="Lijstalinea"/>
              <w:numPr>
                <w:ilvl w:val="0"/>
                <w:numId w:val="20"/>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Pr>
                <w:color w:val="000000"/>
              </w:rPr>
              <w:t>Ontvankelijke aanvraag ontvangen</w:t>
            </w:r>
            <w:r w:rsidR="00592CA9">
              <w:rPr>
                <w:color w:val="000000"/>
              </w:rPr>
              <w:t xml:space="preserve"> of vergunningsvrije aanvraag ontvangen.</w:t>
            </w:r>
          </w:p>
          <w:p w14:paraId="686FBCB7" w14:textId="77777777" w:rsidR="00DD376B" w:rsidRDefault="00DD376B" w:rsidP="00B36709">
            <w:pPr>
              <w:pStyle w:val="Lijstalinea"/>
              <w:numPr>
                <w:ilvl w:val="0"/>
                <w:numId w:val="20"/>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902801">
              <w:rPr>
                <w:color w:val="000000"/>
              </w:rPr>
              <w:t xml:space="preserve">Zaak heeft voor BAG relevante Wabo-onderdelen (sloop, bouw, en/of verandering bestemming) of voor BAG relevante niet-Wabo-onderdelen (splitsing, samenvoeging). </w:t>
            </w:r>
          </w:p>
          <w:p w14:paraId="21A7A55A" w14:textId="77777777" w:rsidR="00DD376B" w:rsidRPr="00902801" w:rsidRDefault="00DD376B" w:rsidP="00B36709">
            <w:pPr>
              <w:pStyle w:val="Lijstalinea"/>
              <w:numPr>
                <w:ilvl w:val="0"/>
                <w:numId w:val="20"/>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902801">
              <w:rPr>
                <w:color w:val="000000"/>
              </w:rPr>
              <w:t>Het bericht wordt niet verstuurd bij voor BAG niet relevante Wabo-onderdelen (milieu,</w:t>
            </w:r>
            <w:r>
              <w:rPr>
                <w:color w:val="000000"/>
              </w:rPr>
              <w:t xml:space="preserve"> kap</w:t>
            </w:r>
            <w:r w:rsidRPr="00902801">
              <w:rPr>
                <w:color w:val="000000"/>
              </w:rPr>
              <w:t xml:space="preserve"> …)</w:t>
            </w:r>
          </w:p>
        </w:tc>
      </w:tr>
      <w:tr w:rsidR="00DD376B" w:rsidRPr="009A2B44" w14:paraId="1743997D" w14:textId="77777777" w:rsidTr="00B6559F">
        <w:trPr>
          <w:trHeight w:val="227"/>
          <w:jc w:val="center"/>
        </w:trPr>
        <w:tc>
          <w:tcPr>
            <w:tcW w:w="1597" w:type="pct"/>
            <w:shd w:val="pct12" w:color="auto" w:fill="auto"/>
            <w:noWrap/>
            <w:tcMar>
              <w:top w:w="57" w:type="dxa"/>
            </w:tcMar>
          </w:tcPr>
          <w:p w14:paraId="2878097D" w14:textId="4E0A0257" w:rsidR="00DD376B" w:rsidRPr="009A2B44" w:rsidRDefault="00DD376B" w:rsidP="00B6559F">
            <w:pPr>
              <w:rPr>
                <w:color w:val="000000"/>
              </w:rPr>
            </w:pPr>
            <w:r w:rsidRPr="009A2B44">
              <w:rPr>
                <w:color w:val="000000"/>
              </w:rPr>
              <w:t xml:space="preserve">Trigger </w:t>
            </w:r>
          </w:p>
        </w:tc>
        <w:tc>
          <w:tcPr>
            <w:tcW w:w="3403" w:type="pct"/>
            <w:noWrap/>
            <w:tcMar>
              <w:top w:w="57" w:type="dxa"/>
            </w:tcMar>
          </w:tcPr>
          <w:p w14:paraId="2010BAB5" w14:textId="455C6078" w:rsidR="00DD376B" w:rsidRPr="009A2B44" w:rsidRDefault="003E4E5F" w:rsidP="00B6559F">
            <w:pPr>
              <w:rPr>
                <w:color w:val="000000"/>
              </w:rPr>
            </w:pPr>
            <w:r>
              <w:rPr>
                <w:color w:val="000000"/>
              </w:rPr>
              <w:t>Het bericht Aanvraagn</w:t>
            </w:r>
            <w:r w:rsidR="00DD376B" w:rsidRPr="009A2B44">
              <w:rPr>
                <w:color w:val="000000"/>
              </w:rPr>
              <w:t xml:space="preserve">otificatie wordt bij de volgende </w:t>
            </w:r>
            <w:r w:rsidR="00DD376B">
              <w:rPr>
                <w:color w:val="000000"/>
              </w:rPr>
              <w:t>Wabo</w:t>
            </w:r>
            <w:r w:rsidR="00DD376B" w:rsidRPr="009A2B44">
              <w:rPr>
                <w:color w:val="000000"/>
              </w:rPr>
              <w:t>-gebeurtenissen verstuurd (automatisch):</w:t>
            </w:r>
          </w:p>
          <w:p w14:paraId="3CD7715E" w14:textId="21EE78E8" w:rsidR="00DD376B" w:rsidRDefault="00DD376B" w:rsidP="00B36709">
            <w:pPr>
              <w:pStyle w:val="Lijstalinea"/>
              <w:numPr>
                <w:ilvl w:val="0"/>
                <w:numId w:val="21"/>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442DC3">
              <w:rPr>
                <w:color w:val="000000"/>
              </w:rPr>
              <w:t>Aanvraag</w:t>
            </w:r>
            <w:r w:rsidR="00592CA9">
              <w:rPr>
                <w:color w:val="000000"/>
              </w:rPr>
              <w:t xml:space="preserve"> </w:t>
            </w:r>
            <w:r w:rsidRPr="00442DC3">
              <w:rPr>
                <w:color w:val="000000"/>
              </w:rPr>
              <w:t>ontvankelijk</w:t>
            </w:r>
          </w:p>
          <w:p w14:paraId="11B74BE4" w14:textId="3FE727CB" w:rsidR="00592CA9" w:rsidRPr="00442DC3" w:rsidRDefault="00592CA9" w:rsidP="00B36709">
            <w:pPr>
              <w:pStyle w:val="Lijstalinea"/>
              <w:numPr>
                <w:ilvl w:val="0"/>
                <w:numId w:val="21"/>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Pr>
                <w:color w:val="000000"/>
              </w:rPr>
              <w:t>Aanvraag vergunningsvrij</w:t>
            </w:r>
          </w:p>
          <w:p w14:paraId="30250528" w14:textId="77777777" w:rsidR="00DD376B" w:rsidRPr="00375A65" w:rsidRDefault="00DD376B" w:rsidP="00375A65">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p>
        </w:tc>
      </w:tr>
      <w:tr w:rsidR="00DD376B" w:rsidRPr="009A2B44" w14:paraId="78EC5777" w14:textId="77777777" w:rsidTr="00B6559F">
        <w:trPr>
          <w:trHeight w:val="227"/>
          <w:jc w:val="center"/>
        </w:trPr>
        <w:tc>
          <w:tcPr>
            <w:tcW w:w="1597" w:type="pct"/>
            <w:shd w:val="pct12" w:color="auto" w:fill="auto"/>
            <w:noWrap/>
            <w:tcMar>
              <w:top w:w="57" w:type="dxa"/>
            </w:tcMar>
          </w:tcPr>
          <w:p w14:paraId="17640E9A" w14:textId="77777777" w:rsidR="00DD376B" w:rsidRPr="009A2B44" w:rsidRDefault="00DD376B" w:rsidP="00B6559F">
            <w:pPr>
              <w:rPr>
                <w:color w:val="000000"/>
              </w:rPr>
            </w:pPr>
            <w:r>
              <w:rPr>
                <w:color w:val="000000"/>
              </w:rPr>
              <w:t xml:space="preserve">Direct </w:t>
            </w:r>
            <w:r w:rsidRPr="009A2B44">
              <w:rPr>
                <w:color w:val="000000"/>
              </w:rPr>
              <w:t xml:space="preserve">Gevolg </w:t>
            </w:r>
          </w:p>
        </w:tc>
        <w:tc>
          <w:tcPr>
            <w:tcW w:w="3403" w:type="pct"/>
            <w:noWrap/>
            <w:tcMar>
              <w:top w:w="57" w:type="dxa"/>
            </w:tcMar>
          </w:tcPr>
          <w:p w14:paraId="7490FAA4" w14:textId="1494FD88" w:rsidR="00DD376B" w:rsidRPr="009A2B44" w:rsidRDefault="00DD376B" w:rsidP="000D7FD1">
            <w:pPr>
              <w:rPr>
                <w:color w:val="000000"/>
              </w:rPr>
            </w:pPr>
            <w:r>
              <w:rPr>
                <w:color w:val="000000"/>
              </w:rPr>
              <w:t xml:space="preserve">De BAG-applicatie </w:t>
            </w:r>
            <w:r w:rsidR="00E555D0">
              <w:rPr>
                <w:color w:val="000000"/>
              </w:rPr>
              <w:t xml:space="preserve">kan </w:t>
            </w:r>
            <w:r>
              <w:rPr>
                <w:color w:val="000000"/>
              </w:rPr>
              <w:t>de zaak- en onderdeelgegevens op</w:t>
            </w:r>
            <w:r w:rsidR="00E555D0">
              <w:rPr>
                <w:color w:val="000000"/>
              </w:rPr>
              <w:t>slaan</w:t>
            </w:r>
            <w:r>
              <w:rPr>
                <w:color w:val="000000"/>
              </w:rPr>
              <w:t xml:space="preserve">. BAG-medewerker neemt kennis van </w:t>
            </w:r>
            <w:r w:rsidR="000D7FD1">
              <w:rPr>
                <w:color w:val="000000"/>
              </w:rPr>
              <w:t>de aangevraagde w</w:t>
            </w:r>
            <w:r>
              <w:rPr>
                <w:color w:val="000000"/>
              </w:rPr>
              <w:t>erkzaamheden.</w:t>
            </w:r>
          </w:p>
        </w:tc>
      </w:tr>
      <w:tr w:rsidR="00DD376B" w:rsidRPr="009A2B44" w14:paraId="00A8F2A6" w14:textId="77777777" w:rsidTr="00B6559F">
        <w:trPr>
          <w:trHeight w:val="227"/>
          <w:jc w:val="center"/>
        </w:trPr>
        <w:tc>
          <w:tcPr>
            <w:tcW w:w="1597" w:type="pct"/>
            <w:shd w:val="pct12" w:color="auto" w:fill="auto"/>
            <w:noWrap/>
            <w:tcMar>
              <w:top w:w="57" w:type="dxa"/>
            </w:tcMar>
          </w:tcPr>
          <w:p w14:paraId="1DE47408" w14:textId="77777777" w:rsidR="00DD376B" w:rsidRPr="009A2B44" w:rsidRDefault="00DD376B" w:rsidP="00B6559F">
            <w:pPr>
              <w:rPr>
                <w:color w:val="000000"/>
              </w:rPr>
            </w:pPr>
            <w:r>
              <w:rPr>
                <w:color w:val="000000"/>
              </w:rPr>
              <w:t>Vervolgactie</w:t>
            </w:r>
            <w:r w:rsidRPr="009A2B44">
              <w:rPr>
                <w:color w:val="000000"/>
              </w:rPr>
              <w:t xml:space="preserve"> </w:t>
            </w:r>
          </w:p>
        </w:tc>
        <w:tc>
          <w:tcPr>
            <w:tcW w:w="3403" w:type="pct"/>
            <w:noWrap/>
            <w:tcMar>
              <w:top w:w="57" w:type="dxa"/>
            </w:tcMar>
          </w:tcPr>
          <w:p w14:paraId="60441DDD" w14:textId="26B0D6A4" w:rsidR="00DD376B" w:rsidRDefault="00DD376B" w:rsidP="00B6559F">
            <w:pPr>
              <w:rPr>
                <w:color w:val="000000"/>
              </w:rPr>
            </w:pPr>
            <w:r w:rsidRPr="009A2B44">
              <w:rPr>
                <w:color w:val="000000"/>
              </w:rPr>
              <w:t xml:space="preserve">De BAG-beheerder </w:t>
            </w:r>
            <w:r>
              <w:rPr>
                <w:color w:val="000000"/>
              </w:rPr>
              <w:t>controleert de eventueel aan de zaak gekoppelde</w:t>
            </w:r>
            <w:r w:rsidR="00A26637">
              <w:rPr>
                <w:color w:val="000000"/>
              </w:rPr>
              <w:t xml:space="preserve">, </w:t>
            </w:r>
            <w:r w:rsidRPr="009A2B44">
              <w:rPr>
                <w:color w:val="000000"/>
              </w:rPr>
              <w:t>relevante BAG-</w:t>
            </w:r>
            <w:r w:rsidR="00E555D0">
              <w:rPr>
                <w:color w:val="000000"/>
              </w:rPr>
              <w:t>objecten, koppelt</w:t>
            </w:r>
            <w:r w:rsidR="00565172">
              <w:rPr>
                <w:color w:val="000000"/>
              </w:rPr>
              <w:t xml:space="preserve"> ontbrekende BAG-objecten, of ontkoppelt BAG-objecten</w:t>
            </w:r>
            <w:r w:rsidR="00E555D0">
              <w:rPr>
                <w:color w:val="000000"/>
              </w:rPr>
              <w:t xml:space="preserve">. </w:t>
            </w:r>
          </w:p>
          <w:p w14:paraId="303A81A6" w14:textId="77777777" w:rsidR="00DD376B" w:rsidRDefault="00DD376B" w:rsidP="00B6559F">
            <w:pPr>
              <w:rPr>
                <w:color w:val="000000"/>
              </w:rPr>
            </w:pPr>
          </w:p>
          <w:p w14:paraId="5FE5743B" w14:textId="6E3AC9D9" w:rsidR="00DD376B" w:rsidRPr="009A2B44" w:rsidRDefault="00DD376B" w:rsidP="00B6559F">
            <w:pPr>
              <w:rPr>
                <w:color w:val="000000"/>
              </w:rPr>
            </w:pPr>
            <w:r w:rsidRPr="009A2B44">
              <w:rPr>
                <w:color w:val="000000"/>
              </w:rPr>
              <w:t>In het geval van nieuwbouw voert hij nieuwe, voorlopige BAG-objecten op.</w:t>
            </w:r>
          </w:p>
        </w:tc>
      </w:tr>
      <w:tr w:rsidR="00DD376B" w:rsidRPr="009A2B44" w14:paraId="5DA4F110" w14:textId="77777777" w:rsidTr="00B6559F">
        <w:trPr>
          <w:trHeight w:val="227"/>
          <w:jc w:val="center"/>
        </w:trPr>
        <w:tc>
          <w:tcPr>
            <w:tcW w:w="1597" w:type="pct"/>
            <w:shd w:val="pct12" w:color="auto" w:fill="auto"/>
            <w:noWrap/>
            <w:tcMar>
              <w:top w:w="57" w:type="dxa"/>
            </w:tcMar>
          </w:tcPr>
          <w:p w14:paraId="6C717D67" w14:textId="77777777" w:rsidR="00DD376B" w:rsidRPr="009A2B44" w:rsidRDefault="00DD376B" w:rsidP="00B6559F">
            <w:pPr>
              <w:rPr>
                <w:color w:val="000000"/>
              </w:rPr>
            </w:pPr>
            <w:r>
              <w:rPr>
                <w:color w:val="000000"/>
              </w:rPr>
              <w:lastRenderedPageBreak/>
              <w:t>Bijzonderheden</w:t>
            </w:r>
            <w:r w:rsidRPr="009A2B44">
              <w:rPr>
                <w:color w:val="000000"/>
              </w:rPr>
              <w:t xml:space="preserve"> </w:t>
            </w:r>
          </w:p>
        </w:tc>
        <w:tc>
          <w:tcPr>
            <w:tcW w:w="3403" w:type="pct"/>
            <w:noWrap/>
            <w:tcMar>
              <w:top w:w="57" w:type="dxa"/>
            </w:tcMar>
          </w:tcPr>
          <w:p w14:paraId="58E4D3FA" w14:textId="77777777" w:rsidR="00DD376B" w:rsidRPr="009A2B44" w:rsidRDefault="00DD376B" w:rsidP="00B6559F">
            <w:pPr>
              <w:rPr>
                <w:color w:val="000000"/>
              </w:rPr>
            </w:pPr>
          </w:p>
        </w:tc>
      </w:tr>
    </w:tbl>
    <w:p w14:paraId="1BC0EB73" w14:textId="77777777" w:rsidR="00DD376B" w:rsidRDefault="00DD376B" w:rsidP="00DD376B"/>
    <w:p w14:paraId="53155F30" w14:textId="77777777" w:rsidR="00DD376B" w:rsidRPr="00647141" w:rsidRDefault="00DD376B" w:rsidP="00DD376B"/>
    <w:p w14:paraId="1191367C" w14:textId="798C235A" w:rsidR="00B50206" w:rsidRDefault="00115AC2" w:rsidP="00DD376B">
      <w:pPr>
        <w:jc w:val="center"/>
      </w:pPr>
      <w:r>
        <w:object w:dxaOrig="8787" w:dyaOrig="5329" w14:anchorId="124198B5">
          <v:shape id="_x0000_i1027" type="#_x0000_t75" style="width:439.2pt;height:266.4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Visio.Drawing.11" ShapeID="_x0000_i1027" DrawAspect="Content" ObjectID="_1596890546" r:id="rId48"/>
        </w:object>
      </w:r>
    </w:p>
    <w:p w14:paraId="6B8A4169" w14:textId="50310230" w:rsidR="00F96C99" w:rsidRDefault="00F96C99" w:rsidP="00F96C99">
      <w:pPr>
        <w:pStyle w:val="Bijschrift"/>
        <w:jc w:val="center"/>
      </w:pPr>
      <w:r>
        <w:t xml:space="preserve">Figuur </w:t>
      </w:r>
      <w:fldSimple w:instr=" SEQ Figuur \* ARABIC ">
        <w:r w:rsidR="00644E3C">
          <w:rPr>
            <w:noProof/>
          </w:rPr>
          <w:t>6</w:t>
        </w:r>
      </w:fldSimple>
      <w:r w:rsidR="003E4E5F">
        <w:t xml:space="preserve"> Interactiemodel Aanvraagn</w:t>
      </w:r>
      <w:r>
        <w:t>otificatie</w:t>
      </w:r>
    </w:p>
    <w:p w14:paraId="627466D8" w14:textId="77777777" w:rsidR="00B50206" w:rsidRDefault="00B50206" w:rsidP="00DD376B">
      <w:pPr>
        <w:jc w:val="center"/>
      </w:pPr>
    </w:p>
    <w:p w14:paraId="2E86010E" w14:textId="77777777" w:rsidR="002D01CF" w:rsidRDefault="002D01CF" w:rsidP="002D01CF"/>
    <w:p w14:paraId="3C467B16" w14:textId="60316B77" w:rsidR="002D01CF" w:rsidRDefault="002D01CF" w:rsidP="002D01CF">
      <w:r>
        <w:t>I</w:t>
      </w:r>
      <w:r w:rsidRPr="009F16F9">
        <w:t xml:space="preserve">n de eerste kolom </w:t>
      </w:r>
      <w:r>
        <w:t xml:space="preserve">van de Bericht-tabellen </w:t>
      </w:r>
      <w:r w:rsidR="003531C0">
        <w:t xml:space="preserve">wordt </w:t>
      </w:r>
      <w:r w:rsidRPr="009F16F9">
        <w:t xml:space="preserve">de elementnaam inclusief </w:t>
      </w:r>
      <w:r>
        <w:softHyphen/>
      </w:r>
      <w:r>
        <w:softHyphen/>
      </w:r>
      <w:r>
        <w:softHyphen/>
      </w:r>
      <w:r>
        <w:softHyphen/>
      </w:r>
      <w:r>
        <w:softHyphen/>
      </w:r>
      <w:r>
        <w:softHyphen/>
      </w:r>
      <w:r>
        <w:softHyphen/>
      </w:r>
      <w:r w:rsidRPr="009F16F9">
        <w:t xml:space="preserve">hiërarchie in het bericht aangegeven, in de tweede kolom wordt aangegeven wat de functionele benaming van het element is en </w:t>
      </w:r>
      <w:r>
        <w:t>I</w:t>
      </w:r>
      <w:r w:rsidRPr="009F16F9">
        <w:t xml:space="preserve">n de laatste kolom is </w:t>
      </w:r>
      <w:r>
        <w:t>wordt aangegeven of het betreffende attribuut :</w:t>
      </w:r>
    </w:p>
    <w:p w14:paraId="76ECCB89" w14:textId="77777777" w:rsidR="002D01CF" w:rsidRPr="009F16F9" w:rsidRDefault="002D01CF" w:rsidP="00B36709">
      <w:pPr>
        <w:pStyle w:val="Lijstalinea"/>
        <w:numPr>
          <w:ilvl w:val="0"/>
          <w:numId w:val="32"/>
        </w:numPr>
      </w:pPr>
      <w:r w:rsidRPr="009F16F9">
        <w:t xml:space="preserve">optioneel is (o),  </w:t>
      </w:r>
    </w:p>
    <w:p w14:paraId="75495116" w14:textId="77777777" w:rsidR="002D01CF" w:rsidRPr="009F16F9" w:rsidRDefault="002D01CF" w:rsidP="00B36709">
      <w:pPr>
        <w:pStyle w:val="Lijstalinea"/>
        <w:numPr>
          <w:ilvl w:val="0"/>
          <w:numId w:val="32"/>
        </w:numPr>
      </w:pPr>
      <w:r w:rsidRPr="009F16F9">
        <w:t xml:space="preserve">verplicht opgenomen moet zijn in het bericht maar leeg kan zijn (o*)  </w:t>
      </w:r>
    </w:p>
    <w:p w14:paraId="18B89ED3" w14:textId="77777777" w:rsidR="002D01CF" w:rsidRDefault="002D01CF" w:rsidP="00B36709">
      <w:pPr>
        <w:pStyle w:val="Lijstalinea"/>
        <w:numPr>
          <w:ilvl w:val="0"/>
          <w:numId w:val="32"/>
        </w:numPr>
      </w:pPr>
      <w:r w:rsidRPr="009F16F9">
        <w:t xml:space="preserve">verplicht opgenomen moet zijn in het bericht en een waarde hebben (v) </w:t>
      </w:r>
    </w:p>
    <w:p w14:paraId="2517257E" w14:textId="77777777" w:rsidR="002D01CF" w:rsidRDefault="002D01CF" w:rsidP="002D01CF">
      <w:r>
        <w:t>en of een element:</w:t>
      </w:r>
    </w:p>
    <w:p w14:paraId="04060C3F" w14:textId="77777777" w:rsidR="002D01CF" w:rsidRPr="002D1BA4" w:rsidRDefault="002D01CF" w:rsidP="00B36709">
      <w:pPr>
        <w:pStyle w:val="Lijstalinea"/>
        <w:numPr>
          <w:ilvl w:val="0"/>
          <w:numId w:val="33"/>
        </w:numPr>
      </w:pPr>
      <w:r w:rsidRPr="002D1BA4">
        <w:t>verplicht aanwezig is in het bericht met 1 voorkomen. [1..1]</w:t>
      </w:r>
    </w:p>
    <w:p w14:paraId="77108C93" w14:textId="7F857DB1" w:rsidR="002D01CF" w:rsidRPr="002D1BA4" w:rsidRDefault="002D01CF" w:rsidP="00B36709">
      <w:pPr>
        <w:pStyle w:val="Lijstalinea"/>
        <w:numPr>
          <w:ilvl w:val="0"/>
          <w:numId w:val="33"/>
        </w:numPr>
      </w:pPr>
      <w:r w:rsidRPr="002D1BA4">
        <w:t>optioneel aanwezig is in het bericht en heeft maximaal 2 voorkomens. [0..2]</w:t>
      </w:r>
    </w:p>
    <w:p w14:paraId="50EDCC60" w14:textId="77777777" w:rsidR="002D01CF" w:rsidRDefault="002D01CF" w:rsidP="00B36709">
      <w:pPr>
        <w:pStyle w:val="Lijstalinea"/>
        <w:numPr>
          <w:ilvl w:val="0"/>
          <w:numId w:val="33"/>
        </w:numPr>
      </w:pPr>
      <w:r w:rsidRPr="002D1BA4">
        <w:t>optioneel aanwezig is in het bericht en heeft geen maximum aantal. [0..*]</w:t>
      </w:r>
    </w:p>
    <w:p w14:paraId="75F1880E" w14:textId="67A080AC" w:rsidR="00DD376B" w:rsidRPr="009A2B44" w:rsidRDefault="00DD376B" w:rsidP="00B50206"/>
    <w:p w14:paraId="4DFD7633" w14:textId="0DA58A17" w:rsidR="00DD376B" w:rsidRDefault="00DD376B" w:rsidP="00DD376B">
      <w:pPr>
        <w:pStyle w:val="Kop3"/>
      </w:pPr>
      <w:bookmarkStart w:id="721" w:name="_Toc361821694"/>
      <w:bookmarkStart w:id="722" w:name="_Toc379548015"/>
      <w:bookmarkStart w:id="723" w:name="_Toc381774161"/>
      <w:bookmarkStart w:id="724" w:name="_Toc523146161"/>
      <w:r>
        <w:t>Wabo</w:t>
      </w:r>
      <w:r w:rsidR="003E4E5F">
        <w:t xml:space="preserve"> =&gt; BAG Aanvraagn</w:t>
      </w:r>
      <w:r w:rsidRPr="009A2B44">
        <w:t>otificatie</w:t>
      </w:r>
      <w:bookmarkEnd w:id="724"/>
      <w:r>
        <w:t xml:space="preserve"> </w:t>
      </w:r>
      <w:bookmarkEnd w:id="721"/>
      <w:bookmarkEnd w:id="722"/>
      <w:bookmarkEnd w:id="723"/>
    </w:p>
    <w:p w14:paraId="77489DEC" w14:textId="3A1F9316" w:rsidR="00DD376B" w:rsidRDefault="00DD376B" w:rsidP="00DD376B">
      <w:r>
        <w:t xml:space="preserve">Bij het doorgeven van relevante bestaande BAG-objecten worden </w:t>
      </w:r>
      <w:r w:rsidR="00D70AD6">
        <w:t>alleen de identificaties van de objecten doorgegeven. In principe worden er geen verdere o</w:t>
      </w:r>
      <w:r>
        <w:t xml:space="preserve">bjectgegevens doorgegeven. </w:t>
      </w:r>
      <w:r w:rsidR="00D70AD6">
        <w:t xml:space="preserve">Het adres van een TGO is wel opgenomen voor het gebruiksgemak. </w:t>
      </w:r>
      <w:r w:rsidR="00DE0182">
        <w:t xml:space="preserve">Het opnemen van deze BAG-objecten is optioneel. </w:t>
      </w:r>
    </w:p>
    <w:p w14:paraId="135CCED9" w14:textId="77777777" w:rsidR="00E555D0" w:rsidRDefault="00E555D0" w:rsidP="00DD376B"/>
    <w:p w14:paraId="6A781B7E" w14:textId="1CC00C75" w:rsidR="00E555D0" w:rsidRPr="009918DD" w:rsidRDefault="00E555D0" w:rsidP="00DD376B">
      <w:r>
        <w:t xml:space="preserve">Stuurgegevens, StUF attributes en Parameters worden </w:t>
      </w:r>
      <w:r w:rsidR="00961D4E">
        <w:t>conform</w:t>
      </w:r>
      <w:r>
        <w:t xml:space="preserve"> de StUF standaard toegepast. In de berichtschema’s is verder </w:t>
      </w:r>
      <w:r w:rsidR="00961D4E">
        <w:t>gespecificeerd</w:t>
      </w:r>
      <w:r>
        <w:t xml:space="preserve"> hoe deze </w:t>
      </w:r>
      <w:r w:rsidR="00961D4E">
        <w:t>toegepast</w:t>
      </w:r>
      <w:r>
        <w:t xml:space="preserve"> dienen te worden. </w:t>
      </w:r>
    </w:p>
    <w:p w14:paraId="37DF6FB4"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24A3153F" w14:textId="77777777" w:rsidTr="00B6559F">
        <w:tc>
          <w:tcPr>
            <w:tcW w:w="8188" w:type="dxa"/>
            <w:gridSpan w:val="2"/>
          </w:tcPr>
          <w:p w14:paraId="0FA66604" w14:textId="3236F30A" w:rsidR="00DD376B" w:rsidRPr="00767E58" w:rsidRDefault="00DD376B" w:rsidP="00E555D0">
            <w:pPr>
              <w:rPr>
                <w:b/>
              </w:rPr>
            </w:pPr>
            <w:r w:rsidRPr="00767E58">
              <w:rPr>
                <w:b/>
              </w:rPr>
              <w:t>Berichttype:</w:t>
            </w:r>
            <w:r w:rsidRPr="00767E58">
              <w:t xml:space="preserve"> </w:t>
            </w:r>
            <w:r w:rsidR="00E555D0">
              <w:t>aanvraagN</w:t>
            </w:r>
            <w:r>
              <w:t>otificatie</w:t>
            </w:r>
            <w:r w:rsidR="00E555D0">
              <w:t>_Di01</w:t>
            </w:r>
          </w:p>
        </w:tc>
        <w:tc>
          <w:tcPr>
            <w:tcW w:w="851" w:type="dxa"/>
            <w:tcBorders>
              <w:bottom w:val="single" w:sz="4" w:space="0" w:color="auto"/>
              <w:right w:val="single" w:sz="4" w:space="0" w:color="auto"/>
            </w:tcBorders>
          </w:tcPr>
          <w:p w14:paraId="7DA456CE" w14:textId="77777777" w:rsidR="00DD376B" w:rsidRPr="00767E58" w:rsidRDefault="00DD376B" w:rsidP="00B6559F">
            <w:pPr>
              <w:rPr>
                <w:b/>
              </w:rPr>
            </w:pPr>
          </w:p>
        </w:tc>
      </w:tr>
      <w:tr w:rsidR="00DD376B" w:rsidRPr="00EF29EE" w14:paraId="1262DBB1" w14:textId="77777777" w:rsidTr="00B6559F">
        <w:tc>
          <w:tcPr>
            <w:tcW w:w="5070" w:type="dxa"/>
          </w:tcPr>
          <w:p w14:paraId="1F72E7D5" w14:textId="77777777" w:rsidR="00DD376B" w:rsidRPr="00767E58" w:rsidRDefault="00DD376B" w:rsidP="00B6559F">
            <w:pPr>
              <w:rPr>
                <w:b/>
              </w:rPr>
            </w:pPr>
            <w:r w:rsidRPr="00767E58">
              <w:rPr>
                <w:b/>
              </w:rPr>
              <w:t>StUF-elementen</w:t>
            </w:r>
          </w:p>
        </w:tc>
        <w:tc>
          <w:tcPr>
            <w:tcW w:w="3118" w:type="dxa"/>
          </w:tcPr>
          <w:p w14:paraId="163496F8" w14:textId="77777777" w:rsidR="00DD376B" w:rsidRPr="00767E58" w:rsidRDefault="00DD376B" w:rsidP="00B6559F">
            <w:pPr>
              <w:rPr>
                <w:b/>
              </w:rPr>
            </w:pPr>
          </w:p>
        </w:tc>
        <w:tc>
          <w:tcPr>
            <w:tcW w:w="851" w:type="dxa"/>
            <w:tcBorders>
              <w:right w:val="single" w:sz="4" w:space="0" w:color="auto"/>
            </w:tcBorders>
          </w:tcPr>
          <w:p w14:paraId="7A907198" w14:textId="242B4FA1" w:rsidR="00DD376B" w:rsidRPr="00D66655" w:rsidRDefault="00DD376B" w:rsidP="00B6559F"/>
        </w:tc>
      </w:tr>
      <w:tr w:rsidR="00B579E5" w14:paraId="71C86D97" w14:textId="77777777" w:rsidTr="00961D4E">
        <w:tc>
          <w:tcPr>
            <w:tcW w:w="5070" w:type="dxa"/>
          </w:tcPr>
          <w:p w14:paraId="6A33231F" w14:textId="733C8A21" w:rsidR="00B579E5" w:rsidRPr="007E7D06" w:rsidRDefault="00B579E5" w:rsidP="00961D4E">
            <w:pPr>
              <w:rPr>
                <w:b/>
              </w:rPr>
            </w:pPr>
            <w:r>
              <w:rPr>
                <w:b/>
              </w:rPr>
              <w:t>Onderdeel (OND)</w:t>
            </w:r>
          </w:p>
        </w:tc>
        <w:tc>
          <w:tcPr>
            <w:tcW w:w="3118" w:type="dxa"/>
          </w:tcPr>
          <w:p w14:paraId="46D747B5" w14:textId="77777777" w:rsidR="00B579E5" w:rsidRDefault="00B579E5" w:rsidP="00961D4E">
            <w:pPr>
              <w:pStyle w:val="Geenafstand"/>
              <w:rPr>
                <w:i/>
              </w:rPr>
            </w:pPr>
          </w:p>
        </w:tc>
        <w:tc>
          <w:tcPr>
            <w:tcW w:w="851" w:type="dxa"/>
            <w:tcBorders>
              <w:right w:val="single" w:sz="4" w:space="0" w:color="auto"/>
            </w:tcBorders>
          </w:tcPr>
          <w:p w14:paraId="4BE6D6BA" w14:textId="390FBA3E" w:rsidR="00B579E5" w:rsidRDefault="00B579E5" w:rsidP="00961D4E">
            <w:pPr>
              <w:pStyle w:val="Geenafstand"/>
            </w:pPr>
            <w:r>
              <w:t>[1..*]</w:t>
            </w:r>
          </w:p>
        </w:tc>
      </w:tr>
      <w:tr w:rsidR="00B579E5" w:rsidRPr="00A81981" w14:paraId="17006E42" w14:textId="77777777" w:rsidTr="00961D4E">
        <w:tc>
          <w:tcPr>
            <w:tcW w:w="5070" w:type="dxa"/>
          </w:tcPr>
          <w:p w14:paraId="5AF618D0" w14:textId="0692A103" w:rsidR="00B579E5" w:rsidRDefault="00B579E5" w:rsidP="00B579E5">
            <w:r>
              <w:lastRenderedPageBreak/>
              <w:t>identificatie</w:t>
            </w:r>
          </w:p>
        </w:tc>
        <w:tc>
          <w:tcPr>
            <w:tcW w:w="3118" w:type="dxa"/>
          </w:tcPr>
          <w:p w14:paraId="2E22D2FB" w14:textId="4237AB0F" w:rsidR="00B579E5" w:rsidRPr="00C45D14" w:rsidRDefault="00B579E5" w:rsidP="00961D4E">
            <w:pPr>
              <w:pStyle w:val="Geenafstand"/>
            </w:pPr>
            <w:r w:rsidRPr="00C45D14">
              <w:t>Unieke identificatie</w:t>
            </w:r>
          </w:p>
        </w:tc>
        <w:tc>
          <w:tcPr>
            <w:tcW w:w="851" w:type="dxa"/>
            <w:tcBorders>
              <w:right w:val="single" w:sz="4" w:space="0" w:color="auto"/>
            </w:tcBorders>
          </w:tcPr>
          <w:p w14:paraId="0904C4D9" w14:textId="285BC2AD" w:rsidR="00B579E5" w:rsidRDefault="00EA4107" w:rsidP="00961D4E">
            <w:pPr>
              <w:pStyle w:val="Geenafstand"/>
            </w:pPr>
            <w:r>
              <w:t>V</w:t>
            </w:r>
          </w:p>
        </w:tc>
      </w:tr>
      <w:tr w:rsidR="00B579E5" w:rsidRPr="00A81981" w14:paraId="349D2A55" w14:textId="77777777" w:rsidTr="00961D4E">
        <w:tc>
          <w:tcPr>
            <w:tcW w:w="5070" w:type="dxa"/>
          </w:tcPr>
          <w:p w14:paraId="312139C2" w14:textId="11C60FB1" w:rsidR="00B579E5" w:rsidRPr="00A81981" w:rsidRDefault="00B579E5" w:rsidP="00B579E5">
            <w:r>
              <w:t>onderdeelSoort</w:t>
            </w:r>
          </w:p>
        </w:tc>
        <w:tc>
          <w:tcPr>
            <w:tcW w:w="3118" w:type="dxa"/>
          </w:tcPr>
          <w:p w14:paraId="62B1A3B6" w14:textId="77777777" w:rsidR="00B579E5" w:rsidRPr="00C45D14" w:rsidRDefault="00B579E5" w:rsidP="00961D4E">
            <w:pPr>
              <w:pStyle w:val="Geenafstand"/>
            </w:pPr>
            <w:r w:rsidRPr="00C45D14">
              <w:t xml:space="preserve">Onderdeel van de vergunningsaanvraag die betrekking heeft op de aanvraag.Waardelijst : </w:t>
            </w:r>
          </w:p>
          <w:p w14:paraId="53E26DF5" w14:textId="77777777" w:rsidR="00B579E5" w:rsidRPr="00C45D14" w:rsidRDefault="00B579E5" w:rsidP="00961D4E">
            <w:pPr>
              <w:pStyle w:val="Geenafstand"/>
            </w:pPr>
            <w:r w:rsidRPr="00C45D14">
              <w:t>“Bouwen”</w:t>
            </w:r>
          </w:p>
          <w:p w14:paraId="30A13EF9" w14:textId="77777777" w:rsidR="00B579E5" w:rsidRPr="00C45D14" w:rsidRDefault="00B579E5" w:rsidP="00961D4E">
            <w:pPr>
              <w:pStyle w:val="Geenafstand"/>
            </w:pPr>
            <w:r w:rsidRPr="00C45D14">
              <w:t>“Slopen”</w:t>
            </w:r>
          </w:p>
          <w:p w14:paraId="34F9B0AC" w14:textId="77777777" w:rsidR="00B579E5" w:rsidRPr="00C45D14" w:rsidRDefault="00B579E5" w:rsidP="00961D4E">
            <w:pPr>
              <w:pStyle w:val="Geenafstand"/>
            </w:pPr>
            <w:r w:rsidRPr="00C45D14">
              <w:t>“Gebruik”</w:t>
            </w:r>
          </w:p>
          <w:p w14:paraId="69FB84A2" w14:textId="77777777" w:rsidR="00B579E5" w:rsidRPr="00C45D14" w:rsidRDefault="00B579E5" w:rsidP="00961D4E">
            <w:pPr>
              <w:pStyle w:val="Geenafstand"/>
            </w:pPr>
            <w:r w:rsidRPr="00C45D14">
              <w:t>“Splitsen”</w:t>
            </w:r>
          </w:p>
          <w:p w14:paraId="711C25FF" w14:textId="77777777" w:rsidR="00B579E5" w:rsidRPr="00C45D14" w:rsidRDefault="00B579E5" w:rsidP="00961D4E">
            <w:pPr>
              <w:pStyle w:val="Geenafstand"/>
            </w:pPr>
            <w:r w:rsidRPr="00C45D14">
              <w:t>“Samenvoegen”</w:t>
            </w:r>
          </w:p>
          <w:p w14:paraId="5FEA9E19" w14:textId="77777777" w:rsidR="00B579E5" w:rsidRPr="00C45D14" w:rsidRDefault="00B579E5" w:rsidP="00961D4E">
            <w:pPr>
              <w:pStyle w:val="Geenafstand"/>
            </w:pPr>
            <w:r w:rsidRPr="00C45D14">
              <w:t>“Overig”</w:t>
            </w:r>
          </w:p>
          <w:p w14:paraId="46C005AA" w14:textId="77777777" w:rsidR="00B579E5" w:rsidRPr="00C45D14" w:rsidRDefault="00B579E5" w:rsidP="00961D4E">
            <w:pPr>
              <w:pStyle w:val="Geenafstand"/>
            </w:pPr>
          </w:p>
        </w:tc>
        <w:tc>
          <w:tcPr>
            <w:tcW w:w="851" w:type="dxa"/>
            <w:tcBorders>
              <w:right w:val="single" w:sz="4" w:space="0" w:color="auto"/>
            </w:tcBorders>
          </w:tcPr>
          <w:p w14:paraId="4FA629C4" w14:textId="588D29F4" w:rsidR="00B579E5" w:rsidRPr="00A81981" w:rsidRDefault="00EA4107" w:rsidP="00961D4E">
            <w:pPr>
              <w:pStyle w:val="Geenafstand"/>
            </w:pPr>
            <w:r>
              <w:t>V</w:t>
            </w:r>
          </w:p>
        </w:tc>
      </w:tr>
      <w:tr w:rsidR="001F5E37" w:rsidRPr="008365E5" w14:paraId="32BCB901" w14:textId="77777777" w:rsidTr="000A0F0A">
        <w:tc>
          <w:tcPr>
            <w:tcW w:w="5070" w:type="dxa"/>
          </w:tcPr>
          <w:p w14:paraId="089EC4D4" w14:textId="77777777" w:rsidR="001F5E37" w:rsidRPr="00A81981" w:rsidRDefault="001F5E37" w:rsidP="000A0F0A">
            <w:r>
              <w:t>resultaat</w:t>
            </w:r>
          </w:p>
        </w:tc>
        <w:tc>
          <w:tcPr>
            <w:tcW w:w="3118" w:type="dxa"/>
          </w:tcPr>
          <w:p w14:paraId="4DF1B6AE" w14:textId="77777777" w:rsidR="001F5E37" w:rsidRDefault="001F5E37" w:rsidP="000A0F0A">
            <w:pPr>
              <w:pStyle w:val="Geenafstand"/>
            </w:pPr>
            <w:r w:rsidRPr="00C45D14">
              <w:t>Waardelijst:</w:t>
            </w:r>
          </w:p>
          <w:p w14:paraId="12E93925" w14:textId="447898C4" w:rsidR="00F703B2" w:rsidRDefault="00F703B2" w:rsidP="000A0F0A">
            <w:pPr>
              <w:pStyle w:val="Geenafstand"/>
            </w:pPr>
            <w:r>
              <w:t>“Verleend”</w:t>
            </w:r>
          </w:p>
          <w:p w14:paraId="6189772F" w14:textId="1E3F1360" w:rsidR="00F703B2" w:rsidRPr="00C45D14" w:rsidRDefault="00F703B2" w:rsidP="000A0F0A">
            <w:pPr>
              <w:pStyle w:val="Geenafstand"/>
            </w:pPr>
            <w:r>
              <w:t>“Geweigerd”</w:t>
            </w:r>
          </w:p>
          <w:p w14:paraId="74D702AB" w14:textId="77777777" w:rsidR="001F5E37" w:rsidRDefault="001F5E37" w:rsidP="000A0F0A">
            <w:pPr>
              <w:pStyle w:val="Geenafstand"/>
            </w:pPr>
            <w:r w:rsidRPr="00C45D14">
              <w:t xml:space="preserve"> “Vergunningvrij”</w:t>
            </w:r>
          </w:p>
          <w:p w14:paraId="7F0CA5A2" w14:textId="7F21CB9A" w:rsidR="00F703B2" w:rsidRPr="00C45D14" w:rsidRDefault="00F703B2" w:rsidP="000A0F0A">
            <w:pPr>
              <w:pStyle w:val="Geenafstand"/>
            </w:pPr>
            <w:r>
              <w:t>“Ingetrokken”</w:t>
            </w:r>
          </w:p>
        </w:tc>
        <w:tc>
          <w:tcPr>
            <w:tcW w:w="851" w:type="dxa"/>
            <w:tcBorders>
              <w:right w:val="single" w:sz="4" w:space="0" w:color="auto"/>
            </w:tcBorders>
          </w:tcPr>
          <w:p w14:paraId="233B3DC0" w14:textId="08899DA0" w:rsidR="001F5E37" w:rsidRPr="008365E5" w:rsidRDefault="00EA4107" w:rsidP="000A0F0A">
            <w:pPr>
              <w:pStyle w:val="Geenafstand"/>
            </w:pPr>
            <w:r>
              <w:t>O</w:t>
            </w:r>
          </w:p>
        </w:tc>
      </w:tr>
      <w:tr w:rsidR="00B579E5" w14:paraId="55CB1A97" w14:textId="77777777" w:rsidTr="00961D4E">
        <w:tc>
          <w:tcPr>
            <w:tcW w:w="5070" w:type="dxa"/>
          </w:tcPr>
          <w:p w14:paraId="00278945" w14:textId="69155A78" w:rsidR="00B579E5" w:rsidRDefault="00B579E5" w:rsidP="00961D4E">
            <w:r>
              <w:rPr>
                <w:b/>
              </w:rPr>
              <w:t xml:space="preserve">Onderdeel &gt; </w:t>
            </w:r>
            <w:r w:rsidRPr="00141A7C">
              <w:rPr>
                <w:b/>
              </w:rPr>
              <w:t>Pand</w:t>
            </w:r>
            <w:r>
              <w:rPr>
                <w:b/>
              </w:rPr>
              <w:t xml:space="preserve"> (PND)</w:t>
            </w:r>
          </w:p>
        </w:tc>
        <w:tc>
          <w:tcPr>
            <w:tcW w:w="3118" w:type="dxa"/>
          </w:tcPr>
          <w:p w14:paraId="07C9D384" w14:textId="77777777" w:rsidR="00B579E5" w:rsidRPr="00C45D14" w:rsidRDefault="00B579E5" w:rsidP="00961D4E">
            <w:pPr>
              <w:pStyle w:val="Geenafstand"/>
            </w:pPr>
          </w:p>
        </w:tc>
        <w:tc>
          <w:tcPr>
            <w:tcW w:w="851" w:type="dxa"/>
            <w:tcBorders>
              <w:right w:val="single" w:sz="4" w:space="0" w:color="auto"/>
            </w:tcBorders>
          </w:tcPr>
          <w:p w14:paraId="64C43250" w14:textId="77777777" w:rsidR="00B579E5" w:rsidRDefault="00B579E5" w:rsidP="00961D4E">
            <w:pPr>
              <w:pStyle w:val="Geenafstand"/>
            </w:pPr>
            <w:r>
              <w:t>[0..*]</w:t>
            </w:r>
          </w:p>
        </w:tc>
      </w:tr>
      <w:tr w:rsidR="00B579E5" w14:paraId="203CD2EF" w14:textId="77777777" w:rsidTr="00961D4E">
        <w:tc>
          <w:tcPr>
            <w:tcW w:w="5070" w:type="dxa"/>
          </w:tcPr>
          <w:p w14:paraId="6BC80737" w14:textId="1BCC3D2E" w:rsidR="00B579E5" w:rsidRDefault="00B579E5" w:rsidP="00961D4E">
            <w:r>
              <w:t>identificatie</w:t>
            </w:r>
          </w:p>
        </w:tc>
        <w:tc>
          <w:tcPr>
            <w:tcW w:w="3118" w:type="dxa"/>
          </w:tcPr>
          <w:p w14:paraId="73C9CC8D" w14:textId="7D5FEF7B" w:rsidR="00B579E5" w:rsidRPr="00C45D14" w:rsidRDefault="00B579E5" w:rsidP="00961D4E">
            <w:pPr>
              <w:pStyle w:val="Geenafstand"/>
            </w:pPr>
            <w:r w:rsidRPr="00C45D14">
              <w:t>Identificatie Pand</w:t>
            </w:r>
          </w:p>
        </w:tc>
        <w:tc>
          <w:tcPr>
            <w:tcW w:w="851" w:type="dxa"/>
            <w:tcBorders>
              <w:right w:val="single" w:sz="4" w:space="0" w:color="auto"/>
            </w:tcBorders>
          </w:tcPr>
          <w:p w14:paraId="1FB93BEE" w14:textId="77777777" w:rsidR="00B579E5" w:rsidRDefault="00B579E5" w:rsidP="00961D4E">
            <w:pPr>
              <w:pStyle w:val="Geenafstand"/>
            </w:pPr>
            <w:r>
              <w:t>v</w:t>
            </w:r>
          </w:p>
        </w:tc>
      </w:tr>
      <w:tr w:rsidR="00B579E5" w14:paraId="321078BF" w14:textId="77777777" w:rsidTr="00961D4E">
        <w:tc>
          <w:tcPr>
            <w:tcW w:w="5070" w:type="dxa"/>
          </w:tcPr>
          <w:p w14:paraId="2C7CCBE6" w14:textId="30708E71" w:rsidR="00B579E5" w:rsidRDefault="00B579E5" w:rsidP="00961D4E">
            <w:r>
              <w:rPr>
                <w:b/>
              </w:rPr>
              <w:t xml:space="preserve">Onderdeel &gt; </w:t>
            </w:r>
            <w:r w:rsidRPr="00141A7C">
              <w:rPr>
                <w:b/>
              </w:rPr>
              <w:t>Terrein</w:t>
            </w:r>
            <w:r>
              <w:rPr>
                <w:b/>
              </w:rPr>
              <w:t xml:space="preserve"> </w:t>
            </w:r>
            <w:r w:rsidRPr="00141A7C">
              <w:rPr>
                <w:b/>
              </w:rPr>
              <w:t>Gebouwd</w:t>
            </w:r>
            <w:r>
              <w:rPr>
                <w:b/>
              </w:rPr>
              <w:t xml:space="preserve"> </w:t>
            </w:r>
            <w:r w:rsidRPr="00141A7C">
              <w:rPr>
                <w:b/>
              </w:rPr>
              <w:t>Object</w:t>
            </w:r>
            <w:r>
              <w:rPr>
                <w:b/>
              </w:rPr>
              <w:t xml:space="preserve"> (TGO)</w:t>
            </w:r>
          </w:p>
        </w:tc>
        <w:tc>
          <w:tcPr>
            <w:tcW w:w="3118" w:type="dxa"/>
          </w:tcPr>
          <w:p w14:paraId="4AA6F9EA" w14:textId="77777777" w:rsidR="00B579E5" w:rsidRPr="00C45D14" w:rsidRDefault="00B579E5" w:rsidP="00961D4E">
            <w:pPr>
              <w:pStyle w:val="Geenafstand"/>
              <w:rPr>
                <w:szCs w:val="22"/>
              </w:rPr>
            </w:pPr>
            <w:r w:rsidRPr="00C45D14">
              <w:rPr>
                <w:szCs w:val="22"/>
              </w:rPr>
              <w:t>Dus: VERBLIJFSOBJECT, OVERIG GEBOUWD</w:t>
            </w:r>
          </w:p>
          <w:p w14:paraId="02CE6B2A" w14:textId="77777777" w:rsidR="00B579E5" w:rsidRPr="00C45D14" w:rsidRDefault="00B579E5" w:rsidP="00961D4E">
            <w:pPr>
              <w:pStyle w:val="Geenafstand"/>
            </w:pPr>
            <w:r w:rsidRPr="00C45D14">
              <w:rPr>
                <w:szCs w:val="22"/>
              </w:rPr>
              <w:t>OBJECT, STANDPLAATS, LIGPLAATS</w:t>
            </w:r>
          </w:p>
        </w:tc>
        <w:tc>
          <w:tcPr>
            <w:tcW w:w="851" w:type="dxa"/>
            <w:tcBorders>
              <w:right w:val="single" w:sz="4" w:space="0" w:color="auto"/>
            </w:tcBorders>
          </w:tcPr>
          <w:p w14:paraId="43F1E5FA" w14:textId="77777777" w:rsidR="00B579E5" w:rsidRDefault="00B579E5" w:rsidP="00961D4E">
            <w:pPr>
              <w:pStyle w:val="Geenafstand"/>
            </w:pPr>
            <w:r>
              <w:t>[0..*]</w:t>
            </w:r>
          </w:p>
        </w:tc>
      </w:tr>
      <w:tr w:rsidR="00B579E5" w14:paraId="2B1346E1" w14:textId="77777777" w:rsidTr="00961D4E">
        <w:tc>
          <w:tcPr>
            <w:tcW w:w="5070" w:type="dxa"/>
          </w:tcPr>
          <w:p w14:paraId="1F525EE0" w14:textId="14EED82A" w:rsidR="00B579E5" w:rsidRDefault="00B579E5" w:rsidP="00961D4E">
            <w:r>
              <w:t>identificatie</w:t>
            </w:r>
          </w:p>
        </w:tc>
        <w:tc>
          <w:tcPr>
            <w:tcW w:w="3118" w:type="dxa"/>
          </w:tcPr>
          <w:p w14:paraId="360E8035" w14:textId="3377714B" w:rsidR="00B579E5" w:rsidRPr="00C45D14" w:rsidRDefault="00B579E5" w:rsidP="00961D4E">
            <w:pPr>
              <w:pStyle w:val="Geenafstand"/>
            </w:pPr>
            <w:r w:rsidRPr="00C45D14">
              <w:t>Identificatie object</w:t>
            </w:r>
          </w:p>
        </w:tc>
        <w:tc>
          <w:tcPr>
            <w:tcW w:w="851" w:type="dxa"/>
            <w:tcBorders>
              <w:right w:val="single" w:sz="4" w:space="0" w:color="auto"/>
            </w:tcBorders>
          </w:tcPr>
          <w:p w14:paraId="65593A02" w14:textId="77777777" w:rsidR="00B579E5" w:rsidRDefault="00B579E5" w:rsidP="00961D4E">
            <w:pPr>
              <w:pStyle w:val="Geenafstand"/>
            </w:pPr>
            <w:r>
              <w:t>v</w:t>
            </w:r>
          </w:p>
        </w:tc>
      </w:tr>
      <w:tr w:rsidR="00B579E5" w14:paraId="238BBA60" w14:textId="77777777" w:rsidTr="00961D4E">
        <w:tc>
          <w:tcPr>
            <w:tcW w:w="5070" w:type="dxa"/>
          </w:tcPr>
          <w:p w14:paraId="286704D7" w14:textId="6F0B2961" w:rsidR="00B579E5" w:rsidRDefault="00B579E5" w:rsidP="00B579E5">
            <w:r>
              <w:t>Adres</w:t>
            </w:r>
            <w:r w:rsidR="000A6BD6">
              <w:t>AanduidingGrp</w:t>
            </w:r>
            <w:r>
              <w:t xml:space="preserve"> </w:t>
            </w:r>
          </w:p>
        </w:tc>
        <w:tc>
          <w:tcPr>
            <w:tcW w:w="3118" w:type="dxa"/>
          </w:tcPr>
          <w:p w14:paraId="1331752A" w14:textId="73350FDD" w:rsidR="00B579E5" w:rsidRPr="00C45D14" w:rsidRDefault="00B579E5" w:rsidP="00B579E5">
            <w:pPr>
              <w:pStyle w:val="Geenafstand"/>
            </w:pPr>
            <w:r w:rsidRPr="00C45D14">
              <w:t>Kerngegevens van het adres van het object.</w:t>
            </w:r>
          </w:p>
        </w:tc>
        <w:tc>
          <w:tcPr>
            <w:tcW w:w="851" w:type="dxa"/>
            <w:tcBorders>
              <w:right w:val="single" w:sz="4" w:space="0" w:color="auto"/>
            </w:tcBorders>
          </w:tcPr>
          <w:p w14:paraId="6B68838D" w14:textId="48B38F75" w:rsidR="00B579E5" w:rsidRDefault="00B579E5" w:rsidP="00961D4E">
            <w:pPr>
              <w:pStyle w:val="Geenafstand"/>
            </w:pPr>
            <w:r>
              <w:t>v</w:t>
            </w:r>
          </w:p>
        </w:tc>
      </w:tr>
      <w:tr w:rsidR="00B579E5" w14:paraId="40C1076A" w14:textId="77777777" w:rsidTr="00961D4E">
        <w:tc>
          <w:tcPr>
            <w:tcW w:w="5070" w:type="dxa"/>
          </w:tcPr>
          <w:p w14:paraId="26D487FA" w14:textId="4CC56190" w:rsidR="00B579E5" w:rsidRDefault="00F703B2" w:rsidP="00EA4107">
            <w:r>
              <w:t>p</w:t>
            </w:r>
            <w:r w:rsidR="00B579E5">
              <w:t>ercentage</w:t>
            </w:r>
            <w:r w:rsidR="00EA4107">
              <w:t>B</w:t>
            </w:r>
            <w:r w:rsidR="00B579E5">
              <w:t>ouw</w:t>
            </w:r>
            <w:r w:rsidR="00EA4107">
              <w:t>Gereed</w:t>
            </w:r>
          </w:p>
        </w:tc>
        <w:tc>
          <w:tcPr>
            <w:tcW w:w="3118" w:type="dxa"/>
          </w:tcPr>
          <w:p w14:paraId="0C706F20" w14:textId="77777777" w:rsidR="00B579E5" w:rsidRPr="00C45D14" w:rsidRDefault="00B579E5" w:rsidP="000C0A34">
            <w:pPr>
              <w:pStyle w:val="Geenafstand"/>
            </w:pPr>
            <w:r w:rsidRPr="00C45D14">
              <w:t>T.b.v. WOZ percentage bouw gereed.</w:t>
            </w:r>
            <w:r w:rsidR="000C0A34" w:rsidRPr="00C45D14">
              <w:t xml:space="preserve"> </w:t>
            </w:r>
            <w:r w:rsidRPr="00C45D14">
              <w:t>Vormgegeven in extraElement</w:t>
            </w:r>
            <w:r w:rsidR="000C0A34" w:rsidRPr="00C45D14">
              <w:t>.</w:t>
            </w:r>
          </w:p>
          <w:p w14:paraId="117A3835" w14:textId="5063CEA7" w:rsidR="000C0A34" w:rsidRPr="00C45D14" w:rsidRDefault="000C0A34" w:rsidP="000C0A34">
            <w:pPr>
              <w:pStyle w:val="Geenafstand"/>
            </w:pPr>
            <w:r w:rsidRPr="00C45D14">
              <w:t>Waardebereik: 10%, 20%, 25%, 40%, 60%</w:t>
            </w:r>
          </w:p>
        </w:tc>
        <w:tc>
          <w:tcPr>
            <w:tcW w:w="851" w:type="dxa"/>
            <w:tcBorders>
              <w:right w:val="single" w:sz="4" w:space="0" w:color="auto"/>
            </w:tcBorders>
          </w:tcPr>
          <w:p w14:paraId="18CB0D11" w14:textId="77777777" w:rsidR="00B579E5" w:rsidRDefault="00B579E5" w:rsidP="00961D4E">
            <w:pPr>
              <w:pStyle w:val="Geenafstand"/>
            </w:pPr>
            <w:r>
              <w:t>o</w:t>
            </w:r>
          </w:p>
        </w:tc>
      </w:tr>
      <w:tr w:rsidR="00B579E5" w14:paraId="493F60DA" w14:textId="77777777" w:rsidTr="00961D4E">
        <w:tc>
          <w:tcPr>
            <w:tcW w:w="5070" w:type="dxa"/>
          </w:tcPr>
          <w:p w14:paraId="532D747C" w14:textId="440904C2" w:rsidR="00B579E5" w:rsidRDefault="00B579E5" w:rsidP="00961D4E"/>
        </w:tc>
        <w:tc>
          <w:tcPr>
            <w:tcW w:w="3118" w:type="dxa"/>
          </w:tcPr>
          <w:p w14:paraId="11DA8CE5" w14:textId="200A3E69" w:rsidR="00B579E5" w:rsidRPr="00C45D14" w:rsidRDefault="00B579E5" w:rsidP="00961D4E">
            <w:pPr>
              <w:pStyle w:val="Geenafstand"/>
            </w:pPr>
          </w:p>
        </w:tc>
        <w:tc>
          <w:tcPr>
            <w:tcW w:w="851" w:type="dxa"/>
            <w:tcBorders>
              <w:right w:val="single" w:sz="4" w:space="0" w:color="auto"/>
            </w:tcBorders>
          </w:tcPr>
          <w:p w14:paraId="085BEA7D" w14:textId="24B71E18" w:rsidR="00B579E5" w:rsidRDefault="00B579E5" w:rsidP="00961D4E">
            <w:pPr>
              <w:pStyle w:val="Geenafstand"/>
            </w:pPr>
          </w:p>
        </w:tc>
      </w:tr>
      <w:tr w:rsidR="00DD376B" w:rsidRPr="00767E58" w14:paraId="4EF6C905" w14:textId="77777777" w:rsidTr="00B6559F">
        <w:tc>
          <w:tcPr>
            <w:tcW w:w="5070" w:type="dxa"/>
          </w:tcPr>
          <w:p w14:paraId="7001E542" w14:textId="50CC934B" w:rsidR="00DD376B" w:rsidRPr="0061262C" w:rsidRDefault="00B579E5" w:rsidP="00931217">
            <w:pPr>
              <w:rPr>
                <w:b/>
              </w:rPr>
            </w:pPr>
            <w:r>
              <w:rPr>
                <w:b/>
                <w:i/>
              </w:rPr>
              <w:t>Z</w:t>
            </w:r>
            <w:r w:rsidR="00931217">
              <w:rPr>
                <w:b/>
                <w:i/>
              </w:rPr>
              <w:t>aak</w:t>
            </w:r>
            <w:r w:rsidR="00DD376B" w:rsidRPr="0061262C">
              <w:rPr>
                <w:b/>
                <w:i/>
              </w:rPr>
              <w:t xml:space="preserve"> (ZAK)</w:t>
            </w:r>
          </w:p>
        </w:tc>
        <w:tc>
          <w:tcPr>
            <w:tcW w:w="3118" w:type="dxa"/>
          </w:tcPr>
          <w:p w14:paraId="13C50539" w14:textId="77777777" w:rsidR="00DD376B" w:rsidRPr="00C45D14" w:rsidRDefault="00DD376B" w:rsidP="00B6559F">
            <w:pPr>
              <w:pStyle w:val="Geenafstand"/>
            </w:pPr>
          </w:p>
        </w:tc>
        <w:tc>
          <w:tcPr>
            <w:tcW w:w="851" w:type="dxa"/>
            <w:tcBorders>
              <w:right w:val="single" w:sz="4" w:space="0" w:color="auto"/>
            </w:tcBorders>
          </w:tcPr>
          <w:p w14:paraId="08661315" w14:textId="77777777" w:rsidR="00DD376B" w:rsidRPr="00767E58" w:rsidRDefault="00DD376B" w:rsidP="00B6559F">
            <w:pPr>
              <w:pStyle w:val="Geenafstand"/>
            </w:pPr>
            <w:r>
              <w:t>[1..1]</w:t>
            </w:r>
          </w:p>
        </w:tc>
      </w:tr>
      <w:tr w:rsidR="00DD376B" w:rsidRPr="00767E58" w14:paraId="4A7AA8FD" w14:textId="77777777" w:rsidTr="00B6559F">
        <w:tc>
          <w:tcPr>
            <w:tcW w:w="5070" w:type="dxa"/>
          </w:tcPr>
          <w:p w14:paraId="423F366F" w14:textId="77777777" w:rsidR="00DD376B" w:rsidRPr="00767E58" w:rsidRDefault="00DD376B" w:rsidP="00B6559F">
            <w:r>
              <w:t>object.identificatie</w:t>
            </w:r>
          </w:p>
        </w:tc>
        <w:tc>
          <w:tcPr>
            <w:tcW w:w="3118" w:type="dxa"/>
          </w:tcPr>
          <w:p w14:paraId="0E1816A5" w14:textId="77777777" w:rsidR="00DD376B" w:rsidRPr="00C45D14" w:rsidRDefault="00DD376B" w:rsidP="00B6559F">
            <w:pPr>
              <w:pStyle w:val="Geenafstand"/>
            </w:pPr>
            <w:r w:rsidRPr="00C45D14">
              <w:t>Zaakidentificatie</w:t>
            </w:r>
          </w:p>
        </w:tc>
        <w:tc>
          <w:tcPr>
            <w:tcW w:w="851" w:type="dxa"/>
            <w:tcBorders>
              <w:right w:val="single" w:sz="4" w:space="0" w:color="auto"/>
            </w:tcBorders>
          </w:tcPr>
          <w:p w14:paraId="4D297502" w14:textId="77777777" w:rsidR="00DD376B" w:rsidRPr="00767E58" w:rsidRDefault="00DD376B" w:rsidP="00B6559F">
            <w:pPr>
              <w:pStyle w:val="Geenafstand"/>
            </w:pPr>
            <w:r>
              <w:t>v</w:t>
            </w:r>
          </w:p>
        </w:tc>
      </w:tr>
      <w:tr w:rsidR="00DD376B" w:rsidRPr="006D7695" w14:paraId="18726F17" w14:textId="77777777" w:rsidTr="00B6559F">
        <w:tc>
          <w:tcPr>
            <w:tcW w:w="5070" w:type="dxa"/>
          </w:tcPr>
          <w:p w14:paraId="5EB1D4E4" w14:textId="77777777" w:rsidR="00DD376B" w:rsidRPr="00767E58" w:rsidRDefault="00DD376B" w:rsidP="00B6559F">
            <w:r>
              <w:t xml:space="preserve">object.omschrijving </w:t>
            </w:r>
          </w:p>
        </w:tc>
        <w:tc>
          <w:tcPr>
            <w:tcW w:w="3118" w:type="dxa"/>
          </w:tcPr>
          <w:p w14:paraId="674106A4" w14:textId="77777777" w:rsidR="00DD376B" w:rsidRPr="00C45D14" w:rsidRDefault="00DD376B" w:rsidP="00B6559F">
            <w:pPr>
              <w:pStyle w:val="Geenafstand"/>
            </w:pPr>
            <w:r w:rsidRPr="00C45D14">
              <w:t>Omschrijving Zaak</w:t>
            </w:r>
          </w:p>
        </w:tc>
        <w:tc>
          <w:tcPr>
            <w:tcW w:w="851" w:type="dxa"/>
            <w:tcBorders>
              <w:right w:val="single" w:sz="4" w:space="0" w:color="auto"/>
            </w:tcBorders>
          </w:tcPr>
          <w:p w14:paraId="44A8BD49" w14:textId="77777777" w:rsidR="00DD376B" w:rsidRPr="00767E58" w:rsidRDefault="00DD376B" w:rsidP="00B6559F">
            <w:pPr>
              <w:pStyle w:val="Geenafstand"/>
            </w:pPr>
            <w:r>
              <w:t>v</w:t>
            </w:r>
          </w:p>
        </w:tc>
      </w:tr>
      <w:tr w:rsidR="00B875F2" w:rsidRPr="006D7695" w14:paraId="6F2FB915" w14:textId="77777777" w:rsidTr="00B6559F">
        <w:tc>
          <w:tcPr>
            <w:tcW w:w="5070" w:type="dxa"/>
          </w:tcPr>
          <w:p w14:paraId="45C4F188" w14:textId="14DC3FA3" w:rsidR="00B875F2" w:rsidRPr="00B875F2" w:rsidRDefault="00B875F2" w:rsidP="00B6559F">
            <w:pPr>
              <w:rPr>
                <w:b/>
              </w:rPr>
            </w:pPr>
            <w:r w:rsidRPr="00B875F2">
              <w:rPr>
                <w:b/>
              </w:rPr>
              <w:t>Zaak &gt; Kenmerk</w:t>
            </w:r>
          </w:p>
        </w:tc>
        <w:tc>
          <w:tcPr>
            <w:tcW w:w="3118" w:type="dxa"/>
          </w:tcPr>
          <w:p w14:paraId="2F72BD75" w14:textId="77777777" w:rsidR="00B875F2" w:rsidRDefault="00B875F2" w:rsidP="00B6559F">
            <w:pPr>
              <w:pStyle w:val="Geenafstand"/>
            </w:pPr>
          </w:p>
        </w:tc>
        <w:tc>
          <w:tcPr>
            <w:tcW w:w="851" w:type="dxa"/>
            <w:tcBorders>
              <w:right w:val="single" w:sz="4" w:space="0" w:color="auto"/>
            </w:tcBorders>
          </w:tcPr>
          <w:p w14:paraId="5FDAFD2E" w14:textId="58AC0A6E" w:rsidR="00B875F2" w:rsidRDefault="00F703B2" w:rsidP="00B6559F">
            <w:pPr>
              <w:pStyle w:val="Geenafstand"/>
            </w:pPr>
            <w:r>
              <w:t>[0..*]</w:t>
            </w:r>
          </w:p>
        </w:tc>
      </w:tr>
      <w:tr w:rsidR="00DD376B" w14:paraId="61DE8CC6" w14:textId="77777777" w:rsidTr="00B6559F">
        <w:tc>
          <w:tcPr>
            <w:tcW w:w="5070" w:type="dxa"/>
          </w:tcPr>
          <w:p w14:paraId="791C8976" w14:textId="2BFA4620" w:rsidR="00DD376B" w:rsidRDefault="00DD376B" w:rsidP="00B6559F">
            <w:r>
              <w:t>kenmerk</w:t>
            </w:r>
          </w:p>
        </w:tc>
        <w:tc>
          <w:tcPr>
            <w:tcW w:w="3118" w:type="dxa"/>
          </w:tcPr>
          <w:p w14:paraId="56D27857" w14:textId="77777777" w:rsidR="00DD376B" w:rsidRDefault="00DD376B" w:rsidP="00B6559F">
            <w:pPr>
              <w:pStyle w:val="Geenafstand"/>
            </w:pPr>
            <w:r>
              <w:t>OLO-aanvraagnummer</w:t>
            </w:r>
          </w:p>
        </w:tc>
        <w:tc>
          <w:tcPr>
            <w:tcW w:w="851" w:type="dxa"/>
            <w:tcBorders>
              <w:right w:val="single" w:sz="4" w:space="0" w:color="auto"/>
            </w:tcBorders>
          </w:tcPr>
          <w:p w14:paraId="635F80D6" w14:textId="4B3CAF33" w:rsidR="00DD376B" w:rsidRDefault="00F703B2" w:rsidP="00B6559F">
            <w:pPr>
              <w:pStyle w:val="Geenafstand"/>
            </w:pPr>
            <w:r>
              <w:t>v</w:t>
            </w:r>
          </w:p>
        </w:tc>
      </w:tr>
      <w:tr w:rsidR="00DD376B" w14:paraId="31A7C6CF" w14:textId="77777777" w:rsidTr="00B6559F">
        <w:tc>
          <w:tcPr>
            <w:tcW w:w="5070" w:type="dxa"/>
          </w:tcPr>
          <w:p w14:paraId="31CB6B83" w14:textId="6ECDBCF4" w:rsidR="00DD376B" w:rsidRDefault="00DD376B" w:rsidP="00B6559F">
            <w:r>
              <w:t>bron</w:t>
            </w:r>
          </w:p>
        </w:tc>
        <w:tc>
          <w:tcPr>
            <w:tcW w:w="3118" w:type="dxa"/>
          </w:tcPr>
          <w:p w14:paraId="63E8436D" w14:textId="77777777" w:rsidR="00DD376B" w:rsidRDefault="00DD376B" w:rsidP="00B6559F">
            <w:pPr>
              <w:pStyle w:val="Geenafstand"/>
            </w:pPr>
            <w:r>
              <w:t>“OLO”</w:t>
            </w:r>
          </w:p>
        </w:tc>
        <w:tc>
          <w:tcPr>
            <w:tcW w:w="851" w:type="dxa"/>
            <w:tcBorders>
              <w:right w:val="single" w:sz="4" w:space="0" w:color="auto"/>
            </w:tcBorders>
          </w:tcPr>
          <w:p w14:paraId="606F8756" w14:textId="721A01DA" w:rsidR="00DD376B" w:rsidRDefault="00F703B2" w:rsidP="00B6559F">
            <w:pPr>
              <w:pStyle w:val="Geenafstand"/>
            </w:pPr>
            <w:r>
              <w:t>v</w:t>
            </w:r>
          </w:p>
        </w:tc>
      </w:tr>
      <w:tr w:rsidR="00B579E5" w14:paraId="1B3838FE" w14:textId="77777777" w:rsidTr="00B6559F">
        <w:tc>
          <w:tcPr>
            <w:tcW w:w="5070" w:type="dxa"/>
          </w:tcPr>
          <w:p w14:paraId="4AEA7696" w14:textId="2BA60C12" w:rsidR="00B579E5" w:rsidRPr="00931217" w:rsidRDefault="00931217" w:rsidP="00931217">
            <w:pPr>
              <w:rPr>
                <w:b/>
              </w:rPr>
            </w:pPr>
            <w:r w:rsidRPr="00931217">
              <w:rPr>
                <w:b/>
              </w:rPr>
              <w:t>Z</w:t>
            </w:r>
            <w:r>
              <w:rPr>
                <w:b/>
              </w:rPr>
              <w:t>aak</w:t>
            </w:r>
            <w:r w:rsidRPr="00931217">
              <w:rPr>
                <w:b/>
              </w:rPr>
              <w:t xml:space="preserve"> &gt; Zaaktype</w:t>
            </w:r>
          </w:p>
        </w:tc>
        <w:tc>
          <w:tcPr>
            <w:tcW w:w="3118" w:type="dxa"/>
          </w:tcPr>
          <w:p w14:paraId="1FD438ED" w14:textId="77777777" w:rsidR="00B579E5" w:rsidRDefault="00B579E5" w:rsidP="00B6559F">
            <w:pPr>
              <w:pStyle w:val="Geenafstand"/>
            </w:pPr>
          </w:p>
        </w:tc>
        <w:tc>
          <w:tcPr>
            <w:tcW w:w="851" w:type="dxa"/>
            <w:tcBorders>
              <w:right w:val="single" w:sz="4" w:space="0" w:color="auto"/>
            </w:tcBorders>
          </w:tcPr>
          <w:p w14:paraId="2B98AD2C" w14:textId="6AC60F97" w:rsidR="00B579E5" w:rsidRDefault="00931217" w:rsidP="00F703B2">
            <w:pPr>
              <w:pStyle w:val="Geenafstand"/>
            </w:pPr>
            <w:r>
              <w:t>[1</w:t>
            </w:r>
            <w:r w:rsidR="00F703B2">
              <w:t>..1]</w:t>
            </w:r>
          </w:p>
        </w:tc>
      </w:tr>
      <w:tr w:rsidR="00931217" w14:paraId="48E75E67" w14:textId="77777777" w:rsidTr="00B6559F">
        <w:tc>
          <w:tcPr>
            <w:tcW w:w="5070" w:type="dxa"/>
          </w:tcPr>
          <w:p w14:paraId="0304DA75" w14:textId="24058E08" w:rsidR="00931217" w:rsidRDefault="00F703B2" w:rsidP="00B6559F">
            <w:r>
              <w:t>O</w:t>
            </w:r>
            <w:r w:rsidR="00931217">
              <w:t>mschrijving</w:t>
            </w:r>
          </w:p>
        </w:tc>
        <w:tc>
          <w:tcPr>
            <w:tcW w:w="3118" w:type="dxa"/>
          </w:tcPr>
          <w:p w14:paraId="6C3D6E5A" w14:textId="093269E5" w:rsidR="00931217" w:rsidRDefault="00931217" w:rsidP="00B6559F">
            <w:pPr>
              <w:pStyle w:val="Geenafstand"/>
            </w:pPr>
            <w:r>
              <w:t>Omschrijving Zaaktype</w:t>
            </w:r>
          </w:p>
        </w:tc>
        <w:tc>
          <w:tcPr>
            <w:tcW w:w="851" w:type="dxa"/>
            <w:tcBorders>
              <w:right w:val="single" w:sz="4" w:space="0" w:color="auto"/>
            </w:tcBorders>
          </w:tcPr>
          <w:p w14:paraId="0BBF6737" w14:textId="64045849" w:rsidR="00931217" w:rsidRDefault="00931217" w:rsidP="00B6559F">
            <w:pPr>
              <w:pStyle w:val="Geenafstand"/>
            </w:pPr>
            <w:r>
              <w:t>o*</w:t>
            </w:r>
          </w:p>
        </w:tc>
      </w:tr>
      <w:tr w:rsidR="00931217" w14:paraId="28E29CAF" w14:textId="77777777" w:rsidTr="00B6559F">
        <w:tc>
          <w:tcPr>
            <w:tcW w:w="5070" w:type="dxa"/>
          </w:tcPr>
          <w:p w14:paraId="6F1D82D0" w14:textId="57DCBAF7" w:rsidR="00931217" w:rsidRDefault="00F703B2" w:rsidP="00B6559F">
            <w:r>
              <w:t>C</w:t>
            </w:r>
            <w:r w:rsidR="00931217">
              <w:t>ode</w:t>
            </w:r>
          </w:p>
        </w:tc>
        <w:tc>
          <w:tcPr>
            <w:tcW w:w="3118" w:type="dxa"/>
          </w:tcPr>
          <w:p w14:paraId="5A3046E5" w14:textId="6E153BF2" w:rsidR="00931217" w:rsidRDefault="00931217" w:rsidP="00B6559F">
            <w:pPr>
              <w:pStyle w:val="Geenafstand"/>
            </w:pPr>
            <w:r>
              <w:t>Code Zaaktype</w:t>
            </w:r>
          </w:p>
        </w:tc>
        <w:tc>
          <w:tcPr>
            <w:tcW w:w="851" w:type="dxa"/>
            <w:tcBorders>
              <w:right w:val="single" w:sz="4" w:space="0" w:color="auto"/>
            </w:tcBorders>
          </w:tcPr>
          <w:p w14:paraId="091C973C" w14:textId="15BBCA4E" w:rsidR="00931217" w:rsidRDefault="00931217" w:rsidP="00B6559F">
            <w:pPr>
              <w:pStyle w:val="Geenafstand"/>
            </w:pPr>
            <w:r>
              <w:t>o*</w:t>
            </w:r>
          </w:p>
        </w:tc>
      </w:tr>
      <w:tr w:rsidR="00931217" w14:paraId="0F113BA9" w14:textId="77777777" w:rsidTr="00B6559F">
        <w:tc>
          <w:tcPr>
            <w:tcW w:w="5070" w:type="dxa"/>
          </w:tcPr>
          <w:p w14:paraId="18A1AEC8" w14:textId="2D38374F" w:rsidR="00931217" w:rsidRDefault="00931217" w:rsidP="00B6559F">
            <w:r>
              <w:t>omschrijvingGeneriek</w:t>
            </w:r>
          </w:p>
        </w:tc>
        <w:tc>
          <w:tcPr>
            <w:tcW w:w="3118" w:type="dxa"/>
          </w:tcPr>
          <w:p w14:paraId="0DBAF3E5" w14:textId="4B331734" w:rsidR="00931217" w:rsidRDefault="00931217" w:rsidP="00B6559F">
            <w:pPr>
              <w:pStyle w:val="Geenafstand"/>
            </w:pPr>
            <w:r>
              <w:t xml:space="preserve">Generieke omschrijving </w:t>
            </w:r>
          </w:p>
        </w:tc>
        <w:tc>
          <w:tcPr>
            <w:tcW w:w="851" w:type="dxa"/>
            <w:tcBorders>
              <w:right w:val="single" w:sz="4" w:space="0" w:color="auto"/>
            </w:tcBorders>
          </w:tcPr>
          <w:p w14:paraId="582B455F" w14:textId="604CC762" w:rsidR="00931217" w:rsidRDefault="00931217" w:rsidP="00B6559F">
            <w:pPr>
              <w:pStyle w:val="Geenafstand"/>
            </w:pPr>
            <w:r>
              <w:t>o*</w:t>
            </w:r>
          </w:p>
        </w:tc>
      </w:tr>
      <w:tr w:rsidR="00931217" w14:paraId="71EB76AE" w14:textId="77777777" w:rsidTr="00B6559F">
        <w:tc>
          <w:tcPr>
            <w:tcW w:w="5070" w:type="dxa"/>
          </w:tcPr>
          <w:p w14:paraId="16DD41A2" w14:textId="135B5873" w:rsidR="00931217" w:rsidRPr="00931217" w:rsidRDefault="00931217" w:rsidP="00B6559F">
            <w:pPr>
              <w:rPr>
                <w:b/>
              </w:rPr>
            </w:pPr>
            <w:r w:rsidRPr="00931217">
              <w:rPr>
                <w:b/>
              </w:rPr>
              <w:t>Zaak &gt; Uitvoerende medewerker</w:t>
            </w:r>
          </w:p>
        </w:tc>
        <w:tc>
          <w:tcPr>
            <w:tcW w:w="3118" w:type="dxa"/>
          </w:tcPr>
          <w:p w14:paraId="412BB227" w14:textId="77777777" w:rsidR="00931217" w:rsidRDefault="00931217" w:rsidP="00B6559F">
            <w:pPr>
              <w:pStyle w:val="Geenafstand"/>
            </w:pPr>
          </w:p>
        </w:tc>
        <w:tc>
          <w:tcPr>
            <w:tcW w:w="851" w:type="dxa"/>
            <w:tcBorders>
              <w:right w:val="single" w:sz="4" w:space="0" w:color="auto"/>
            </w:tcBorders>
          </w:tcPr>
          <w:p w14:paraId="445E54E4" w14:textId="331A6386" w:rsidR="00931217" w:rsidRDefault="00931217" w:rsidP="00B6559F">
            <w:pPr>
              <w:pStyle w:val="Geenafstand"/>
            </w:pPr>
            <w:r>
              <w:t>[0..*]</w:t>
            </w:r>
          </w:p>
        </w:tc>
      </w:tr>
      <w:tr w:rsidR="00931217" w14:paraId="7E417A65" w14:textId="77777777" w:rsidTr="00B6559F">
        <w:tc>
          <w:tcPr>
            <w:tcW w:w="5070" w:type="dxa"/>
          </w:tcPr>
          <w:p w14:paraId="7134F8D4" w14:textId="1668E8AB" w:rsidR="00931217" w:rsidRDefault="00931217" w:rsidP="00B6559F">
            <w:r>
              <w:t>identificatie</w:t>
            </w:r>
          </w:p>
        </w:tc>
        <w:tc>
          <w:tcPr>
            <w:tcW w:w="3118" w:type="dxa"/>
          </w:tcPr>
          <w:p w14:paraId="183AD487" w14:textId="020E08BA" w:rsidR="00931217" w:rsidRDefault="00931217" w:rsidP="00B6559F">
            <w:pPr>
              <w:pStyle w:val="Geenafstand"/>
            </w:pPr>
            <w:r>
              <w:t>identificatie medewerker</w:t>
            </w:r>
          </w:p>
        </w:tc>
        <w:tc>
          <w:tcPr>
            <w:tcW w:w="851" w:type="dxa"/>
            <w:tcBorders>
              <w:right w:val="single" w:sz="4" w:space="0" w:color="auto"/>
            </w:tcBorders>
          </w:tcPr>
          <w:p w14:paraId="23F80E18" w14:textId="521D1CE4" w:rsidR="00931217" w:rsidRDefault="00931217" w:rsidP="00B6559F">
            <w:pPr>
              <w:pStyle w:val="Geenafstand"/>
            </w:pPr>
            <w:r>
              <w:t>o*</w:t>
            </w:r>
          </w:p>
        </w:tc>
      </w:tr>
      <w:tr w:rsidR="00931217" w14:paraId="5CADBD98" w14:textId="77777777" w:rsidTr="00B6559F">
        <w:tc>
          <w:tcPr>
            <w:tcW w:w="5070" w:type="dxa"/>
          </w:tcPr>
          <w:p w14:paraId="31016011" w14:textId="51B2AB8E" w:rsidR="00931217" w:rsidRDefault="00931217" w:rsidP="00B6559F">
            <w:r>
              <w:t>achternaam</w:t>
            </w:r>
          </w:p>
        </w:tc>
        <w:tc>
          <w:tcPr>
            <w:tcW w:w="3118" w:type="dxa"/>
          </w:tcPr>
          <w:p w14:paraId="1CCF2AE5" w14:textId="6F716B15" w:rsidR="00931217" w:rsidRDefault="00931217" w:rsidP="00B6559F">
            <w:pPr>
              <w:pStyle w:val="Geenafstand"/>
            </w:pPr>
            <w:r>
              <w:t>achternaam medewerker</w:t>
            </w:r>
          </w:p>
        </w:tc>
        <w:tc>
          <w:tcPr>
            <w:tcW w:w="851" w:type="dxa"/>
            <w:tcBorders>
              <w:right w:val="single" w:sz="4" w:space="0" w:color="auto"/>
            </w:tcBorders>
          </w:tcPr>
          <w:p w14:paraId="52AD47F1" w14:textId="4FCFE800" w:rsidR="00931217" w:rsidRDefault="00931217" w:rsidP="00B6559F">
            <w:pPr>
              <w:pStyle w:val="Geenafstand"/>
            </w:pPr>
            <w:r>
              <w:t>o*</w:t>
            </w:r>
          </w:p>
        </w:tc>
      </w:tr>
      <w:tr w:rsidR="00931217" w14:paraId="69B066B8" w14:textId="77777777" w:rsidTr="00B6559F">
        <w:tc>
          <w:tcPr>
            <w:tcW w:w="5070" w:type="dxa"/>
          </w:tcPr>
          <w:p w14:paraId="104F5048" w14:textId="4E6C52B5" w:rsidR="00931217" w:rsidRDefault="00931217" w:rsidP="00B6559F">
            <w:r>
              <w:t>voorletters</w:t>
            </w:r>
          </w:p>
        </w:tc>
        <w:tc>
          <w:tcPr>
            <w:tcW w:w="3118" w:type="dxa"/>
          </w:tcPr>
          <w:p w14:paraId="4DC78863" w14:textId="6D260894" w:rsidR="00931217" w:rsidRDefault="00931217" w:rsidP="00B6559F">
            <w:pPr>
              <w:pStyle w:val="Geenafstand"/>
            </w:pPr>
            <w:r>
              <w:t>voorletters medewerker</w:t>
            </w:r>
          </w:p>
        </w:tc>
        <w:tc>
          <w:tcPr>
            <w:tcW w:w="851" w:type="dxa"/>
            <w:tcBorders>
              <w:right w:val="single" w:sz="4" w:space="0" w:color="auto"/>
            </w:tcBorders>
          </w:tcPr>
          <w:p w14:paraId="7AC81A93" w14:textId="5ED27597" w:rsidR="00931217" w:rsidRDefault="00931217" w:rsidP="00B6559F">
            <w:pPr>
              <w:pStyle w:val="Geenafstand"/>
            </w:pPr>
            <w:r>
              <w:t>o*</w:t>
            </w:r>
          </w:p>
        </w:tc>
      </w:tr>
      <w:tr w:rsidR="00931217" w14:paraId="702D4274" w14:textId="77777777" w:rsidTr="00B6559F">
        <w:tc>
          <w:tcPr>
            <w:tcW w:w="5070" w:type="dxa"/>
          </w:tcPr>
          <w:p w14:paraId="2F61A1A6" w14:textId="21D388C8" w:rsidR="00931217" w:rsidRDefault="00931217" w:rsidP="00B6559F">
            <w:r>
              <w:t>voorvoegselAchternaam</w:t>
            </w:r>
          </w:p>
        </w:tc>
        <w:tc>
          <w:tcPr>
            <w:tcW w:w="3118" w:type="dxa"/>
          </w:tcPr>
          <w:p w14:paraId="4F8319FF" w14:textId="67240196" w:rsidR="00931217" w:rsidRDefault="00931217" w:rsidP="00B6559F">
            <w:pPr>
              <w:pStyle w:val="Geenafstand"/>
            </w:pPr>
            <w:r>
              <w:t>voorvoegsels achternaam medewerker</w:t>
            </w:r>
          </w:p>
        </w:tc>
        <w:tc>
          <w:tcPr>
            <w:tcW w:w="851" w:type="dxa"/>
            <w:tcBorders>
              <w:right w:val="single" w:sz="4" w:space="0" w:color="auto"/>
            </w:tcBorders>
          </w:tcPr>
          <w:p w14:paraId="73892A6B" w14:textId="7A45D4DF" w:rsidR="00931217" w:rsidRDefault="00931217" w:rsidP="00B6559F">
            <w:pPr>
              <w:pStyle w:val="Geenafstand"/>
            </w:pPr>
            <w:r>
              <w:t>o*</w:t>
            </w:r>
          </w:p>
        </w:tc>
      </w:tr>
      <w:tr w:rsidR="00931217" w14:paraId="401E4C65" w14:textId="77777777" w:rsidTr="00B6559F">
        <w:tc>
          <w:tcPr>
            <w:tcW w:w="5070" w:type="dxa"/>
          </w:tcPr>
          <w:p w14:paraId="0EE15D97" w14:textId="55BA0432" w:rsidR="00931217" w:rsidRPr="00931217" w:rsidRDefault="00931217" w:rsidP="00B6559F">
            <w:pPr>
              <w:rPr>
                <w:b/>
              </w:rPr>
            </w:pPr>
            <w:r w:rsidRPr="00931217">
              <w:rPr>
                <w:b/>
              </w:rPr>
              <w:t>Zaak &gt; Zaakstatus</w:t>
            </w:r>
          </w:p>
        </w:tc>
        <w:tc>
          <w:tcPr>
            <w:tcW w:w="3118" w:type="dxa"/>
          </w:tcPr>
          <w:p w14:paraId="76D02EB6" w14:textId="77777777" w:rsidR="00931217" w:rsidRDefault="00931217" w:rsidP="00B6559F">
            <w:pPr>
              <w:pStyle w:val="Geenafstand"/>
            </w:pPr>
          </w:p>
        </w:tc>
        <w:tc>
          <w:tcPr>
            <w:tcW w:w="851" w:type="dxa"/>
            <w:tcBorders>
              <w:right w:val="single" w:sz="4" w:space="0" w:color="auto"/>
            </w:tcBorders>
          </w:tcPr>
          <w:p w14:paraId="2B9CF98C" w14:textId="5C2FB188" w:rsidR="00931217" w:rsidRDefault="00931217" w:rsidP="00B6559F">
            <w:pPr>
              <w:pStyle w:val="Geenafstand"/>
            </w:pPr>
            <w:r>
              <w:t>[1..*]</w:t>
            </w:r>
          </w:p>
        </w:tc>
      </w:tr>
      <w:tr w:rsidR="00931217" w14:paraId="6F33C81E" w14:textId="77777777" w:rsidTr="00B6559F">
        <w:tc>
          <w:tcPr>
            <w:tcW w:w="5070" w:type="dxa"/>
          </w:tcPr>
          <w:p w14:paraId="6565A50B" w14:textId="5C3FCF26" w:rsidR="00931217" w:rsidRDefault="00931217" w:rsidP="00B6559F">
            <w:r>
              <w:t>code</w:t>
            </w:r>
          </w:p>
        </w:tc>
        <w:tc>
          <w:tcPr>
            <w:tcW w:w="3118" w:type="dxa"/>
          </w:tcPr>
          <w:p w14:paraId="0779757C" w14:textId="16FACE9B" w:rsidR="00931217" w:rsidRDefault="00931217" w:rsidP="00B6559F">
            <w:pPr>
              <w:pStyle w:val="Geenafstand"/>
            </w:pPr>
            <w:r>
              <w:t>code zaakstatus</w:t>
            </w:r>
          </w:p>
        </w:tc>
        <w:tc>
          <w:tcPr>
            <w:tcW w:w="851" w:type="dxa"/>
            <w:tcBorders>
              <w:right w:val="single" w:sz="4" w:space="0" w:color="auto"/>
            </w:tcBorders>
          </w:tcPr>
          <w:p w14:paraId="599CCB65" w14:textId="2CBA8420" w:rsidR="00931217" w:rsidRDefault="00931217" w:rsidP="00B6559F">
            <w:pPr>
              <w:pStyle w:val="Geenafstand"/>
            </w:pPr>
            <w:r>
              <w:t>o*</w:t>
            </w:r>
          </w:p>
        </w:tc>
      </w:tr>
      <w:tr w:rsidR="00931217" w14:paraId="651E4A80" w14:textId="77777777" w:rsidTr="00B6559F">
        <w:tc>
          <w:tcPr>
            <w:tcW w:w="5070" w:type="dxa"/>
          </w:tcPr>
          <w:p w14:paraId="30910C5A" w14:textId="2ED4D611" w:rsidR="00931217" w:rsidRDefault="00931217" w:rsidP="00B6559F">
            <w:r>
              <w:t>volgnummer</w:t>
            </w:r>
          </w:p>
        </w:tc>
        <w:tc>
          <w:tcPr>
            <w:tcW w:w="3118" w:type="dxa"/>
          </w:tcPr>
          <w:p w14:paraId="4793B070" w14:textId="36252823" w:rsidR="00931217" w:rsidRDefault="00931217" w:rsidP="00B6559F">
            <w:pPr>
              <w:pStyle w:val="Geenafstand"/>
            </w:pPr>
            <w:r>
              <w:t>volgnummer zaakstatus</w:t>
            </w:r>
          </w:p>
        </w:tc>
        <w:tc>
          <w:tcPr>
            <w:tcW w:w="851" w:type="dxa"/>
            <w:tcBorders>
              <w:right w:val="single" w:sz="4" w:space="0" w:color="auto"/>
            </w:tcBorders>
          </w:tcPr>
          <w:p w14:paraId="07E48711" w14:textId="0A6B91AD" w:rsidR="00931217" w:rsidRDefault="00931217" w:rsidP="00B6559F">
            <w:pPr>
              <w:pStyle w:val="Geenafstand"/>
            </w:pPr>
            <w:r>
              <w:t>o*</w:t>
            </w:r>
          </w:p>
        </w:tc>
      </w:tr>
      <w:tr w:rsidR="00931217" w14:paraId="2136C34D" w14:textId="77777777" w:rsidTr="00B6559F">
        <w:tc>
          <w:tcPr>
            <w:tcW w:w="5070" w:type="dxa"/>
          </w:tcPr>
          <w:p w14:paraId="561CFA99" w14:textId="4A819803" w:rsidR="00931217" w:rsidRDefault="00931217" w:rsidP="00B6559F">
            <w:r>
              <w:t>omschrijving</w:t>
            </w:r>
          </w:p>
        </w:tc>
        <w:tc>
          <w:tcPr>
            <w:tcW w:w="3118" w:type="dxa"/>
          </w:tcPr>
          <w:p w14:paraId="30C6A137" w14:textId="68B18800" w:rsidR="00931217" w:rsidRDefault="00931217" w:rsidP="00B6559F">
            <w:pPr>
              <w:pStyle w:val="Geenafstand"/>
            </w:pPr>
            <w:r>
              <w:t>omschrijving zaakstatus</w:t>
            </w:r>
          </w:p>
        </w:tc>
        <w:tc>
          <w:tcPr>
            <w:tcW w:w="851" w:type="dxa"/>
            <w:tcBorders>
              <w:right w:val="single" w:sz="4" w:space="0" w:color="auto"/>
            </w:tcBorders>
          </w:tcPr>
          <w:p w14:paraId="4F238875" w14:textId="5BC0495A" w:rsidR="00931217" w:rsidRDefault="00931217" w:rsidP="00B6559F">
            <w:pPr>
              <w:pStyle w:val="Geenafstand"/>
            </w:pPr>
            <w:r>
              <w:t>o*</w:t>
            </w:r>
          </w:p>
        </w:tc>
      </w:tr>
      <w:tr w:rsidR="00DD376B" w:rsidRPr="00767E58" w14:paraId="7B844A96" w14:textId="77777777" w:rsidTr="00B6559F">
        <w:tc>
          <w:tcPr>
            <w:tcW w:w="5070" w:type="dxa"/>
          </w:tcPr>
          <w:p w14:paraId="2283F22E" w14:textId="0ABCE5C8" w:rsidR="00DD376B" w:rsidRDefault="00931217" w:rsidP="00B6559F">
            <w:r>
              <w:rPr>
                <w:b/>
              </w:rPr>
              <w:lastRenderedPageBreak/>
              <w:t xml:space="preserve">Zaak &gt; </w:t>
            </w:r>
            <w:r w:rsidR="00DD376B">
              <w:rPr>
                <w:b/>
              </w:rPr>
              <w:t>Enkelvoudig Document (EDC)</w:t>
            </w:r>
          </w:p>
        </w:tc>
        <w:tc>
          <w:tcPr>
            <w:tcW w:w="3118" w:type="dxa"/>
          </w:tcPr>
          <w:p w14:paraId="3AEE9AD7" w14:textId="77777777" w:rsidR="00DD376B" w:rsidRPr="00961D4E" w:rsidRDefault="00DD376B" w:rsidP="00B6559F">
            <w:pPr>
              <w:pStyle w:val="Geenafstand"/>
            </w:pPr>
          </w:p>
        </w:tc>
        <w:tc>
          <w:tcPr>
            <w:tcW w:w="851" w:type="dxa"/>
            <w:tcBorders>
              <w:right w:val="single" w:sz="4" w:space="0" w:color="auto"/>
            </w:tcBorders>
          </w:tcPr>
          <w:p w14:paraId="6EB6F28F" w14:textId="77777777" w:rsidR="00DD376B" w:rsidRDefault="00DD376B" w:rsidP="00B6559F">
            <w:pPr>
              <w:pStyle w:val="Geenafstand"/>
            </w:pPr>
            <w:r>
              <w:t>[0..*]</w:t>
            </w:r>
          </w:p>
        </w:tc>
      </w:tr>
      <w:tr w:rsidR="00DD376B" w:rsidRPr="00767E58" w14:paraId="3C5EBC0C" w14:textId="77777777" w:rsidTr="00B6559F">
        <w:tc>
          <w:tcPr>
            <w:tcW w:w="5070" w:type="dxa"/>
          </w:tcPr>
          <w:p w14:paraId="1D2E5966" w14:textId="09D35051" w:rsidR="00DD376B" w:rsidRPr="00767E58" w:rsidRDefault="00DD376B" w:rsidP="00B6559F">
            <w:r>
              <w:t>identificatie</w:t>
            </w:r>
          </w:p>
        </w:tc>
        <w:tc>
          <w:tcPr>
            <w:tcW w:w="3118" w:type="dxa"/>
          </w:tcPr>
          <w:p w14:paraId="1628701B" w14:textId="4EC2B2E6" w:rsidR="00DD376B" w:rsidRPr="00961D4E" w:rsidRDefault="00DD376B" w:rsidP="00E24758">
            <w:pPr>
              <w:pStyle w:val="Geenafstand"/>
            </w:pPr>
            <w:r w:rsidRPr="00961D4E">
              <w:t>identificatie</w:t>
            </w:r>
            <w:r w:rsidR="00E24758">
              <w:t xml:space="preserve"> aanvraagdocument</w:t>
            </w:r>
          </w:p>
        </w:tc>
        <w:tc>
          <w:tcPr>
            <w:tcW w:w="851" w:type="dxa"/>
            <w:tcBorders>
              <w:right w:val="single" w:sz="4" w:space="0" w:color="auto"/>
            </w:tcBorders>
          </w:tcPr>
          <w:p w14:paraId="28616B51" w14:textId="6A9F431A" w:rsidR="00DD376B" w:rsidRPr="00767E58" w:rsidRDefault="00961D4E" w:rsidP="00B6559F">
            <w:pPr>
              <w:pStyle w:val="Geenafstand"/>
            </w:pPr>
            <w:r>
              <w:t>o*</w:t>
            </w:r>
          </w:p>
        </w:tc>
      </w:tr>
      <w:tr w:rsidR="00DD376B" w:rsidRPr="00767E58" w14:paraId="7CBBBD8B" w14:textId="77777777" w:rsidTr="00B6559F">
        <w:tc>
          <w:tcPr>
            <w:tcW w:w="5070" w:type="dxa"/>
          </w:tcPr>
          <w:p w14:paraId="1960E5FD" w14:textId="6E34B39A" w:rsidR="00DD376B" w:rsidRPr="00767E58" w:rsidRDefault="00DD376B" w:rsidP="00B6559F">
            <w:r>
              <w:t>dct.omschrijving</w:t>
            </w:r>
          </w:p>
        </w:tc>
        <w:tc>
          <w:tcPr>
            <w:tcW w:w="3118" w:type="dxa"/>
          </w:tcPr>
          <w:p w14:paraId="3563D548" w14:textId="62DF4BC5" w:rsidR="00DD376B" w:rsidRPr="00961D4E" w:rsidRDefault="00DD376B" w:rsidP="00B6559F">
            <w:pPr>
              <w:pStyle w:val="Geenafstand"/>
            </w:pPr>
            <w:r w:rsidRPr="00961D4E">
              <w:t>omschrijving</w:t>
            </w:r>
            <w:r w:rsidR="00E24758">
              <w:t xml:space="preserve"> aanvraagdocument</w:t>
            </w:r>
          </w:p>
        </w:tc>
        <w:tc>
          <w:tcPr>
            <w:tcW w:w="851" w:type="dxa"/>
            <w:tcBorders>
              <w:right w:val="single" w:sz="4" w:space="0" w:color="auto"/>
            </w:tcBorders>
          </w:tcPr>
          <w:p w14:paraId="51F9F1BD" w14:textId="7ADE3BAC" w:rsidR="00DD376B" w:rsidRPr="00767E58" w:rsidRDefault="00DD376B" w:rsidP="00B6559F">
            <w:pPr>
              <w:pStyle w:val="Geenafstand"/>
            </w:pPr>
            <w:r>
              <w:t>o</w:t>
            </w:r>
            <w:r w:rsidR="00961D4E">
              <w:t>*</w:t>
            </w:r>
          </w:p>
        </w:tc>
      </w:tr>
      <w:tr w:rsidR="00DD376B" w:rsidRPr="00767E58" w14:paraId="5326AE1F" w14:textId="77777777" w:rsidTr="00B6559F">
        <w:tc>
          <w:tcPr>
            <w:tcW w:w="5070" w:type="dxa"/>
          </w:tcPr>
          <w:p w14:paraId="49636E30" w14:textId="76DB0C89" w:rsidR="00DD376B" w:rsidRDefault="00931217" w:rsidP="00931217">
            <w:r>
              <w:t>creatiedatum</w:t>
            </w:r>
          </w:p>
        </w:tc>
        <w:tc>
          <w:tcPr>
            <w:tcW w:w="3118" w:type="dxa"/>
          </w:tcPr>
          <w:p w14:paraId="06870879" w14:textId="3942E097" w:rsidR="00DD376B" w:rsidRPr="00C45D14" w:rsidRDefault="00E24758" w:rsidP="00B6559F">
            <w:pPr>
              <w:pStyle w:val="Geenafstand"/>
            </w:pPr>
            <w:r>
              <w:t xml:space="preserve">creatie </w:t>
            </w:r>
            <w:r w:rsidR="00DD376B" w:rsidRPr="00C45D14">
              <w:t>datum</w:t>
            </w:r>
            <w:r>
              <w:t xml:space="preserve"> aanvraagdocument</w:t>
            </w:r>
          </w:p>
        </w:tc>
        <w:tc>
          <w:tcPr>
            <w:tcW w:w="851" w:type="dxa"/>
            <w:tcBorders>
              <w:right w:val="single" w:sz="4" w:space="0" w:color="auto"/>
            </w:tcBorders>
          </w:tcPr>
          <w:p w14:paraId="055CC60E" w14:textId="77777777" w:rsidR="00DD376B" w:rsidRDefault="00DD376B" w:rsidP="00B6559F">
            <w:pPr>
              <w:pStyle w:val="Geenafstand"/>
            </w:pPr>
            <w:r>
              <w:t>o</w:t>
            </w:r>
          </w:p>
        </w:tc>
      </w:tr>
      <w:tr w:rsidR="00DD376B" w:rsidRPr="00767E58" w14:paraId="65B6E701" w14:textId="77777777" w:rsidTr="00B6559F">
        <w:tc>
          <w:tcPr>
            <w:tcW w:w="5070" w:type="dxa"/>
          </w:tcPr>
          <w:p w14:paraId="0DF2CD75" w14:textId="75DAE813" w:rsidR="00DD376B" w:rsidRPr="00961D4E" w:rsidRDefault="00961D4E" w:rsidP="00B6559F">
            <w:r w:rsidRPr="00961D4E">
              <w:t>ontvangstdatum</w:t>
            </w:r>
          </w:p>
        </w:tc>
        <w:tc>
          <w:tcPr>
            <w:tcW w:w="3118" w:type="dxa"/>
          </w:tcPr>
          <w:p w14:paraId="36C0AE16" w14:textId="30170FB1" w:rsidR="00DD376B" w:rsidRPr="00C45D14" w:rsidRDefault="00E24758" w:rsidP="00B6559F">
            <w:pPr>
              <w:pStyle w:val="Geenafstand"/>
            </w:pPr>
            <w:r>
              <w:t>ontvangstdatum aanvraagdocument</w:t>
            </w:r>
          </w:p>
        </w:tc>
        <w:tc>
          <w:tcPr>
            <w:tcW w:w="851" w:type="dxa"/>
            <w:tcBorders>
              <w:right w:val="single" w:sz="4" w:space="0" w:color="auto"/>
            </w:tcBorders>
          </w:tcPr>
          <w:p w14:paraId="18E35EC2" w14:textId="3AA41FA9" w:rsidR="00DD376B" w:rsidRDefault="00961D4E" w:rsidP="00B6559F">
            <w:pPr>
              <w:pStyle w:val="Geenafstand"/>
            </w:pPr>
            <w:r>
              <w:t>o</w:t>
            </w:r>
          </w:p>
        </w:tc>
      </w:tr>
      <w:tr w:rsidR="00DD376B" w:rsidRPr="00A81981" w14:paraId="2E3752AE" w14:textId="77777777" w:rsidTr="00B6559F">
        <w:tc>
          <w:tcPr>
            <w:tcW w:w="5070" w:type="dxa"/>
          </w:tcPr>
          <w:p w14:paraId="34C909D9" w14:textId="6A061650" w:rsidR="00DD376B" w:rsidRPr="00A81981" w:rsidRDefault="00961D4E" w:rsidP="00B6559F">
            <w:r>
              <w:t>titel</w:t>
            </w:r>
          </w:p>
        </w:tc>
        <w:tc>
          <w:tcPr>
            <w:tcW w:w="3118" w:type="dxa"/>
          </w:tcPr>
          <w:p w14:paraId="2459B371" w14:textId="7FC1BE15" w:rsidR="00DD376B" w:rsidRPr="00C45D14" w:rsidRDefault="00E24758" w:rsidP="00B6559F">
            <w:pPr>
              <w:pStyle w:val="Geenafstand"/>
            </w:pPr>
            <w:r>
              <w:t>titel aanvraagdocument</w:t>
            </w:r>
          </w:p>
        </w:tc>
        <w:tc>
          <w:tcPr>
            <w:tcW w:w="851" w:type="dxa"/>
            <w:tcBorders>
              <w:right w:val="single" w:sz="4" w:space="0" w:color="auto"/>
            </w:tcBorders>
          </w:tcPr>
          <w:p w14:paraId="2045BB83" w14:textId="455F58B5" w:rsidR="00DD376B" w:rsidRPr="00A81981" w:rsidRDefault="00961D4E" w:rsidP="00B6559F">
            <w:pPr>
              <w:pStyle w:val="Geenafstand"/>
            </w:pPr>
            <w:r>
              <w:t>o</w:t>
            </w:r>
          </w:p>
        </w:tc>
      </w:tr>
      <w:tr w:rsidR="00DD376B" w:rsidRPr="00A81981" w14:paraId="20EAB9CF" w14:textId="77777777" w:rsidTr="00B6559F">
        <w:tc>
          <w:tcPr>
            <w:tcW w:w="5070" w:type="dxa"/>
          </w:tcPr>
          <w:p w14:paraId="1B6B98A2" w14:textId="4D8B0B08" w:rsidR="00DD376B" w:rsidRPr="00A81981" w:rsidRDefault="00DD376B" w:rsidP="00B6559F"/>
        </w:tc>
        <w:tc>
          <w:tcPr>
            <w:tcW w:w="3118" w:type="dxa"/>
          </w:tcPr>
          <w:p w14:paraId="76F56B7F" w14:textId="6FF2B808" w:rsidR="00DD376B" w:rsidRPr="00C45D14" w:rsidRDefault="00DD376B" w:rsidP="00B6559F">
            <w:pPr>
              <w:pStyle w:val="Geenafstand"/>
            </w:pPr>
          </w:p>
        </w:tc>
        <w:tc>
          <w:tcPr>
            <w:tcW w:w="851" w:type="dxa"/>
            <w:tcBorders>
              <w:right w:val="single" w:sz="4" w:space="0" w:color="auto"/>
            </w:tcBorders>
          </w:tcPr>
          <w:p w14:paraId="4029DC06" w14:textId="067274AD" w:rsidR="00DD376B" w:rsidRPr="008365E5" w:rsidRDefault="00DD376B" w:rsidP="00B6559F">
            <w:pPr>
              <w:pStyle w:val="Geenafstand"/>
            </w:pPr>
          </w:p>
        </w:tc>
      </w:tr>
    </w:tbl>
    <w:p w14:paraId="31CAA3A1" w14:textId="77777777" w:rsidR="00DD376B" w:rsidRPr="0025121A" w:rsidRDefault="00DD376B" w:rsidP="00DD376B"/>
    <w:p w14:paraId="40E4D9EB" w14:textId="77777777" w:rsidR="00DD376B" w:rsidRPr="009A2B44" w:rsidRDefault="00DD376B" w:rsidP="00DD376B"/>
    <w:p w14:paraId="2688D2E1" w14:textId="77777777" w:rsidR="00DD376B" w:rsidRDefault="00DD376B" w:rsidP="00DD376B">
      <w:pPr>
        <w:pStyle w:val="Kop3"/>
      </w:pPr>
      <w:r w:rsidRPr="009A2B44">
        <w:t xml:space="preserve"> </w:t>
      </w:r>
      <w:bookmarkStart w:id="725" w:name="_Toc361821695"/>
      <w:bookmarkStart w:id="726" w:name="_Toc379548016"/>
      <w:bookmarkStart w:id="727" w:name="_Toc381774162"/>
      <w:bookmarkStart w:id="728" w:name="_Toc523146162"/>
      <w:r w:rsidRPr="009A2B44">
        <w:t xml:space="preserve">BAG =&gt; </w:t>
      </w:r>
      <w:r>
        <w:t>Wabo</w:t>
      </w:r>
      <w:r w:rsidRPr="009A2B44">
        <w:t xml:space="preserve"> ontvangstbevestiging</w:t>
      </w:r>
      <w:bookmarkEnd w:id="725"/>
      <w:bookmarkEnd w:id="726"/>
      <w:bookmarkEnd w:id="727"/>
      <w:bookmarkEnd w:id="728"/>
    </w:p>
    <w:p w14:paraId="6A0ED8A7" w14:textId="0AAA5FF3" w:rsidR="00DD376B" w:rsidRDefault="00DD376B" w:rsidP="00DD376B">
      <w:r>
        <w:t xml:space="preserve">Als het BAG-systeem </w:t>
      </w:r>
      <w:r w:rsidR="008356D9">
        <w:t>het dienstbericht</w:t>
      </w:r>
      <w:r>
        <w:t xml:space="preserve"> kan verwerken wordt er conform de StUF-standaard een bevestigingsbericht </w:t>
      </w:r>
      <w:r w:rsidR="00EE4541">
        <w:t>(Bv</w:t>
      </w:r>
      <w:r w:rsidR="00961D4E">
        <w:t xml:space="preserve">03) </w:t>
      </w:r>
      <w:r>
        <w:t xml:space="preserve">verstuurd door het ontvangende systeem. </w:t>
      </w:r>
    </w:p>
    <w:p w14:paraId="569A737B" w14:textId="4D7F1192" w:rsidR="00DD376B" w:rsidRDefault="00DD376B" w:rsidP="00DD376B">
      <w:r>
        <w:t xml:space="preserve">Als </w:t>
      </w:r>
      <w:r w:rsidR="008356D9">
        <w:t>het dientbericht</w:t>
      </w:r>
      <w:r>
        <w:t xml:space="preserve"> niet verwerkt kan worden wordt er een foutbericht</w:t>
      </w:r>
      <w:r w:rsidR="00961D4E">
        <w:t xml:space="preserve"> (Fo03)</w:t>
      </w:r>
      <w:r>
        <w:t xml:space="preserve"> verstuurd door het ontvangende systeem.  </w:t>
      </w:r>
    </w:p>
    <w:p w14:paraId="6E5EED95" w14:textId="77777777" w:rsidR="00DD376B" w:rsidRPr="0025121A" w:rsidRDefault="00DD376B" w:rsidP="00DD376B"/>
    <w:p w14:paraId="457E9572" w14:textId="0DA32FE3" w:rsidR="00DD376B" w:rsidRPr="009A2B44" w:rsidRDefault="002E5AF5" w:rsidP="00DD376B">
      <w:pPr>
        <w:pStyle w:val="Kop20"/>
      </w:pPr>
      <w:bookmarkStart w:id="729" w:name="_Toc523146163"/>
      <w:r>
        <w:t>O</w:t>
      </w:r>
      <w:r w:rsidR="0063513B">
        <w:t>bjecten</w:t>
      </w:r>
      <w:r>
        <w:t>b</w:t>
      </w:r>
      <w:r w:rsidR="0063513B">
        <w:t>ij</w:t>
      </w:r>
      <w:r>
        <w:t>o</w:t>
      </w:r>
      <w:r w:rsidR="0063513B">
        <w:t>nderdeel</w:t>
      </w:r>
      <w:bookmarkEnd w:id="729"/>
      <w:r w:rsidR="00DD376B">
        <w:t xml:space="preserve"> </w:t>
      </w:r>
    </w:p>
    <w:p w14:paraId="24381127" w14:textId="77777777" w:rsidR="00DD376B" w:rsidRPr="009A2B44" w:rsidRDefault="00DD376B" w:rsidP="00DD376B"/>
    <w:p w14:paraId="15F6DDBC" w14:textId="0DE7AA26" w:rsidR="00DD376B" w:rsidRDefault="00DE0182" w:rsidP="00DD376B">
      <w:r>
        <w:t>Dit bericht</w:t>
      </w:r>
      <w:r w:rsidR="00DD376B" w:rsidRPr="009A2B44">
        <w:t xml:space="preserve"> wordt gebruikt door de </w:t>
      </w:r>
      <w:r w:rsidR="00DD376B">
        <w:t>BAG-</w:t>
      </w:r>
      <w:r w:rsidR="00DD376B" w:rsidRPr="009A2B44">
        <w:t xml:space="preserve">applicatie om de </w:t>
      </w:r>
      <w:r w:rsidR="00DD376B">
        <w:t xml:space="preserve">Wabo te melden welke BAG-objecten zijn opgevoerd bij de </w:t>
      </w:r>
      <w:r w:rsidR="00D70AD6">
        <w:t>onderdelen van de aanvraag</w:t>
      </w:r>
      <w:r w:rsidR="00DD376B">
        <w:t xml:space="preserve">. </w:t>
      </w:r>
      <w:r w:rsidR="00DD376B" w:rsidRPr="009A2B44">
        <w:t xml:space="preserve">De BAG-beheerder bepaalt daarbij </w:t>
      </w:r>
      <w:r w:rsidR="00DD376B">
        <w:t>het moment</w:t>
      </w:r>
      <w:r w:rsidR="00DD376B" w:rsidRPr="009A2B44">
        <w:t>.</w:t>
      </w:r>
    </w:p>
    <w:p w14:paraId="3AA54399" w14:textId="6609E1E1" w:rsidR="00DD376B" w:rsidRDefault="00DD376B" w:rsidP="00DD376B">
      <w:r>
        <w:t>Ook wordt deze functie gebruikt om eventuele door te geven welke andere objecten er gekoppeld zijn als de BAG</w:t>
      </w:r>
      <w:r w:rsidR="00EB003B">
        <w:t>-</w:t>
      </w:r>
      <w:r w:rsidR="00961D4E">
        <w:t>medewerke</w:t>
      </w:r>
      <w:r>
        <w:t xml:space="preserve">r hier aanpassingen in gedaan heeft. </w:t>
      </w:r>
    </w:p>
    <w:p w14:paraId="59FA68F0" w14:textId="77777777" w:rsidR="00961D4E" w:rsidRDefault="00961D4E" w:rsidP="00DD376B"/>
    <w:p w14:paraId="56647C86" w14:textId="77777777" w:rsidR="00961D4E" w:rsidRPr="009918DD" w:rsidRDefault="00961D4E" w:rsidP="00961D4E">
      <w:r>
        <w:t xml:space="preserve">Stuurgegevens, StUF attributes en Parameters worden conform de StUF standaard toegepast. In de berichtschema’s is verder gespecificeerd hoe deze toegepast dienen te worden. </w:t>
      </w:r>
    </w:p>
    <w:p w14:paraId="769893A1" w14:textId="77777777" w:rsidR="00961D4E" w:rsidRDefault="00961D4E" w:rsidP="00DD376B"/>
    <w:p w14:paraId="032BE023" w14:textId="77777777" w:rsidR="00DD376B" w:rsidRPr="009A2B44" w:rsidRDefault="00DD376B" w:rsidP="00DD376B"/>
    <w:p w14:paraId="45425051" w14:textId="77777777" w:rsidR="00DD376B" w:rsidRPr="000D59EF" w:rsidRDefault="00DD376B" w:rsidP="00B36709">
      <w:pPr>
        <w:pStyle w:val="Lijstalinea"/>
        <w:keepNext/>
        <w:numPr>
          <w:ilvl w:val="1"/>
          <w:numId w:val="8"/>
        </w:numPr>
        <w:spacing w:after="240"/>
        <w:contextualSpacing w:val="0"/>
        <w:outlineLvl w:val="2"/>
        <w:rPr>
          <w:rFonts w:ascii="Cambria" w:hAnsi="Cambria"/>
          <w:b/>
          <w:bCs/>
          <w:vanish/>
          <w:sz w:val="20"/>
          <w:szCs w:val="26"/>
        </w:rPr>
      </w:pPr>
      <w:bookmarkStart w:id="730" w:name="_Toc361821701"/>
    </w:p>
    <w:p w14:paraId="1C1016B6"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bookmarkStart w:id="731" w:name="_Toc379548018"/>
      <w:bookmarkStart w:id="732" w:name="_Toc381774164"/>
    </w:p>
    <w:p w14:paraId="30440216" w14:textId="77777777" w:rsidR="00DD376B" w:rsidRPr="009A2B44" w:rsidRDefault="00DD376B" w:rsidP="00BA78E9">
      <w:pPr>
        <w:pStyle w:val="Kop3"/>
      </w:pPr>
      <w:bookmarkStart w:id="733" w:name="_Toc523146164"/>
      <w:r w:rsidRPr="009A2B44">
        <w:t>Algemeen</w:t>
      </w:r>
      <w:bookmarkEnd w:id="730"/>
      <w:bookmarkEnd w:id="731"/>
      <w:bookmarkEnd w:id="732"/>
      <w:bookmarkEnd w:id="733"/>
    </w:p>
    <w:p w14:paraId="3C10C1C9" w14:textId="77777777" w:rsidR="00DD376B" w:rsidRPr="009A2B44" w:rsidRDefault="00DD376B" w:rsidP="00DD376B"/>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7F656173" w14:textId="77777777" w:rsidTr="00B6559F">
        <w:trPr>
          <w:trHeight w:val="227"/>
          <w:jc w:val="center"/>
        </w:trPr>
        <w:tc>
          <w:tcPr>
            <w:tcW w:w="1597" w:type="pct"/>
            <w:shd w:val="clear" w:color="auto" w:fill="A6A6A6"/>
            <w:noWrap/>
            <w:tcMar>
              <w:top w:w="57" w:type="dxa"/>
            </w:tcMar>
          </w:tcPr>
          <w:p w14:paraId="69E713E8" w14:textId="77777777" w:rsidR="00DD376B" w:rsidRPr="009A2B44" w:rsidRDefault="00DD376B" w:rsidP="00B6559F">
            <w:pPr>
              <w:rPr>
                <w:b/>
                <w:color w:val="FFFFFF"/>
              </w:rPr>
            </w:pPr>
          </w:p>
        </w:tc>
        <w:tc>
          <w:tcPr>
            <w:tcW w:w="3403" w:type="pct"/>
            <w:shd w:val="clear" w:color="auto" w:fill="A6A6A6"/>
            <w:noWrap/>
            <w:tcMar>
              <w:top w:w="57" w:type="dxa"/>
            </w:tcMar>
          </w:tcPr>
          <w:p w14:paraId="60F3ADF4" w14:textId="77777777" w:rsidR="00DD376B" w:rsidRPr="009A2B44" w:rsidRDefault="00DD376B" w:rsidP="00B6559F">
            <w:pPr>
              <w:rPr>
                <w:b/>
                <w:color w:val="FFFFFF"/>
              </w:rPr>
            </w:pPr>
          </w:p>
        </w:tc>
      </w:tr>
      <w:tr w:rsidR="00DD376B" w:rsidRPr="009A2B44" w14:paraId="7983B5EC" w14:textId="77777777" w:rsidTr="00B6559F">
        <w:trPr>
          <w:trHeight w:val="227"/>
          <w:jc w:val="center"/>
        </w:trPr>
        <w:tc>
          <w:tcPr>
            <w:tcW w:w="1597" w:type="pct"/>
            <w:shd w:val="pct12" w:color="auto" w:fill="auto"/>
            <w:noWrap/>
            <w:tcMar>
              <w:top w:w="57" w:type="dxa"/>
            </w:tcMar>
          </w:tcPr>
          <w:p w14:paraId="6F58639F" w14:textId="77777777" w:rsidR="00DD376B" w:rsidRDefault="00DD376B" w:rsidP="00B6559F">
            <w:pPr>
              <w:rPr>
                <w:color w:val="000000"/>
              </w:rPr>
            </w:pPr>
            <w:r>
              <w:rPr>
                <w:color w:val="000000"/>
              </w:rPr>
              <w:t>Doel</w:t>
            </w:r>
          </w:p>
        </w:tc>
        <w:tc>
          <w:tcPr>
            <w:tcW w:w="3403" w:type="pct"/>
            <w:noWrap/>
            <w:tcMar>
              <w:top w:w="57" w:type="dxa"/>
            </w:tcMar>
          </w:tcPr>
          <w:p w14:paraId="2CF2CBDD" w14:textId="2F95C974" w:rsidR="00DD376B" w:rsidRDefault="00DD376B" w:rsidP="00EE4541">
            <w:pPr>
              <w:rPr>
                <w:color w:val="000000"/>
                <w:szCs w:val="20"/>
              </w:rPr>
            </w:pPr>
            <w:r>
              <w:rPr>
                <w:color w:val="000000"/>
              </w:rPr>
              <w:t>Aan Wabo</w:t>
            </w:r>
            <w:r w:rsidR="00EE4541">
              <w:rPr>
                <w:color w:val="000000"/>
              </w:rPr>
              <w:t>-</w:t>
            </w:r>
            <w:r>
              <w:rPr>
                <w:color w:val="000000"/>
              </w:rPr>
              <w:t>applicatie duidelijk maken dat BAG-objecten bij de zaak zijn aangemaakt en/of andere BAG</w:t>
            </w:r>
            <w:r w:rsidR="00EB003B">
              <w:rPr>
                <w:color w:val="000000"/>
              </w:rPr>
              <w:t>-</w:t>
            </w:r>
            <w:r>
              <w:rPr>
                <w:color w:val="000000"/>
              </w:rPr>
              <w:t xml:space="preserve">objecten gekoppeld </w:t>
            </w:r>
            <w:r w:rsidR="00EE4541">
              <w:rPr>
                <w:color w:val="000000"/>
              </w:rPr>
              <w:t>zijn dan initieel door de Wabo-a</w:t>
            </w:r>
            <w:r>
              <w:rPr>
                <w:color w:val="000000"/>
              </w:rPr>
              <w:t xml:space="preserve">pplicatie zijn aangeleverd. </w:t>
            </w:r>
          </w:p>
        </w:tc>
      </w:tr>
      <w:tr w:rsidR="00DD376B" w:rsidRPr="009A2B44" w14:paraId="57718BB9" w14:textId="77777777" w:rsidTr="00B6559F">
        <w:trPr>
          <w:trHeight w:val="227"/>
          <w:jc w:val="center"/>
        </w:trPr>
        <w:tc>
          <w:tcPr>
            <w:tcW w:w="1597" w:type="pct"/>
            <w:shd w:val="pct12" w:color="auto" w:fill="auto"/>
            <w:noWrap/>
            <w:tcMar>
              <w:top w:w="57" w:type="dxa"/>
            </w:tcMar>
          </w:tcPr>
          <w:p w14:paraId="4CE71A5E" w14:textId="77777777" w:rsidR="00DD376B" w:rsidRPr="009A2B44" w:rsidRDefault="00DD376B" w:rsidP="00B6559F">
            <w:pPr>
              <w:rPr>
                <w:color w:val="000000"/>
              </w:rPr>
            </w:pPr>
            <w:r>
              <w:rPr>
                <w:color w:val="000000"/>
              </w:rPr>
              <w:t>Voorwaarde</w:t>
            </w:r>
          </w:p>
        </w:tc>
        <w:tc>
          <w:tcPr>
            <w:tcW w:w="3403" w:type="pct"/>
            <w:noWrap/>
            <w:tcMar>
              <w:top w:w="57" w:type="dxa"/>
            </w:tcMar>
          </w:tcPr>
          <w:p w14:paraId="58EB56E6" w14:textId="77777777" w:rsidR="00DD376B" w:rsidRPr="009A2B44" w:rsidRDefault="00DD376B" w:rsidP="00B6559F">
            <w:pPr>
              <w:rPr>
                <w:color w:val="000000"/>
              </w:rPr>
            </w:pPr>
            <w:r>
              <w:t>Alle objecten (zowel nieuw als bestaand) zijn door de BAG-beheerder gekoppeld op basis van de bestaande informatie.</w:t>
            </w:r>
          </w:p>
        </w:tc>
      </w:tr>
      <w:tr w:rsidR="00DD376B" w:rsidRPr="009A2B44" w14:paraId="0E0F96A4" w14:textId="77777777" w:rsidTr="00B6559F">
        <w:trPr>
          <w:trHeight w:val="227"/>
          <w:jc w:val="center"/>
        </w:trPr>
        <w:tc>
          <w:tcPr>
            <w:tcW w:w="1597" w:type="pct"/>
            <w:shd w:val="pct12" w:color="auto" w:fill="auto"/>
            <w:noWrap/>
            <w:tcMar>
              <w:top w:w="57" w:type="dxa"/>
            </w:tcMar>
          </w:tcPr>
          <w:p w14:paraId="3A0A0DB3" w14:textId="77777777" w:rsidR="00DD376B" w:rsidRPr="009A2B44" w:rsidRDefault="00DD376B" w:rsidP="00B6559F">
            <w:pPr>
              <w:rPr>
                <w:color w:val="000000"/>
              </w:rPr>
            </w:pPr>
            <w:r w:rsidRPr="009A2B44">
              <w:rPr>
                <w:color w:val="000000"/>
              </w:rPr>
              <w:t xml:space="preserve">Trigger </w:t>
            </w:r>
          </w:p>
        </w:tc>
        <w:tc>
          <w:tcPr>
            <w:tcW w:w="3403" w:type="pct"/>
            <w:noWrap/>
            <w:tcMar>
              <w:top w:w="57" w:type="dxa"/>
            </w:tcMar>
          </w:tcPr>
          <w:p w14:paraId="2EBC6F89" w14:textId="77777777" w:rsidR="00DD376B" w:rsidRPr="009A2B44" w:rsidRDefault="00DD376B" w:rsidP="00B6559F">
            <w:pPr>
              <w:rPr>
                <w:color w:val="000000"/>
              </w:rPr>
            </w:pPr>
            <w:r>
              <w:rPr>
                <w:color w:val="000000"/>
              </w:rPr>
              <w:t>De BAG-beheerder initieert verzending van dit bericht</w:t>
            </w:r>
            <w:r w:rsidRPr="00410CF7">
              <w:rPr>
                <w:color w:val="000000"/>
              </w:rPr>
              <w:t xml:space="preserve">. </w:t>
            </w:r>
          </w:p>
        </w:tc>
      </w:tr>
      <w:tr w:rsidR="00DD376B" w:rsidRPr="009A2B44" w14:paraId="66EC518A" w14:textId="77777777" w:rsidTr="00B6559F">
        <w:trPr>
          <w:trHeight w:val="227"/>
          <w:jc w:val="center"/>
        </w:trPr>
        <w:tc>
          <w:tcPr>
            <w:tcW w:w="1597" w:type="pct"/>
            <w:shd w:val="pct12" w:color="auto" w:fill="auto"/>
            <w:noWrap/>
            <w:tcMar>
              <w:top w:w="57" w:type="dxa"/>
            </w:tcMar>
          </w:tcPr>
          <w:p w14:paraId="0712CA14" w14:textId="77777777" w:rsidR="00DD376B" w:rsidRPr="009A2B44" w:rsidRDefault="00DD376B" w:rsidP="00B6559F">
            <w:pPr>
              <w:rPr>
                <w:color w:val="000000"/>
              </w:rPr>
            </w:pPr>
            <w:r>
              <w:rPr>
                <w:color w:val="000000"/>
              </w:rPr>
              <w:t xml:space="preserve">Direct </w:t>
            </w:r>
            <w:r w:rsidRPr="009A2B44">
              <w:rPr>
                <w:color w:val="000000"/>
              </w:rPr>
              <w:t xml:space="preserve">Gevolg </w:t>
            </w:r>
          </w:p>
        </w:tc>
        <w:tc>
          <w:tcPr>
            <w:tcW w:w="3403" w:type="pct"/>
            <w:noWrap/>
            <w:tcMar>
              <w:top w:w="57" w:type="dxa"/>
            </w:tcMar>
          </w:tcPr>
          <w:p w14:paraId="76DF1317" w14:textId="6666D955" w:rsidR="00DD376B" w:rsidRDefault="001B0370" w:rsidP="00961D4E">
            <w:pPr>
              <w:rPr>
                <w:color w:val="000000"/>
              </w:rPr>
            </w:pPr>
            <w:r>
              <w:rPr>
                <w:color w:val="000000"/>
              </w:rPr>
              <w:t>Wabo</w:t>
            </w:r>
            <w:r w:rsidR="00DD376B">
              <w:rPr>
                <w:color w:val="000000"/>
              </w:rPr>
              <w:t xml:space="preserve">-applicatie neemt de informatie over relevante BAG-objecten over.  </w:t>
            </w:r>
          </w:p>
        </w:tc>
      </w:tr>
      <w:tr w:rsidR="00DD376B" w:rsidRPr="009A2B44" w14:paraId="22BA2DB3" w14:textId="77777777" w:rsidTr="00B6559F">
        <w:trPr>
          <w:trHeight w:val="227"/>
          <w:jc w:val="center"/>
        </w:trPr>
        <w:tc>
          <w:tcPr>
            <w:tcW w:w="1597" w:type="pct"/>
            <w:shd w:val="pct12" w:color="auto" w:fill="auto"/>
            <w:noWrap/>
            <w:tcMar>
              <w:top w:w="57" w:type="dxa"/>
            </w:tcMar>
          </w:tcPr>
          <w:p w14:paraId="13010276" w14:textId="77777777" w:rsidR="00DD376B" w:rsidRPr="009A2B44" w:rsidRDefault="00DD376B" w:rsidP="00B6559F">
            <w:pPr>
              <w:rPr>
                <w:color w:val="000000"/>
              </w:rPr>
            </w:pPr>
            <w:r>
              <w:rPr>
                <w:color w:val="000000"/>
              </w:rPr>
              <w:t>Vervolgactie</w:t>
            </w:r>
            <w:r w:rsidRPr="009A2B44">
              <w:rPr>
                <w:color w:val="000000"/>
              </w:rPr>
              <w:t xml:space="preserve"> </w:t>
            </w:r>
          </w:p>
        </w:tc>
        <w:tc>
          <w:tcPr>
            <w:tcW w:w="3403" w:type="pct"/>
            <w:noWrap/>
            <w:tcMar>
              <w:top w:w="57" w:type="dxa"/>
            </w:tcMar>
          </w:tcPr>
          <w:p w14:paraId="28C82EDA" w14:textId="77777777" w:rsidR="00DD376B" w:rsidRDefault="00DD376B" w:rsidP="00B6559F">
            <w:pPr>
              <w:rPr>
                <w:color w:val="000000"/>
              </w:rPr>
            </w:pPr>
          </w:p>
        </w:tc>
      </w:tr>
      <w:tr w:rsidR="00DD376B" w:rsidRPr="009A2B44" w14:paraId="4B4AA6AF" w14:textId="77777777" w:rsidTr="00B6559F">
        <w:trPr>
          <w:trHeight w:val="227"/>
          <w:jc w:val="center"/>
        </w:trPr>
        <w:tc>
          <w:tcPr>
            <w:tcW w:w="1597" w:type="pct"/>
            <w:shd w:val="pct12" w:color="auto" w:fill="auto"/>
            <w:noWrap/>
            <w:tcMar>
              <w:top w:w="57" w:type="dxa"/>
            </w:tcMar>
          </w:tcPr>
          <w:p w14:paraId="5B77F0F6" w14:textId="77777777" w:rsidR="00DD376B" w:rsidRPr="009A2B44" w:rsidRDefault="00DD376B" w:rsidP="00B6559F">
            <w:pPr>
              <w:rPr>
                <w:color w:val="000000"/>
              </w:rPr>
            </w:pPr>
            <w:r>
              <w:rPr>
                <w:color w:val="000000"/>
              </w:rPr>
              <w:t>Bijzonderheden</w:t>
            </w:r>
            <w:r w:rsidRPr="009A2B44">
              <w:rPr>
                <w:color w:val="000000"/>
              </w:rPr>
              <w:t xml:space="preserve"> </w:t>
            </w:r>
          </w:p>
        </w:tc>
        <w:tc>
          <w:tcPr>
            <w:tcW w:w="3403" w:type="pct"/>
            <w:noWrap/>
            <w:tcMar>
              <w:top w:w="57" w:type="dxa"/>
            </w:tcMar>
          </w:tcPr>
          <w:p w14:paraId="2363EB67" w14:textId="57047BFD" w:rsidR="00DD376B" w:rsidRDefault="00DD376B" w:rsidP="00B6559F">
            <w:pPr>
              <w:rPr>
                <w:color w:val="000000"/>
              </w:rPr>
            </w:pPr>
            <w:r>
              <w:rPr>
                <w:color w:val="000000"/>
              </w:rPr>
              <w:t xml:space="preserve">Mag na iedere wijziging in de BAG m.b.t. voor deze zaak </w:t>
            </w:r>
            <w:r>
              <w:rPr>
                <w:color w:val="000000"/>
              </w:rPr>
              <w:lastRenderedPageBreak/>
              <w:t>relevante BAG-obje</w:t>
            </w:r>
            <w:r w:rsidR="00EE4541">
              <w:rPr>
                <w:color w:val="000000"/>
              </w:rPr>
              <w:t>cten worden uitgevoerd door BAG-</w:t>
            </w:r>
            <w:r>
              <w:rPr>
                <w:color w:val="000000"/>
              </w:rPr>
              <w:t>beheerder</w:t>
            </w:r>
          </w:p>
        </w:tc>
      </w:tr>
    </w:tbl>
    <w:p w14:paraId="09E9605E" w14:textId="77777777" w:rsidR="00DD376B" w:rsidRPr="009A2B44" w:rsidRDefault="00DD376B" w:rsidP="00DD376B"/>
    <w:p w14:paraId="5922B2FD" w14:textId="77777777" w:rsidR="00DD376B" w:rsidRPr="009A2B44" w:rsidRDefault="00DD376B" w:rsidP="00DD376B"/>
    <w:p w14:paraId="233980A2" w14:textId="77777777" w:rsidR="00DD376B" w:rsidRDefault="00DD376B" w:rsidP="00DD376B"/>
    <w:p w14:paraId="70088FD4" w14:textId="357B0D65" w:rsidR="00DD376B" w:rsidRPr="00647141" w:rsidRDefault="009A098A" w:rsidP="00DD376B">
      <w:r>
        <w:object w:dxaOrig="8766" w:dyaOrig="4989" w14:anchorId="2E77656F">
          <v:shape id="_x0000_i1028" type="#_x0000_t75" style="width:438.6pt;height:249.6pt" o:ole="" o:bordertopcolor="this" o:borderleftcolor="this" o:borderbottomcolor="this" o:borderrightcolor="this">
            <v:imagedata r:id="rId49" o:title=""/>
            <w10:bordertop type="single" width="8"/>
            <w10:borderleft type="single" width="8"/>
            <w10:borderbottom type="single" width="8"/>
            <w10:borderright type="single" width="8"/>
          </v:shape>
          <o:OLEObject Type="Embed" ProgID="Visio.Drawing.11" ShapeID="_x0000_i1028" DrawAspect="Content" ObjectID="_1596890547" r:id="rId50"/>
        </w:object>
      </w:r>
    </w:p>
    <w:p w14:paraId="2AE82251" w14:textId="3AA03E66" w:rsidR="00F96C99" w:rsidRDefault="00F96C99" w:rsidP="00F96C99">
      <w:pPr>
        <w:pStyle w:val="Bijschrift"/>
        <w:jc w:val="center"/>
      </w:pPr>
      <w:r>
        <w:t xml:space="preserve">Figuur </w:t>
      </w:r>
      <w:fldSimple w:instr=" SEQ Figuur \* ARABIC ">
        <w:r w:rsidR="00644E3C">
          <w:rPr>
            <w:noProof/>
          </w:rPr>
          <w:t>7</w:t>
        </w:r>
      </w:fldSimple>
      <w:r>
        <w:t xml:space="preserve"> Interactiemodel Obj</w:t>
      </w:r>
      <w:r w:rsidR="002E5AF5">
        <w:t>ectenbijo</w:t>
      </w:r>
      <w:r>
        <w:t>nderdeel</w:t>
      </w:r>
    </w:p>
    <w:p w14:paraId="1382B513" w14:textId="77777777" w:rsidR="00DD376B" w:rsidRDefault="00DD376B" w:rsidP="00DD376B"/>
    <w:p w14:paraId="5B14B876" w14:textId="77777777" w:rsidR="003531C0" w:rsidRDefault="003531C0" w:rsidP="003531C0">
      <w:r>
        <w:t>I</w:t>
      </w:r>
      <w:r w:rsidRPr="009F16F9">
        <w:t xml:space="preserve">n de eerste kolom </w:t>
      </w:r>
      <w:r>
        <w:t xml:space="preserve">van de Bericht-tabellen wordt </w:t>
      </w:r>
      <w:r w:rsidRPr="009F16F9">
        <w:t xml:space="preserve">de elementnaam inclusief </w:t>
      </w:r>
      <w:r>
        <w:softHyphen/>
      </w:r>
      <w:r>
        <w:softHyphen/>
      </w:r>
      <w:r>
        <w:softHyphen/>
      </w:r>
      <w:r>
        <w:softHyphen/>
      </w:r>
      <w:r>
        <w:softHyphen/>
      </w:r>
      <w:r>
        <w:softHyphen/>
      </w:r>
      <w:r>
        <w:softHyphen/>
      </w:r>
      <w:r w:rsidRPr="009F16F9">
        <w:t xml:space="preserve">hiërarchie in het bericht aangegeven, in de tweede kolom wordt aangegeven wat de functionele benaming van het element is en </w:t>
      </w:r>
      <w:r>
        <w:t>I</w:t>
      </w:r>
      <w:r w:rsidRPr="009F16F9">
        <w:t xml:space="preserve">n de laatste kolom is </w:t>
      </w:r>
      <w:r>
        <w:t>wordt aangegeven of het betreffende attribuut :</w:t>
      </w:r>
    </w:p>
    <w:p w14:paraId="44F57024" w14:textId="77777777" w:rsidR="003531C0" w:rsidRPr="009F16F9" w:rsidRDefault="003531C0" w:rsidP="00B36709">
      <w:pPr>
        <w:pStyle w:val="Lijstalinea"/>
        <w:numPr>
          <w:ilvl w:val="0"/>
          <w:numId w:val="32"/>
        </w:numPr>
      </w:pPr>
      <w:r w:rsidRPr="009F16F9">
        <w:t xml:space="preserve">optioneel is (o),  </w:t>
      </w:r>
    </w:p>
    <w:p w14:paraId="16DBF6CA" w14:textId="77777777" w:rsidR="003531C0" w:rsidRPr="009F16F9" w:rsidRDefault="003531C0" w:rsidP="00B36709">
      <w:pPr>
        <w:pStyle w:val="Lijstalinea"/>
        <w:numPr>
          <w:ilvl w:val="0"/>
          <w:numId w:val="32"/>
        </w:numPr>
      </w:pPr>
      <w:r w:rsidRPr="009F16F9">
        <w:t xml:space="preserve">verplicht opgenomen moet zijn in het bericht maar leeg kan zijn (o*)  </w:t>
      </w:r>
    </w:p>
    <w:p w14:paraId="0F975178" w14:textId="77777777" w:rsidR="003531C0" w:rsidRDefault="003531C0" w:rsidP="00B36709">
      <w:pPr>
        <w:pStyle w:val="Lijstalinea"/>
        <w:numPr>
          <w:ilvl w:val="0"/>
          <w:numId w:val="32"/>
        </w:numPr>
      </w:pPr>
      <w:r w:rsidRPr="009F16F9">
        <w:t xml:space="preserve">verplicht opgenomen moet zijn in het bericht en een waarde hebben (v) </w:t>
      </w:r>
    </w:p>
    <w:p w14:paraId="3B1D10E8" w14:textId="77777777" w:rsidR="003531C0" w:rsidRDefault="003531C0" w:rsidP="003531C0">
      <w:r>
        <w:t>en of een element:</w:t>
      </w:r>
    </w:p>
    <w:p w14:paraId="651E637B" w14:textId="77777777" w:rsidR="003531C0" w:rsidRPr="002D1BA4" w:rsidRDefault="003531C0" w:rsidP="00B36709">
      <w:pPr>
        <w:pStyle w:val="Lijstalinea"/>
        <w:numPr>
          <w:ilvl w:val="0"/>
          <w:numId w:val="33"/>
        </w:numPr>
      </w:pPr>
      <w:r w:rsidRPr="002D1BA4">
        <w:t>verplicht aanwezig is in het bericht met 1 voorkomen. [1..1]</w:t>
      </w:r>
    </w:p>
    <w:p w14:paraId="59DB3F4C" w14:textId="77777777" w:rsidR="003531C0" w:rsidRPr="002D1BA4" w:rsidRDefault="003531C0" w:rsidP="00B36709">
      <w:pPr>
        <w:pStyle w:val="Lijstalinea"/>
        <w:numPr>
          <w:ilvl w:val="0"/>
          <w:numId w:val="33"/>
        </w:numPr>
      </w:pPr>
      <w:r w:rsidRPr="002D1BA4">
        <w:t>optioneel aanwezig is in het bericht en heeft maximaal 2 voorkomens. [0..2]</w:t>
      </w:r>
    </w:p>
    <w:p w14:paraId="4B1829BD" w14:textId="77777777" w:rsidR="003531C0" w:rsidRDefault="003531C0" w:rsidP="00B36709">
      <w:pPr>
        <w:pStyle w:val="Lijstalinea"/>
        <w:numPr>
          <w:ilvl w:val="0"/>
          <w:numId w:val="33"/>
        </w:numPr>
      </w:pPr>
      <w:r w:rsidRPr="002D1BA4">
        <w:t>optioneel aanwezig is in het bericht en heeft geen maximum aantal. [0..*]</w:t>
      </w:r>
    </w:p>
    <w:p w14:paraId="0E11C73A" w14:textId="77777777" w:rsidR="003531C0" w:rsidRDefault="003531C0" w:rsidP="00DD376B"/>
    <w:p w14:paraId="18695386" w14:textId="5C376E7D" w:rsidR="00DD376B" w:rsidRDefault="00DD376B" w:rsidP="00DD376B">
      <w:pPr>
        <w:pStyle w:val="Kop3"/>
      </w:pPr>
      <w:bookmarkStart w:id="734" w:name="_Toc361821702"/>
      <w:bookmarkStart w:id="735" w:name="_Toc381774165"/>
      <w:bookmarkStart w:id="736" w:name="_Toc379548019"/>
      <w:bookmarkStart w:id="737" w:name="_Toc523146165"/>
      <w:r>
        <w:t>BAG</w:t>
      </w:r>
      <w:r w:rsidRPr="009A2B44">
        <w:t xml:space="preserve"> =&gt; </w:t>
      </w:r>
      <w:r>
        <w:t>Wabo</w:t>
      </w:r>
      <w:r w:rsidRPr="009A2B44">
        <w:t xml:space="preserve"> </w:t>
      </w:r>
      <w:r w:rsidR="002E5AF5">
        <w:t>Objectenb</w:t>
      </w:r>
      <w:r>
        <w:t>ij</w:t>
      </w:r>
      <w:r w:rsidR="002E5AF5">
        <w:t>o</w:t>
      </w:r>
      <w:r w:rsidR="00961D4E">
        <w:t>nderdeel</w:t>
      </w:r>
      <w:bookmarkEnd w:id="734"/>
      <w:bookmarkEnd w:id="735"/>
      <w:bookmarkEnd w:id="737"/>
      <w:r>
        <w:t xml:space="preserve"> </w:t>
      </w:r>
      <w:bookmarkEnd w:id="736"/>
    </w:p>
    <w:p w14:paraId="1BB6094F" w14:textId="77777777" w:rsidR="00DD376B" w:rsidRDefault="00DD376B" w:rsidP="00DD376B">
      <w:pPr>
        <w:ind w:left="720"/>
      </w:pPr>
    </w:p>
    <w:p w14:paraId="7614371E" w14:textId="3B09901D" w:rsidR="00DD376B" w:rsidRPr="00ED14DD" w:rsidRDefault="00DD376B" w:rsidP="00DD376B">
      <w:pPr>
        <w:pStyle w:val="Tekstopmerking"/>
        <w:rPr>
          <w:color w:val="000000"/>
          <w:sz w:val="22"/>
          <w:szCs w:val="24"/>
        </w:rPr>
      </w:pPr>
      <w:r w:rsidRPr="00ED14DD">
        <w:rPr>
          <w:color w:val="000000"/>
          <w:sz w:val="22"/>
          <w:szCs w:val="24"/>
        </w:rPr>
        <w:t>Zowel de bestaande, gewijzigde als de nieuw opgevoerde BAG-objecten die relevant zijn voor de aanvraag (Zaak) worden terugge</w:t>
      </w:r>
      <w:r w:rsidR="00961D4E">
        <w:rPr>
          <w:color w:val="000000"/>
          <w:sz w:val="22"/>
          <w:szCs w:val="24"/>
        </w:rPr>
        <w:t>koppeld aan de Wabo-applicatie</w:t>
      </w:r>
      <w:r w:rsidRPr="00ED14DD">
        <w:rPr>
          <w:color w:val="000000"/>
          <w:sz w:val="22"/>
          <w:szCs w:val="24"/>
        </w:rPr>
        <w:t xml:space="preserve">. Vanuit de BAG wordt er na elke wijziging / toevoeging die relevant is voor deze aanvraag de </w:t>
      </w:r>
      <w:r w:rsidRPr="00ED14DD">
        <w:rPr>
          <w:i/>
          <w:color w:val="000000"/>
          <w:sz w:val="22"/>
          <w:szCs w:val="24"/>
        </w:rPr>
        <w:t>complete</w:t>
      </w:r>
      <w:r w:rsidRPr="00ED14DD">
        <w:rPr>
          <w:color w:val="000000"/>
          <w:sz w:val="22"/>
          <w:szCs w:val="24"/>
        </w:rPr>
        <w:t xml:space="preserve"> stand van zaken voor die aanvraag verstuurd naar de </w:t>
      </w:r>
      <w:r w:rsidR="001B0370" w:rsidRPr="00ED14DD">
        <w:rPr>
          <w:color w:val="000000"/>
          <w:sz w:val="22"/>
          <w:szCs w:val="24"/>
        </w:rPr>
        <w:t>Wabo</w:t>
      </w:r>
      <w:r w:rsidRPr="00ED14DD">
        <w:rPr>
          <w:color w:val="000000"/>
          <w:sz w:val="22"/>
          <w:szCs w:val="24"/>
        </w:rPr>
        <w:t xml:space="preserve">.  </w:t>
      </w:r>
    </w:p>
    <w:p w14:paraId="00937E27" w14:textId="77777777" w:rsidR="00DD376B" w:rsidRDefault="00DD376B" w:rsidP="00DD376B">
      <w:pPr>
        <w:rPr>
          <w:color w:val="000000"/>
        </w:rPr>
      </w:pPr>
    </w:p>
    <w:p w14:paraId="0907D342" w14:textId="38F7161E" w:rsidR="00DD376B" w:rsidRDefault="00DD376B" w:rsidP="00DD376B">
      <w:pPr>
        <w:rPr>
          <w:color w:val="000000"/>
        </w:rPr>
      </w:pPr>
      <w:r>
        <w:rPr>
          <w:color w:val="000000"/>
        </w:rPr>
        <w:t>In dit koppelvlak worden alleen de BAG</w:t>
      </w:r>
      <w:r w:rsidR="00EE4541">
        <w:rPr>
          <w:color w:val="000000"/>
        </w:rPr>
        <w:t>-</w:t>
      </w:r>
      <w:r>
        <w:rPr>
          <w:color w:val="000000"/>
        </w:rPr>
        <w:t xml:space="preserve">objecten teruggekoppeld die relevant zijn. </w:t>
      </w:r>
      <w:r w:rsidR="00D70AD6">
        <w:rPr>
          <w:color w:val="000000"/>
        </w:rPr>
        <w:t xml:space="preserve">De terugkoppeling vindt plaats op basis van het onderdeel, welke uniek geïdentificeerd is. </w:t>
      </w:r>
    </w:p>
    <w:p w14:paraId="0C404E74" w14:textId="77777777" w:rsidR="00DD376B" w:rsidRDefault="00DD376B" w:rsidP="00DD376B">
      <w:pPr>
        <w:rPr>
          <w:color w:val="000000"/>
        </w:rPr>
      </w:pPr>
      <w:r>
        <w:rPr>
          <w:color w:val="000000"/>
        </w:rPr>
        <w:t xml:space="preserve"> </w:t>
      </w:r>
    </w:p>
    <w:p w14:paraId="1A0E6E34" w14:textId="77777777" w:rsidR="00DD376B" w:rsidRDefault="00DD376B" w:rsidP="00DD376B">
      <w:pPr>
        <w:rPr>
          <w:color w:val="000000"/>
        </w:rPr>
      </w:pPr>
      <w:r>
        <w:rPr>
          <w:color w:val="000000"/>
        </w:rPr>
        <w:t xml:space="preserve">Aanname: als de BAG overige nieuwe objecten opvoert in het kader van een huisnummerbesluit (bv openbare ruimte en woonplaats) dan zijn deze objecten niet direct relevant voor de Wabo-zaak en de controles die daaruit volgen. Deze objecten worden dus ook niet middels dit koppelvlak aan de Wabo-applicatie verstuurd. </w:t>
      </w:r>
    </w:p>
    <w:p w14:paraId="36A6899C" w14:textId="77777777" w:rsidR="00DD376B" w:rsidRDefault="00DD376B" w:rsidP="00DD376B">
      <w:pPr>
        <w:rPr>
          <w:color w:val="000000"/>
        </w:rPr>
      </w:pPr>
    </w:p>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1467A7E8" w14:textId="77777777" w:rsidTr="00B6559F">
        <w:tc>
          <w:tcPr>
            <w:tcW w:w="8188" w:type="dxa"/>
            <w:gridSpan w:val="2"/>
          </w:tcPr>
          <w:p w14:paraId="2AD252FD" w14:textId="19F4FB24" w:rsidR="00DD376B" w:rsidRPr="00767E58" w:rsidRDefault="00DD376B" w:rsidP="00B6559F">
            <w:pPr>
              <w:rPr>
                <w:b/>
              </w:rPr>
            </w:pPr>
            <w:r w:rsidRPr="00767E58">
              <w:rPr>
                <w:b/>
              </w:rPr>
              <w:t>Berichttype:</w:t>
            </w:r>
            <w:r w:rsidRPr="00767E58">
              <w:t xml:space="preserve"> </w:t>
            </w:r>
            <w:r w:rsidR="00961D4E" w:rsidRPr="00961D4E">
              <w:t>objectenBijOnderdeel_Di01</w:t>
            </w:r>
          </w:p>
        </w:tc>
        <w:tc>
          <w:tcPr>
            <w:tcW w:w="851" w:type="dxa"/>
            <w:tcBorders>
              <w:bottom w:val="single" w:sz="4" w:space="0" w:color="auto"/>
              <w:right w:val="single" w:sz="4" w:space="0" w:color="auto"/>
            </w:tcBorders>
          </w:tcPr>
          <w:p w14:paraId="61C66D9A" w14:textId="77777777" w:rsidR="00DD376B" w:rsidRPr="00767E58" w:rsidRDefault="00DD376B" w:rsidP="00B6559F">
            <w:pPr>
              <w:rPr>
                <w:b/>
              </w:rPr>
            </w:pPr>
          </w:p>
        </w:tc>
      </w:tr>
      <w:tr w:rsidR="00DD376B" w:rsidRPr="00EF29EE" w14:paraId="776810E3" w14:textId="77777777" w:rsidTr="00B6559F">
        <w:tc>
          <w:tcPr>
            <w:tcW w:w="5070" w:type="dxa"/>
          </w:tcPr>
          <w:p w14:paraId="67A12587" w14:textId="77777777" w:rsidR="00DD376B" w:rsidRPr="00767E58" w:rsidRDefault="00DD376B" w:rsidP="00B6559F">
            <w:pPr>
              <w:rPr>
                <w:b/>
              </w:rPr>
            </w:pPr>
            <w:r w:rsidRPr="00767E58">
              <w:rPr>
                <w:b/>
              </w:rPr>
              <w:t>StUF-elementen</w:t>
            </w:r>
          </w:p>
        </w:tc>
        <w:tc>
          <w:tcPr>
            <w:tcW w:w="3118" w:type="dxa"/>
          </w:tcPr>
          <w:p w14:paraId="2C29995D" w14:textId="77777777" w:rsidR="00DD376B" w:rsidRPr="00C45D14" w:rsidRDefault="00DD376B" w:rsidP="00B6559F">
            <w:pPr>
              <w:rPr>
                <w:b/>
              </w:rPr>
            </w:pPr>
          </w:p>
        </w:tc>
        <w:tc>
          <w:tcPr>
            <w:tcW w:w="851" w:type="dxa"/>
            <w:tcBorders>
              <w:right w:val="single" w:sz="4" w:space="0" w:color="auto"/>
            </w:tcBorders>
          </w:tcPr>
          <w:p w14:paraId="52ED5F26" w14:textId="77777777" w:rsidR="00DD376B" w:rsidRPr="00D66655" w:rsidRDefault="00DD376B" w:rsidP="00B6559F">
            <w:r>
              <w:rPr>
                <w:b/>
              </w:rPr>
              <w:t>v/o</w:t>
            </w:r>
          </w:p>
        </w:tc>
      </w:tr>
      <w:tr w:rsidR="00961D4E" w14:paraId="649D68B6" w14:textId="77777777" w:rsidTr="00961D4E">
        <w:tc>
          <w:tcPr>
            <w:tcW w:w="5070" w:type="dxa"/>
          </w:tcPr>
          <w:p w14:paraId="67C2148B" w14:textId="77777777" w:rsidR="00961D4E" w:rsidRPr="007E7D06" w:rsidRDefault="00961D4E" w:rsidP="00961D4E">
            <w:pPr>
              <w:rPr>
                <w:b/>
              </w:rPr>
            </w:pPr>
            <w:r>
              <w:rPr>
                <w:b/>
              </w:rPr>
              <w:t>Onderdeel (OND)</w:t>
            </w:r>
          </w:p>
        </w:tc>
        <w:tc>
          <w:tcPr>
            <w:tcW w:w="3118" w:type="dxa"/>
          </w:tcPr>
          <w:p w14:paraId="1B9B1721" w14:textId="77777777" w:rsidR="00961D4E" w:rsidRPr="00C45D14" w:rsidRDefault="00961D4E" w:rsidP="00961D4E">
            <w:pPr>
              <w:pStyle w:val="Geenafstand"/>
            </w:pPr>
          </w:p>
        </w:tc>
        <w:tc>
          <w:tcPr>
            <w:tcW w:w="851" w:type="dxa"/>
            <w:tcBorders>
              <w:right w:val="single" w:sz="4" w:space="0" w:color="auto"/>
            </w:tcBorders>
          </w:tcPr>
          <w:p w14:paraId="27D2FF6B" w14:textId="77777777" w:rsidR="00961D4E" w:rsidRDefault="00961D4E" w:rsidP="00961D4E">
            <w:pPr>
              <w:pStyle w:val="Geenafstand"/>
            </w:pPr>
            <w:r>
              <w:t>[1..*]</w:t>
            </w:r>
          </w:p>
        </w:tc>
      </w:tr>
      <w:tr w:rsidR="00961D4E" w14:paraId="42551E7C" w14:textId="77777777" w:rsidTr="00961D4E">
        <w:tc>
          <w:tcPr>
            <w:tcW w:w="5070" w:type="dxa"/>
          </w:tcPr>
          <w:p w14:paraId="05C6FAD8" w14:textId="77777777" w:rsidR="00961D4E" w:rsidRDefault="00961D4E" w:rsidP="00961D4E">
            <w:r>
              <w:t>identificatie</w:t>
            </w:r>
          </w:p>
        </w:tc>
        <w:tc>
          <w:tcPr>
            <w:tcW w:w="3118" w:type="dxa"/>
          </w:tcPr>
          <w:p w14:paraId="3D91D316" w14:textId="77777777" w:rsidR="00961D4E" w:rsidRPr="00C45D14" w:rsidRDefault="00961D4E" w:rsidP="00961D4E">
            <w:pPr>
              <w:pStyle w:val="Geenafstand"/>
            </w:pPr>
            <w:r w:rsidRPr="00C45D14">
              <w:t>Unieke identificatie</w:t>
            </w:r>
          </w:p>
        </w:tc>
        <w:tc>
          <w:tcPr>
            <w:tcW w:w="851" w:type="dxa"/>
            <w:tcBorders>
              <w:right w:val="single" w:sz="4" w:space="0" w:color="auto"/>
            </w:tcBorders>
          </w:tcPr>
          <w:p w14:paraId="1E5BC9B0" w14:textId="77777777" w:rsidR="00961D4E" w:rsidRDefault="00961D4E" w:rsidP="00961D4E">
            <w:pPr>
              <w:pStyle w:val="Geenafstand"/>
            </w:pPr>
            <w:r>
              <w:t>v</w:t>
            </w:r>
          </w:p>
        </w:tc>
      </w:tr>
      <w:tr w:rsidR="00961D4E" w14:paraId="62600062" w14:textId="77777777" w:rsidTr="00961D4E">
        <w:tc>
          <w:tcPr>
            <w:tcW w:w="5070" w:type="dxa"/>
          </w:tcPr>
          <w:p w14:paraId="4AEB59C5" w14:textId="77777777" w:rsidR="00961D4E" w:rsidRDefault="00961D4E" w:rsidP="00961D4E">
            <w:r>
              <w:rPr>
                <w:b/>
              </w:rPr>
              <w:t xml:space="preserve">Onderdeel &gt; </w:t>
            </w:r>
            <w:r w:rsidRPr="00141A7C">
              <w:rPr>
                <w:b/>
              </w:rPr>
              <w:t>Pand</w:t>
            </w:r>
            <w:r>
              <w:rPr>
                <w:b/>
              </w:rPr>
              <w:t xml:space="preserve"> (PND)</w:t>
            </w:r>
          </w:p>
        </w:tc>
        <w:tc>
          <w:tcPr>
            <w:tcW w:w="3118" w:type="dxa"/>
          </w:tcPr>
          <w:p w14:paraId="41DFA98B" w14:textId="77777777" w:rsidR="00961D4E" w:rsidRPr="00C45D14" w:rsidRDefault="00961D4E" w:rsidP="00961D4E">
            <w:pPr>
              <w:pStyle w:val="Geenafstand"/>
            </w:pPr>
          </w:p>
        </w:tc>
        <w:tc>
          <w:tcPr>
            <w:tcW w:w="851" w:type="dxa"/>
            <w:tcBorders>
              <w:right w:val="single" w:sz="4" w:space="0" w:color="auto"/>
            </w:tcBorders>
          </w:tcPr>
          <w:p w14:paraId="3C77FE35" w14:textId="77777777" w:rsidR="00961D4E" w:rsidRDefault="00961D4E" w:rsidP="00961D4E">
            <w:pPr>
              <w:pStyle w:val="Geenafstand"/>
            </w:pPr>
            <w:r>
              <w:t>[0..*]</w:t>
            </w:r>
          </w:p>
        </w:tc>
      </w:tr>
      <w:tr w:rsidR="00961D4E" w14:paraId="40875001" w14:textId="77777777" w:rsidTr="00961D4E">
        <w:tc>
          <w:tcPr>
            <w:tcW w:w="5070" w:type="dxa"/>
          </w:tcPr>
          <w:p w14:paraId="17FB943C" w14:textId="77777777" w:rsidR="00961D4E" w:rsidRDefault="00961D4E" w:rsidP="00961D4E">
            <w:r>
              <w:t>identificatie</w:t>
            </w:r>
          </w:p>
        </w:tc>
        <w:tc>
          <w:tcPr>
            <w:tcW w:w="3118" w:type="dxa"/>
          </w:tcPr>
          <w:p w14:paraId="2972731A" w14:textId="77777777" w:rsidR="00961D4E" w:rsidRPr="00C45D14" w:rsidRDefault="00961D4E" w:rsidP="00961D4E">
            <w:pPr>
              <w:pStyle w:val="Geenafstand"/>
            </w:pPr>
            <w:r w:rsidRPr="00C45D14">
              <w:t>Identificatie Pand</w:t>
            </w:r>
          </w:p>
        </w:tc>
        <w:tc>
          <w:tcPr>
            <w:tcW w:w="851" w:type="dxa"/>
            <w:tcBorders>
              <w:right w:val="single" w:sz="4" w:space="0" w:color="auto"/>
            </w:tcBorders>
          </w:tcPr>
          <w:p w14:paraId="26B673DB" w14:textId="77777777" w:rsidR="00961D4E" w:rsidRDefault="00961D4E" w:rsidP="00961D4E">
            <w:pPr>
              <w:pStyle w:val="Geenafstand"/>
            </w:pPr>
            <w:r>
              <w:t>v</w:t>
            </w:r>
          </w:p>
        </w:tc>
      </w:tr>
      <w:tr w:rsidR="00961D4E" w14:paraId="79E84A38" w14:textId="77777777" w:rsidTr="00961D4E">
        <w:tc>
          <w:tcPr>
            <w:tcW w:w="5070" w:type="dxa"/>
          </w:tcPr>
          <w:p w14:paraId="0EC98D64" w14:textId="7AB498F3" w:rsidR="00961D4E" w:rsidRDefault="00961D4E" w:rsidP="00961D4E">
            <w:r>
              <w:rPr>
                <w:b/>
              </w:rPr>
              <w:t xml:space="preserve">Onderdeel &gt; </w:t>
            </w:r>
            <w:r w:rsidRPr="00141A7C">
              <w:rPr>
                <w:b/>
              </w:rPr>
              <w:t>Terrein</w:t>
            </w:r>
            <w:r>
              <w:rPr>
                <w:b/>
              </w:rPr>
              <w:t xml:space="preserve"> </w:t>
            </w:r>
            <w:r w:rsidRPr="00141A7C">
              <w:rPr>
                <w:b/>
              </w:rPr>
              <w:t>Gebouwd</w:t>
            </w:r>
            <w:r>
              <w:rPr>
                <w:b/>
              </w:rPr>
              <w:t xml:space="preserve"> </w:t>
            </w:r>
            <w:r w:rsidRPr="00141A7C">
              <w:rPr>
                <w:b/>
              </w:rPr>
              <w:t>Object</w:t>
            </w:r>
            <w:r>
              <w:rPr>
                <w:b/>
              </w:rPr>
              <w:t xml:space="preserve"> (TGO)</w:t>
            </w:r>
          </w:p>
        </w:tc>
        <w:tc>
          <w:tcPr>
            <w:tcW w:w="3118" w:type="dxa"/>
          </w:tcPr>
          <w:p w14:paraId="6541DDF0" w14:textId="77777777" w:rsidR="00961D4E" w:rsidRPr="00C45D14" w:rsidRDefault="00961D4E" w:rsidP="00961D4E">
            <w:pPr>
              <w:pStyle w:val="Geenafstand"/>
              <w:rPr>
                <w:szCs w:val="22"/>
              </w:rPr>
            </w:pPr>
            <w:r w:rsidRPr="00C45D14">
              <w:rPr>
                <w:szCs w:val="22"/>
              </w:rPr>
              <w:t>Dus: VERBLIJFSOBJECT, OVERIG GEBOUWD</w:t>
            </w:r>
          </w:p>
          <w:p w14:paraId="2AEC2B43" w14:textId="77777777" w:rsidR="00961D4E" w:rsidRPr="00C45D14" w:rsidRDefault="00961D4E" w:rsidP="00961D4E">
            <w:pPr>
              <w:pStyle w:val="Geenafstand"/>
            </w:pPr>
            <w:r w:rsidRPr="00C45D14">
              <w:rPr>
                <w:szCs w:val="22"/>
              </w:rPr>
              <w:t>OBJECT, STANDPLAATS, LIGPLAATS</w:t>
            </w:r>
          </w:p>
        </w:tc>
        <w:tc>
          <w:tcPr>
            <w:tcW w:w="851" w:type="dxa"/>
            <w:tcBorders>
              <w:right w:val="single" w:sz="4" w:space="0" w:color="auto"/>
            </w:tcBorders>
          </w:tcPr>
          <w:p w14:paraId="41447278" w14:textId="77777777" w:rsidR="00961D4E" w:rsidRDefault="00961D4E" w:rsidP="00961D4E">
            <w:pPr>
              <w:pStyle w:val="Geenafstand"/>
            </w:pPr>
            <w:r>
              <w:t>[0..*]</w:t>
            </w:r>
          </w:p>
        </w:tc>
      </w:tr>
      <w:tr w:rsidR="00961D4E" w14:paraId="3CDBBA3C" w14:textId="77777777" w:rsidTr="00961D4E">
        <w:tc>
          <w:tcPr>
            <w:tcW w:w="5070" w:type="dxa"/>
          </w:tcPr>
          <w:p w14:paraId="5F74445F" w14:textId="77777777" w:rsidR="00961D4E" w:rsidRDefault="00961D4E" w:rsidP="00961D4E">
            <w:r>
              <w:t>identificatie</w:t>
            </w:r>
          </w:p>
        </w:tc>
        <w:tc>
          <w:tcPr>
            <w:tcW w:w="3118" w:type="dxa"/>
          </w:tcPr>
          <w:p w14:paraId="0A6FDE6F" w14:textId="77777777" w:rsidR="00961D4E" w:rsidRPr="00C45D14" w:rsidRDefault="00961D4E" w:rsidP="00961D4E">
            <w:pPr>
              <w:pStyle w:val="Geenafstand"/>
            </w:pPr>
            <w:r w:rsidRPr="00C45D14">
              <w:t>Identificatie object</w:t>
            </w:r>
          </w:p>
        </w:tc>
        <w:tc>
          <w:tcPr>
            <w:tcW w:w="851" w:type="dxa"/>
            <w:tcBorders>
              <w:right w:val="single" w:sz="4" w:space="0" w:color="auto"/>
            </w:tcBorders>
          </w:tcPr>
          <w:p w14:paraId="00B50DB6" w14:textId="77777777" w:rsidR="00961D4E" w:rsidRDefault="00961D4E" w:rsidP="00961D4E">
            <w:pPr>
              <w:pStyle w:val="Geenafstand"/>
            </w:pPr>
            <w:r>
              <w:t>v</w:t>
            </w:r>
          </w:p>
        </w:tc>
      </w:tr>
      <w:tr w:rsidR="00961D4E" w14:paraId="1FB75DC7" w14:textId="77777777" w:rsidTr="00961D4E">
        <w:tc>
          <w:tcPr>
            <w:tcW w:w="5070" w:type="dxa"/>
          </w:tcPr>
          <w:p w14:paraId="548475B3" w14:textId="77777777" w:rsidR="00961D4E" w:rsidRDefault="00961D4E" w:rsidP="00961D4E">
            <w:r>
              <w:t xml:space="preserve">Adres </w:t>
            </w:r>
          </w:p>
        </w:tc>
        <w:tc>
          <w:tcPr>
            <w:tcW w:w="3118" w:type="dxa"/>
          </w:tcPr>
          <w:p w14:paraId="78A43A87" w14:textId="77777777" w:rsidR="00961D4E" w:rsidRPr="00C45D14" w:rsidRDefault="00961D4E" w:rsidP="00961D4E">
            <w:pPr>
              <w:pStyle w:val="Geenafstand"/>
            </w:pPr>
            <w:r w:rsidRPr="00C45D14">
              <w:t>Kerngegevens van het adres van het object.</w:t>
            </w:r>
          </w:p>
        </w:tc>
        <w:tc>
          <w:tcPr>
            <w:tcW w:w="851" w:type="dxa"/>
            <w:tcBorders>
              <w:right w:val="single" w:sz="4" w:space="0" w:color="auto"/>
            </w:tcBorders>
          </w:tcPr>
          <w:p w14:paraId="4F663977" w14:textId="77777777" w:rsidR="00961D4E" w:rsidRDefault="00961D4E" w:rsidP="00961D4E">
            <w:pPr>
              <w:pStyle w:val="Geenafstand"/>
            </w:pPr>
            <w:r>
              <w:t>v</w:t>
            </w:r>
          </w:p>
        </w:tc>
      </w:tr>
      <w:tr w:rsidR="00961D4E" w14:paraId="3C4EDD9A" w14:textId="77777777" w:rsidTr="00961D4E">
        <w:tc>
          <w:tcPr>
            <w:tcW w:w="5070" w:type="dxa"/>
          </w:tcPr>
          <w:p w14:paraId="58956313" w14:textId="3705B1A4" w:rsidR="00961D4E" w:rsidRDefault="0029625B" w:rsidP="00EA4107">
            <w:r>
              <w:t>percentage</w:t>
            </w:r>
            <w:r w:rsidR="00EA4107">
              <w:t>B</w:t>
            </w:r>
            <w:r w:rsidR="00961D4E">
              <w:t>ouw</w:t>
            </w:r>
            <w:r w:rsidR="00EA4107">
              <w:t>Gereed</w:t>
            </w:r>
          </w:p>
        </w:tc>
        <w:tc>
          <w:tcPr>
            <w:tcW w:w="3118" w:type="dxa"/>
          </w:tcPr>
          <w:p w14:paraId="06736BF3" w14:textId="77777777" w:rsidR="00961D4E" w:rsidRPr="00C45D14" w:rsidRDefault="00961D4E" w:rsidP="000C0A34">
            <w:pPr>
              <w:pStyle w:val="Geenafstand"/>
            </w:pPr>
            <w:r w:rsidRPr="00C45D14">
              <w:t>T.b.v. WOZ percentage bouw gereed.</w:t>
            </w:r>
            <w:r w:rsidR="000C0A34" w:rsidRPr="00C45D14">
              <w:t xml:space="preserve"> </w:t>
            </w:r>
            <w:r w:rsidRPr="00C45D14">
              <w:t>Vormgegeven in extraElement</w:t>
            </w:r>
            <w:r w:rsidR="000C0A34" w:rsidRPr="00C45D14">
              <w:t xml:space="preserve">. </w:t>
            </w:r>
          </w:p>
          <w:p w14:paraId="78BBEEEB" w14:textId="638B3729" w:rsidR="000C0A34" w:rsidRPr="00C45D14" w:rsidRDefault="000C0A34" w:rsidP="000C0A34">
            <w:pPr>
              <w:pStyle w:val="Geenafstand"/>
            </w:pPr>
            <w:r w:rsidRPr="00C45D14">
              <w:t>Waardebereik: 10%, 20%, 25%, 40%, 60%</w:t>
            </w:r>
          </w:p>
        </w:tc>
        <w:tc>
          <w:tcPr>
            <w:tcW w:w="851" w:type="dxa"/>
            <w:tcBorders>
              <w:right w:val="single" w:sz="4" w:space="0" w:color="auto"/>
            </w:tcBorders>
          </w:tcPr>
          <w:p w14:paraId="5CC99465" w14:textId="77777777" w:rsidR="00961D4E" w:rsidRDefault="00961D4E" w:rsidP="00961D4E">
            <w:pPr>
              <w:pStyle w:val="Geenafstand"/>
            </w:pPr>
            <w:r>
              <w:t>o</w:t>
            </w:r>
          </w:p>
        </w:tc>
      </w:tr>
    </w:tbl>
    <w:p w14:paraId="7831301D" w14:textId="1501078C" w:rsidR="00DD376B" w:rsidRPr="0025121A" w:rsidRDefault="00DD376B" w:rsidP="00DD376B"/>
    <w:p w14:paraId="162B36BC" w14:textId="77777777" w:rsidR="00DD376B" w:rsidRPr="009A2B44" w:rsidRDefault="00DD376B" w:rsidP="00DD376B"/>
    <w:p w14:paraId="12DF9A40" w14:textId="77777777" w:rsidR="00DD376B" w:rsidRDefault="00DD376B" w:rsidP="00DD376B">
      <w:pPr>
        <w:pStyle w:val="Kop3"/>
      </w:pPr>
      <w:r w:rsidRPr="001169A9">
        <w:t xml:space="preserve"> </w:t>
      </w:r>
      <w:bookmarkStart w:id="738" w:name="_Toc361821703"/>
      <w:bookmarkStart w:id="739" w:name="_Toc379548020"/>
      <w:bookmarkStart w:id="740" w:name="_Toc381774166"/>
      <w:bookmarkStart w:id="741" w:name="_Toc523146166"/>
      <w:r>
        <w:t>BAG</w:t>
      </w:r>
      <w:r w:rsidRPr="001169A9">
        <w:t xml:space="preserve"> =&gt; </w:t>
      </w:r>
      <w:r>
        <w:t>Wabo</w:t>
      </w:r>
      <w:r w:rsidRPr="001169A9">
        <w:t xml:space="preserve"> ontvangstbevestiging</w:t>
      </w:r>
      <w:bookmarkEnd w:id="738"/>
      <w:bookmarkEnd w:id="739"/>
      <w:bookmarkEnd w:id="740"/>
      <w:bookmarkEnd w:id="741"/>
    </w:p>
    <w:p w14:paraId="0C68A9CA" w14:textId="78293858" w:rsidR="00DD376B" w:rsidRDefault="00DD376B" w:rsidP="00DD376B">
      <w:r>
        <w:t xml:space="preserve">Als het BAG-systeem </w:t>
      </w:r>
      <w:r w:rsidR="008356D9">
        <w:t>het dienstbericht</w:t>
      </w:r>
      <w:r>
        <w:t xml:space="preserve"> kan verwerken wordt er conform de StUF-standaard een </w:t>
      </w:r>
      <w:r w:rsidR="00EB003B">
        <w:t>Bv03-</w:t>
      </w:r>
      <w:r>
        <w:t xml:space="preserve">bevestigingsbericht verstuurd door het ontvangende systeem. </w:t>
      </w:r>
    </w:p>
    <w:p w14:paraId="26466D85" w14:textId="74BF236B" w:rsidR="00DD376B" w:rsidRDefault="00DD376B" w:rsidP="00DD376B">
      <w:r>
        <w:t xml:space="preserve">Als </w:t>
      </w:r>
      <w:r w:rsidR="008356D9">
        <w:t>het dienstbericht</w:t>
      </w:r>
      <w:r>
        <w:t xml:space="preserve"> niet verwerkt kan worden wordt er een foutbericht verstuurd door het ontvangende systeem</w:t>
      </w:r>
      <w:r w:rsidR="008E11FB">
        <w:t xml:space="preserve"> (Fo03)</w:t>
      </w:r>
      <w:r>
        <w:t xml:space="preserve">.  </w:t>
      </w:r>
    </w:p>
    <w:p w14:paraId="31001DC2" w14:textId="395DDF50" w:rsidR="00DD376B" w:rsidRPr="009A2B44" w:rsidRDefault="003E4E5F" w:rsidP="00DD376B">
      <w:pPr>
        <w:pStyle w:val="Kop20"/>
      </w:pPr>
      <w:bookmarkStart w:id="742" w:name="_Toc361821708"/>
      <w:bookmarkStart w:id="743" w:name="_Toc379548021"/>
      <w:bookmarkStart w:id="744" w:name="_Toc381774167"/>
      <w:bookmarkStart w:id="745" w:name="_Toc523146167"/>
      <w:r>
        <w:t>Statusn</w:t>
      </w:r>
      <w:r w:rsidR="00DD376B">
        <w:t>otificatie</w:t>
      </w:r>
      <w:bookmarkEnd w:id="742"/>
      <w:bookmarkEnd w:id="743"/>
      <w:bookmarkEnd w:id="744"/>
      <w:bookmarkEnd w:id="745"/>
    </w:p>
    <w:p w14:paraId="6260072B" w14:textId="77777777" w:rsidR="00DD376B" w:rsidRPr="009A2B44" w:rsidRDefault="00DD376B" w:rsidP="00DD376B"/>
    <w:p w14:paraId="18FFDD0E" w14:textId="77777777" w:rsidR="00DD376B" w:rsidRDefault="00DD376B" w:rsidP="00DD376B">
      <w:r w:rsidRPr="009A2B44">
        <w:t xml:space="preserve">Deze functie wordt gebruikt om een in de </w:t>
      </w:r>
      <w:r>
        <w:t>Wabo</w:t>
      </w:r>
      <w:r w:rsidRPr="009A2B44">
        <w:t xml:space="preserve">-applicatie genomen besluit </w:t>
      </w:r>
      <w:r>
        <w:t xml:space="preserve">of een statuswijziging van de aanvraag </w:t>
      </w:r>
      <w:r w:rsidRPr="009A2B44">
        <w:t xml:space="preserve">door te geven aan de BAG. </w:t>
      </w:r>
    </w:p>
    <w:p w14:paraId="2AD03329" w14:textId="77777777" w:rsidR="00DD376B" w:rsidRDefault="00DD376B" w:rsidP="00DD376B"/>
    <w:p w14:paraId="1665418D" w14:textId="77777777" w:rsidR="00EF1B2E" w:rsidRPr="009918DD" w:rsidRDefault="00EF1B2E" w:rsidP="00EF1B2E">
      <w:r>
        <w:t xml:space="preserve">Stuurgegevens, StUF attributes en Parameters worden conform de StUF standaard toegepast. In de berichtschema’s is verder gespecificeerd hoe deze toegepast dienen te worden. </w:t>
      </w:r>
    </w:p>
    <w:p w14:paraId="20362DC0" w14:textId="77777777" w:rsidR="00DD376B" w:rsidRPr="00EF1B2E" w:rsidRDefault="00DD376B" w:rsidP="00DD376B"/>
    <w:p w14:paraId="5985E781" w14:textId="77777777" w:rsidR="00DD376B" w:rsidRPr="000D59EF" w:rsidRDefault="00DD376B" w:rsidP="00B36709">
      <w:pPr>
        <w:pStyle w:val="Lijstalinea"/>
        <w:keepNext/>
        <w:numPr>
          <w:ilvl w:val="1"/>
          <w:numId w:val="8"/>
        </w:numPr>
        <w:spacing w:after="240"/>
        <w:contextualSpacing w:val="0"/>
        <w:outlineLvl w:val="2"/>
        <w:rPr>
          <w:rFonts w:ascii="Cambria" w:hAnsi="Cambria"/>
          <w:b/>
          <w:bCs/>
          <w:vanish/>
          <w:sz w:val="20"/>
          <w:szCs w:val="26"/>
        </w:rPr>
      </w:pPr>
      <w:bookmarkStart w:id="746" w:name="_Toc361821709"/>
    </w:p>
    <w:p w14:paraId="010F2805"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bookmarkStart w:id="747" w:name="_Toc379548022"/>
      <w:bookmarkStart w:id="748" w:name="_Toc381774168"/>
    </w:p>
    <w:p w14:paraId="3D7EE75D" w14:textId="77777777" w:rsidR="00DD376B" w:rsidRDefault="00DD376B" w:rsidP="00BA78E9">
      <w:pPr>
        <w:pStyle w:val="Kop3"/>
      </w:pPr>
      <w:bookmarkStart w:id="749" w:name="_Toc523146168"/>
      <w:r w:rsidRPr="009A2B44">
        <w:t>Algemeen</w:t>
      </w:r>
      <w:bookmarkEnd w:id="746"/>
      <w:bookmarkEnd w:id="747"/>
      <w:bookmarkEnd w:id="748"/>
      <w:bookmarkEnd w:id="749"/>
    </w:p>
    <w:p w14:paraId="487EA052" w14:textId="77777777" w:rsidR="00DD376B" w:rsidRPr="0025121A" w:rsidRDefault="00DD376B" w:rsidP="00DD376B"/>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07F0250D" w14:textId="77777777" w:rsidTr="00B6559F">
        <w:trPr>
          <w:trHeight w:val="227"/>
          <w:jc w:val="center"/>
        </w:trPr>
        <w:tc>
          <w:tcPr>
            <w:tcW w:w="1597" w:type="pct"/>
            <w:shd w:val="clear" w:color="auto" w:fill="A6A6A6"/>
            <w:noWrap/>
            <w:tcMar>
              <w:top w:w="57" w:type="dxa"/>
            </w:tcMar>
          </w:tcPr>
          <w:p w14:paraId="3CD93E4F" w14:textId="77777777" w:rsidR="00DD376B" w:rsidRPr="009A2B44" w:rsidRDefault="00DD376B" w:rsidP="00B6559F">
            <w:pPr>
              <w:rPr>
                <w:b/>
                <w:color w:val="FFFFFF"/>
              </w:rPr>
            </w:pPr>
          </w:p>
        </w:tc>
        <w:tc>
          <w:tcPr>
            <w:tcW w:w="3403" w:type="pct"/>
            <w:shd w:val="clear" w:color="auto" w:fill="A6A6A6"/>
            <w:noWrap/>
            <w:tcMar>
              <w:top w:w="57" w:type="dxa"/>
            </w:tcMar>
          </w:tcPr>
          <w:p w14:paraId="75383257" w14:textId="77777777" w:rsidR="00DD376B" w:rsidRPr="009A2B44" w:rsidRDefault="00DD376B" w:rsidP="00B6559F">
            <w:pPr>
              <w:rPr>
                <w:b/>
                <w:color w:val="FFFFFF"/>
              </w:rPr>
            </w:pPr>
          </w:p>
        </w:tc>
      </w:tr>
      <w:tr w:rsidR="00DD376B" w:rsidRPr="009A2B44" w14:paraId="60C8127A" w14:textId="77777777" w:rsidTr="00B6559F">
        <w:trPr>
          <w:trHeight w:val="227"/>
          <w:jc w:val="center"/>
        </w:trPr>
        <w:tc>
          <w:tcPr>
            <w:tcW w:w="1597" w:type="pct"/>
            <w:shd w:val="pct12" w:color="auto" w:fill="auto"/>
            <w:noWrap/>
            <w:tcMar>
              <w:top w:w="57" w:type="dxa"/>
            </w:tcMar>
          </w:tcPr>
          <w:p w14:paraId="22CA1780" w14:textId="77777777" w:rsidR="00DD376B" w:rsidRPr="009A2B44" w:rsidRDefault="00DD376B" w:rsidP="00B6559F">
            <w:pPr>
              <w:rPr>
                <w:color w:val="000000"/>
              </w:rPr>
            </w:pPr>
            <w:r>
              <w:rPr>
                <w:color w:val="000000"/>
              </w:rPr>
              <w:t>Doel</w:t>
            </w:r>
          </w:p>
        </w:tc>
        <w:tc>
          <w:tcPr>
            <w:tcW w:w="3403" w:type="pct"/>
            <w:noWrap/>
            <w:tcMar>
              <w:top w:w="57" w:type="dxa"/>
            </w:tcMar>
          </w:tcPr>
          <w:p w14:paraId="3DF450AF" w14:textId="77777777" w:rsidR="00DD376B" w:rsidRPr="009A2B44" w:rsidRDefault="00DD376B" w:rsidP="00B6559F">
            <w:pPr>
              <w:rPr>
                <w:color w:val="000000"/>
                <w:szCs w:val="20"/>
              </w:rPr>
            </w:pPr>
            <w:r>
              <w:rPr>
                <w:color w:val="000000"/>
              </w:rPr>
              <w:t xml:space="preserve">Besluit of statuswijziging in de Wabo-applicatie doorgeven aan de BAG zodat de BAG-gegevens </w:t>
            </w:r>
            <w:r w:rsidRPr="009A2B44">
              <w:rPr>
                <w:color w:val="000000"/>
              </w:rPr>
              <w:t xml:space="preserve"> </w:t>
            </w:r>
            <w:r>
              <w:rPr>
                <w:color w:val="000000"/>
              </w:rPr>
              <w:t>kunnen worden aangepast.</w:t>
            </w:r>
          </w:p>
        </w:tc>
      </w:tr>
      <w:tr w:rsidR="00DD376B" w:rsidRPr="009A2B44" w14:paraId="54BFEEEB" w14:textId="77777777" w:rsidTr="00B6559F">
        <w:trPr>
          <w:trHeight w:val="227"/>
          <w:jc w:val="center"/>
        </w:trPr>
        <w:tc>
          <w:tcPr>
            <w:tcW w:w="1597" w:type="pct"/>
            <w:shd w:val="pct12" w:color="auto" w:fill="auto"/>
            <w:noWrap/>
            <w:tcMar>
              <w:top w:w="57" w:type="dxa"/>
            </w:tcMar>
          </w:tcPr>
          <w:p w14:paraId="7679C868" w14:textId="77777777" w:rsidR="00DD376B" w:rsidRPr="009A2B44" w:rsidRDefault="00DD376B" w:rsidP="00B6559F">
            <w:pPr>
              <w:rPr>
                <w:color w:val="000000"/>
              </w:rPr>
            </w:pPr>
            <w:r>
              <w:rPr>
                <w:color w:val="000000"/>
              </w:rPr>
              <w:t>Voorwaarde</w:t>
            </w:r>
          </w:p>
        </w:tc>
        <w:tc>
          <w:tcPr>
            <w:tcW w:w="3403" w:type="pct"/>
            <w:noWrap/>
            <w:tcMar>
              <w:top w:w="57" w:type="dxa"/>
            </w:tcMar>
          </w:tcPr>
          <w:p w14:paraId="390A21D0" w14:textId="77777777" w:rsidR="00DD376B" w:rsidRPr="009A2B44" w:rsidRDefault="00DD376B" w:rsidP="00B6559F">
            <w:pPr>
              <w:rPr>
                <w:color w:val="000000"/>
              </w:rPr>
            </w:pPr>
            <w:r>
              <w:rPr>
                <w:color w:val="000000"/>
              </w:rPr>
              <w:t>D</w:t>
            </w:r>
            <w:r w:rsidRPr="009A2B44">
              <w:rPr>
                <w:color w:val="000000"/>
              </w:rPr>
              <w:t xml:space="preserve">e </w:t>
            </w:r>
            <w:r>
              <w:rPr>
                <w:color w:val="000000"/>
              </w:rPr>
              <w:t>zaak</w:t>
            </w:r>
            <w:r w:rsidRPr="009A2B44">
              <w:rPr>
                <w:color w:val="000000"/>
              </w:rPr>
              <w:t xml:space="preserve"> </w:t>
            </w:r>
            <w:r>
              <w:rPr>
                <w:color w:val="000000"/>
              </w:rPr>
              <w:t>bevat BAG-</w:t>
            </w:r>
            <w:r w:rsidRPr="009A2B44">
              <w:rPr>
                <w:color w:val="000000"/>
              </w:rPr>
              <w:t xml:space="preserve">relevante </w:t>
            </w:r>
            <w:r>
              <w:rPr>
                <w:color w:val="000000"/>
              </w:rPr>
              <w:t>Wabo</w:t>
            </w:r>
            <w:r w:rsidRPr="009A2B44">
              <w:rPr>
                <w:color w:val="000000"/>
              </w:rPr>
              <w:t xml:space="preserve">-onderdelen (sloop, bouw, en/of verandering bestemming) of </w:t>
            </w:r>
            <w:r>
              <w:rPr>
                <w:color w:val="000000"/>
              </w:rPr>
              <w:t>BAG-</w:t>
            </w:r>
            <w:r w:rsidRPr="009A2B44">
              <w:rPr>
                <w:color w:val="000000"/>
              </w:rPr>
              <w:t>relevante niet-</w:t>
            </w:r>
            <w:r>
              <w:rPr>
                <w:color w:val="000000"/>
              </w:rPr>
              <w:t>Wabo</w:t>
            </w:r>
            <w:r w:rsidRPr="009A2B44">
              <w:rPr>
                <w:color w:val="000000"/>
              </w:rPr>
              <w:t>-onderdelen (splitsing, samenvoeging). Het bericht wordt niet verstuurd bij niet-</w:t>
            </w:r>
            <w:r>
              <w:rPr>
                <w:color w:val="000000"/>
              </w:rPr>
              <w:t>BAG-</w:t>
            </w:r>
            <w:r w:rsidRPr="009A2B44">
              <w:rPr>
                <w:color w:val="000000"/>
              </w:rPr>
              <w:t xml:space="preserve">relevante </w:t>
            </w:r>
            <w:r>
              <w:rPr>
                <w:color w:val="000000"/>
              </w:rPr>
              <w:t>Wabo</w:t>
            </w:r>
            <w:r w:rsidRPr="009A2B44">
              <w:rPr>
                <w:color w:val="000000"/>
              </w:rPr>
              <w:t xml:space="preserve">-onderdelen (milieu, …). </w:t>
            </w:r>
          </w:p>
        </w:tc>
      </w:tr>
      <w:tr w:rsidR="00DD376B" w:rsidRPr="009A2B44" w14:paraId="75314AE4" w14:textId="77777777" w:rsidTr="00B6559F">
        <w:trPr>
          <w:trHeight w:val="227"/>
          <w:jc w:val="center"/>
        </w:trPr>
        <w:tc>
          <w:tcPr>
            <w:tcW w:w="1597" w:type="pct"/>
            <w:shd w:val="pct12" w:color="auto" w:fill="auto"/>
            <w:noWrap/>
            <w:tcMar>
              <w:top w:w="57" w:type="dxa"/>
            </w:tcMar>
          </w:tcPr>
          <w:p w14:paraId="623D9CB6" w14:textId="77777777" w:rsidR="00DD376B" w:rsidRPr="009A2B44" w:rsidRDefault="00DD376B" w:rsidP="00B6559F">
            <w:pPr>
              <w:rPr>
                <w:color w:val="000000"/>
              </w:rPr>
            </w:pPr>
            <w:r w:rsidRPr="009A2B44">
              <w:rPr>
                <w:color w:val="000000"/>
              </w:rPr>
              <w:t xml:space="preserve">Trigger </w:t>
            </w:r>
          </w:p>
        </w:tc>
        <w:tc>
          <w:tcPr>
            <w:tcW w:w="3403" w:type="pct"/>
            <w:noWrap/>
            <w:tcMar>
              <w:top w:w="57" w:type="dxa"/>
            </w:tcMar>
          </w:tcPr>
          <w:p w14:paraId="70B1EF2B" w14:textId="5BC7CF02" w:rsidR="00DD376B" w:rsidRPr="009A2B44" w:rsidRDefault="00DD376B" w:rsidP="00B6559F">
            <w:pPr>
              <w:rPr>
                <w:color w:val="000000"/>
              </w:rPr>
            </w:pPr>
            <w:r w:rsidRPr="009A2B44">
              <w:rPr>
                <w:color w:val="000000"/>
              </w:rPr>
              <w:t xml:space="preserve">Het bericht </w:t>
            </w:r>
            <w:r w:rsidR="000107BB">
              <w:rPr>
                <w:color w:val="000000"/>
              </w:rPr>
              <w:t>Status</w:t>
            </w:r>
            <w:r w:rsidRPr="009A2B44">
              <w:rPr>
                <w:color w:val="000000"/>
              </w:rPr>
              <w:t xml:space="preserve">notificatie wordt automatisch verstuurd </w:t>
            </w:r>
            <w:r>
              <w:rPr>
                <w:color w:val="000000"/>
              </w:rPr>
              <w:t>na</w:t>
            </w:r>
            <w:r w:rsidRPr="009A2B44">
              <w:rPr>
                <w:color w:val="000000"/>
              </w:rPr>
              <w:t xml:space="preserve"> het vaststellen van een relevant besluit</w:t>
            </w:r>
            <w:r>
              <w:rPr>
                <w:color w:val="000000"/>
              </w:rPr>
              <w:t xml:space="preserve"> of een </w:t>
            </w:r>
            <w:r>
              <w:rPr>
                <w:color w:val="000000"/>
              </w:rPr>
              <w:lastRenderedPageBreak/>
              <w:t>relevante statuswijziging (als de zaak tussentijds wordt beëindigd).</w:t>
            </w:r>
          </w:p>
        </w:tc>
      </w:tr>
      <w:tr w:rsidR="00DD376B" w:rsidRPr="009A2B44" w14:paraId="46F9AC17" w14:textId="77777777" w:rsidTr="00B6559F">
        <w:trPr>
          <w:trHeight w:val="227"/>
          <w:jc w:val="center"/>
        </w:trPr>
        <w:tc>
          <w:tcPr>
            <w:tcW w:w="1597" w:type="pct"/>
            <w:shd w:val="pct12" w:color="auto" w:fill="auto"/>
            <w:noWrap/>
            <w:tcMar>
              <w:top w:w="57" w:type="dxa"/>
            </w:tcMar>
          </w:tcPr>
          <w:p w14:paraId="7F12F9D8" w14:textId="77777777" w:rsidR="00DD376B" w:rsidRPr="009A2B44" w:rsidRDefault="00DD376B" w:rsidP="00B6559F">
            <w:pPr>
              <w:rPr>
                <w:color w:val="000000"/>
              </w:rPr>
            </w:pPr>
            <w:r>
              <w:rPr>
                <w:color w:val="000000"/>
              </w:rPr>
              <w:lastRenderedPageBreak/>
              <w:t xml:space="preserve">Direct </w:t>
            </w:r>
            <w:r w:rsidRPr="009A2B44">
              <w:rPr>
                <w:color w:val="000000"/>
              </w:rPr>
              <w:t xml:space="preserve">Gevolg </w:t>
            </w:r>
          </w:p>
        </w:tc>
        <w:tc>
          <w:tcPr>
            <w:tcW w:w="3403" w:type="pct"/>
            <w:noWrap/>
            <w:tcMar>
              <w:top w:w="57" w:type="dxa"/>
            </w:tcMar>
          </w:tcPr>
          <w:p w14:paraId="1607DEC3" w14:textId="2FA0294F" w:rsidR="00DD376B" w:rsidRPr="009A2B44" w:rsidRDefault="00DD376B" w:rsidP="00A26637">
            <w:pPr>
              <w:rPr>
                <w:color w:val="000000"/>
              </w:rPr>
            </w:pPr>
            <w:r>
              <w:rPr>
                <w:color w:val="000000"/>
              </w:rPr>
              <w:t>De BAG-beheerder bepaal</w:t>
            </w:r>
            <w:r w:rsidR="00A26637">
              <w:rPr>
                <w:color w:val="000000"/>
              </w:rPr>
              <w:t>t</w:t>
            </w:r>
            <w:r>
              <w:rPr>
                <w:color w:val="000000"/>
              </w:rPr>
              <w:t xml:space="preserve"> aan de hand van de aangeleverde gegevens welke acties ondernomen moeten worden in de  BAG</w:t>
            </w:r>
          </w:p>
        </w:tc>
      </w:tr>
      <w:tr w:rsidR="00DD376B" w:rsidRPr="009A2B44" w14:paraId="06AB2503" w14:textId="77777777" w:rsidTr="00B6559F">
        <w:trPr>
          <w:trHeight w:val="227"/>
          <w:jc w:val="center"/>
        </w:trPr>
        <w:tc>
          <w:tcPr>
            <w:tcW w:w="1597" w:type="pct"/>
            <w:shd w:val="pct12" w:color="auto" w:fill="auto"/>
            <w:noWrap/>
            <w:tcMar>
              <w:top w:w="57" w:type="dxa"/>
            </w:tcMar>
          </w:tcPr>
          <w:p w14:paraId="734BD29B" w14:textId="77777777" w:rsidR="00DD376B" w:rsidRPr="009A2B44" w:rsidRDefault="00DD376B" w:rsidP="00B6559F">
            <w:pPr>
              <w:rPr>
                <w:color w:val="000000"/>
              </w:rPr>
            </w:pPr>
            <w:r>
              <w:rPr>
                <w:color w:val="000000"/>
              </w:rPr>
              <w:t>Vervolgactie</w:t>
            </w:r>
            <w:r w:rsidRPr="009A2B44">
              <w:rPr>
                <w:color w:val="000000"/>
              </w:rPr>
              <w:t xml:space="preserve"> </w:t>
            </w:r>
          </w:p>
        </w:tc>
        <w:tc>
          <w:tcPr>
            <w:tcW w:w="3403" w:type="pct"/>
            <w:noWrap/>
            <w:tcMar>
              <w:top w:w="57" w:type="dxa"/>
            </w:tcMar>
          </w:tcPr>
          <w:p w14:paraId="3EDB85DC" w14:textId="77777777" w:rsidR="00DD376B" w:rsidRPr="009A2B44" w:rsidRDefault="00DD376B" w:rsidP="00B6559F">
            <w:pPr>
              <w:rPr>
                <w:color w:val="000000"/>
              </w:rPr>
            </w:pPr>
          </w:p>
        </w:tc>
      </w:tr>
      <w:tr w:rsidR="00DD376B" w:rsidRPr="009A2B44" w14:paraId="5857A791" w14:textId="77777777" w:rsidTr="00B6559F">
        <w:trPr>
          <w:trHeight w:val="227"/>
          <w:jc w:val="center"/>
        </w:trPr>
        <w:tc>
          <w:tcPr>
            <w:tcW w:w="1597" w:type="pct"/>
            <w:shd w:val="pct12" w:color="auto" w:fill="auto"/>
            <w:noWrap/>
            <w:tcMar>
              <w:top w:w="57" w:type="dxa"/>
            </w:tcMar>
          </w:tcPr>
          <w:p w14:paraId="6EB7A0A1" w14:textId="77777777" w:rsidR="00DD376B" w:rsidRPr="009A2B44" w:rsidRDefault="00DD376B" w:rsidP="00B6559F">
            <w:pPr>
              <w:rPr>
                <w:color w:val="000000"/>
              </w:rPr>
            </w:pPr>
            <w:r>
              <w:rPr>
                <w:color w:val="000000"/>
              </w:rPr>
              <w:t>Bijzonderheden</w:t>
            </w:r>
            <w:r w:rsidRPr="009A2B44">
              <w:rPr>
                <w:color w:val="000000"/>
              </w:rPr>
              <w:t xml:space="preserve"> </w:t>
            </w:r>
          </w:p>
        </w:tc>
        <w:tc>
          <w:tcPr>
            <w:tcW w:w="3403" w:type="pct"/>
            <w:noWrap/>
            <w:tcMar>
              <w:top w:w="57" w:type="dxa"/>
            </w:tcMar>
          </w:tcPr>
          <w:p w14:paraId="159A37B4" w14:textId="77777777" w:rsidR="00DD376B" w:rsidRPr="009A2B44" w:rsidRDefault="00DD376B" w:rsidP="00B6559F">
            <w:pPr>
              <w:rPr>
                <w:color w:val="000000"/>
              </w:rPr>
            </w:pPr>
          </w:p>
        </w:tc>
      </w:tr>
    </w:tbl>
    <w:p w14:paraId="35C441D7" w14:textId="77777777" w:rsidR="00DD376B" w:rsidRPr="00647141" w:rsidRDefault="00DD376B" w:rsidP="00DD376B"/>
    <w:p w14:paraId="451E989E" w14:textId="77777777" w:rsidR="00DD376B" w:rsidRPr="009A2B44" w:rsidRDefault="00DD376B" w:rsidP="00DD376B"/>
    <w:p w14:paraId="41D1B220" w14:textId="77777777" w:rsidR="00DD376B" w:rsidRPr="009A2B44" w:rsidRDefault="00DD376B" w:rsidP="00DD376B"/>
    <w:p w14:paraId="44CD7F44" w14:textId="0F2B6C85" w:rsidR="00EF1B2E" w:rsidRDefault="000107BB" w:rsidP="00DD376B">
      <w:pPr>
        <w:jc w:val="center"/>
      </w:pPr>
      <w:r>
        <w:object w:dxaOrig="8787" w:dyaOrig="4569" w14:anchorId="5C71A748">
          <v:shape id="_x0000_i1029" type="#_x0000_t75" style="width:439.2pt;height:228.6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Visio.Drawing.11" ShapeID="_x0000_i1029" DrawAspect="Content" ObjectID="_1596890548" r:id="rId52"/>
        </w:object>
      </w:r>
    </w:p>
    <w:p w14:paraId="5023A16F" w14:textId="7C3DA1A9" w:rsidR="00CB4C85" w:rsidRDefault="00CB4C85" w:rsidP="00CB4C85">
      <w:pPr>
        <w:pStyle w:val="Bijschrift"/>
        <w:jc w:val="center"/>
      </w:pPr>
      <w:r>
        <w:t xml:space="preserve">Figuur </w:t>
      </w:r>
      <w:fldSimple w:instr=" SEQ Figuur \* ARABIC ">
        <w:r w:rsidR="00644E3C">
          <w:rPr>
            <w:noProof/>
          </w:rPr>
          <w:t>8</w:t>
        </w:r>
      </w:fldSimple>
      <w:r w:rsidR="000107BB">
        <w:t xml:space="preserve"> </w:t>
      </w:r>
      <w:r w:rsidR="003E4E5F">
        <w:t>Interactiemodel S</w:t>
      </w:r>
      <w:r w:rsidR="000107BB">
        <w:t>tatus</w:t>
      </w:r>
      <w:r w:rsidR="003E4E5F">
        <w:t>n</w:t>
      </w:r>
      <w:r>
        <w:t>otificatie</w:t>
      </w:r>
    </w:p>
    <w:p w14:paraId="736E78C8" w14:textId="77777777" w:rsidR="000107BB" w:rsidRPr="000107BB" w:rsidRDefault="000107BB" w:rsidP="000107BB"/>
    <w:p w14:paraId="79061D69" w14:textId="77777777" w:rsidR="003531C0" w:rsidRDefault="003531C0" w:rsidP="003531C0">
      <w:r>
        <w:t>I</w:t>
      </w:r>
      <w:r w:rsidRPr="009F16F9">
        <w:t xml:space="preserve">n de eerste kolom </w:t>
      </w:r>
      <w:r>
        <w:t xml:space="preserve">van de Bericht-tabellen wordt </w:t>
      </w:r>
      <w:r w:rsidRPr="009F16F9">
        <w:t xml:space="preserve">de elementnaam inclusief </w:t>
      </w:r>
      <w:r>
        <w:softHyphen/>
      </w:r>
      <w:r>
        <w:softHyphen/>
      </w:r>
      <w:r>
        <w:softHyphen/>
      </w:r>
      <w:r>
        <w:softHyphen/>
      </w:r>
      <w:r>
        <w:softHyphen/>
      </w:r>
      <w:r>
        <w:softHyphen/>
      </w:r>
      <w:r>
        <w:softHyphen/>
      </w:r>
      <w:r w:rsidRPr="009F16F9">
        <w:t xml:space="preserve">hiërarchie in het bericht aangegeven, in de tweede kolom wordt aangegeven wat de functionele benaming van het element is en </w:t>
      </w:r>
      <w:r>
        <w:t>I</w:t>
      </w:r>
      <w:r w:rsidRPr="009F16F9">
        <w:t xml:space="preserve">n de laatste kolom is </w:t>
      </w:r>
      <w:r>
        <w:t>wordt aangegeven of het betreffende attribuut :</w:t>
      </w:r>
    </w:p>
    <w:p w14:paraId="7AA3389B" w14:textId="77777777" w:rsidR="003531C0" w:rsidRPr="009F16F9" w:rsidRDefault="003531C0" w:rsidP="00B36709">
      <w:pPr>
        <w:pStyle w:val="Lijstalinea"/>
        <w:numPr>
          <w:ilvl w:val="0"/>
          <w:numId w:val="32"/>
        </w:numPr>
      </w:pPr>
      <w:r w:rsidRPr="009F16F9">
        <w:t xml:space="preserve">optioneel is (o),  </w:t>
      </w:r>
    </w:p>
    <w:p w14:paraId="62BF8F10" w14:textId="77777777" w:rsidR="003531C0" w:rsidRPr="009F16F9" w:rsidRDefault="003531C0" w:rsidP="00B36709">
      <w:pPr>
        <w:pStyle w:val="Lijstalinea"/>
        <w:numPr>
          <w:ilvl w:val="0"/>
          <w:numId w:val="32"/>
        </w:numPr>
      </w:pPr>
      <w:r w:rsidRPr="009F16F9">
        <w:t xml:space="preserve">verplicht opgenomen moet zijn in het bericht maar leeg kan zijn (o*)  </w:t>
      </w:r>
    </w:p>
    <w:p w14:paraId="69E04349" w14:textId="77777777" w:rsidR="003531C0" w:rsidRDefault="003531C0" w:rsidP="00B36709">
      <w:pPr>
        <w:pStyle w:val="Lijstalinea"/>
        <w:numPr>
          <w:ilvl w:val="0"/>
          <w:numId w:val="32"/>
        </w:numPr>
      </w:pPr>
      <w:r w:rsidRPr="009F16F9">
        <w:t xml:space="preserve">verplicht opgenomen moet zijn in het bericht en een waarde hebben (v) </w:t>
      </w:r>
    </w:p>
    <w:p w14:paraId="5B8225A1" w14:textId="77777777" w:rsidR="003531C0" w:rsidRDefault="003531C0" w:rsidP="003531C0">
      <w:r>
        <w:t>en of een element:</w:t>
      </w:r>
    </w:p>
    <w:p w14:paraId="2AEA70B9" w14:textId="77777777" w:rsidR="003531C0" w:rsidRPr="002D1BA4" w:rsidRDefault="003531C0" w:rsidP="00B36709">
      <w:pPr>
        <w:pStyle w:val="Lijstalinea"/>
        <w:numPr>
          <w:ilvl w:val="0"/>
          <w:numId w:val="33"/>
        </w:numPr>
      </w:pPr>
      <w:r w:rsidRPr="002D1BA4">
        <w:t>verplicht aanwezig is in het bericht met 1 voorkomen. [1..1]</w:t>
      </w:r>
    </w:p>
    <w:p w14:paraId="7EF33DDF" w14:textId="77777777" w:rsidR="003531C0" w:rsidRPr="002D1BA4" w:rsidRDefault="003531C0" w:rsidP="00B36709">
      <w:pPr>
        <w:pStyle w:val="Lijstalinea"/>
        <w:numPr>
          <w:ilvl w:val="0"/>
          <w:numId w:val="33"/>
        </w:numPr>
      </w:pPr>
      <w:r w:rsidRPr="002D1BA4">
        <w:t>optioneel aanwezig is in het bericht en heeft maximaal 2 voorkomens. [0..2]</w:t>
      </w:r>
    </w:p>
    <w:p w14:paraId="54999DF4" w14:textId="77777777" w:rsidR="003531C0" w:rsidRDefault="003531C0" w:rsidP="00B36709">
      <w:pPr>
        <w:pStyle w:val="Lijstalinea"/>
        <w:numPr>
          <w:ilvl w:val="0"/>
          <w:numId w:val="33"/>
        </w:numPr>
      </w:pPr>
      <w:r w:rsidRPr="002D1BA4">
        <w:t>optioneel aanwezig is in het bericht en heeft geen maximum aantal. [0..*]</w:t>
      </w:r>
    </w:p>
    <w:p w14:paraId="5B1459E7" w14:textId="77777777" w:rsidR="00DD376B" w:rsidRPr="009A2B44" w:rsidRDefault="00DD376B" w:rsidP="00DD376B"/>
    <w:p w14:paraId="36C9CC4F" w14:textId="54BEE299" w:rsidR="00DD376B" w:rsidRDefault="00DD376B" w:rsidP="00DD376B">
      <w:pPr>
        <w:pStyle w:val="Kop3"/>
      </w:pPr>
      <w:bookmarkStart w:id="750" w:name="_Toc361821710"/>
      <w:bookmarkStart w:id="751" w:name="_Toc381774169"/>
      <w:bookmarkStart w:id="752" w:name="_Toc379548023"/>
      <w:bookmarkStart w:id="753" w:name="_Toc523146169"/>
      <w:r>
        <w:t>Wabo</w:t>
      </w:r>
      <w:r w:rsidRPr="009A2B44">
        <w:t xml:space="preserve"> =&gt; BAG </w:t>
      </w:r>
      <w:r>
        <w:t>Status</w:t>
      </w:r>
      <w:r w:rsidR="003E4E5F">
        <w:t>n</w:t>
      </w:r>
      <w:r w:rsidRPr="009A2B44">
        <w:t>otificatie</w:t>
      </w:r>
      <w:bookmarkEnd w:id="750"/>
      <w:bookmarkEnd w:id="751"/>
      <w:bookmarkEnd w:id="753"/>
      <w:r w:rsidRPr="009A2B44">
        <w:t xml:space="preserve"> </w:t>
      </w:r>
      <w:bookmarkEnd w:id="752"/>
    </w:p>
    <w:p w14:paraId="76AFC0EC" w14:textId="5F7EAE71" w:rsidR="00DD376B" w:rsidRDefault="003E4E5F" w:rsidP="00DD376B">
      <w:r>
        <w:t>De S</w:t>
      </w:r>
      <w:r w:rsidR="00DD376B">
        <w:t xml:space="preserve">tatusnotificatie die van de Wabo naar de BAG verstuurd wordt stelt de BAG op de hoogte van het statuswijziging (bv. nav een besluit of tussentijdse beëindiging). </w:t>
      </w:r>
    </w:p>
    <w:p w14:paraId="4F890FD9" w14:textId="77777777" w:rsidR="00DD376B" w:rsidRDefault="00DD376B" w:rsidP="00DD376B"/>
    <w:p w14:paraId="5831EA3F" w14:textId="77777777" w:rsidR="00DD376B" w:rsidRDefault="00DD376B" w:rsidP="00DD376B">
      <w:r>
        <w:t>Bij het verlenen van een onderdeel “Bouwen” in een nieuwbouwproject zal de BAG op basis van dit bericht kunnen bepalen welke nieuwe objecten er voorlopig waren opgevoerd en kan op basis van deze notificatie de betreffende objecten definitief maken.</w:t>
      </w:r>
    </w:p>
    <w:p w14:paraId="157F7678"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73FE74B4" w14:textId="77777777" w:rsidTr="00B6559F">
        <w:tc>
          <w:tcPr>
            <w:tcW w:w="8188" w:type="dxa"/>
            <w:gridSpan w:val="2"/>
          </w:tcPr>
          <w:p w14:paraId="55F0A126" w14:textId="4C444100" w:rsidR="00DD376B" w:rsidRPr="00767E58" w:rsidRDefault="00DD376B" w:rsidP="00B6559F">
            <w:pPr>
              <w:rPr>
                <w:b/>
              </w:rPr>
            </w:pPr>
            <w:r w:rsidRPr="00767E58">
              <w:rPr>
                <w:b/>
              </w:rPr>
              <w:t>Berichttype:</w:t>
            </w:r>
            <w:r w:rsidRPr="00767E58">
              <w:t xml:space="preserve"> </w:t>
            </w:r>
            <w:r w:rsidR="00961D4E">
              <w:t>statusNotificatie_Di01</w:t>
            </w:r>
          </w:p>
        </w:tc>
        <w:tc>
          <w:tcPr>
            <w:tcW w:w="851" w:type="dxa"/>
            <w:tcBorders>
              <w:bottom w:val="single" w:sz="4" w:space="0" w:color="auto"/>
              <w:right w:val="single" w:sz="4" w:space="0" w:color="auto"/>
            </w:tcBorders>
          </w:tcPr>
          <w:p w14:paraId="0B631A8E" w14:textId="77777777" w:rsidR="00DD376B" w:rsidRPr="00767E58" w:rsidRDefault="00DD376B" w:rsidP="00B6559F">
            <w:pPr>
              <w:rPr>
                <w:b/>
              </w:rPr>
            </w:pPr>
          </w:p>
        </w:tc>
      </w:tr>
      <w:tr w:rsidR="00DD376B" w:rsidRPr="00EF29EE" w14:paraId="7F029865" w14:textId="77777777" w:rsidTr="00B6559F">
        <w:tc>
          <w:tcPr>
            <w:tcW w:w="5070" w:type="dxa"/>
          </w:tcPr>
          <w:p w14:paraId="03D0034C" w14:textId="77777777" w:rsidR="00DD376B" w:rsidRPr="00767E58" w:rsidRDefault="00DD376B" w:rsidP="00B6559F">
            <w:pPr>
              <w:rPr>
                <w:b/>
              </w:rPr>
            </w:pPr>
            <w:r w:rsidRPr="00767E58">
              <w:rPr>
                <w:b/>
              </w:rPr>
              <w:lastRenderedPageBreak/>
              <w:t>StUF-elementen</w:t>
            </w:r>
          </w:p>
        </w:tc>
        <w:tc>
          <w:tcPr>
            <w:tcW w:w="3118" w:type="dxa"/>
          </w:tcPr>
          <w:p w14:paraId="5E1B2F48" w14:textId="77777777" w:rsidR="00DD376B" w:rsidRPr="00767E58" w:rsidRDefault="00DD376B" w:rsidP="00B6559F">
            <w:pPr>
              <w:rPr>
                <w:b/>
              </w:rPr>
            </w:pPr>
          </w:p>
        </w:tc>
        <w:tc>
          <w:tcPr>
            <w:tcW w:w="851" w:type="dxa"/>
            <w:tcBorders>
              <w:right w:val="single" w:sz="4" w:space="0" w:color="auto"/>
            </w:tcBorders>
          </w:tcPr>
          <w:p w14:paraId="53F1D198" w14:textId="77777777" w:rsidR="00DD376B" w:rsidRPr="00D66655" w:rsidRDefault="00DD376B" w:rsidP="00B6559F">
            <w:r>
              <w:rPr>
                <w:b/>
              </w:rPr>
              <w:t>v/o</w:t>
            </w:r>
          </w:p>
        </w:tc>
      </w:tr>
      <w:tr w:rsidR="00B875F2" w14:paraId="3A13D4A1" w14:textId="77777777" w:rsidTr="00B50206">
        <w:tc>
          <w:tcPr>
            <w:tcW w:w="5070" w:type="dxa"/>
          </w:tcPr>
          <w:p w14:paraId="2E427B94" w14:textId="77777777" w:rsidR="00B875F2" w:rsidRPr="007E7D06" w:rsidRDefault="00B875F2" w:rsidP="00B50206">
            <w:pPr>
              <w:rPr>
                <w:b/>
              </w:rPr>
            </w:pPr>
            <w:r>
              <w:rPr>
                <w:b/>
              </w:rPr>
              <w:t>Onderdeel (OND)</w:t>
            </w:r>
          </w:p>
        </w:tc>
        <w:tc>
          <w:tcPr>
            <w:tcW w:w="3118" w:type="dxa"/>
          </w:tcPr>
          <w:p w14:paraId="478BAAEA" w14:textId="77777777" w:rsidR="00B875F2" w:rsidRDefault="00B875F2" w:rsidP="00B50206">
            <w:pPr>
              <w:pStyle w:val="Geenafstand"/>
              <w:rPr>
                <w:i/>
              </w:rPr>
            </w:pPr>
          </w:p>
        </w:tc>
        <w:tc>
          <w:tcPr>
            <w:tcW w:w="851" w:type="dxa"/>
            <w:tcBorders>
              <w:right w:val="single" w:sz="4" w:space="0" w:color="auto"/>
            </w:tcBorders>
          </w:tcPr>
          <w:p w14:paraId="5428BE28" w14:textId="77777777" w:rsidR="00B875F2" w:rsidRDefault="00B875F2" w:rsidP="00B50206">
            <w:pPr>
              <w:pStyle w:val="Geenafstand"/>
            </w:pPr>
            <w:r>
              <w:t>[1..*]</w:t>
            </w:r>
          </w:p>
        </w:tc>
      </w:tr>
      <w:tr w:rsidR="00B875F2" w14:paraId="0EB7B54A" w14:textId="77777777" w:rsidTr="00B50206">
        <w:tc>
          <w:tcPr>
            <w:tcW w:w="5070" w:type="dxa"/>
          </w:tcPr>
          <w:p w14:paraId="25D104FF" w14:textId="77777777" w:rsidR="00B875F2" w:rsidRDefault="00B875F2" w:rsidP="00B50206">
            <w:r>
              <w:t>identificatie</w:t>
            </w:r>
          </w:p>
        </w:tc>
        <w:tc>
          <w:tcPr>
            <w:tcW w:w="3118" w:type="dxa"/>
          </w:tcPr>
          <w:p w14:paraId="5EB982AD" w14:textId="77777777" w:rsidR="00B875F2" w:rsidRPr="00C45D14" w:rsidRDefault="00B875F2" w:rsidP="00B50206">
            <w:pPr>
              <w:pStyle w:val="Geenafstand"/>
            </w:pPr>
            <w:r w:rsidRPr="00C45D14">
              <w:t>Unieke identificatie</w:t>
            </w:r>
          </w:p>
        </w:tc>
        <w:tc>
          <w:tcPr>
            <w:tcW w:w="851" w:type="dxa"/>
            <w:tcBorders>
              <w:right w:val="single" w:sz="4" w:space="0" w:color="auto"/>
            </w:tcBorders>
          </w:tcPr>
          <w:p w14:paraId="0DD71119" w14:textId="77777777" w:rsidR="00B875F2" w:rsidRDefault="00B875F2" w:rsidP="00B50206">
            <w:pPr>
              <w:pStyle w:val="Geenafstand"/>
            </w:pPr>
            <w:r>
              <w:t>v</w:t>
            </w:r>
          </w:p>
        </w:tc>
      </w:tr>
      <w:tr w:rsidR="00B875F2" w:rsidRPr="00A81981" w14:paraId="5396A361" w14:textId="77777777" w:rsidTr="00B50206">
        <w:tc>
          <w:tcPr>
            <w:tcW w:w="5070" w:type="dxa"/>
          </w:tcPr>
          <w:p w14:paraId="38B29D1E" w14:textId="77777777" w:rsidR="00B875F2" w:rsidRPr="00A81981" w:rsidRDefault="00B875F2" w:rsidP="00B50206">
            <w:r>
              <w:t>onderdeelSoort</w:t>
            </w:r>
          </w:p>
        </w:tc>
        <w:tc>
          <w:tcPr>
            <w:tcW w:w="3118" w:type="dxa"/>
          </w:tcPr>
          <w:p w14:paraId="37425B72" w14:textId="77777777" w:rsidR="00B875F2" w:rsidRPr="00C45D14" w:rsidRDefault="00B875F2" w:rsidP="00B50206">
            <w:pPr>
              <w:pStyle w:val="Geenafstand"/>
            </w:pPr>
            <w:r w:rsidRPr="00C45D14">
              <w:t xml:space="preserve">Onderdeel van de vergunningsaanvraag die betrekking heeft op de aanvraag.Waardelijst : </w:t>
            </w:r>
          </w:p>
          <w:p w14:paraId="07BAEC33" w14:textId="77777777" w:rsidR="00B875F2" w:rsidRPr="00C45D14" w:rsidRDefault="00B875F2" w:rsidP="00B50206">
            <w:pPr>
              <w:pStyle w:val="Geenafstand"/>
            </w:pPr>
            <w:r w:rsidRPr="00C45D14">
              <w:t>“Bouwen”</w:t>
            </w:r>
          </w:p>
          <w:p w14:paraId="29041474" w14:textId="77777777" w:rsidR="00B875F2" w:rsidRPr="00C45D14" w:rsidRDefault="00B875F2" w:rsidP="00B50206">
            <w:pPr>
              <w:pStyle w:val="Geenafstand"/>
            </w:pPr>
            <w:r w:rsidRPr="00C45D14">
              <w:t>“Slopen”</w:t>
            </w:r>
          </w:p>
          <w:p w14:paraId="1C917B43" w14:textId="77777777" w:rsidR="00B875F2" w:rsidRPr="00C45D14" w:rsidRDefault="00B875F2" w:rsidP="00B50206">
            <w:pPr>
              <w:pStyle w:val="Geenafstand"/>
            </w:pPr>
            <w:r w:rsidRPr="00C45D14">
              <w:t>“Gebruik”</w:t>
            </w:r>
          </w:p>
          <w:p w14:paraId="14327A02" w14:textId="77777777" w:rsidR="00B875F2" w:rsidRPr="00C45D14" w:rsidRDefault="00B875F2" w:rsidP="00B50206">
            <w:pPr>
              <w:pStyle w:val="Geenafstand"/>
            </w:pPr>
            <w:r w:rsidRPr="00C45D14">
              <w:t>“Splitsen”</w:t>
            </w:r>
          </w:p>
          <w:p w14:paraId="6F7F48D5" w14:textId="77777777" w:rsidR="00B875F2" w:rsidRPr="00C45D14" w:rsidRDefault="00B875F2" w:rsidP="00B50206">
            <w:pPr>
              <w:pStyle w:val="Geenafstand"/>
            </w:pPr>
            <w:r w:rsidRPr="00C45D14">
              <w:t>“Samenvoegen”</w:t>
            </w:r>
          </w:p>
          <w:p w14:paraId="011A16BB" w14:textId="77777777" w:rsidR="00B875F2" w:rsidRPr="00C45D14" w:rsidRDefault="00B875F2" w:rsidP="00B50206">
            <w:pPr>
              <w:pStyle w:val="Geenafstand"/>
            </w:pPr>
            <w:r w:rsidRPr="00C45D14">
              <w:t>“Overig”</w:t>
            </w:r>
          </w:p>
          <w:p w14:paraId="60E6C771" w14:textId="77777777" w:rsidR="00B875F2" w:rsidRPr="00C45D14" w:rsidRDefault="00B875F2" w:rsidP="00B50206">
            <w:pPr>
              <w:pStyle w:val="Geenafstand"/>
            </w:pPr>
          </w:p>
        </w:tc>
        <w:tc>
          <w:tcPr>
            <w:tcW w:w="851" w:type="dxa"/>
            <w:tcBorders>
              <w:right w:val="single" w:sz="4" w:space="0" w:color="auto"/>
            </w:tcBorders>
          </w:tcPr>
          <w:p w14:paraId="107E2D25" w14:textId="77777777" w:rsidR="00B875F2" w:rsidRPr="00A81981" w:rsidRDefault="00B875F2" w:rsidP="00B50206">
            <w:pPr>
              <w:pStyle w:val="Geenafstand"/>
            </w:pPr>
            <w:r>
              <w:t>v</w:t>
            </w:r>
          </w:p>
        </w:tc>
      </w:tr>
      <w:tr w:rsidR="00B875F2" w:rsidRPr="008365E5" w14:paraId="2656D21F" w14:textId="77777777" w:rsidTr="00B50206">
        <w:tc>
          <w:tcPr>
            <w:tcW w:w="5070" w:type="dxa"/>
          </w:tcPr>
          <w:p w14:paraId="5506B041" w14:textId="77777777" w:rsidR="00B875F2" w:rsidRPr="00A81981" w:rsidRDefault="00B875F2" w:rsidP="00B50206">
            <w:r>
              <w:t>resultaat</w:t>
            </w:r>
          </w:p>
        </w:tc>
        <w:tc>
          <w:tcPr>
            <w:tcW w:w="3118" w:type="dxa"/>
          </w:tcPr>
          <w:p w14:paraId="7CA49CA7" w14:textId="77777777" w:rsidR="00B875F2" w:rsidRPr="00C45D14" w:rsidRDefault="00B875F2" w:rsidP="00B50206">
            <w:pPr>
              <w:pStyle w:val="Geenafstand"/>
            </w:pPr>
            <w:r w:rsidRPr="00C45D14">
              <w:t>Waardelijst:</w:t>
            </w:r>
          </w:p>
          <w:p w14:paraId="521ABA36" w14:textId="77777777" w:rsidR="00B875F2" w:rsidRPr="00C45D14" w:rsidRDefault="00B875F2" w:rsidP="00B50206">
            <w:pPr>
              <w:pStyle w:val="Geenafstand"/>
            </w:pPr>
            <w:r w:rsidRPr="00C45D14">
              <w:t>“Verleend”</w:t>
            </w:r>
          </w:p>
          <w:p w14:paraId="66669A15" w14:textId="77777777" w:rsidR="00B875F2" w:rsidRPr="00C45D14" w:rsidRDefault="00B875F2" w:rsidP="00B50206">
            <w:pPr>
              <w:pStyle w:val="Geenafstand"/>
            </w:pPr>
            <w:r w:rsidRPr="00C45D14">
              <w:t>“Geweigerd”</w:t>
            </w:r>
          </w:p>
          <w:p w14:paraId="6EC3D416" w14:textId="77777777" w:rsidR="00B875F2" w:rsidRDefault="00B875F2" w:rsidP="00B50206">
            <w:pPr>
              <w:pStyle w:val="Geenafstand"/>
            </w:pPr>
            <w:r w:rsidRPr="00C45D14">
              <w:t>“Vergunningvrij”</w:t>
            </w:r>
          </w:p>
          <w:p w14:paraId="09320A1F" w14:textId="373F21E5" w:rsidR="0029625B" w:rsidRPr="00C45D14" w:rsidRDefault="0029625B" w:rsidP="00B50206">
            <w:pPr>
              <w:pStyle w:val="Geenafstand"/>
            </w:pPr>
            <w:r>
              <w:t>“Ingetrokken”</w:t>
            </w:r>
          </w:p>
        </w:tc>
        <w:tc>
          <w:tcPr>
            <w:tcW w:w="851" w:type="dxa"/>
            <w:tcBorders>
              <w:right w:val="single" w:sz="4" w:space="0" w:color="auto"/>
            </w:tcBorders>
          </w:tcPr>
          <w:p w14:paraId="5FBB0FB7" w14:textId="77777777" w:rsidR="00B875F2" w:rsidRPr="008365E5" w:rsidRDefault="00B875F2" w:rsidP="00B50206">
            <w:pPr>
              <w:pStyle w:val="Geenafstand"/>
            </w:pPr>
            <w:r>
              <w:t>o</w:t>
            </w:r>
          </w:p>
        </w:tc>
      </w:tr>
      <w:tr w:rsidR="00B875F2" w14:paraId="66E80FC7" w14:textId="77777777" w:rsidTr="00B50206">
        <w:tc>
          <w:tcPr>
            <w:tcW w:w="5070" w:type="dxa"/>
          </w:tcPr>
          <w:p w14:paraId="6BC7C5A7" w14:textId="77777777" w:rsidR="00B875F2" w:rsidRDefault="00B875F2" w:rsidP="00B50206">
            <w:r>
              <w:rPr>
                <w:b/>
              </w:rPr>
              <w:t xml:space="preserve">Onderdeel &gt; </w:t>
            </w:r>
            <w:r w:rsidRPr="00141A7C">
              <w:rPr>
                <w:b/>
              </w:rPr>
              <w:t>Pand</w:t>
            </w:r>
            <w:r>
              <w:rPr>
                <w:b/>
              </w:rPr>
              <w:t xml:space="preserve"> (PND)</w:t>
            </w:r>
          </w:p>
        </w:tc>
        <w:tc>
          <w:tcPr>
            <w:tcW w:w="3118" w:type="dxa"/>
          </w:tcPr>
          <w:p w14:paraId="69F68210" w14:textId="77777777" w:rsidR="00B875F2" w:rsidRPr="00C45D14" w:rsidRDefault="00B875F2" w:rsidP="00B50206">
            <w:pPr>
              <w:pStyle w:val="Geenafstand"/>
            </w:pPr>
          </w:p>
        </w:tc>
        <w:tc>
          <w:tcPr>
            <w:tcW w:w="851" w:type="dxa"/>
            <w:tcBorders>
              <w:right w:val="single" w:sz="4" w:space="0" w:color="auto"/>
            </w:tcBorders>
          </w:tcPr>
          <w:p w14:paraId="30E89D52" w14:textId="77777777" w:rsidR="00B875F2" w:rsidRDefault="00B875F2" w:rsidP="00B50206">
            <w:pPr>
              <w:pStyle w:val="Geenafstand"/>
            </w:pPr>
            <w:r>
              <w:t>[0..*]</w:t>
            </w:r>
          </w:p>
        </w:tc>
      </w:tr>
      <w:tr w:rsidR="00B875F2" w14:paraId="1291A014" w14:textId="77777777" w:rsidTr="00B50206">
        <w:tc>
          <w:tcPr>
            <w:tcW w:w="5070" w:type="dxa"/>
          </w:tcPr>
          <w:p w14:paraId="6FB23FF3" w14:textId="77777777" w:rsidR="00B875F2" w:rsidRDefault="00B875F2" w:rsidP="00B50206">
            <w:r>
              <w:t>identificatie</w:t>
            </w:r>
          </w:p>
        </w:tc>
        <w:tc>
          <w:tcPr>
            <w:tcW w:w="3118" w:type="dxa"/>
          </w:tcPr>
          <w:p w14:paraId="244C3461" w14:textId="77777777" w:rsidR="00B875F2" w:rsidRPr="00C45D14" w:rsidRDefault="00B875F2" w:rsidP="00B50206">
            <w:pPr>
              <w:pStyle w:val="Geenafstand"/>
            </w:pPr>
            <w:r w:rsidRPr="00C45D14">
              <w:t>Identificatie Pand</w:t>
            </w:r>
          </w:p>
        </w:tc>
        <w:tc>
          <w:tcPr>
            <w:tcW w:w="851" w:type="dxa"/>
            <w:tcBorders>
              <w:right w:val="single" w:sz="4" w:space="0" w:color="auto"/>
            </w:tcBorders>
          </w:tcPr>
          <w:p w14:paraId="1A8244AF" w14:textId="77777777" w:rsidR="00B875F2" w:rsidRDefault="00B875F2" w:rsidP="00B50206">
            <w:pPr>
              <w:pStyle w:val="Geenafstand"/>
            </w:pPr>
            <w:r>
              <w:t>v</w:t>
            </w:r>
          </w:p>
        </w:tc>
      </w:tr>
      <w:tr w:rsidR="00B875F2" w14:paraId="17183442" w14:textId="77777777" w:rsidTr="00B50206">
        <w:tc>
          <w:tcPr>
            <w:tcW w:w="5070" w:type="dxa"/>
          </w:tcPr>
          <w:p w14:paraId="77B6E313" w14:textId="77777777" w:rsidR="00B875F2" w:rsidRDefault="00B875F2" w:rsidP="00B50206">
            <w:r>
              <w:t>Percentage bouw gereed</w:t>
            </w:r>
          </w:p>
        </w:tc>
        <w:tc>
          <w:tcPr>
            <w:tcW w:w="3118" w:type="dxa"/>
          </w:tcPr>
          <w:p w14:paraId="113A4089" w14:textId="77777777" w:rsidR="00B875F2" w:rsidRPr="00C45D14" w:rsidRDefault="00B875F2" w:rsidP="000C0A34">
            <w:pPr>
              <w:pStyle w:val="Geenafstand"/>
            </w:pPr>
            <w:r w:rsidRPr="00C45D14">
              <w:t>T.b.v. WOZ percentage bouw gereed.</w:t>
            </w:r>
            <w:r w:rsidR="000C0A34" w:rsidRPr="00C45D14">
              <w:t xml:space="preserve"> </w:t>
            </w:r>
            <w:r w:rsidRPr="00C45D14">
              <w:t>Vormgegeven in extraElement</w:t>
            </w:r>
            <w:r w:rsidR="000C0A34" w:rsidRPr="00C45D14">
              <w:t xml:space="preserve">. </w:t>
            </w:r>
          </w:p>
          <w:p w14:paraId="27AE7638" w14:textId="02CA7A93" w:rsidR="000C0A34" w:rsidRPr="00C45D14" w:rsidRDefault="000C0A34" w:rsidP="000C0A34">
            <w:pPr>
              <w:pStyle w:val="Geenafstand"/>
            </w:pPr>
            <w:r w:rsidRPr="00C45D14">
              <w:t>Waardebereik: 10%, 20%, 25%, 40%, 60%</w:t>
            </w:r>
          </w:p>
        </w:tc>
        <w:tc>
          <w:tcPr>
            <w:tcW w:w="851" w:type="dxa"/>
            <w:tcBorders>
              <w:right w:val="single" w:sz="4" w:space="0" w:color="auto"/>
            </w:tcBorders>
          </w:tcPr>
          <w:p w14:paraId="6AFA1583" w14:textId="7F029C0F" w:rsidR="00B875F2" w:rsidRDefault="00EA4107" w:rsidP="00B50206">
            <w:pPr>
              <w:pStyle w:val="Geenafstand"/>
            </w:pPr>
            <w:r>
              <w:t>O</w:t>
            </w:r>
          </w:p>
        </w:tc>
      </w:tr>
      <w:tr w:rsidR="00B875F2" w14:paraId="29FB0276" w14:textId="77777777" w:rsidTr="00B50206">
        <w:tc>
          <w:tcPr>
            <w:tcW w:w="5070" w:type="dxa"/>
          </w:tcPr>
          <w:p w14:paraId="16999096" w14:textId="77777777" w:rsidR="00B875F2" w:rsidRDefault="00B875F2" w:rsidP="00B50206">
            <w:r>
              <w:rPr>
                <w:b/>
              </w:rPr>
              <w:t xml:space="preserve">Onderdeel &gt; </w:t>
            </w:r>
            <w:r w:rsidRPr="00141A7C">
              <w:rPr>
                <w:b/>
              </w:rPr>
              <w:t>Terrein</w:t>
            </w:r>
            <w:r>
              <w:rPr>
                <w:b/>
              </w:rPr>
              <w:t xml:space="preserve"> </w:t>
            </w:r>
            <w:r w:rsidRPr="00141A7C">
              <w:rPr>
                <w:b/>
              </w:rPr>
              <w:t>Gebouwd</w:t>
            </w:r>
            <w:r>
              <w:rPr>
                <w:b/>
              </w:rPr>
              <w:t xml:space="preserve"> </w:t>
            </w:r>
            <w:r w:rsidRPr="00141A7C">
              <w:rPr>
                <w:b/>
              </w:rPr>
              <w:t>Object</w:t>
            </w:r>
            <w:r>
              <w:rPr>
                <w:b/>
              </w:rPr>
              <w:t xml:space="preserve"> (TGO)</w:t>
            </w:r>
          </w:p>
        </w:tc>
        <w:tc>
          <w:tcPr>
            <w:tcW w:w="3118" w:type="dxa"/>
          </w:tcPr>
          <w:p w14:paraId="1C4C7E58" w14:textId="77777777" w:rsidR="00B875F2" w:rsidRPr="00C45D14" w:rsidRDefault="00B875F2" w:rsidP="00B50206">
            <w:pPr>
              <w:pStyle w:val="Geenafstand"/>
              <w:rPr>
                <w:szCs w:val="22"/>
              </w:rPr>
            </w:pPr>
            <w:r w:rsidRPr="00C45D14">
              <w:rPr>
                <w:szCs w:val="22"/>
              </w:rPr>
              <w:t>Dus: VERBLIJFSOBJECT, OVERIG GEBOUWD</w:t>
            </w:r>
          </w:p>
          <w:p w14:paraId="3D97C41F" w14:textId="77777777" w:rsidR="00B875F2" w:rsidRPr="00C45D14" w:rsidRDefault="00B875F2" w:rsidP="00B50206">
            <w:pPr>
              <w:pStyle w:val="Geenafstand"/>
            </w:pPr>
            <w:r w:rsidRPr="00C45D14">
              <w:rPr>
                <w:szCs w:val="22"/>
              </w:rPr>
              <w:t>OBJECT, STANDPLAATS, LIGPLAATS</w:t>
            </w:r>
          </w:p>
        </w:tc>
        <w:tc>
          <w:tcPr>
            <w:tcW w:w="851" w:type="dxa"/>
            <w:tcBorders>
              <w:right w:val="single" w:sz="4" w:space="0" w:color="auto"/>
            </w:tcBorders>
          </w:tcPr>
          <w:p w14:paraId="024B9E0D" w14:textId="77777777" w:rsidR="00B875F2" w:rsidRDefault="00B875F2" w:rsidP="00B50206">
            <w:pPr>
              <w:pStyle w:val="Geenafstand"/>
            </w:pPr>
            <w:r>
              <w:t>[0..*]</w:t>
            </w:r>
          </w:p>
        </w:tc>
      </w:tr>
      <w:tr w:rsidR="00B875F2" w14:paraId="30D567CD" w14:textId="77777777" w:rsidTr="00B50206">
        <w:tc>
          <w:tcPr>
            <w:tcW w:w="5070" w:type="dxa"/>
          </w:tcPr>
          <w:p w14:paraId="1D9A2304" w14:textId="77777777" w:rsidR="00B875F2" w:rsidRDefault="00B875F2" w:rsidP="00B50206">
            <w:r>
              <w:t>identificatie</w:t>
            </w:r>
          </w:p>
        </w:tc>
        <w:tc>
          <w:tcPr>
            <w:tcW w:w="3118" w:type="dxa"/>
          </w:tcPr>
          <w:p w14:paraId="3D3E1922" w14:textId="77777777" w:rsidR="00B875F2" w:rsidRPr="00C45D14" w:rsidRDefault="00B875F2" w:rsidP="00B50206">
            <w:pPr>
              <w:pStyle w:val="Geenafstand"/>
            </w:pPr>
            <w:r w:rsidRPr="00C45D14">
              <w:t>Identificatie object</w:t>
            </w:r>
          </w:p>
        </w:tc>
        <w:tc>
          <w:tcPr>
            <w:tcW w:w="851" w:type="dxa"/>
            <w:tcBorders>
              <w:right w:val="single" w:sz="4" w:space="0" w:color="auto"/>
            </w:tcBorders>
          </w:tcPr>
          <w:p w14:paraId="12570E89" w14:textId="05336CCB" w:rsidR="00B875F2" w:rsidRDefault="00EA4107" w:rsidP="00B50206">
            <w:pPr>
              <w:pStyle w:val="Geenafstand"/>
            </w:pPr>
            <w:r>
              <w:t>V</w:t>
            </w:r>
          </w:p>
        </w:tc>
      </w:tr>
      <w:tr w:rsidR="00B875F2" w14:paraId="4CA93633" w14:textId="77777777" w:rsidTr="00B50206">
        <w:tc>
          <w:tcPr>
            <w:tcW w:w="5070" w:type="dxa"/>
          </w:tcPr>
          <w:p w14:paraId="05FBE8A3" w14:textId="1798FCCD" w:rsidR="00B875F2" w:rsidRDefault="0089686E" w:rsidP="00B50206">
            <w:r>
              <w:t>adresAanduidingGrp</w:t>
            </w:r>
          </w:p>
        </w:tc>
        <w:tc>
          <w:tcPr>
            <w:tcW w:w="3118" w:type="dxa"/>
          </w:tcPr>
          <w:p w14:paraId="2C185B6E" w14:textId="77777777" w:rsidR="00B875F2" w:rsidRPr="00C45D14" w:rsidRDefault="00B875F2" w:rsidP="00B50206">
            <w:pPr>
              <w:pStyle w:val="Geenafstand"/>
            </w:pPr>
            <w:r w:rsidRPr="00C45D14">
              <w:t>Kerngegevens van het adres van het object.</w:t>
            </w:r>
          </w:p>
        </w:tc>
        <w:tc>
          <w:tcPr>
            <w:tcW w:w="851" w:type="dxa"/>
            <w:tcBorders>
              <w:right w:val="single" w:sz="4" w:space="0" w:color="auto"/>
            </w:tcBorders>
          </w:tcPr>
          <w:p w14:paraId="3D7856DD" w14:textId="7823EB9B" w:rsidR="00B875F2" w:rsidRDefault="00EA4107" w:rsidP="00B50206">
            <w:pPr>
              <w:pStyle w:val="Geenafstand"/>
            </w:pPr>
            <w:r>
              <w:t>V</w:t>
            </w:r>
          </w:p>
        </w:tc>
      </w:tr>
      <w:tr w:rsidR="00B875F2" w14:paraId="4BE8D389" w14:textId="77777777" w:rsidTr="00B50206">
        <w:tc>
          <w:tcPr>
            <w:tcW w:w="5070" w:type="dxa"/>
          </w:tcPr>
          <w:p w14:paraId="12911B2C" w14:textId="4F796E11" w:rsidR="00B875F2" w:rsidRDefault="0029625B" w:rsidP="00EA4107">
            <w:r>
              <w:t>percentage</w:t>
            </w:r>
            <w:r w:rsidR="00EA4107">
              <w:t>B</w:t>
            </w:r>
            <w:r w:rsidR="00B875F2">
              <w:t>ouw</w:t>
            </w:r>
            <w:r w:rsidR="00EA4107">
              <w:t>Gereed</w:t>
            </w:r>
          </w:p>
        </w:tc>
        <w:tc>
          <w:tcPr>
            <w:tcW w:w="3118" w:type="dxa"/>
          </w:tcPr>
          <w:p w14:paraId="0E975236" w14:textId="77777777" w:rsidR="00B875F2" w:rsidRPr="00C45D14" w:rsidRDefault="00B875F2" w:rsidP="000C0A34">
            <w:pPr>
              <w:pStyle w:val="Geenafstand"/>
            </w:pPr>
            <w:r w:rsidRPr="00C45D14">
              <w:t>T.b.v. WOZ percentage bouw gereed.</w:t>
            </w:r>
            <w:r w:rsidR="000C0A34" w:rsidRPr="00C45D14">
              <w:t xml:space="preserve"> </w:t>
            </w:r>
            <w:r w:rsidRPr="00C45D14">
              <w:t>Vormgegeven in extraElement</w:t>
            </w:r>
            <w:r w:rsidR="000C0A34" w:rsidRPr="00C45D14">
              <w:t xml:space="preserve">. </w:t>
            </w:r>
          </w:p>
          <w:p w14:paraId="27709A6E" w14:textId="5E399D7C" w:rsidR="000C0A34" w:rsidRPr="00C45D14" w:rsidRDefault="000C0A34" w:rsidP="000C0A34">
            <w:pPr>
              <w:pStyle w:val="Geenafstand"/>
            </w:pPr>
            <w:r w:rsidRPr="00C45D14">
              <w:t>Waardebereik: 10%, 20%, 25%, 40%, 60%</w:t>
            </w:r>
          </w:p>
        </w:tc>
        <w:tc>
          <w:tcPr>
            <w:tcW w:w="851" w:type="dxa"/>
            <w:tcBorders>
              <w:right w:val="single" w:sz="4" w:space="0" w:color="auto"/>
            </w:tcBorders>
          </w:tcPr>
          <w:p w14:paraId="25E13632" w14:textId="77777777" w:rsidR="00B875F2" w:rsidRDefault="00B875F2" w:rsidP="00B50206">
            <w:pPr>
              <w:pStyle w:val="Geenafstand"/>
            </w:pPr>
            <w:r>
              <w:t>o</w:t>
            </w:r>
          </w:p>
        </w:tc>
      </w:tr>
      <w:tr w:rsidR="00B875F2" w14:paraId="441C8EC7" w14:textId="77777777" w:rsidTr="00B50206">
        <w:tc>
          <w:tcPr>
            <w:tcW w:w="5070" w:type="dxa"/>
          </w:tcPr>
          <w:p w14:paraId="3E081187" w14:textId="77777777" w:rsidR="00B875F2" w:rsidRDefault="00B875F2" w:rsidP="00B50206"/>
        </w:tc>
        <w:tc>
          <w:tcPr>
            <w:tcW w:w="3118" w:type="dxa"/>
          </w:tcPr>
          <w:p w14:paraId="56952AF4" w14:textId="77777777" w:rsidR="00B875F2" w:rsidRPr="00C45D14" w:rsidRDefault="00B875F2" w:rsidP="00B50206">
            <w:pPr>
              <w:pStyle w:val="Geenafstand"/>
            </w:pPr>
          </w:p>
        </w:tc>
        <w:tc>
          <w:tcPr>
            <w:tcW w:w="851" w:type="dxa"/>
            <w:tcBorders>
              <w:right w:val="single" w:sz="4" w:space="0" w:color="auto"/>
            </w:tcBorders>
          </w:tcPr>
          <w:p w14:paraId="339DB459" w14:textId="77777777" w:rsidR="00B875F2" w:rsidRDefault="00B875F2" w:rsidP="00B50206">
            <w:pPr>
              <w:pStyle w:val="Geenafstand"/>
            </w:pPr>
          </w:p>
        </w:tc>
      </w:tr>
      <w:tr w:rsidR="00B875F2" w:rsidRPr="00767E58" w14:paraId="198A680E" w14:textId="77777777" w:rsidTr="00B50206">
        <w:tc>
          <w:tcPr>
            <w:tcW w:w="5070" w:type="dxa"/>
          </w:tcPr>
          <w:p w14:paraId="169E36F8" w14:textId="77777777" w:rsidR="00B875F2" w:rsidRPr="0061262C" w:rsidRDefault="00B875F2" w:rsidP="00B50206">
            <w:pPr>
              <w:rPr>
                <w:b/>
              </w:rPr>
            </w:pPr>
            <w:r>
              <w:rPr>
                <w:b/>
                <w:i/>
              </w:rPr>
              <w:t>Zaak</w:t>
            </w:r>
            <w:r w:rsidRPr="0061262C">
              <w:rPr>
                <w:b/>
                <w:i/>
              </w:rPr>
              <w:t xml:space="preserve"> (ZAK)</w:t>
            </w:r>
          </w:p>
        </w:tc>
        <w:tc>
          <w:tcPr>
            <w:tcW w:w="3118" w:type="dxa"/>
          </w:tcPr>
          <w:p w14:paraId="4EAF974B" w14:textId="77777777" w:rsidR="00B875F2" w:rsidRPr="00C45D14" w:rsidRDefault="00B875F2" w:rsidP="00B50206">
            <w:pPr>
              <w:pStyle w:val="Geenafstand"/>
            </w:pPr>
          </w:p>
        </w:tc>
        <w:tc>
          <w:tcPr>
            <w:tcW w:w="851" w:type="dxa"/>
            <w:tcBorders>
              <w:right w:val="single" w:sz="4" w:space="0" w:color="auto"/>
            </w:tcBorders>
          </w:tcPr>
          <w:p w14:paraId="414BF1DC" w14:textId="77777777" w:rsidR="00B875F2" w:rsidRPr="00767E58" w:rsidRDefault="00B875F2" w:rsidP="00B50206">
            <w:pPr>
              <w:pStyle w:val="Geenafstand"/>
            </w:pPr>
            <w:r>
              <w:t>[1..1]</w:t>
            </w:r>
          </w:p>
        </w:tc>
      </w:tr>
      <w:tr w:rsidR="00B875F2" w:rsidRPr="00767E58" w14:paraId="5E375299" w14:textId="77777777" w:rsidTr="00B50206">
        <w:tc>
          <w:tcPr>
            <w:tcW w:w="5070" w:type="dxa"/>
          </w:tcPr>
          <w:p w14:paraId="6DC6A079" w14:textId="04C875CC" w:rsidR="00B875F2" w:rsidRPr="00767E58" w:rsidRDefault="00B875F2" w:rsidP="00B50206">
            <w:r>
              <w:t>identificatie</w:t>
            </w:r>
          </w:p>
        </w:tc>
        <w:tc>
          <w:tcPr>
            <w:tcW w:w="3118" w:type="dxa"/>
          </w:tcPr>
          <w:p w14:paraId="7807356B" w14:textId="77777777" w:rsidR="00B875F2" w:rsidRPr="00C45D14" w:rsidRDefault="00B875F2" w:rsidP="00B50206">
            <w:pPr>
              <w:pStyle w:val="Geenafstand"/>
            </w:pPr>
            <w:r w:rsidRPr="00C45D14">
              <w:t>Zaakidentificatie</w:t>
            </w:r>
          </w:p>
        </w:tc>
        <w:tc>
          <w:tcPr>
            <w:tcW w:w="851" w:type="dxa"/>
            <w:tcBorders>
              <w:right w:val="single" w:sz="4" w:space="0" w:color="auto"/>
            </w:tcBorders>
          </w:tcPr>
          <w:p w14:paraId="479946A0" w14:textId="77777777" w:rsidR="00B875F2" w:rsidRPr="00767E58" w:rsidRDefault="00B875F2" w:rsidP="00B50206">
            <w:pPr>
              <w:pStyle w:val="Geenafstand"/>
            </w:pPr>
            <w:r>
              <w:t>v</w:t>
            </w:r>
          </w:p>
        </w:tc>
      </w:tr>
      <w:tr w:rsidR="00B875F2" w:rsidRPr="00767E58" w14:paraId="68D64E44" w14:textId="77777777" w:rsidTr="00B50206">
        <w:tc>
          <w:tcPr>
            <w:tcW w:w="5070" w:type="dxa"/>
          </w:tcPr>
          <w:p w14:paraId="0B6895B2" w14:textId="79127051" w:rsidR="00B875F2" w:rsidRPr="00767E58" w:rsidRDefault="00B875F2" w:rsidP="00B50206">
            <w:r>
              <w:t xml:space="preserve">omschrijving </w:t>
            </w:r>
          </w:p>
        </w:tc>
        <w:tc>
          <w:tcPr>
            <w:tcW w:w="3118" w:type="dxa"/>
          </w:tcPr>
          <w:p w14:paraId="46438689" w14:textId="77777777" w:rsidR="00B875F2" w:rsidRPr="00C45D14" w:rsidRDefault="00B875F2" w:rsidP="00B50206">
            <w:pPr>
              <w:pStyle w:val="Geenafstand"/>
            </w:pPr>
            <w:r w:rsidRPr="00C45D14">
              <w:t>Omschrijving Zaak</w:t>
            </w:r>
          </w:p>
        </w:tc>
        <w:tc>
          <w:tcPr>
            <w:tcW w:w="851" w:type="dxa"/>
            <w:tcBorders>
              <w:right w:val="single" w:sz="4" w:space="0" w:color="auto"/>
            </w:tcBorders>
          </w:tcPr>
          <w:p w14:paraId="278D0A71" w14:textId="77777777" w:rsidR="00B875F2" w:rsidRPr="00767E58" w:rsidRDefault="00B875F2" w:rsidP="00B50206">
            <w:pPr>
              <w:pStyle w:val="Geenafstand"/>
            </w:pPr>
            <w:r>
              <w:t>v</w:t>
            </w:r>
          </w:p>
        </w:tc>
      </w:tr>
      <w:tr w:rsidR="00B875F2" w:rsidRPr="00767E58" w14:paraId="632E5D91" w14:textId="77777777" w:rsidTr="00B50206">
        <w:tc>
          <w:tcPr>
            <w:tcW w:w="5070" w:type="dxa"/>
          </w:tcPr>
          <w:p w14:paraId="07E21399" w14:textId="6AC1DBB9" w:rsidR="00B875F2" w:rsidRDefault="00B875F2" w:rsidP="00B875F2">
            <w:r>
              <w:t>resultaat omschrijving</w:t>
            </w:r>
          </w:p>
        </w:tc>
        <w:tc>
          <w:tcPr>
            <w:tcW w:w="3118" w:type="dxa"/>
          </w:tcPr>
          <w:p w14:paraId="07167FE5" w14:textId="2A172A5D" w:rsidR="00B875F2" w:rsidRPr="00C45D14" w:rsidRDefault="00B875F2" w:rsidP="00B50206">
            <w:pPr>
              <w:pStyle w:val="Geenafstand"/>
            </w:pPr>
            <w:r w:rsidRPr="00C45D14">
              <w:t>Resultaat omschrijving</w:t>
            </w:r>
          </w:p>
        </w:tc>
        <w:tc>
          <w:tcPr>
            <w:tcW w:w="851" w:type="dxa"/>
            <w:tcBorders>
              <w:right w:val="single" w:sz="4" w:space="0" w:color="auto"/>
            </w:tcBorders>
          </w:tcPr>
          <w:p w14:paraId="05352739" w14:textId="55C109AD" w:rsidR="00B875F2" w:rsidRDefault="00B875F2" w:rsidP="00B50206">
            <w:pPr>
              <w:pStyle w:val="Geenafstand"/>
            </w:pPr>
            <w:r>
              <w:t>o</w:t>
            </w:r>
          </w:p>
        </w:tc>
      </w:tr>
      <w:tr w:rsidR="00B875F2" w:rsidRPr="00767E58" w14:paraId="269B5D41" w14:textId="77777777" w:rsidTr="00B50206">
        <w:tc>
          <w:tcPr>
            <w:tcW w:w="5070" w:type="dxa"/>
          </w:tcPr>
          <w:p w14:paraId="51F7545C" w14:textId="31554D6C" w:rsidR="00B875F2" w:rsidRDefault="00B875F2" w:rsidP="00B50206">
            <w:r>
              <w:t>resultaat toelichting</w:t>
            </w:r>
          </w:p>
        </w:tc>
        <w:tc>
          <w:tcPr>
            <w:tcW w:w="3118" w:type="dxa"/>
          </w:tcPr>
          <w:p w14:paraId="186C3520" w14:textId="49350C57" w:rsidR="00B875F2" w:rsidRPr="00C45D14" w:rsidRDefault="00B875F2" w:rsidP="00B50206">
            <w:pPr>
              <w:pStyle w:val="Geenafstand"/>
            </w:pPr>
            <w:r w:rsidRPr="00C45D14">
              <w:t>Resultaat toelichting</w:t>
            </w:r>
          </w:p>
        </w:tc>
        <w:tc>
          <w:tcPr>
            <w:tcW w:w="851" w:type="dxa"/>
            <w:tcBorders>
              <w:right w:val="single" w:sz="4" w:space="0" w:color="auto"/>
            </w:tcBorders>
          </w:tcPr>
          <w:p w14:paraId="0A3ECF17" w14:textId="699D0E28" w:rsidR="00B875F2" w:rsidRDefault="00B875F2" w:rsidP="00B50206">
            <w:pPr>
              <w:pStyle w:val="Geenafstand"/>
            </w:pPr>
            <w:r>
              <w:t>o</w:t>
            </w:r>
          </w:p>
        </w:tc>
      </w:tr>
      <w:tr w:rsidR="00B875F2" w:rsidRPr="00767E58" w14:paraId="25C51FEE" w14:textId="77777777" w:rsidTr="00B50206">
        <w:tc>
          <w:tcPr>
            <w:tcW w:w="5070" w:type="dxa"/>
          </w:tcPr>
          <w:p w14:paraId="6CD24DA6" w14:textId="7D5804E7" w:rsidR="00B875F2" w:rsidRPr="00B875F2" w:rsidRDefault="00B875F2" w:rsidP="00B50206">
            <w:pPr>
              <w:rPr>
                <w:b/>
              </w:rPr>
            </w:pPr>
            <w:r w:rsidRPr="00B875F2">
              <w:rPr>
                <w:b/>
              </w:rPr>
              <w:t>Zaak &gt; Kenmerk</w:t>
            </w:r>
          </w:p>
        </w:tc>
        <w:tc>
          <w:tcPr>
            <w:tcW w:w="3118" w:type="dxa"/>
          </w:tcPr>
          <w:p w14:paraId="5AF9C221" w14:textId="77777777" w:rsidR="00B875F2" w:rsidRPr="00C45D14" w:rsidRDefault="00B875F2" w:rsidP="00B50206">
            <w:pPr>
              <w:pStyle w:val="Geenafstand"/>
            </w:pPr>
          </w:p>
        </w:tc>
        <w:tc>
          <w:tcPr>
            <w:tcW w:w="851" w:type="dxa"/>
            <w:tcBorders>
              <w:right w:val="single" w:sz="4" w:space="0" w:color="auto"/>
            </w:tcBorders>
          </w:tcPr>
          <w:p w14:paraId="3A994A53" w14:textId="5E76EEEE" w:rsidR="00B875F2" w:rsidRDefault="00B875F2" w:rsidP="00B50206">
            <w:pPr>
              <w:pStyle w:val="Geenafstand"/>
            </w:pPr>
            <w:r>
              <w:t>[1..1]</w:t>
            </w:r>
          </w:p>
        </w:tc>
      </w:tr>
      <w:tr w:rsidR="00B875F2" w14:paraId="46E1FB62" w14:textId="77777777" w:rsidTr="00B50206">
        <w:tc>
          <w:tcPr>
            <w:tcW w:w="5070" w:type="dxa"/>
          </w:tcPr>
          <w:p w14:paraId="00856FE8" w14:textId="65D6C7C9" w:rsidR="00B875F2" w:rsidRDefault="00B875F2" w:rsidP="00B50206">
            <w:r>
              <w:t>kenmerk</w:t>
            </w:r>
          </w:p>
        </w:tc>
        <w:tc>
          <w:tcPr>
            <w:tcW w:w="3118" w:type="dxa"/>
          </w:tcPr>
          <w:p w14:paraId="1A22CBA9" w14:textId="77777777" w:rsidR="00B875F2" w:rsidRPr="00C45D14" w:rsidRDefault="00B875F2" w:rsidP="00B50206">
            <w:pPr>
              <w:pStyle w:val="Geenafstand"/>
            </w:pPr>
            <w:r w:rsidRPr="00C45D14">
              <w:t>OLO-aanvraagnummer</w:t>
            </w:r>
          </w:p>
        </w:tc>
        <w:tc>
          <w:tcPr>
            <w:tcW w:w="851" w:type="dxa"/>
            <w:tcBorders>
              <w:right w:val="single" w:sz="4" w:space="0" w:color="auto"/>
            </w:tcBorders>
          </w:tcPr>
          <w:p w14:paraId="43EBC499" w14:textId="77777777" w:rsidR="00B875F2" w:rsidRDefault="00B875F2" w:rsidP="00B50206">
            <w:pPr>
              <w:pStyle w:val="Geenafstand"/>
            </w:pPr>
            <w:r>
              <w:t>o</w:t>
            </w:r>
          </w:p>
        </w:tc>
      </w:tr>
      <w:tr w:rsidR="00B875F2" w14:paraId="6CD0C249" w14:textId="77777777" w:rsidTr="00B50206">
        <w:tc>
          <w:tcPr>
            <w:tcW w:w="5070" w:type="dxa"/>
          </w:tcPr>
          <w:p w14:paraId="6675C002" w14:textId="7BBB60A1" w:rsidR="00B875F2" w:rsidRDefault="00B875F2" w:rsidP="00B50206">
            <w:r>
              <w:t>bron</w:t>
            </w:r>
          </w:p>
        </w:tc>
        <w:tc>
          <w:tcPr>
            <w:tcW w:w="3118" w:type="dxa"/>
          </w:tcPr>
          <w:p w14:paraId="4E53EBA9" w14:textId="77777777" w:rsidR="00B875F2" w:rsidRPr="00C45D14" w:rsidRDefault="00B875F2" w:rsidP="00B50206">
            <w:pPr>
              <w:pStyle w:val="Geenafstand"/>
            </w:pPr>
            <w:r w:rsidRPr="00C45D14">
              <w:t>“OLO”</w:t>
            </w:r>
          </w:p>
        </w:tc>
        <w:tc>
          <w:tcPr>
            <w:tcW w:w="851" w:type="dxa"/>
            <w:tcBorders>
              <w:right w:val="single" w:sz="4" w:space="0" w:color="auto"/>
            </w:tcBorders>
          </w:tcPr>
          <w:p w14:paraId="0484918F" w14:textId="77777777" w:rsidR="00B875F2" w:rsidRDefault="00B875F2" w:rsidP="00B50206">
            <w:pPr>
              <w:pStyle w:val="Geenafstand"/>
            </w:pPr>
            <w:r>
              <w:t>o</w:t>
            </w:r>
          </w:p>
        </w:tc>
      </w:tr>
      <w:tr w:rsidR="00B875F2" w14:paraId="043266EA" w14:textId="77777777" w:rsidTr="00B50206">
        <w:tc>
          <w:tcPr>
            <w:tcW w:w="5070" w:type="dxa"/>
          </w:tcPr>
          <w:p w14:paraId="1FBA5239" w14:textId="77777777" w:rsidR="00B875F2" w:rsidRPr="00931217" w:rsidRDefault="00B875F2" w:rsidP="00B50206">
            <w:pPr>
              <w:rPr>
                <w:b/>
              </w:rPr>
            </w:pPr>
            <w:r w:rsidRPr="00931217">
              <w:rPr>
                <w:b/>
              </w:rPr>
              <w:t>Z</w:t>
            </w:r>
            <w:r>
              <w:rPr>
                <w:b/>
              </w:rPr>
              <w:t>aak</w:t>
            </w:r>
            <w:r w:rsidRPr="00931217">
              <w:rPr>
                <w:b/>
              </w:rPr>
              <w:t xml:space="preserve"> &gt; Zaaktype</w:t>
            </w:r>
          </w:p>
        </w:tc>
        <w:tc>
          <w:tcPr>
            <w:tcW w:w="3118" w:type="dxa"/>
          </w:tcPr>
          <w:p w14:paraId="49F1172B" w14:textId="77777777" w:rsidR="00B875F2" w:rsidRPr="00C45D14" w:rsidRDefault="00B875F2" w:rsidP="00B50206">
            <w:pPr>
              <w:pStyle w:val="Geenafstand"/>
            </w:pPr>
          </w:p>
        </w:tc>
        <w:tc>
          <w:tcPr>
            <w:tcW w:w="851" w:type="dxa"/>
            <w:tcBorders>
              <w:right w:val="single" w:sz="4" w:space="0" w:color="auto"/>
            </w:tcBorders>
          </w:tcPr>
          <w:p w14:paraId="4112AAE2" w14:textId="77777777" w:rsidR="00B875F2" w:rsidRDefault="00B875F2" w:rsidP="00B50206">
            <w:pPr>
              <w:pStyle w:val="Geenafstand"/>
            </w:pPr>
            <w:r>
              <w:t>[1..*]</w:t>
            </w:r>
          </w:p>
        </w:tc>
      </w:tr>
      <w:tr w:rsidR="00B875F2" w14:paraId="17A423BB" w14:textId="77777777" w:rsidTr="00B50206">
        <w:tc>
          <w:tcPr>
            <w:tcW w:w="5070" w:type="dxa"/>
          </w:tcPr>
          <w:p w14:paraId="1CA2C513" w14:textId="77777777" w:rsidR="00B875F2" w:rsidRDefault="00B875F2" w:rsidP="00B50206">
            <w:r>
              <w:t>omschrijving</w:t>
            </w:r>
          </w:p>
        </w:tc>
        <w:tc>
          <w:tcPr>
            <w:tcW w:w="3118" w:type="dxa"/>
          </w:tcPr>
          <w:p w14:paraId="2B6F27DF" w14:textId="77777777" w:rsidR="00B875F2" w:rsidRPr="00C45D14" w:rsidRDefault="00B875F2" w:rsidP="00B50206">
            <w:pPr>
              <w:pStyle w:val="Geenafstand"/>
            </w:pPr>
            <w:r w:rsidRPr="00C45D14">
              <w:t>Omschrijving Zaaktype</w:t>
            </w:r>
          </w:p>
        </w:tc>
        <w:tc>
          <w:tcPr>
            <w:tcW w:w="851" w:type="dxa"/>
            <w:tcBorders>
              <w:right w:val="single" w:sz="4" w:space="0" w:color="auto"/>
            </w:tcBorders>
          </w:tcPr>
          <w:p w14:paraId="625951CD" w14:textId="77777777" w:rsidR="00B875F2" w:rsidRDefault="00B875F2" w:rsidP="00B50206">
            <w:pPr>
              <w:pStyle w:val="Geenafstand"/>
            </w:pPr>
            <w:r>
              <w:t>o*</w:t>
            </w:r>
          </w:p>
        </w:tc>
      </w:tr>
      <w:tr w:rsidR="00B875F2" w14:paraId="1049CC58" w14:textId="77777777" w:rsidTr="00B50206">
        <w:tc>
          <w:tcPr>
            <w:tcW w:w="5070" w:type="dxa"/>
          </w:tcPr>
          <w:p w14:paraId="0EFB72E3" w14:textId="77777777" w:rsidR="00B875F2" w:rsidRDefault="00B875F2" w:rsidP="00B50206">
            <w:r>
              <w:t>code</w:t>
            </w:r>
          </w:p>
        </w:tc>
        <w:tc>
          <w:tcPr>
            <w:tcW w:w="3118" w:type="dxa"/>
          </w:tcPr>
          <w:p w14:paraId="5F73198C" w14:textId="77777777" w:rsidR="00B875F2" w:rsidRPr="00C45D14" w:rsidRDefault="00B875F2" w:rsidP="00B50206">
            <w:pPr>
              <w:pStyle w:val="Geenafstand"/>
            </w:pPr>
            <w:r w:rsidRPr="00C45D14">
              <w:t>Code Zaaktype</w:t>
            </w:r>
          </w:p>
        </w:tc>
        <w:tc>
          <w:tcPr>
            <w:tcW w:w="851" w:type="dxa"/>
            <w:tcBorders>
              <w:right w:val="single" w:sz="4" w:space="0" w:color="auto"/>
            </w:tcBorders>
          </w:tcPr>
          <w:p w14:paraId="5DA7FAB5" w14:textId="77777777" w:rsidR="00B875F2" w:rsidRDefault="00B875F2" w:rsidP="00B50206">
            <w:pPr>
              <w:pStyle w:val="Geenafstand"/>
            </w:pPr>
            <w:r>
              <w:t>o*</w:t>
            </w:r>
          </w:p>
        </w:tc>
      </w:tr>
      <w:tr w:rsidR="00B875F2" w14:paraId="5EC8F75A" w14:textId="77777777" w:rsidTr="00B50206">
        <w:tc>
          <w:tcPr>
            <w:tcW w:w="5070" w:type="dxa"/>
          </w:tcPr>
          <w:p w14:paraId="7A311698" w14:textId="77777777" w:rsidR="00B875F2" w:rsidRDefault="00B875F2" w:rsidP="00B50206">
            <w:r>
              <w:t>omschrijvingGeneriek</w:t>
            </w:r>
          </w:p>
        </w:tc>
        <w:tc>
          <w:tcPr>
            <w:tcW w:w="3118" w:type="dxa"/>
          </w:tcPr>
          <w:p w14:paraId="483CC220" w14:textId="77777777" w:rsidR="00B875F2" w:rsidRPr="00C45D14" w:rsidRDefault="00B875F2" w:rsidP="00B50206">
            <w:pPr>
              <w:pStyle w:val="Geenafstand"/>
            </w:pPr>
            <w:r w:rsidRPr="00C45D14">
              <w:t xml:space="preserve">Generieke omschrijving </w:t>
            </w:r>
          </w:p>
        </w:tc>
        <w:tc>
          <w:tcPr>
            <w:tcW w:w="851" w:type="dxa"/>
            <w:tcBorders>
              <w:right w:val="single" w:sz="4" w:space="0" w:color="auto"/>
            </w:tcBorders>
          </w:tcPr>
          <w:p w14:paraId="5DF017AC" w14:textId="77777777" w:rsidR="00B875F2" w:rsidRDefault="00B875F2" w:rsidP="00B50206">
            <w:pPr>
              <w:pStyle w:val="Geenafstand"/>
            </w:pPr>
            <w:r>
              <w:t>o*</w:t>
            </w:r>
          </w:p>
        </w:tc>
      </w:tr>
      <w:tr w:rsidR="00B875F2" w14:paraId="5C1B4BFA" w14:textId="77777777" w:rsidTr="00B50206">
        <w:tc>
          <w:tcPr>
            <w:tcW w:w="5070" w:type="dxa"/>
          </w:tcPr>
          <w:p w14:paraId="5EC617AD" w14:textId="77777777" w:rsidR="00B875F2" w:rsidRPr="00931217" w:rsidRDefault="00B875F2" w:rsidP="00B50206">
            <w:pPr>
              <w:rPr>
                <w:b/>
              </w:rPr>
            </w:pPr>
            <w:r w:rsidRPr="00931217">
              <w:rPr>
                <w:b/>
              </w:rPr>
              <w:t>Zaak &gt; Uitvoerende medewerker</w:t>
            </w:r>
          </w:p>
        </w:tc>
        <w:tc>
          <w:tcPr>
            <w:tcW w:w="3118" w:type="dxa"/>
          </w:tcPr>
          <w:p w14:paraId="70873BD6" w14:textId="77777777" w:rsidR="00B875F2" w:rsidRPr="00C45D14" w:rsidRDefault="00B875F2" w:rsidP="00B50206">
            <w:pPr>
              <w:pStyle w:val="Geenafstand"/>
            </w:pPr>
          </w:p>
        </w:tc>
        <w:tc>
          <w:tcPr>
            <w:tcW w:w="851" w:type="dxa"/>
            <w:tcBorders>
              <w:right w:val="single" w:sz="4" w:space="0" w:color="auto"/>
            </w:tcBorders>
          </w:tcPr>
          <w:p w14:paraId="0F0F617A" w14:textId="77777777" w:rsidR="00B875F2" w:rsidRDefault="00B875F2" w:rsidP="00B50206">
            <w:pPr>
              <w:pStyle w:val="Geenafstand"/>
            </w:pPr>
            <w:r>
              <w:t>[0..*]</w:t>
            </w:r>
          </w:p>
        </w:tc>
      </w:tr>
      <w:tr w:rsidR="00B875F2" w14:paraId="06BF1FB6" w14:textId="77777777" w:rsidTr="00B50206">
        <w:tc>
          <w:tcPr>
            <w:tcW w:w="5070" w:type="dxa"/>
          </w:tcPr>
          <w:p w14:paraId="1E3E9AAD" w14:textId="77777777" w:rsidR="00B875F2" w:rsidRDefault="00B875F2" w:rsidP="00B50206">
            <w:r>
              <w:lastRenderedPageBreak/>
              <w:t>identificatie</w:t>
            </w:r>
          </w:p>
        </w:tc>
        <w:tc>
          <w:tcPr>
            <w:tcW w:w="3118" w:type="dxa"/>
          </w:tcPr>
          <w:p w14:paraId="62C0A50E" w14:textId="77777777" w:rsidR="00B875F2" w:rsidRPr="00C45D14" w:rsidRDefault="00B875F2" w:rsidP="00B50206">
            <w:pPr>
              <w:pStyle w:val="Geenafstand"/>
            </w:pPr>
            <w:r w:rsidRPr="00C45D14">
              <w:t>identificatie medewerker</w:t>
            </w:r>
          </w:p>
        </w:tc>
        <w:tc>
          <w:tcPr>
            <w:tcW w:w="851" w:type="dxa"/>
            <w:tcBorders>
              <w:right w:val="single" w:sz="4" w:space="0" w:color="auto"/>
            </w:tcBorders>
          </w:tcPr>
          <w:p w14:paraId="1388EB7F" w14:textId="77777777" w:rsidR="00B875F2" w:rsidRDefault="00B875F2" w:rsidP="00B50206">
            <w:pPr>
              <w:pStyle w:val="Geenafstand"/>
            </w:pPr>
            <w:r>
              <w:t>o*</w:t>
            </w:r>
          </w:p>
        </w:tc>
      </w:tr>
      <w:tr w:rsidR="00B875F2" w14:paraId="22EA48EA" w14:textId="77777777" w:rsidTr="00B50206">
        <w:tc>
          <w:tcPr>
            <w:tcW w:w="5070" w:type="dxa"/>
          </w:tcPr>
          <w:p w14:paraId="6D3041E9" w14:textId="77777777" w:rsidR="00B875F2" w:rsidRDefault="00B875F2" w:rsidP="00B50206">
            <w:r>
              <w:t>achternaam</w:t>
            </w:r>
          </w:p>
        </w:tc>
        <w:tc>
          <w:tcPr>
            <w:tcW w:w="3118" w:type="dxa"/>
          </w:tcPr>
          <w:p w14:paraId="6F5D7BB5" w14:textId="77777777" w:rsidR="00B875F2" w:rsidRPr="00C45D14" w:rsidRDefault="00B875F2" w:rsidP="00B50206">
            <w:pPr>
              <w:pStyle w:val="Geenafstand"/>
            </w:pPr>
            <w:r w:rsidRPr="00C45D14">
              <w:t>achternaam medewerker</w:t>
            </w:r>
          </w:p>
        </w:tc>
        <w:tc>
          <w:tcPr>
            <w:tcW w:w="851" w:type="dxa"/>
            <w:tcBorders>
              <w:right w:val="single" w:sz="4" w:space="0" w:color="auto"/>
            </w:tcBorders>
          </w:tcPr>
          <w:p w14:paraId="705FB687" w14:textId="77777777" w:rsidR="00B875F2" w:rsidRDefault="00B875F2" w:rsidP="00B50206">
            <w:pPr>
              <w:pStyle w:val="Geenafstand"/>
            </w:pPr>
            <w:r>
              <w:t>o*</w:t>
            </w:r>
          </w:p>
        </w:tc>
      </w:tr>
      <w:tr w:rsidR="00B875F2" w14:paraId="79446DE4" w14:textId="77777777" w:rsidTr="00B50206">
        <w:tc>
          <w:tcPr>
            <w:tcW w:w="5070" w:type="dxa"/>
          </w:tcPr>
          <w:p w14:paraId="10FBF3D4" w14:textId="77777777" w:rsidR="00B875F2" w:rsidRDefault="00B875F2" w:rsidP="00B50206">
            <w:r>
              <w:t>voorletters</w:t>
            </w:r>
          </w:p>
        </w:tc>
        <w:tc>
          <w:tcPr>
            <w:tcW w:w="3118" w:type="dxa"/>
          </w:tcPr>
          <w:p w14:paraId="2CC5D60C" w14:textId="77777777" w:rsidR="00B875F2" w:rsidRPr="00C45D14" w:rsidRDefault="00B875F2" w:rsidP="00B50206">
            <w:pPr>
              <w:pStyle w:val="Geenafstand"/>
            </w:pPr>
            <w:r w:rsidRPr="00C45D14">
              <w:t>voorletters medewerker</w:t>
            </w:r>
          </w:p>
        </w:tc>
        <w:tc>
          <w:tcPr>
            <w:tcW w:w="851" w:type="dxa"/>
            <w:tcBorders>
              <w:right w:val="single" w:sz="4" w:space="0" w:color="auto"/>
            </w:tcBorders>
          </w:tcPr>
          <w:p w14:paraId="3CB14F85" w14:textId="77777777" w:rsidR="00B875F2" w:rsidRDefault="00B875F2" w:rsidP="00B50206">
            <w:pPr>
              <w:pStyle w:val="Geenafstand"/>
            </w:pPr>
            <w:r>
              <w:t>o*</w:t>
            </w:r>
          </w:p>
        </w:tc>
      </w:tr>
      <w:tr w:rsidR="00B875F2" w14:paraId="40DB73EF" w14:textId="77777777" w:rsidTr="00B50206">
        <w:tc>
          <w:tcPr>
            <w:tcW w:w="5070" w:type="dxa"/>
          </w:tcPr>
          <w:p w14:paraId="5138B618" w14:textId="77777777" w:rsidR="00B875F2" w:rsidRDefault="00B875F2" w:rsidP="00B50206">
            <w:r>
              <w:t>voorvoegselAchternaam</w:t>
            </w:r>
          </w:p>
        </w:tc>
        <w:tc>
          <w:tcPr>
            <w:tcW w:w="3118" w:type="dxa"/>
          </w:tcPr>
          <w:p w14:paraId="07AE90B6" w14:textId="77777777" w:rsidR="00B875F2" w:rsidRPr="00C45D14" w:rsidRDefault="00B875F2" w:rsidP="00B50206">
            <w:pPr>
              <w:pStyle w:val="Geenafstand"/>
            </w:pPr>
            <w:r w:rsidRPr="00C45D14">
              <w:t>voorvoegsels achternaam medewerker</w:t>
            </w:r>
          </w:p>
        </w:tc>
        <w:tc>
          <w:tcPr>
            <w:tcW w:w="851" w:type="dxa"/>
            <w:tcBorders>
              <w:right w:val="single" w:sz="4" w:space="0" w:color="auto"/>
            </w:tcBorders>
          </w:tcPr>
          <w:p w14:paraId="4EF24F5D" w14:textId="77777777" w:rsidR="00B875F2" w:rsidRDefault="00B875F2" w:rsidP="00B50206">
            <w:pPr>
              <w:pStyle w:val="Geenafstand"/>
            </w:pPr>
            <w:r>
              <w:t>o*</w:t>
            </w:r>
          </w:p>
        </w:tc>
      </w:tr>
      <w:tr w:rsidR="00B875F2" w14:paraId="45C7D685" w14:textId="77777777" w:rsidTr="00B50206">
        <w:tc>
          <w:tcPr>
            <w:tcW w:w="5070" w:type="dxa"/>
          </w:tcPr>
          <w:p w14:paraId="3DFB66CD" w14:textId="77777777" w:rsidR="00B875F2" w:rsidRPr="00931217" w:rsidRDefault="00B875F2" w:rsidP="00B50206">
            <w:pPr>
              <w:rPr>
                <w:b/>
              </w:rPr>
            </w:pPr>
            <w:r w:rsidRPr="00931217">
              <w:rPr>
                <w:b/>
              </w:rPr>
              <w:t>Zaak &gt; Zaakstatus</w:t>
            </w:r>
          </w:p>
        </w:tc>
        <w:tc>
          <w:tcPr>
            <w:tcW w:w="3118" w:type="dxa"/>
          </w:tcPr>
          <w:p w14:paraId="70A38B2E" w14:textId="77777777" w:rsidR="00B875F2" w:rsidRPr="00C45D14" w:rsidRDefault="00B875F2" w:rsidP="00B50206">
            <w:pPr>
              <w:pStyle w:val="Geenafstand"/>
            </w:pPr>
          </w:p>
        </w:tc>
        <w:tc>
          <w:tcPr>
            <w:tcW w:w="851" w:type="dxa"/>
            <w:tcBorders>
              <w:right w:val="single" w:sz="4" w:space="0" w:color="auto"/>
            </w:tcBorders>
          </w:tcPr>
          <w:p w14:paraId="4D1F5334" w14:textId="77777777" w:rsidR="00B875F2" w:rsidRDefault="00B875F2" w:rsidP="00B50206">
            <w:pPr>
              <w:pStyle w:val="Geenafstand"/>
            </w:pPr>
            <w:r>
              <w:t>[1..*]</w:t>
            </w:r>
          </w:p>
        </w:tc>
      </w:tr>
      <w:tr w:rsidR="00B875F2" w14:paraId="12C30481" w14:textId="77777777" w:rsidTr="00B50206">
        <w:tc>
          <w:tcPr>
            <w:tcW w:w="5070" w:type="dxa"/>
          </w:tcPr>
          <w:p w14:paraId="1E7D83FC" w14:textId="77777777" w:rsidR="00B875F2" w:rsidRDefault="00B875F2" w:rsidP="00B50206">
            <w:r>
              <w:t>code</w:t>
            </w:r>
          </w:p>
        </w:tc>
        <w:tc>
          <w:tcPr>
            <w:tcW w:w="3118" w:type="dxa"/>
          </w:tcPr>
          <w:p w14:paraId="503D21F4" w14:textId="77777777" w:rsidR="00B875F2" w:rsidRPr="00C45D14" w:rsidRDefault="00B875F2" w:rsidP="00B50206">
            <w:pPr>
              <w:pStyle w:val="Geenafstand"/>
            </w:pPr>
            <w:r w:rsidRPr="00C45D14">
              <w:t>code zaakstatus</w:t>
            </w:r>
          </w:p>
        </w:tc>
        <w:tc>
          <w:tcPr>
            <w:tcW w:w="851" w:type="dxa"/>
            <w:tcBorders>
              <w:right w:val="single" w:sz="4" w:space="0" w:color="auto"/>
            </w:tcBorders>
          </w:tcPr>
          <w:p w14:paraId="544C6B73" w14:textId="77777777" w:rsidR="00B875F2" w:rsidRDefault="00B875F2" w:rsidP="00B50206">
            <w:pPr>
              <w:pStyle w:val="Geenafstand"/>
            </w:pPr>
            <w:r>
              <w:t>o*</w:t>
            </w:r>
          </w:p>
        </w:tc>
      </w:tr>
      <w:tr w:rsidR="00B875F2" w14:paraId="11DBEFEC" w14:textId="77777777" w:rsidTr="00B50206">
        <w:tc>
          <w:tcPr>
            <w:tcW w:w="5070" w:type="dxa"/>
          </w:tcPr>
          <w:p w14:paraId="5E9087A7" w14:textId="77777777" w:rsidR="00B875F2" w:rsidRDefault="00B875F2" w:rsidP="00B50206">
            <w:r>
              <w:t>volgnummer</w:t>
            </w:r>
          </w:p>
        </w:tc>
        <w:tc>
          <w:tcPr>
            <w:tcW w:w="3118" w:type="dxa"/>
          </w:tcPr>
          <w:p w14:paraId="69B0F3BF" w14:textId="77777777" w:rsidR="00B875F2" w:rsidRPr="00C45D14" w:rsidRDefault="00B875F2" w:rsidP="00B50206">
            <w:pPr>
              <w:pStyle w:val="Geenafstand"/>
            </w:pPr>
            <w:r w:rsidRPr="00C45D14">
              <w:t>volgnummer zaakstatus</w:t>
            </w:r>
          </w:p>
        </w:tc>
        <w:tc>
          <w:tcPr>
            <w:tcW w:w="851" w:type="dxa"/>
            <w:tcBorders>
              <w:right w:val="single" w:sz="4" w:space="0" w:color="auto"/>
            </w:tcBorders>
          </w:tcPr>
          <w:p w14:paraId="4483DDAC" w14:textId="77777777" w:rsidR="00B875F2" w:rsidRDefault="00B875F2" w:rsidP="00B50206">
            <w:pPr>
              <w:pStyle w:val="Geenafstand"/>
            </w:pPr>
            <w:r>
              <w:t>o*</w:t>
            </w:r>
          </w:p>
        </w:tc>
      </w:tr>
      <w:tr w:rsidR="00B875F2" w14:paraId="12E838EF" w14:textId="77777777" w:rsidTr="00B50206">
        <w:tc>
          <w:tcPr>
            <w:tcW w:w="5070" w:type="dxa"/>
          </w:tcPr>
          <w:p w14:paraId="3D8FDB72" w14:textId="77777777" w:rsidR="00B875F2" w:rsidRDefault="00B875F2" w:rsidP="00B50206">
            <w:r>
              <w:t>omschrijving</w:t>
            </w:r>
          </w:p>
        </w:tc>
        <w:tc>
          <w:tcPr>
            <w:tcW w:w="3118" w:type="dxa"/>
          </w:tcPr>
          <w:p w14:paraId="52E26C6B" w14:textId="77777777" w:rsidR="00B875F2" w:rsidRPr="00C45D14" w:rsidRDefault="00B875F2" w:rsidP="00B50206">
            <w:pPr>
              <w:pStyle w:val="Geenafstand"/>
            </w:pPr>
            <w:r w:rsidRPr="00C45D14">
              <w:t>omschrijving zaakstatus</w:t>
            </w:r>
          </w:p>
        </w:tc>
        <w:tc>
          <w:tcPr>
            <w:tcW w:w="851" w:type="dxa"/>
            <w:tcBorders>
              <w:right w:val="single" w:sz="4" w:space="0" w:color="auto"/>
            </w:tcBorders>
          </w:tcPr>
          <w:p w14:paraId="53663410" w14:textId="77777777" w:rsidR="00B875F2" w:rsidRDefault="00B875F2" w:rsidP="00B50206">
            <w:pPr>
              <w:pStyle w:val="Geenafstand"/>
            </w:pPr>
            <w:r>
              <w:t>o*</w:t>
            </w:r>
          </w:p>
        </w:tc>
      </w:tr>
      <w:tr w:rsidR="00B875F2" w14:paraId="410367B4" w14:textId="77777777" w:rsidTr="00B50206">
        <w:tc>
          <w:tcPr>
            <w:tcW w:w="5070" w:type="dxa"/>
          </w:tcPr>
          <w:p w14:paraId="71DCEA9C" w14:textId="77777777" w:rsidR="00B875F2" w:rsidRDefault="00B875F2" w:rsidP="00B50206">
            <w:r>
              <w:rPr>
                <w:b/>
              </w:rPr>
              <w:t>Zaak &gt; Enkelvoudig Document (EDC)</w:t>
            </w:r>
          </w:p>
        </w:tc>
        <w:tc>
          <w:tcPr>
            <w:tcW w:w="3118" w:type="dxa"/>
          </w:tcPr>
          <w:p w14:paraId="43214EF2" w14:textId="77777777" w:rsidR="00B875F2" w:rsidRPr="00C45D14" w:rsidRDefault="00B875F2" w:rsidP="00B50206">
            <w:pPr>
              <w:pStyle w:val="Geenafstand"/>
            </w:pPr>
          </w:p>
        </w:tc>
        <w:tc>
          <w:tcPr>
            <w:tcW w:w="851" w:type="dxa"/>
            <w:tcBorders>
              <w:right w:val="single" w:sz="4" w:space="0" w:color="auto"/>
            </w:tcBorders>
          </w:tcPr>
          <w:p w14:paraId="6FDE5F85" w14:textId="77777777" w:rsidR="00B875F2" w:rsidRDefault="00B875F2" w:rsidP="00B50206">
            <w:pPr>
              <w:pStyle w:val="Geenafstand"/>
            </w:pPr>
            <w:r>
              <w:t>[0..*]</w:t>
            </w:r>
          </w:p>
        </w:tc>
      </w:tr>
      <w:tr w:rsidR="00B875F2" w:rsidRPr="00767E58" w14:paraId="1DA249F2" w14:textId="77777777" w:rsidTr="00B50206">
        <w:tc>
          <w:tcPr>
            <w:tcW w:w="5070" w:type="dxa"/>
          </w:tcPr>
          <w:p w14:paraId="3AAE3DEE" w14:textId="77777777" w:rsidR="00B875F2" w:rsidRPr="00767E58" w:rsidRDefault="00B875F2" w:rsidP="00B50206">
            <w:r>
              <w:t>identificatie</w:t>
            </w:r>
          </w:p>
        </w:tc>
        <w:tc>
          <w:tcPr>
            <w:tcW w:w="3118" w:type="dxa"/>
          </w:tcPr>
          <w:p w14:paraId="498AAF9F" w14:textId="77777777" w:rsidR="00B875F2" w:rsidRPr="00C45D14" w:rsidRDefault="00B875F2" w:rsidP="00B50206">
            <w:pPr>
              <w:pStyle w:val="Geenafstand"/>
            </w:pPr>
            <w:r w:rsidRPr="00C45D14">
              <w:t>brondocument-identificatie</w:t>
            </w:r>
          </w:p>
        </w:tc>
        <w:tc>
          <w:tcPr>
            <w:tcW w:w="851" w:type="dxa"/>
            <w:tcBorders>
              <w:right w:val="single" w:sz="4" w:space="0" w:color="auto"/>
            </w:tcBorders>
          </w:tcPr>
          <w:p w14:paraId="688050A2" w14:textId="77777777" w:rsidR="00B875F2" w:rsidRPr="00767E58" w:rsidRDefault="00B875F2" w:rsidP="00B50206">
            <w:pPr>
              <w:pStyle w:val="Geenafstand"/>
            </w:pPr>
            <w:r>
              <w:t>o*</w:t>
            </w:r>
          </w:p>
        </w:tc>
      </w:tr>
      <w:tr w:rsidR="00B875F2" w:rsidRPr="00767E58" w14:paraId="53B6894B" w14:textId="77777777" w:rsidTr="00B50206">
        <w:tc>
          <w:tcPr>
            <w:tcW w:w="5070" w:type="dxa"/>
          </w:tcPr>
          <w:p w14:paraId="75FB7C63" w14:textId="77777777" w:rsidR="00B875F2" w:rsidRPr="00767E58" w:rsidRDefault="00B875F2" w:rsidP="00B50206">
            <w:r>
              <w:t>dct.omschrijving</w:t>
            </w:r>
          </w:p>
        </w:tc>
        <w:tc>
          <w:tcPr>
            <w:tcW w:w="3118" w:type="dxa"/>
          </w:tcPr>
          <w:p w14:paraId="4BDFDA00" w14:textId="77777777" w:rsidR="00B875F2" w:rsidRPr="00C45D14" w:rsidRDefault="00B875F2" w:rsidP="00B50206">
            <w:pPr>
              <w:pStyle w:val="Geenafstand"/>
            </w:pPr>
            <w:r w:rsidRPr="00C45D14">
              <w:t>brondocument-omschrijving</w:t>
            </w:r>
          </w:p>
        </w:tc>
        <w:tc>
          <w:tcPr>
            <w:tcW w:w="851" w:type="dxa"/>
            <w:tcBorders>
              <w:right w:val="single" w:sz="4" w:space="0" w:color="auto"/>
            </w:tcBorders>
          </w:tcPr>
          <w:p w14:paraId="65BB0B8A" w14:textId="77777777" w:rsidR="00B875F2" w:rsidRPr="00767E58" w:rsidRDefault="00B875F2" w:rsidP="00B50206">
            <w:pPr>
              <w:pStyle w:val="Geenafstand"/>
            </w:pPr>
            <w:r>
              <w:t>o*</w:t>
            </w:r>
          </w:p>
        </w:tc>
      </w:tr>
      <w:tr w:rsidR="00B875F2" w14:paraId="69C0C36B" w14:textId="77777777" w:rsidTr="00B50206">
        <w:tc>
          <w:tcPr>
            <w:tcW w:w="5070" w:type="dxa"/>
          </w:tcPr>
          <w:p w14:paraId="1CBDEC1F" w14:textId="77777777" w:rsidR="00B875F2" w:rsidRDefault="00B875F2" w:rsidP="00B50206">
            <w:r>
              <w:t>creatiedatum</w:t>
            </w:r>
          </w:p>
        </w:tc>
        <w:tc>
          <w:tcPr>
            <w:tcW w:w="3118" w:type="dxa"/>
          </w:tcPr>
          <w:p w14:paraId="3D182DFD" w14:textId="77777777" w:rsidR="00B875F2" w:rsidRPr="00C45D14" w:rsidRDefault="00B875F2" w:rsidP="00B50206">
            <w:pPr>
              <w:pStyle w:val="Geenafstand"/>
            </w:pPr>
            <w:r w:rsidRPr="00C45D14">
              <w:t>brondocument-datum</w:t>
            </w:r>
          </w:p>
        </w:tc>
        <w:tc>
          <w:tcPr>
            <w:tcW w:w="851" w:type="dxa"/>
            <w:tcBorders>
              <w:right w:val="single" w:sz="4" w:space="0" w:color="auto"/>
            </w:tcBorders>
          </w:tcPr>
          <w:p w14:paraId="63A91CBF" w14:textId="77777777" w:rsidR="00B875F2" w:rsidRDefault="00B875F2" w:rsidP="00B50206">
            <w:pPr>
              <w:pStyle w:val="Geenafstand"/>
            </w:pPr>
            <w:r>
              <w:t>o</w:t>
            </w:r>
          </w:p>
        </w:tc>
      </w:tr>
      <w:tr w:rsidR="00B875F2" w14:paraId="1C8892C2" w14:textId="77777777" w:rsidTr="00B50206">
        <w:tc>
          <w:tcPr>
            <w:tcW w:w="5070" w:type="dxa"/>
          </w:tcPr>
          <w:p w14:paraId="2315DFA0" w14:textId="77777777" w:rsidR="00B875F2" w:rsidRPr="00961D4E" w:rsidRDefault="00B875F2" w:rsidP="00B50206">
            <w:r w:rsidRPr="00961D4E">
              <w:t>ontvangstdatum</w:t>
            </w:r>
          </w:p>
        </w:tc>
        <w:tc>
          <w:tcPr>
            <w:tcW w:w="3118" w:type="dxa"/>
          </w:tcPr>
          <w:p w14:paraId="1930CB5A" w14:textId="77777777" w:rsidR="00B875F2" w:rsidRPr="00C45D14" w:rsidRDefault="00B875F2" w:rsidP="00B50206">
            <w:pPr>
              <w:pStyle w:val="Geenafstand"/>
            </w:pPr>
          </w:p>
        </w:tc>
        <w:tc>
          <w:tcPr>
            <w:tcW w:w="851" w:type="dxa"/>
            <w:tcBorders>
              <w:right w:val="single" w:sz="4" w:space="0" w:color="auto"/>
            </w:tcBorders>
          </w:tcPr>
          <w:p w14:paraId="7FF60772" w14:textId="77777777" w:rsidR="00B875F2" w:rsidRDefault="00B875F2" w:rsidP="00B50206">
            <w:pPr>
              <w:pStyle w:val="Geenafstand"/>
            </w:pPr>
            <w:r>
              <w:t>o</w:t>
            </w:r>
          </w:p>
        </w:tc>
      </w:tr>
      <w:tr w:rsidR="00B875F2" w:rsidRPr="00A81981" w14:paraId="539BFED5" w14:textId="77777777" w:rsidTr="00B50206">
        <w:tc>
          <w:tcPr>
            <w:tcW w:w="5070" w:type="dxa"/>
          </w:tcPr>
          <w:p w14:paraId="3E72D725" w14:textId="77777777" w:rsidR="00B875F2" w:rsidRPr="00A81981" w:rsidRDefault="00B875F2" w:rsidP="00B50206">
            <w:r>
              <w:t>titel</w:t>
            </w:r>
          </w:p>
        </w:tc>
        <w:tc>
          <w:tcPr>
            <w:tcW w:w="3118" w:type="dxa"/>
          </w:tcPr>
          <w:p w14:paraId="56B488E5" w14:textId="77777777" w:rsidR="00B875F2" w:rsidRPr="00C45D14" w:rsidRDefault="00B875F2" w:rsidP="00B50206">
            <w:pPr>
              <w:pStyle w:val="Geenafstand"/>
            </w:pPr>
          </w:p>
        </w:tc>
        <w:tc>
          <w:tcPr>
            <w:tcW w:w="851" w:type="dxa"/>
            <w:tcBorders>
              <w:right w:val="single" w:sz="4" w:space="0" w:color="auto"/>
            </w:tcBorders>
          </w:tcPr>
          <w:p w14:paraId="66F4ACF4" w14:textId="77777777" w:rsidR="00B875F2" w:rsidRPr="00A81981" w:rsidRDefault="00B875F2" w:rsidP="00B50206">
            <w:pPr>
              <w:pStyle w:val="Geenafstand"/>
            </w:pPr>
            <w:r>
              <w:t>o</w:t>
            </w:r>
          </w:p>
        </w:tc>
      </w:tr>
    </w:tbl>
    <w:p w14:paraId="2317A3AA" w14:textId="77777777" w:rsidR="00DD376B" w:rsidRPr="0025121A" w:rsidRDefault="00DD376B" w:rsidP="00DD376B"/>
    <w:p w14:paraId="5CEE667B" w14:textId="77777777" w:rsidR="00DD376B" w:rsidRDefault="00DD376B" w:rsidP="00DD376B">
      <w:pPr>
        <w:rPr>
          <w:color w:val="000000"/>
        </w:rPr>
      </w:pPr>
    </w:p>
    <w:p w14:paraId="40DE5F97" w14:textId="77777777" w:rsidR="00DD376B" w:rsidRDefault="00DD376B" w:rsidP="00DD376B"/>
    <w:p w14:paraId="2E05F4B4" w14:textId="77777777" w:rsidR="00DD376B" w:rsidRPr="009A2B44" w:rsidRDefault="00DD376B" w:rsidP="00DD376B"/>
    <w:p w14:paraId="358976DB" w14:textId="77777777" w:rsidR="00DD376B" w:rsidRDefault="00DD376B" w:rsidP="00DD376B">
      <w:pPr>
        <w:pStyle w:val="Kop3"/>
      </w:pPr>
      <w:r w:rsidRPr="009A2B44">
        <w:t xml:space="preserve"> </w:t>
      </w:r>
      <w:bookmarkStart w:id="754" w:name="_Toc361821711"/>
      <w:bookmarkStart w:id="755" w:name="_Toc379548024"/>
      <w:bookmarkStart w:id="756" w:name="_Toc381774170"/>
      <w:bookmarkStart w:id="757" w:name="_Toc523146170"/>
      <w:r w:rsidRPr="009A2B44">
        <w:t xml:space="preserve">BAG =&gt; </w:t>
      </w:r>
      <w:r>
        <w:t>Wabo</w:t>
      </w:r>
      <w:r w:rsidRPr="009A2B44">
        <w:t xml:space="preserve"> ontvangstbevestiging</w:t>
      </w:r>
      <w:bookmarkEnd w:id="754"/>
      <w:bookmarkEnd w:id="755"/>
      <w:bookmarkEnd w:id="756"/>
      <w:bookmarkEnd w:id="757"/>
    </w:p>
    <w:p w14:paraId="75A184C0" w14:textId="3D4FC007" w:rsidR="00DD376B" w:rsidRDefault="00DD376B" w:rsidP="00DD376B">
      <w:r>
        <w:t xml:space="preserve">Als het BAG-systeem </w:t>
      </w:r>
      <w:r w:rsidR="008356D9">
        <w:t>het dienstbericht</w:t>
      </w:r>
      <w:r>
        <w:t xml:space="preserve"> kan verwerken wordt er conform de StUF-standaard een bevestigingsbericht verstuurd door het ontvangende systeem</w:t>
      </w:r>
      <w:r w:rsidR="008E11FB">
        <w:t xml:space="preserve"> (Bv03)</w:t>
      </w:r>
      <w:r>
        <w:t xml:space="preserve">. </w:t>
      </w:r>
    </w:p>
    <w:p w14:paraId="506EA7BE" w14:textId="77777777" w:rsidR="00DD376B" w:rsidRDefault="00DD376B" w:rsidP="00DD376B">
      <w:r>
        <w:t>Als de kennisgeving niet verwerkt kan worden wordt er een foutbericht verstuurd door het ontvangende systeem</w:t>
      </w:r>
      <w:r w:rsidR="008E11FB">
        <w:t xml:space="preserve"> (Fo03)</w:t>
      </w:r>
      <w:r>
        <w:t xml:space="preserve">.  </w:t>
      </w:r>
    </w:p>
    <w:p w14:paraId="13B2AF6D" w14:textId="3FE8BDCD" w:rsidR="00DD376B" w:rsidRPr="009A2B44" w:rsidRDefault="00DD376B" w:rsidP="00DD376B">
      <w:pPr>
        <w:pStyle w:val="Kop20"/>
      </w:pPr>
      <w:bookmarkStart w:id="758" w:name="_Toc361821712"/>
      <w:bookmarkStart w:id="759" w:name="_Toc379548025"/>
      <w:bookmarkStart w:id="760" w:name="_Toc381774171"/>
      <w:bookmarkStart w:id="761" w:name="_Toc523146171"/>
      <w:r w:rsidRPr="009A2B44">
        <w:t>Toezicht</w:t>
      </w:r>
      <w:bookmarkEnd w:id="758"/>
      <w:bookmarkEnd w:id="759"/>
      <w:r w:rsidR="002E5AF5">
        <w:t>n</w:t>
      </w:r>
      <w:r>
        <w:t>otificatie</w:t>
      </w:r>
      <w:bookmarkEnd w:id="760"/>
      <w:bookmarkEnd w:id="761"/>
    </w:p>
    <w:p w14:paraId="4900B699" w14:textId="77777777" w:rsidR="00DD376B" w:rsidRPr="009A2B44" w:rsidRDefault="00DD376B" w:rsidP="00DD376B"/>
    <w:p w14:paraId="3B69E8CB" w14:textId="4422E8C1" w:rsidR="00DD376B" w:rsidRDefault="00DD376B" w:rsidP="00DD376B">
      <w:r w:rsidRPr="009A2B44">
        <w:t xml:space="preserve">Deze functie wordt gebruikt om bij toezicht geconstateerde wijzigingen door te geven aan de BAG. </w:t>
      </w:r>
      <w:r w:rsidR="00352AB1">
        <w:t xml:space="preserve">Er is in dit bericht ook ruimte gereserveerd om percentages bouw gereed door te geven ten bate van de WOZ. </w:t>
      </w:r>
    </w:p>
    <w:p w14:paraId="51FC2AF9" w14:textId="77777777" w:rsidR="00EF1B2E" w:rsidRDefault="00EF1B2E" w:rsidP="00DD376B"/>
    <w:p w14:paraId="470442DB" w14:textId="77777777" w:rsidR="00EF1B2E" w:rsidRPr="009918DD" w:rsidRDefault="00EF1B2E" w:rsidP="00EF1B2E">
      <w:r>
        <w:t xml:space="preserve">Stuurgegevens, StUF attributes en Parameters worden conform de StUF standaard toegepast. In de berichtschema’s is verder gespecificeerd hoe deze toegepast dienen te worden. </w:t>
      </w:r>
    </w:p>
    <w:p w14:paraId="398BE606" w14:textId="77777777" w:rsidR="00EF1B2E" w:rsidRPr="009A2B44" w:rsidRDefault="00EF1B2E" w:rsidP="00DD376B"/>
    <w:p w14:paraId="69148C16" w14:textId="77777777" w:rsidR="00DD376B" w:rsidRPr="009A2B44" w:rsidRDefault="00DD376B" w:rsidP="00DD376B"/>
    <w:p w14:paraId="544F07C0" w14:textId="77777777" w:rsidR="00DD376B" w:rsidRPr="002C6627" w:rsidRDefault="00DD376B" w:rsidP="00B36709">
      <w:pPr>
        <w:pStyle w:val="Lijstalinea"/>
        <w:keepNext/>
        <w:numPr>
          <w:ilvl w:val="1"/>
          <w:numId w:val="8"/>
        </w:numPr>
        <w:spacing w:after="240"/>
        <w:contextualSpacing w:val="0"/>
        <w:outlineLvl w:val="2"/>
        <w:rPr>
          <w:rFonts w:ascii="Cambria" w:hAnsi="Cambria"/>
          <w:b/>
          <w:bCs/>
          <w:vanish/>
          <w:sz w:val="20"/>
          <w:szCs w:val="26"/>
        </w:rPr>
      </w:pPr>
      <w:bookmarkStart w:id="762" w:name="_Toc361821713"/>
    </w:p>
    <w:p w14:paraId="76E92FD5" w14:textId="77777777" w:rsidR="00BA78E9" w:rsidRPr="00BA78E9" w:rsidRDefault="00BA78E9" w:rsidP="00BA78E9">
      <w:pPr>
        <w:pStyle w:val="Lijstalinea"/>
        <w:keepNext/>
        <w:numPr>
          <w:ilvl w:val="1"/>
          <w:numId w:val="1"/>
        </w:numPr>
        <w:spacing w:after="240"/>
        <w:contextualSpacing w:val="0"/>
        <w:outlineLvl w:val="2"/>
        <w:rPr>
          <w:rFonts w:ascii="Cambria" w:hAnsi="Cambria" w:cs="Times New Roman"/>
          <w:b/>
          <w:bCs/>
          <w:vanish/>
          <w:sz w:val="20"/>
          <w:szCs w:val="26"/>
        </w:rPr>
      </w:pPr>
      <w:bookmarkStart w:id="763" w:name="_Toc379548026"/>
      <w:bookmarkStart w:id="764" w:name="_Toc381774172"/>
    </w:p>
    <w:p w14:paraId="6ADCEB79" w14:textId="77777777" w:rsidR="00DD376B" w:rsidRPr="009A2B44" w:rsidRDefault="00DD376B" w:rsidP="00BA78E9">
      <w:pPr>
        <w:pStyle w:val="Kop3"/>
      </w:pPr>
      <w:bookmarkStart w:id="765" w:name="_Toc523146172"/>
      <w:r w:rsidRPr="009A2B44">
        <w:t>Algemeen</w:t>
      </w:r>
      <w:bookmarkEnd w:id="762"/>
      <w:bookmarkEnd w:id="763"/>
      <w:bookmarkEnd w:id="764"/>
      <w:bookmarkEnd w:id="765"/>
    </w:p>
    <w:p w14:paraId="6753F6D1" w14:textId="77777777" w:rsidR="00DD376B" w:rsidRPr="009A2B44" w:rsidRDefault="00DD376B" w:rsidP="00DD376B"/>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5A9EBC01" w14:textId="77777777" w:rsidTr="00B6559F">
        <w:trPr>
          <w:trHeight w:val="227"/>
          <w:jc w:val="center"/>
        </w:trPr>
        <w:tc>
          <w:tcPr>
            <w:tcW w:w="1597" w:type="pct"/>
            <w:shd w:val="clear" w:color="auto" w:fill="A6A6A6"/>
            <w:noWrap/>
            <w:tcMar>
              <w:top w:w="57" w:type="dxa"/>
            </w:tcMar>
          </w:tcPr>
          <w:p w14:paraId="1B3098AE" w14:textId="77777777" w:rsidR="00DD376B" w:rsidRPr="009A2B44" w:rsidRDefault="00DD376B" w:rsidP="00B6559F">
            <w:pPr>
              <w:rPr>
                <w:b/>
                <w:color w:val="FFFFFF"/>
              </w:rPr>
            </w:pPr>
          </w:p>
        </w:tc>
        <w:tc>
          <w:tcPr>
            <w:tcW w:w="3403" w:type="pct"/>
            <w:shd w:val="clear" w:color="auto" w:fill="A6A6A6"/>
            <w:noWrap/>
            <w:tcMar>
              <w:top w:w="57" w:type="dxa"/>
            </w:tcMar>
          </w:tcPr>
          <w:p w14:paraId="325DFC24" w14:textId="77777777" w:rsidR="00DD376B" w:rsidRPr="009A2B44" w:rsidRDefault="00DD376B" w:rsidP="00B6559F">
            <w:pPr>
              <w:rPr>
                <w:b/>
                <w:color w:val="FFFFFF"/>
              </w:rPr>
            </w:pPr>
          </w:p>
        </w:tc>
      </w:tr>
      <w:tr w:rsidR="00DD376B" w:rsidRPr="009A2B44" w14:paraId="5D2D71D7" w14:textId="77777777" w:rsidTr="00B6559F">
        <w:trPr>
          <w:trHeight w:val="227"/>
          <w:jc w:val="center"/>
        </w:trPr>
        <w:tc>
          <w:tcPr>
            <w:tcW w:w="1597" w:type="pct"/>
            <w:shd w:val="pct12" w:color="auto" w:fill="auto"/>
            <w:noWrap/>
            <w:tcMar>
              <w:top w:w="57" w:type="dxa"/>
            </w:tcMar>
          </w:tcPr>
          <w:p w14:paraId="169F64C8" w14:textId="77777777" w:rsidR="00DD376B" w:rsidRPr="009A2B44" w:rsidRDefault="00DD376B" w:rsidP="00B6559F">
            <w:pPr>
              <w:rPr>
                <w:color w:val="000000"/>
              </w:rPr>
            </w:pPr>
            <w:r>
              <w:rPr>
                <w:color w:val="000000"/>
              </w:rPr>
              <w:t>Doel</w:t>
            </w:r>
          </w:p>
        </w:tc>
        <w:tc>
          <w:tcPr>
            <w:tcW w:w="3403" w:type="pct"/>
            <w:noWrap/>
            <w:tcMar>
              <w:top w:w="57" w:type="dxa"/>
            </w:tcMar>
          </w:tcPr>
          <w:p w14:paraId="7BEA0E24" w14:textId="77777777" w:rsidR="00DD376B" w:rsidRPr="00AB6A94" w:rsidRDefault="00DD376B" w:rsidP="00B6559F">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Pr>
                <w:color w:val="000000"/>
              </w:rPr>
              <w:t>Geconstateerde veranderingen aan het BAG-object vanuit Wabo doorgeven naar BAG</w:t>
            </w:r>
          </w:p>
        </w:tc>
      </w:tr>
      <w:tr w:rsidR="00DD376B" w:rsidRPr="009A2B44" w14:paraId="7B6FD458" w14:textId="77777777" w:rsidTr="00B6559F">
        <w:trPr>
          <w:trHeight w:val="227"/>
          <w:jc w:val="center"/>
        </w:trPr>
        <w:tc>
          <w:tcPr>
            <w:tcW w:w="1597" w:type="pct"/>
            <w:shd w:val="pct12" w:color="auto" w:fill="auto"/>
            <w:noWrap/>
            <w:tcMar>
              <w:top w:w="57" w:type="dxa"/>
            </w:tcMar>
          </w:tcPr>
          <w:p w14:paraId="33751B33" w14:textId="77777777" w:rsidR="00DD376B" w:rsidRPr="009A2B44" w:rsidRDefault="00DD376B" w:rsidP="00B6559F">
            <w:pPr>
              <w:rPr>
                <w:color w:val="000000"/>
              </w:rPr>
            </w:pPr>
            <w:r>
              <w:rPr>
                <w:color w:val="000000"/>
              </w:rPr>
              <w:t>Voorwaarde</w:t>
            </w:r>
          </w:p>
        </w:tc>
        <w:tc>
          <w:tcPr>
            <w:tcW w:w="3403" w:type="pct"/>
            <w:noWrap/>
            <w:tcMar>
              <w:top w:w="57" w:type="dxa"/>
            </w:tcMar>
          </w:tcPr>
          <w:p w14:paraId="2EA1420E" w14:textId="77777777" w:rsidR="00DD376B" w:rsidRPr="00647141" w:rsidRDefault="00DD376B" w:rsidP="00B36709">
            <w:pPr>
              <w:pStyle w:val="Lijstalinea"/>
              <w:numPr>
                <w:ilvl w:val="0"/>
                <w:numId w:val="23"/>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647141">
              <w:rPr>
                <w:color w:val="000000"/>
              </w:rPr>
              <w:t xml:space="preserve">De </w:t>
            </w:r>
            <w:r>
              <w:rPr>
                <w:color w:val="000000"/>
              </w:rPr>
              <w:t>c</w:t>
            </w:r>
            <w:r w:rsidRPr="00647141">
              <w:rPr>
                <w:color w:val="000000"/>
              </w:rPr>
              <w:t xml:space="preserve">ontroleur heeft relevante BAG-objecten opgevoerd bij de </w:t>
            </w:r>
            <w:r>
              <w:rPr>
                <w:color w:val="000000"/>
              </w:rPr>
              <w:t>toezicht-</w:t>
            </w:r>
            <w:r w:rsidRPr="00647141">
              <w:rPr>
                <w:color w:val="000000"/>
              </w:rPr>
              <w:t>zaak</w:t>
            </w:r>
            <w:r>
              <w:rPr>
                <w:color w:val="000000"/>
              </w:rPr>
              <w:t>.</w:t>
            </w:r>
            <w:r w:rsidRPr="00647141">
              <w:rPr>
                <w:color w:val="000000"/>
              </w:rPr>
              <w:t xml:space="preserve"> </w:t>
            </w:r>
            <w:r>
              <w:rPr>
                <w:color w:val="000000"/>
              </w:rPr>
              <w:t xml:space="preserve">De controleur heeft de </w:t>
            </w:r>
            <w:r w:rsidRPr="00647141">
              <w:rPr>
                <w:color w:val="000000"/>
              </w:rPr>
              <w:t>rel</w:t>
            </w:r>
            <w:r>
              <w:rPr>
                <w:color w:val="000000"/>
              </w:rPr>
              <w:t>e</w:t>
            </w:r>
            <w:r w:rsidRPr="00647141">
              <w:rPr>
                <w:color w:val="000000"/>
              </w:rPr>
              <w:t>vante objecten (waar de gebeurtenis op van toepassing is) geselecteerd</w:t>
            </w:r>
          </w:p>
        </w:tc>
      </w:tr>
      <w:tr w:rsidR="00DD376B" w:rsidRPr="009A2B44" w14:paraId="5A0C0176" w14:textId="77777777" w:rsidTr="00B6559F">
        <w:trPr>
          <w:trHeight w:val="227"/>
          <w:jc w:val="center"/>
        </w:trPr>
        <w:tc>
          <w:tcPr>
            <w:tcW w:w="1597" w:type="pct"/>
            <w:shd w:val="pct12" w:color="auto" w:fill="auto"/>
            <w:noWrap/>
            <w:tcMar>
              <w:top w:w="57" w:type="dxa"/>
            </w:tcMar>
          </w:tcPr>
          <w:p w14:paraId="0C323C31" w14:textId="77777777" w:rsidR="00DD376B" w:rsidRPr="009A2B44" w:rsidRDefault="00DD376B" w:rsidP="00B6559F">
            <w:pPr>
              <w:rPr>
                <w:color w:val="000000"/>
              </w:rPr>
            </w:pPr>
            <w:r w:rsidRPr="009A2B44">
              <w:rPr>
                <w:color w:val="000000"/>
              </w:rPr>
              <w:t xml:space="preserve">Trigger </w:t>
            </w:r>
          </w:p>
        </w:tc>
        <w:tc>
          <w:tcPr>
            <w:tcW w:w="3403" w:type="pct"/>
            <w:noWrap/>
            <w:tcMar>
              <w:top w:w="57" w:type="dxa"/>
            </w:tcMar>
          </w:tcPr>
          <w:p w14:paraId="7E3BDFF7" w14:textId="77777777" w:rsidR="00DD376B" w:rsidRPr="009A2B44" w:rsidRDefault="00DD376B" w:rsidP="00B6559F">
            <w:pPr>
              <w:rPr>
                <w:color w:val="000000"/>
              </w:rPr>
            </w:pPr>
            <w:r w:rsidRPr="009A2B44">
              <w:rPr>
                <w:color w:val="000000"/>
              </w:rPr>
              <w:t>Het bericht wordt</w:t>
            </w:r>
            <w:r>
              <w:rPr>
                <w:color w:val="000000"/>
              </w:rPr>
              <w:t xml:space="preserve"> verstuurd</w:t>
            </w:r>
            <w:r w:rsidRPr="009A2B44">
              <w:rPr>
                <w:color w:val="000000"/>
              </w:rPr>
              <w:t xml:space="preserve"> als de gebeurtenis wordt vastgelegd in de </w:t>
            </w:r>
            <w:r>
              <w:rPr>
                <w:color w:val="000000"/>
              </w:rPr>
              <w:t>Wabo-applicatie</w:t>
            </w:r>
          </w:p>
        </w:tc>
      </w:tr>
      <w:tr w:rsidR="00DD376B" w:rsidRPr="009A2B44" w14:paraId="549B0B3F" w14:textId="77777777" w:rsidTr="00B6559F">
        <w:trPr>
          <w:trHeight w:val="227"/>
          <w:jc w:val="center"/>
        </w:trPr>
        <w:tc>
          <w:tcPr>
            <w:tcW w:w="1597" w:type="pct"/>
            <w:shd w:val="pct12" w:color="auto" w:fill="auto"/>
            <w:noWrap/>
            <w:tcMar>
              <w:top w:w="57" w:type="dxa"/>
            </w:tcMar>
          </w:tcPr>
          <w:p w14:paraId="19A0FA17" w14:textId="77777777" w:rsidR="00DD376B" w:rsidRPr="009A2B44" w:rsidRDefault="00DD376B" w:rsidP="00B6559F">
            <w:pPr>
              <w:rPr>
                <w:color w:val="000000"/>
              </w:rPr>
            </w:pPr>
            <w:r>
              <w:rPr>
                <w:color w:val="000000"/>
              </w:rPr>
              <w:t xml:space="preserve">Direct </w:t>
            </w:r>
            <w:r w:rsidRPr="009A2B44">
              <w:rPr>
                <w:color w:val="000000"/>
              </w:rPr>
              <w:t xml:space="preserve">Gevolg </w:t>
            </w:r>
          </w:p>
        </w:tc>
        <w:tc>
          <w:tcPr>
            <w:tcW w:w="3403" w:type="pct"/>
            <w:noWrap/>
            <w:tcMar>
              <w:top w:w="57" w:type="dxa"/>
            </w:tcMar>
          </w:tcPr>
          <w:p w14:paraId="4FA6FF40" w14:textId="77777777" w:rsidR="00DD376B" w:rsidRPr="009A2B44" w:rsidRDefault="00DD376B" w:rsidP="00B6559F">
            <w:pPr>
              <w:rPr>
                <w:color w:val="000000"/>
              </w:rPr>
            </w:pPr>
            <w:r>
              <w:rPr>
                <w:color w:val="000000"/>
              </w:rPr>
              <w:t xml:space="preserve">BAG-beheerder kan op basis van de aangeleverde gegevens de vervolgactie bepalen. </w:t>
            </w:r>
          </w:p>
        </w:tc>
      </w:tr>
      <w:tr w:rsidR="00DD376B" w:rsidRPr="009A2B44" w14:paraId="42AEA020" w14:textId="77777777" w:rsidTr="00B6559F">
        <w:trPr>
          <w:trHeight w:val="227"/>
          <w:jc w:val="center"/>
        </w:trPr>
        <w:tc>
          <w:tcPr>
            <w:tcW w:w="1597" w:type="pct"/>
            <w:shd w:val="pct12" w:color="auto" w:fill="auto"/>
            <w:noWrap/>
            <w:tcMar>
              <w:top w:w="57" w:type="dxa"/>
            </w:tcMar>
          </w:tcPr>
          <w:p w14:paraId="5B0B5749" w14:textId="77777777" w:rsidR="00DD376B" w:rsidRPr="009A2B44" w:rsidRDefault="00DD376B" w:rsidP="00B6559F">
            <w:pPr>
              <w:rPr>
                <w:color w:val="000000"/>
              </w:rPr>
            </w:pPr>
            <w:r>
              <w:rPr>
                <w:color w:val="000000"/>
              </w:rPr>
              <w:lastRenderedPageBreak/>
              <w:t>Vervolgactie</w:t>
            </w:r>
            <w:r w:rsidRPr="009A2B44">
              <w:rPr>
                <w:color w:val="000000"/>
              </w:rPr>
              <w:t xml:space="preserve"> </w:t>
            </w:r>
          </w:p>
        </w:tc>
        <w:tc>
          <w:tcPr>
            <w:tcW w:w="3403" w:type="pct"/>
            <w:noWrap/>
            <w:tcMar>
              <w:top w:w="57" w:type="dxa"/>
            </w:tcMar>
          </w:tcPr>
          <w:p w14:paraId="5D207ED5" w14:textId="77777777" w:rsidR="00DD376B" w:rsidRPr="009A2B44" w:rsidRDefault="00DD376B" w:rsidP="00B6559F">
            <w:pPr>
              <w:rPr>
                <w:color w:val="000000"/>
              </w:rPr>
            </w:pPr>
            <w:r w:rsidRPr="009A2B44">
              <w:rPr>
                <w:color w:val="000000"/>
              </w:rPr>
              <w:t>De BAG-beheerder zal de relevante wijzig</w:t>
            </w:r>
            <w:r>
              <w:rPr>
                <w:color w:val="000000"/>
              </w:rPr>
              <w:t>ingen doorvoeren</w:t>
            </w:r>
            <w:r w:rsidRPr="009A2B44">
              <w:rPr>
                <w:color w:val="000000"/>
              </w:rPr>
              <w:t xml:space="preserve"> in de BAG</w:t>
            </w:r>
          </w:p>
        </w:tc>
      </w:tr>
      <w:tr w:rsidR="00DD376B" w:rsidRPr="009A2B44" w14:paraId="77AD1C43" w14:textId="77777777" w:rsidTr="00B6559F">
        <w:trPr>
          <w:trHeight w:val="227"/>
          <w:jc w:val="center"/>
        </w:trPr>
        <w:tc>
          <w:tcPr>
            <w:tcW w:w="1597" w:type="pct"/>
            <w:shd w:val="pct12" w:color="auto" w:fill="auto"/>
            <w:noWrap/>
            <w:tcMar>
              <w:top w:w="57" w:type="dxa"/>
            </w:tcMar>
          </w:tcPr>
          <w:p w14:paraId="4041B0EF" w14:textId="77777777" w:rsidR="00DD376B" w:rsidRPr="009A2B44" w:rsidRDefault="00DD376B" w:rsidP="00B6559F">
            <w:pPr>
              <w:rPr>
                <w:color w:val="000000"/>
              </w:rPr>
            </w:pPr>
            <w:r>
              <w:rPr>
                <w:color w:val="000000"/>
              </w:rPr>
              <w:t>Bijzonderheden</w:t>
            </w:r>
            <w:r w:rsidRPr="009A2B44">
              <w:rPr>
                <w:color w:val="000000"/>
              </w:rPr>
              <w:t xml:space="preserve"> </w:t>
            </w:r>
          </w:p>
        </w:tc>
        <w:tc>
          <w:tcPr>
            <w:tcW w:w="3403" w:type="pct"/>
            <w:noWrap/>
            <w:tcMar>
              <w:top w:w="57" w:type="dxa"/>
            </w:tcMar>
          </w:tcPr>
          <w:p w14:paraId="0A481DEA" w14:textId="77777777" w:rsidR="00DD376B" w:rsidRDefault="00DD376B" w:rsidP="00B6559F">
            <w:pPr>
              <w:rPr>
                <w:color w:val="000000"/>
              </w:rPr>
            </w:pPr>
            <w:r>
              <w:rPr>
                <w:color w:val="000000"/>
              </w:rPr>
              <w:t>Alleen relevante objecten worden verstuurd. Bijvoorbeeld “bouw gestart” alleen voor de BAG-objecten in het bouwblok waar bouw gestart is.</w:t>
            </w:r>
          </w:p>
          <w:p w14:paraId="332D9B57" w14:textId="635B7CE7" w:rsidR="00352AB1" w:rsidRPr="009A2B44" w:rsidRDefault="00352AB1" w:rsidP="00B6559F">
            <w:pPr>
              <w:rPr>
                <w:color w:val="000000"/>
              </w:rPr>
            </w:pPr>
            <w:r>
              <w:rPr>
                <w:color w:val="000000"/>
              </w:rPr>
              <w:t>Ook percentage bouw gereed t.b.v. de WOZ kan wor</w:t>
            </w:r>
            <w:r w:rsidR="000C0A34">
              <w:rPr>
                <w:color w:val="000000"/>
              </w:rPr>
              <w:t>d</w:t>
            </w:r>
            <w:r>
              <w:rPr>
                <w:color w:val="000000"/>
              </w:rPr>
              <w:t xml:space="preserve">en opgenomen in het bericht. </w:t>
            </w:r>
          </w:p>
        </w:tc>
      </w:tr>
    </w:tbl>
    <w:p w14:paraId="4722375E" w14:textId="77777777" w:rsidR="00DD376B" w:rsidRPr="009A2B44" w:rsidRDefault="00DD376B" w:rsidP="00DD376B"/>
    <w:p w14:paraId="09859AC3" w14:textId="77777777" w:rsidR="00EF1B2E" w:rsidRDefault="0013312B" w:rsidP="00DD376B">
      <w:pPr>
        <w:jc w:val="center"/>
      </w:pPr>
      <w:r>
        <w:object w:dxaOrig="8787" w:dyaOrig="4569" w14:anchorId="61A087EE">
          <v:shape id="_x0000_i1030" type="#_x0000_t75" style="width:439.2pt;height:228.6pt" o:ole="" o:bordertopcolor="this" o:borderleftcolor="this" o:borderbottomcolor="this" o:borderrightcolor="this">
            <v:imagedata r:id="rId53" o:title=""/>
            <w10:bordertop type="single" width="8"/>
            <w10:borderleft type="single" width="8"/>
            <w10:borderbottom type="single" width="8"/>
            <w10:borderright type="single" width="8"/>
          </v:shape>
          <o:OLEObject Type="Embed" ProgID="Visio.Drawing.11" ShapeID="_x0000_i1030" DrawAspect="Content" ObjectID="_1596890549" r:id="rId54"/>
        </w:object>
      </w:r>
    </w:p>
    <w:p w14:paraId="46D030B6" w14:textId="0B80AD74" w:rsidR="00CB4C85" w:rsidRDefault="00CB4C85" w:rsidP="00CB4C85">
      <w:pPr>
        <w:pStyle w:val="Bijschrift"/>
        <w:jc w:val="center"/>
      </w:pPr>
      <w:r>
        <w:t xml:space="preserve">Figuur </w:t>
      </w:r>
      <w:fldSimple w:instr=" SEQ Figuur \* ARABIC ">
        <w:r w:rsidR="00644E3C">
          <w:rPr>
            <w:noProof/>
          </w:rPr>
          <w:t>9</w:t>
        </w:r>
      </w:fldSimple>
      <w:r>
        <w:t xml:space="preserve"> Interactiemodel ToezichNotificatie</w:t>
      </w:r>
    </w:p>
    <w:p w14:paraId="34EAFB7D" w14:textId="77777777" w:rsidR="00EF1B2E" w:rsidRDefault="00EF1B2E" w:rsidP="00DD376B">
      <w:pPr>
        <w:jc w:val="center"/>
      </w:pPr>
    </w:p>
    <w:p w14:paraId="244D82EB" w14:textId="77777777" w:rsidR="003531C0" w:rsidRDefault="003531C0" w:rsidP="003531C0">
      <w:r>
        <w:t>I</w:t>
      </w:r>
      <w:r w:rsidRPr="009F16F9">
        <w:t xml:space="preserve">n de eerste kolom </w:t>
      </w:r>
      <w:r>
        <w:t xml:space="preserve">van de Bericht-tabellen wordt </w:t>
      </w:r>
      <w:r w:rsidRPr="009F16F9">
        <w:t xml:space="preserve">de elementnaam inclusief </w:t>
      </w:r>
      <w:r>
        <w:softHyphen/>
      </w:r>
      <w:r>
        <w:softHyphen/>
      </w:r>
      <w:r>
        <w:softHyphen/>
      </w:r>
      <w:r>
        <w:softHyphen/>
      </w:r>
      <w:r>
        <w:softHyphen/>
      </w:r>
      <w:r>
        <w:softHyphen/>
      </w:r>
      <w:r>
        <w:softHyphen/>
      </w:r>
      <w:r w:rsidRPr="009F16F9">
        <w:t xml:space="preserve">hiërarchie in het bericht aangegeven, in de tweede kolom wordt aangegeven wat de functionele benaming van het element is en </w:t>
      </w:r>
      <w:r>
        <w:t>I</w:t>
      </w:r>
      <w:r w:rsidRPr="009F16F9">
        <w:t xml:space="preserve">n de laatste kolom is </w:t>
      </w:r>
      <w:r>
        <w:t>wordt aangegeven of het betreffende attribuut :</w:t>
      </w:r>
    </w:p>
    <w:p w14:paraId="4CA42CB7" w14:textId="77777777" w:rsidR="003531C0" w:rsidRPr="009F16F9" w:rsidRDefault="003531C0" w:rsidP="00B36709">
      <w:pPr>
        <w:pStyle w:val="Lijstalinea"/>
        <w:numPr>
          <w:ilvl w:val="0"/>
          <w:numId w:val="32"/>
        </w:numPr>
      </w:pPr>
      <w:r w:rsidRPr="009F16F9">
        <w:t xml:space="preserve">optioneel is (o),  </w:t>
      </w:r>
    </w:p>
    <w:p w14:paraId="51543CED" w14:textId="77777777" w:rsidR="003531C0" w:rsidRPr="009F16F9" w:rsidRDefault="003531C0" w:rsidP="00B36709">
      <w:pPr>
        <w:pStyle w:val="Lijstalinea"/>
        <w:numPr>
          <w:ilvl w:val="0"/>
          <w:numId w:val="32"/>
        </w:numPr>
      </w:pPr>
      <w:r w:rsidRPr="009F16F9">
        <w:t xml:space="preserve">verplicht opgenomen moet zijn in het bericht maar leeg kan zijn (o*)  </w:t>
      </w:r>
    </w:p>
    <w:p w14:paraId="27B21EC6" w14:textId="77777777" w:rsidR="003531C0" w:rsidRDefault="003531C0" w:rsidP="00B36709">
      <w:pPr>
        <w:pStyle w:val="Lijstalinea"/>
        <w:numPr>
          <w:ilvl w:val="0"/>
          <w:numId w:val="32"/>
        </w:numPr>
      </w:pPr>
      <w:r w:rsidRPr="009F16F9">
        <w:t xml:space="preserve">verplicht opgenomen moet zijn in het bericht en een waarde hebben (v) </w:t>
      </w:r>
    </w:p>
    <w:p w14:paraId="77536120" w14:textId="77777777" w:rsidR="003531C0" w:rsidRDefault="003531C0" w:rsidP="003531C0">
      <w:r>
        <w:t>en of een element:</w:t>
      </w:r>
    </w:p>
    <w:p w14:paraId="54C2089A" w14:textId="77777777" w:rsidR="003531C0" w:rsidRPr="002D1BA4" w:rsidRDefault="003531C0" w:rsidP="00B36709">
      <w:pPr>
        <w:pStyle w:val="Lijstalinea"/>
        <w:numPr>
          <w:ilvl w:val="0"/>
          <w:numId w:val="33"/>
        </w:numPr>
      </w:pPr>
      <w:r w:rsidRPr="002D1BA4">
        <w:t>verplicht aanwezig is in het bericht met 1 voorkomen. [1..1]</w:t>
      </w:r>
    </w:p>
    <w:p w14:paraId="32D0DF14" w14:textId="77777777" w:rsidR="003531C0" w:rsidRPr="002D1BA4" w:rsidRDefault="003531C0" w:rsidP="00B36709">
      <w:pPr>
        <w:pStyle w:val="Lijstalinea"/>
        <w:numPr>
          <w:ilvl w:val="0"/>
          <w:numId w:val="33"/>
        </w:numPr>
      </w:pPr>
      <w:r w:rsidRPr="002D1BA4">
        <w:t>optioneel aanwezig is in het bericht en heeft maximaal 2 voorkomens. [0..2]</w:t>
      </w:r>
    </w:p>
    <w:p w14:paraId="120AC1A8" w14:textId="77777777" w:rsidR="003531C0" w:rsidRDefault="003531C0" w:rsidP="00B36709">
      <w:pPr>
        <w:pStyle w:val="Lijstalinea"/>
        <w:numPr>
          <w:ilvl w:val="0"/>
          <w:numId w:val="33"/>
        </w:numPr>
      </w:pPr>
      <w:r w:rsidRPr="002D1BA4">
        <w:t>optioneel aanwezig is in het bericht en heeft geen maximum aantal. [0..*]</w:t>
      </w:r>
    </w:p>
    <w:p w14:paraId="17B74B8D" w14:textId="77777777" w:rsidR="00DD376B" w:rsidRPr="009A2B44" w:rsidRDefault="00DD376B" w:rsidP="00DD376B"/>
    <w:p w14:paraId="6DDA2A53" w14:textId="732C5CC5" w:rsidR="00DD376B" w:rsidRDefault="00DD376B" w:rsidP="00DD376B">
      <w:pPr>
        <w:pStyle w:val="Kop3"/>
      </w:pPr>
      <w:bookmarkStart w:id="766" w:name="_Toc361821714"/>
      <w:bookmarkStart w:id="767" w:name="_Toc379548027"/>
      <w:bookmarkStart w:id="768" w:name="_Toc381774173"/>
      <w:bookmarkStart w:id="769" w:name="_Toc523146173"/>
      <w:r>
        <w:t>Wabo</w:t>
      </w:r>
      <w:r w:rsidR="002E5AF5">
        <w:t xml:space="preserve"> =&gt; BAG Toezichtn</w:t>
      </w:r>
      <w:r w:rsidRPr="009A2B44">
        <w:t>otificatie</w:t>
      </w:r>
      <w:bookmarkEnd w:id="766"/>
      <w:bookmarkEnd w:id="767"/>
      <w:bookmarkEnd w:id="768"/>
      <w:bookmarkEnd w:id="769"/>
      <w:r w:rsidRPr="009A2B44">
        <w:t xml:space="preserve"> </w:t>
      </w:r>
    </w:p>
    <w:p w14:paraId="6596A4A4" w14:textId="77777777" w:rsidR="00DD376B" w:rsidRDefault="00DD376B" w:rsidP="00DD376B"/>
    <w:p w14:paraId="5F371665" w14:textId="5D9F9225" w:rsidR="00DD376B" w:rsidRDefault="002E5AF5" w:rsidP="00DD376B">
      <w:r>
        <w:t>De T</w:t>
      </w:r>
      <w:r w:rsidR="00DD376B">
        <w:t>oezichtnotificatie die van de Wabo naar de BAG verstuurd wordt stelt de BAG op de hoogte van het de veranderde status van een BAG-object.  Deze gewijzigde status kan een constatering zijn die in het toezicht-proces binnen de Wabo wordt gedaan.</w:t>
      </w:r>
      <w:r w:rsidR="00825D3C">
        <w:t xml:space="preserve"> </w:t>
      </w:r>
      <w:r w:rsidR="00565172">
        <w:t xml:space="preserve">De zaak-gegevens die in dit bericht opgenomen worden betreffen de </w:t>
      </w:r>
      <w:r w:rsidR="00825D3C">
        <w:t>toezicht-zaak</w:t>
      </w:r>
      <w:r w:rsidR="00565172">
        <w:t xml:space="preserve">. Hier worden niet de gegevens van de aanvraag-zaak opgenomen. </w:t>
      </w:r>
      <w:r w:rsidR="00825D3C">
        <w:t xml:space="preserve"> </w:t>
      </w:r>
    </w:p>
    <w:p w14:paraId="5F631355"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48A526D0" w14:textId="77777777" w:rsidTr="00B6559F">
        <w:tc>
          <w:tcPr>
            <w:tcW w:w="8188" w:type="dxa"/>
            <w:gridSpan w:val="2"/>
          </w:tcPr>
          <w:p w14:paraId="289A1360" w14:textId="53D41AC8" w:rsidR="00DD376B" w:rsidRPr="00767E58" w:rsidRDefault="00DD376B" w:rsidP="00B875F2">
            <w:pPr>
              <w:rPr>
                <w:b/>
              </w:rPr>
            </w:pPr>
            <w:r w:rsidRPr="00767E58">
              <w:rPr>
                <w:b/>
              </w:rPr>
              <w:t>Berichttype:</w:t>
            </w:r>
            <w:r w:rsidRPr="00767E58">
              <w:t xml:space="preserve"> </w:t>
            </w:r>
            <w:r>
              <w:t>toezichtNotificatie</w:t>
            </w:r>
            <w:r w:rsidR="00B875F2">
              <w:t>_Di01</w:t>
            </w:r>
          </w:p>
        </w:tc>
        <w:tc>
          <w:tcPr>
            <w:tcW w:w="851" w:type="dxa"/>
            <w:tcBorders>
              <w:bottom w:val="single" w:sz="4" w:space="0" w:color="auto"/>
              <w:right w:val="single" w:sz="4" w:space="0" w:color="auto"/>
            </w:tcBorders>
          </w:tcPr>
          <w:p w14:paraId="39E606F1" w14:textId="77777777" w:rsidR="00DD376B" w:rsidRPr="00767E58" w:rsidRDefault="00DD376B" w:rsidP="00B6559F">
            <w:pPr>
              <w:rPr>
                <w:b/>
              </w:rPr>
            </w:pPr>
          </w:p>
        </w:tc>
      </w:tr>
      <w:tr w:rsidR="00DD376B" w:rsidRPr="00EF29EE" w14:paraId="1DA3245B" w14:textId="77777777" w:rsidTr="00B6559F">
        <w:tc>
          <w:tcPr>
            <w:tcW w:w="5070" w:type="dxa"/>
          </w:tcPr>
          <w:p w14:paraId="02CEDC8C" w14:textId="77777777" w:rsidR="00DD376B" w:rsidRPr="00767E58" w:rsidRDefault="00DD376B" w:rsidP="00B6559F">
            <w:pPr>
              <w:rPr>
                <w:b/>
              </w:rPr>
            </w:pPr>
            <w:r w:rsidRPr="00767E58">
              <w:rPr>
                <w:b/>
              </w:rPr>
              <w:t>StUF-elementen</w:t>
            </w:r>
          </w:p>
        </w:tc>
        <w:tc>
          <w:tcPr>
            <w:tcW w:w="3118" w:type="dxa"/>
          </w:tcPr>
          <w:p w14:paraId="54EF9850" w14:textId="77777777" w:rsidR="00DD376B" w:rsidRPr="00767E58" w:rsidRDefault="00DD376B" w:rsidP="00B6559F">
            <w:pPr>
              <w:rPr>
                <w:b/>
              </w:rPr>
            </w:pPr>
          </w:p>
        </w:tc>
        <w:tc>
          <w:tcPr>
            <w:tcW w:w="851" w:type="dxa"/>
            <w:tcBorders>
              <w:right w:val="single" w:sz="4" w:space="0" w:color="auto"/>
            </w:tcBorders>
          </w:tcPr>
          <w:p w14:paraId="06B30A69" w14:textId="77777777" w:rsidR="00DD376B" w:rsidRPr="00D66655" w:rsidRDefault="00DD376B" w:rsidP="00B6559F">
            <w:r>
              <w:rPr>
                <w:b/>
              </w:rPr>
              <w:t>v/o</w:t>
            </w:r>
          </w:p>
        </w:tc>
      </w:tr>
      <w:tr w:rsidR="002A12BB" w14:paraId="0C25DB5E" w14:textId="77777777" w:rsidTr="00B50206">
        <w:tc>
          <w:tcPr>
            <w:tcW w:w="5070" w:type="dxa"/>
          </w:tcPr>
          <w:p w14:paraId="44C142A0" w14:textId="1F7C52B0" w:rsidR="002A12BB" w:rsidRDefault="002A12BB" w:rsidP="00B50206">
            <w:r w:rsidRPr="00141A7C">
              <w:rPr>
                <w:b/>
              </w:rPr>
              <w:t>Pand</w:t>
            </w:r>
            <w:r>
              <w:rPr>
                <w:b/>
              </w:rPr>
              <w:t xml:space="preserve"> (PND)</w:t>
            </w:r>
          </w:p>
        </w:tc>
        <w:tc>
          <w:tcPr>
            <w:tcW w:w="3118" w:type="dxa"/>
          </w:tcPr>
          <w:p w14:paraId="4525BFE1" w14:textId="77777777" w:rsidR="002A12BB" w:rsidRDefault="002A12BB" w:rsidP="00B50206">
            <w:pPr>
              <w:pStyle w:val="Geenafstand"/>
            </w:pPr>
          </w:p>
        </w:tc>
        <w:tc>
          <w:tcPr>
            <w:tcW w:w="851" w:type="dxa"/>
            <w:tcBorders>
              <w:right w:val="single" w:sz="4" w:space="0" w:color="auto"/>
            </w:tcBorders>
          </w:tcPr>
          <w:p w14:paraId="543EE6B7" w14:textId="77777777" w:rsidR="002A12BB" w:rsidRDefault="002A12BB" w:rsidP="00B50206">
            <w:pPr>
              <w:pStyle w:val="Geenafstand"/>
            </w:pPr>
            <w:r>
              <w:t>[0..*]</w:t>
            </w:r>
          </w:p>
        </w:tc>
      </w:tr>
      <w:tr w:rsidR="002A12BB" w14:paraId="15F2B855" w14:textId="77777777" w:rsidTr="00B50206">
        <w:tc>
          <w:tcPr>
            <w:tcW w:w="5070" w:type="dxa"/>
          </w:tcPr>
          <w:p w14:paraId="235D534E" w14:textId="77777777" w:rsidR="002A12BB" w:rsidRDefault="002A12BB" w:rsidP="00B50206">
            <w:r>
              <w:t>identificatie</w:t>
            </w:r>
          </w:p>
        </w:tc>
        <w:tc>
          <w:tcPr>
            <w:tcW w:w="3118" w:type="dxa"/>
          </w:tcPr>
          <w:p w14:paraId="4E51ACFA" w14:textId="77777777" w:rsidR="002A12BB" w:rsidRPr="00C45D14" w:rsidRDefault="002A12BB" w:rsidP="00B50206">
            <w:pPr>
              <w:pStyle w:val="Geenafstand"/>
            </w:pPr>
            <w:r w:rsidRPr="00C45D14">
              <w:t>Identificatie Pand</w:t>
            </w:r>
          </w:p>
        </w:tc>
        <w:tc>
          <w:tcPr>
            <w:tcW w:w="851" w:type="dxa"/>
            <w:tcBorders>
              <w:right w:val="single" w:sz="4" w:space="0" w:color="auto"/>
            </w:tcBorders>
          </w:tcPr>
          <w:p w14:paraId="2E65E443" w14:textId="77777777" w:rsidR="002A12BB" w:rsidRDefault="002A12BB" w:rsidP="00B50206">
            <w:pPr>
              <w:pStyle w:val="Geenafstand"/>
            </w:pPr>
            <w:r>
              <w:t>v</w:t>
            </w:r>
          </w:p>
        </w:tc>
      </w:tr>
      <w:tr w:rsidR="002A12BB" w14:paraId="63E9F966" w14:textId="77777777" w:rsidTr="00B50206">
        <w:tc>
          <w:tcPr>
            <w:tcW w:w="5070" w:type="dxa"/>
          </w:tcPr>
          <w:p w14:paraId="5CC41B36" w14:textId="2211AB9A" w:rsidR="002A12BB" w:rsidRDefault="002A12BB" w:rsidP="00B50206">
            <w:r>
              <w:lastRenderedPageBreak/>
              <w:t>statusvoortgangbouw</w:t>
            </w:r>
          </w:p>
        </w:tc>
        <w:tc>
          <w:tcPr>
            <w:tcW w:w="3118" w:type="dxa"/>
          </w:tcPr>
          <w:p w14:paraId="6A54CE64" w14:textId="16E67C68" w:rsidR="002A12BB" w:rsidRPr="00C45D14" w:rsidRDefault="002A12BB" w:rsidP="00B50206">
            <w:pPr>
              <w:pStyle w:val="Geenafstand"/>
            </w:pPr>
            <w:r w:rsidRPr="00C45D14">
              <w:t>Bijv. Bouw gestart of Sloop gestart….</w:t>
            </w:r>
          </w:p>
        </w:tc>
        <w:tc>
          <w:tcPr>
            <w:tcW w:w="851" w:type="dxa"/>
            <w:tcBorders>
              <w:right w:val="single" w:sz="4" w:space="0" w:color="auto"/>
            </w:tcBorders>
          </w:tcPr>
          <w:p w14:paraId="527EC21F" w14:textId="233F563C" w:rsidR="002A12BB" w:rsidRDefault="002A12BB" w:rsidP="00B50206">
            <w:pPr>
              <w:pStyle w:val="Geenafstand"/>
            </w:pPr>
            <w:r>
              <w:t>o</w:t>
            </w:r>
          </w:p>
        </w:tc>
      </w:tr>
      <w:tr w:rsidR="002A12BB" w14:paraId="5C688525" w14:textId="77777777" w:rsidTr="00B50206">
        <w:tc>
          <w:tcPr>
            <w:tcW w:w="5070" w:type="dxa"/>
          </w:tcPr>
          <w:p w14:paraId="1B964E20" w14:textId="77777777" w:rsidR="002A12BB" w:rsidRDefault="002A12BB" w:rsidP="00B50206">
            <w:r>
              <w:t>Percentage bouw gereed</w:t>
            </w:r>
          </w:p>
        </w:tc>
        <w:tc>
          <w:tcPr>
            <w:tcW w:w="3118" w:type="dxa"/>
          </w:tcPr>
          <w:p w14:paraId="605164E7" w14:textId="16642C1C" w:rsidR="002A12BB" w:rsidRPr="00C45D14" w:rsidRDefault="002A12BB" w:rsidP="000C0A34">
            <w:pPr>
              <w:pStyle w:val="Geenafstand"/>
            </w:pPr>
            <w:r w:rsidRPr="00C45D14">
              <w:t>T.b.v. WOZ percentage bouw gereed.</w:t>
            </w:r>
            <w:r w:rsidR="000C0A34" w:rsidRPr="00C45D14">
              <w:t xml:space="preserve"> </w:t>
            </w:r>
            <w:r w:rsidRPr="00C45D14">
              <w:t>Vormgegeven in extraElement</w:t>
            </w:r>
            <w:r w:rsidR="000C0A34" w:rsidRPr="00C45D14">
              <w:t>. Waardebereik: 10%, 20%, 25%, 40%, 60%</w:t>
            </w:r>
          </w:p>
        </w:tc>
        <w:tc>
          <w:tcPr>
            <w:tcW w:w="851" w:type="dxa"/>
            <w:tcBorders>
              <w:right w:val="single" w:sz="4" w:space="0" w:color="auto"/>
            </w:tcBorders>
          </w:tcPr>
          <w:p w14:paraId="2D98DD24" w14:textId="77777777" w:rsidR="002A12BB" w:rsidRDefault="002A12BB" w:rsidP="00B50206">
            <w:pPr>
              <w:pStyle w:val="Geenafstand"/>
            </w:pPr>
            <w:r>
              <w:t>o</w:t>
            </w:r>
          </w:p>
        </w:tc>
      </w:tr>
      <w:tr w:rsidR="002A12BB" w14:paraId="43E4B206" w14:textId="77777777" w:rsidTr="00B50206">
        <w:tc>
          <w:tcPr>
            <w:tcW w:w="5070" w:type="dxa"/>
          </w:tcPr>
          <w:p w14:paraId="30C8B8D4" w14:textId="7F7CF1F1" w:rsidR="002A12BB" w:rsidRDefault="002A12BB" w:rsidP="00B50206">
            <w:r w:rsidRPr="00141A7C">
              <w:rPr>
                <w:b/>
              </w:rPr>
              <w:t>Terrein</w:t>
            </w:r>
            <w:r>
              <w:rPr>
                <w:b/>
              </w:rPr>
              <w:t xml:space="preserve"> </w:t>
            </w:r>
            <w:r w:rsidRPr="00141A7C">
              <w:rPr>
                <w:b/>
              </w:rPr>
              <w:t>Gebouwd</w:t>
            </w:r>
            <w:r>
              <w:rPr>
                <w:b/>
              </w:rPr>
              <w:t xml:space="preserve"> </w:t>
            </w:r>
            <w:r w:rsidRPr="00141A7C">
              <w:rPr>
                <w:b/>
              </w:rPr>
              <w:t>Object</w:t>
            </w:r>
            <w:r>
              <w:rPr>
                <w:b/>
              </w:rPr>
              <w:t xml:space="preserve"> (TGO)</w:t>
            </w:r>
          </w:p>
        </w:tc>
        <w:tc>
          <w:tcPr>
            <w:tcW w:w="3118" w:type="dxa"/>
          </w:tcPr>
          <w:p w14:paraId="1F67756F" w14:textId="77777777" w:rsidR="002A12BB" w:rsidRPr="00C45D14" w:rsidRDefault="002A12BB" w:rsidP="00B50206">
            <w:pPr>
              <w:pStyle w:val="Geenafstand"/>
              <w:rPr>
                <w:szCs w:val="22"/>
              </w:rPr>
            </w:pPr>
            <w:r w:rsidRPr="00C45D14">
              <w:rPr>
                <w:szCs w:val="22"/>
              </w:rPr>
              <w:t>Dus: VERBLIJFSOBJECT, OVERIG GEBOUWD</w:t>
            </w:r>
          </w:p>
          <w:p w14:paraId="5F10E3B0" w14:textId="77777777" w:rsidR="002A12BB" w:rsidRPr="00C45D14" w:rsidRDefault="002A12BB" w:rsidP="00B50206">
            <w:pPr>
              <w:pStyle w:val="Geenafstand"/>
            </w:pPr>
            <w:r w:rsidRPr="00C45D14">
              <w:rPr>
                <w:szCs w:val="22"/>
              </w:rPr>
              <w:t>OBJECT, STANDPLAATS, LIGPLAATS</w:t>
            </w:r>
          </w:p>
        </w:tc>
        <w:tc>
          <w:tcPr>
            <w:tcW w:w="851" w:type="dxa"/>
            <w:tcBorders>
              <w:right w:val="single" w:sz="4" w:space="0" w:color="auto"/>
            </w:tcBorders>
          </w:tcPr>
          <w:p w14:paraId="25FBB1E7" w14:textId="77777777" w:rsidR="002A12BB" w:rsidRDefault="002A12BB" w:rsidP="00B50206">
            <w:pPr>
              <w:pStyle w:val="Geenafstand"/>
            </w:pPr>
            <w:r>
              <w:t>[0..*]</w:t>
            </w:r>
          </w:p>
        </w:tc>
      </w:tr>
      <w:tr w:rsidR="002A12BB" w14:paraId="4970ACFB" w14:textId="77777777" w:rsidTr="00B50206">
        <w:tc>
          <w:tcPr>
            <w:tcW w:w="5070" w:type="dxa"/>
          </w:tcPr>
          <w:p w14:paraId="378E787B" w14:textId="77777777" w:rsidR="002A12BB" w:rsidRDefault="002A12BB" w:rsidP="00B50206">
            <w:r>
              <w:t>identificatie</w:t>
            </w:r>
          </w:p>
        </w:tc>
        <w:tc>
          <w:tcPr>
            <w:tcW w:w="3118" w:type="dxa"/>
          </w:tcPr>
          <w:p w14:paraId="6FB0DA87" w14:textId="77777777" w:rsidR="002A12BB" w:rsidRPr="00C45D14" w:rsidRDefault="002A12BB" w:rsidP="00B50206">
            <w:pPr>
              <w:pStyle w:val="Geenafstand"/>
            </w:pPr>
            <w:r w:rsidRPr="00C45D14">
              <w:t>Identificatie object</w:t>
            </w:r>
          </w:p>
        </w:tc>
        <w:tc>
          <w:tcPr>
            <w:tcW w:w="851" w:type="dxa"/>
            <w:tcBorders>
              <w:right w:val="single" w:sz="4" w:space="0" w:color="auto"/>
            </w:tcBorders>
          </w:tcPr>
          <w:p w14:paraId="6EBC50B2" w14:textId="77777777" w:rsidR="002A12BB" w:rsidRDefault="002A12BB" w:rsidP="00B50206">
            <w:pPr>
              <w:pStyle w:val="Geenafstand"/>
            </w:pPr>
            <w:r>
              <w:t>v</w:t>
            </w:r>
          </w:p>
        </w:tc>
      </w:tr>
      <w:tr w:rsidR="002A12BB" w14:paraId="5235DEEB" w14:textId="77777777" w:rsidTr="00B50206">
        <w:tc>
          <w:tcPr>
            <w:tcW w:w="5070" w:type="dxa"/>
          </w:tcPr>
          <w:p w14:paraId="02A8FDD1" w14:textId="69DA8D3F" w:rsidR="002A12BB" w:rsidRDefault="0089686E" w:rsidP="00B50206">
            <w:r>
              <w:t>adresAanduidingGrp</w:t>
            </w:r>
          </w:p>
        </w:tc>
        <w:tc>
          <w:tcPr>
            <w:tcW w:w="3118" w:type="dxa"/>
          </w:tcPr>
          <w:p w14:paraId="281DEC3B" w14:textId="77777777" w:rsidR="002A12BB" w:rsidRPr="00C45D14" w:rsidRDefault="002A12BB" w:rsidP="00B50206">
            <w:pPr>
              <w:pStyle w:val="Geenafstand"/>
            </w:pPr>
            <w:r w:rsidRPr="00C45D14">
              <w:t>Kerngegevens van het adres van het object.</w:t>
            </w:r>
          </w:p>
        </w:tc>
        <w:tc>
          <w:tcPr>
            <w:tcW w:w="851" w:type="dxa"/>
            <w:tcBorders>
              <w:right w:val="single" w:sz="4" w:space="0" w:color="auto"/>
            </w:tcBorders>
          </w:tcPr>
          <w:p w14:paraId="1EFC5AD8" w14:textId="00806755" w:rsidR="002A12BB" w:rsidRDefault="0029625B" w:rsidP="00B50206">
            <w:pPr>
              <w:pStyle w:val="Geenafstand"/>
            </w:pPr>
            <w:r>
              <w:t>v</w:t>
            </w:r>
          </w:p>
        </w:tc>
      </w:tr>
      <w:tr w:rsidR="002A12BB" w14:paraId="360065CC" w14:textId="77777777" w:rsidTr="00B50206">
        <w:tc>
          <w:tcPr>
            <w:tcW w:w="5070" w:type="dxa"/>
          </w:tcPr>
          <w:p w14:paraId="018A4297" w14:textId="77777777" w:rsidR="002A12BB" w:rsidRDefault="002A12BB" w:rsidP="00B50206">
            <w:r>
              <w:t>statusvoortgangbouw</w:t>
            </w:r>
          </w:p>
        </w:tc>
        <w:tc>
          <w:tcPr>
            <w:tcW w:w="3118" w:type="dxa"/>
          </w:tcPr>
          <w:p w14:paraId="302940D8" w14:textId="77777777" w:rsidR="002A12BB" w:rsidRPr="00C45D14" w:rsidRDefault="002A12BB" w:rsidP="00B50206">
            <w:pPr>
              <w:pStyle w:val="Geenafstand"/>
            </w:pPr>
            <w:r w:rsidRPr="00C45D14">
              <w:t>Bijv. Bouw gestart of Sloop gestart….</w:t>
            </w:r>
          </w:p>
        </w:tc>
        <w:tc>
          <w:tcPr>
            <w:tcW w:w="851" w:type="dxa"/>
            <w:tcBorders>
              <w:right w:val="single" w:sz="4" w:space="0" w:color="auto"/>
            </w:tcBorders>
          </w:tcPr>
          <w:p w14:paraId="39A97BD5" w14:textId="77777777" w:rsidR="002A12BB" w:rsidRDefault="002A12BB" w:rsidP="00B50206">
            <w:pPr>
              <w:pStyle w:val="Geenafstand"/>
            </w:pPr>
            <w:r>
              <w:t>o</w:t>
            </w:r>
          </w:p>
        </w:tc>
      </w:tr>
      <w:tr w:rsidR="002A12BB" w14:paraId="53989441" w14:textId="77777777" w:rsidTr="00B50206">
        <w:tc>
          <w:tcPr>
            <w:tcW w:w="5070" w:type="dxa"/>
          </w:tcPr>
          <w:p w14:paraId="77B5BE07" w14:textId="5908E398" w:rsidR="002A12BB" w:rsidRDefault="0029625B" w:rsidP="00EA4107">
            <w:r>
              <w:t>percentage</w:t>
            </w:r>
            <w:r w:rsidR="00EA4107">
              <w:t>B</w:t>
            </w:r>
            <w:r>
              <w:t>ouw</w:t>
            </w:r>
            <w:r w:rsidR="00EA4107">
              <w:t>G</w:t>
            </w:r>
            <w:r>
              <w:t>ereed</w:t>
            </w:r>
          </w:p>
        </w:tc>
        <w:tc>
          <w:tcPr>
            <w:tcW w:w="3118" w:type="dxa"/>
          </w:tcPr>
          <w:p w14:paraId="6E15E865" w14:textId="7D35E1BE" w:rsidR="002A12BB" w:rsidRPr="00C45D14" w:rsidRDefault="002A12BB" w:rsidP="000C0A34">
            <w:pPr>
              <w:pStyle w:val="Geenafstand"/>
            </w:pPr>
            <w:r w:rsidRPr="00C45D14">
              <w:t>T.b.v. WOZ percentage bouw gereed.</w:t>
            </w:r>
            <w:r w:rsidR="000C0A34" w:rsidRPr="00C45D14">
              <w:t xml:space="preserve"> </w:t>
            </w:r>
            <w:r w:rsidRPr="00C45D14">
              <w:t>Vormgegeven in extraElement</w:t>
            </w:r>
            <w:r w:rsidR="000C0A34" w:rsidRPr="00C45D14">
              <w:t>. Waardebereik: 10%, 20%, 25%, 40%, 60%</w:t>
            </w:r>
          </w:p>
        </w:tc>
        <w:tc>
          <w:tcPr>
            <w:tcW w:w="851" w:type="dxa"/>
            <w:tcBorders>
              <w:right w:val="single" w:sz="4" w:space="0" w:color="auto"/>
            </w:tcBorders>
          </w:tcPr>
          <w:p w14:paraId="598161FA" w14:textId="77777777" w:rsidR="002A12BB" w:rsidRDefault="002A12BB" w:rsidP="00B50206">
            <w:pPr>
              <w:pStyle w:val="Geenafstand"/>
            </w:pPr>
            <w:r>
              <w:t>o</w:t>
            </w:r>
          </w:p>
        </w:tc>
      </w:tr>
      <w:tr w:rsidR="002A12BB" w:rsidRPr="00767E58" w14:paraId="0BC4F2A0" w14:textId="77777777" w:rsidTr="00B50206">
        <w:tc>
          <w:tcPr>
            <w:tcW w:w="5070" w:type="dxa"/>
          </w:tcPr>
          <w:p w14:paraId="7C439B37" w14:textId="77777777" w:rsidR="002A12BB" w:rsidRPr="0061262C" w:rsidRDefault="002A12BB" w:rsidP="00B50206">
            <w:pPr>
              <w:rPr>
                <w:b/>
              </w:rPr>
            </w:pPr>
            <w:r>
              <w:rPr>
                <w:b/>
                <w:i/>
              </w:rPr>
              <w:t>Zaak</w:t>
            </w:r>
            <w:r w:rsidRPr="0061262C">
              <w:rPr>
                <w:b/>
                <w:i/>
              </w:rPr>
              <w:t xml:space="preserve"> (ZAK)</w:t>
            </w:r>
          </w:p>
        </w:tc>
        <w:tc>
          <w:tcPr>
            <w:tcW w:w="3118" w:type="dxa"/>
          </w:tcPr>
          <w:p w14:paraId="48A69A38" w14:textId="0ACF4B7E" w:rsidR="002A12BB" w:rsidRPr="00C45D14" w:rsidRDefault="00825D3C" w:rsidP="00B50206">
            <w:pPr>
              <w:pStyle w:val="Geenafstand"/>
            </w:pPr>
            <w:r w:rsidRPr="00C45D14">
              <w:t xml:space="preserve">Betreft de toezichtzaak die gestart is als gevolg van de uit te voeren toezicht-taak. </w:t>
            </w:r>
          </w:p>
        </w:tc>
        <w:tc>
          <w:tcPr>
            <w:tcW w:w="851" w:type="dxa"/>
            <w:tcBorders>
              <w:right w:val="single" w:sz="4" w:space="0" w:color="auto"/>
            </w:tcBorders>
          </w:tcPr>
          <w:p w14:paraId="3A773F52" w14:textId="20F6F4FE" w:rsidR="002A12BB" w:rsidRPr="00767E58" w:rsidRDefault="005B052E" w:rsidP="005B052E">
            <w:pPr>
              <w:pStyle w:val="Geenafstand"/>
            </w:pPr>
            <w:r>
              <w:t>[0</w:t>
            </w:r>
            <w:r w:rsidR="002A12BB">
              <w:t>.1]</w:t>
            </w:r>
          </w:p>
        </w:tc>
      </w:tr>
      <w:tr w:rsidR="002A12BB" w:rsidRPr="00767E58" w14:paraId="54B8DF9E" w14:textId="77777777" w:rsidTr="00B50206">
        <w:tc>
          <w:tcPr>
            <w:tcW w:w="5070" w:type="dxa"/>
          </w:tcPr>
          <w:p w14:paraId="1D9CA2B1" w14:textId="77777777" w:rsidR="002A12BB" w:rsidRPr="00767E58" w:rsidRDefault="002A12BB" w:rsidP="00B50206">
            <w:r>
              <w:t>identificatie</w:t>
            </w:r>
          </w:p>
        </w:tc>
        <w:tc>
          <w:tcPr>
            <w:tcW w:w="3118" w:type="dxa"/>
          </w:tcPr>
          <w:p w14:paraId="1D1A2D7B" w14:textId="77777777" w:rsidR="002A12BB" w:rsidRPr="00C45D14" w:rsidRDefault="002A12BB" w:rsidP="00B50206">
            <w:pPr>
              <w:pStyle w:val="Geenafstand"/>
            </w:pPr>
            <w:r w:rsidRPr="00C45D14">
              <w:t>Zaakidentificatie</w:t>
            </w:r>
          </w:p>
        </w:tc>
        <w:tc>
          <w:tcPr>
            <w:tcW w:w="851" w:type="dxa"/>
            <w:tcBorders>
              <w:right w:val="single" w:sz="4" w:space="0" w:color="auto"/>
            </w:tcBorders>
          </w:tcPr>
          <w:p w14:paraId="104F7E9C" w14:textId="77777777" w:rsidR="002A12BB" w:rsidRPr="00767E58" w:rsidRDefault="002A12BB" w:rsidP="00B50206">
            <w:pPr>
              <w:pStyle w:val="Geenafstand"/>
            </w:pPr>
            <w:r>
              <w:t>v</w:t>
            </w:r>
          </w:p>
        </w:tc>
      </w:tr>
      <w:tr w:rsidR="002A12BB" w:rsidRPr="00767E58" w14:paraId="76A11BA8" w14:textId="77777777" w:rsidTr="00B50206">
        <w:tc>
          <w:tcPr>
            <w:tcW w:w="5070" w:type="dxa"/>
          </w:tcPr>
          <w:p w14:paraId="53678C09" w14:textId="77777777" w:rsidR="002A12BB" w:rsidRPr="00767E58" w:rsidRDefault="002A12BB" w:rsidP="00B50206">
            <w:r>
              <w:t xml:space="preserve">omschrijving </w:t>
            </w:r>
          </w:p>
        </w:tc>
        <w:tc>
          <w:tcPr>
            <w:tcW w:w="3118" w:type="dxa"/>
          </w:tcPr>
          <w:p w14:paraId="467414BA" w14:textId="77777777" w:rsidR="002A12BB" w:rsidRPr="00C45D14" w:rsidRDefault="002A12BB" w:rsidP="00B50206">
            <w:pPr>
              <w:pStyle w:val="Geenafstand"/>
            </w:pPr>
            <w:r w:rsidRPr="00C45D14">
              <w:t>Omschrijving Zaak</w:t>
            </w:r>
          </w:p>
        </w:tc>
        <w:tc>
          <w:tcPr>
            <w:tcW w:w="851" w:type="dxa"/>
            <w:tcBorders>
              <w:right w:val="single" w:sz="4" w:space="0" w:color="auto"/>
            </w:tcBorders>
          </w:tcPr>
          <w:p w14:paraId="6E4C0D24" w14:textId="77777777" w:rsidR="002A12BB" w:rsidRPr="00767E58" w:rsidRDefault="002A12BB" w:rsidP="00B50206">
            <w:pPr>
              <w:pStyle w:val="Geenafstand"/>
            </w:pPr>
            <w:r>
              <w:t>v</w:t>
            </w:r>
          </w:p>
        </w:tc>
      </w:tr>
      <w:tr w:rsidR="002A12BB" w14:paraId="0055F776" w14:textId="77777777" w:rsidTr="00B50206">
        <w:tc>
          <w:tcPr>
            <w:tcW w:w="5070" w:type="dxa"/>
          </w:tcPr>
          <w:p w14:paraId="1DAEE65B" w14:textId="77777777" w:rsidR="002A12BB" w:rsidRDefault="002A12BB" w:rsidP="00B50206">
            <w:r>
              <w:t>resultaat omschrijving</w:t>
            </w:r>
          </w:p>
        </w:tc>
        <w:tc>
          <w:tcPr>
            <w:tcW w:w="3118" w:type="dxa"/>
          </w:tcPr>
          <w:p w14:paraId="59C8014E" w14:textId="77777777" w:rsidR="002A12BB" w:rsidRPr="00C45D14" w:rsidRDefault="002A12BB" w:rsidP="00B50206">
            <w:pPr>
              <w:pStyle w:val="Geenafstand"/>
            </w:pPr>
            <w:r w:rsidRPr="00C45D14">
              <w:t>Resultaat omschrijving</w:t>
            </w:r>
          </w:p>
        </w:tc>
        <w:tc>
          <w:tcPr>
            <w:tcW w:w="851" w:type="dxa"/>
            <w:tcBorders>
              <w:right w:val="single" w:sz="4" w:space="0" w:color="auto"/>
            </w:tcBorders>
          </w:tcPr>
          <w:p w14:paraId="68E6FBC7" w14:textId="77777777" w:rsidR="002A12BB" w:rsidRDefault="002A12BB" w:rsidP="00B50206">
            <w:pPr>
              <w:pStyle w:val="Geenafstand"/>
            </w:pPr>
            <w:r>
              <w:t>o</w:t>
            </w:r>
          </w:p>
        </w:tc>
      </w:tr>
      <w:tr w:rsidR="002A12BB" w14:paraId="661D9FE6" w14:textId="77777777" w:rsidTr="00B50206">
        <w:tc>
          <w:tcPr>
            <w:tcW w:w="5070" w:type="dxa"/>
          </w:tcPr>
          <w:p w14:paraId="47B8E5E5" w14:textId="77777777" w:rsidR="002A12BB" w:rsidRPr="00931217" w:rsidRDefault="002A12BB" w:rsidP="00B50206">
            <w:pPr>
              <w:rPr>
                <w:b/>
              </w:rPr>
            </w:pPr>
            <w:r w:rsidRPr="00931217">
              <w:rPr>
                <w:b/>
              </w:rPr>
              <w:t>Z</w:t>
            </w:r>
            <w:r>
              <w:rPr>
                <w:b/>
              </w:rPr>
              <w:t>aak</w:t>
            </w:r>
            <w:r w:rsidRPr="00931217">
              <w:rPr>
                <w:b/>
              </w:rPr>
              <w:t xml:space="preserve"> &gt; Zaaktype</w:t>
            </w:r>
          </w:p>
        </w:tc>
        <w:tc>
          <w:tcPr>
            <w:tcW w:w="3118" w:type="dxa"/>
          </w:tcPr>
          <w:p w14:paraId="1B58560A" w14:textId="77777777" w:rsidR="002A12BB" w:rsidRPr="00C45D14" w:rsidRDefault="002A12BB" w:rsidP="00B50206">
            <w:pPr>
              <w:pStyle w:val="Geenafstand"/>
            </w:pPr>
          </w:p>
        </w:tc>
        <w:tc>
          <w:tcPr>
            <w:tcW w:w="851" w:type="dxa"/>
            <w:tcBorders>
              <w:right w:val="single" w:sz="4" w:space="0" w:color="auto"/>
            </w:tcBorders>
          </w:tcPr>
          <w:p w14:paraId="26E97AED" w14:textId="77777777" w:rsidR="002A12BB" w:rsidRDefault="002A12BB" w:rsidP="00B50206">
            <w:pPr>
              <w:pStyle w:val="Geenafstand"/>
            </w:pPr>
            <w:r>
              <w:t>[1..*]</w:t>
            </w:r>
          </w:p>
        </w:tc>
      </w:tr>
      <w:tr w:rsidR="002A12BB" w14:paraId="5BE678AB" w14:textId="77777777" w:rsidTr="00B50206">
        <w:tc>
          <w:tcPr>
            <w:tcW w:w="5070" w:type="dxa"/>
          </w:tcPr>
          <w:p w14:paraId="198C378A" w14:textId="77777777" w:rsidR="002A12BB" w:rsidRDefault="002A12BB" w:rsidP="00B50206">
            <w:r>
              <w:t>omschrijving</w:t>
            </w:r>
          </w:p>
        </w:tc>
        <w:tc>
          <w:tcPr>
            <w:tcW w:w="3118" w:type="dxa"/>
          </w:tcPr>
          <w:p w14:paraId="333B5BB6" w14:textId="77777777" w:rsidR="002A12BB" w:rsidRPr="00C45D14" w:rsidRDefault="002A12BB" w:rsidP="00B50206">
            <w:pPr>
              <w:pStyle w:val="Geenafstand"/>
            </w:pPr>
            <w:r w:rsidRPr="00C45D14">
              <w:t>Omschrijving Zaaktype</w:t>
            </w:r>
          </w:p>
        </w:tc>
        <w:tc>
          <w:tcPr>
            <w:tcW w:w="851" w:type="dxa"/>
            <w:tcBorders>
              <w:right w:val="single" w:sz="4" w:space="0" w:color="auto"/>
            </w:tcBorders>
          </w:tcPr>
          <w:p w14:paraId="073A1FE6" w14:textId="77777777" w:rsidR="002A12BB" w:rsidRDefault="002A12BB" w:rsidP="00B50206">
            <w:pPr>
              <w:pStyle w:val="Geenafstand"/>
            </w:pPr>
            <w:r>
              <w:t>o*</w:t>
            </w:r>
          </w:p>
        </w:tc>
      </w:tr>
      <w:tr w:rsidR="002A12BB" w14:paraId="0FF0D1A1" w14:textId="77777777" w:rsidTr="00B50206">
        <w:tc>
          <w:tcPr>
            <w:tcW w:w="5070" w:type="dxa"/>
          </w:tcPr>
          <w:p w14:paraId="33B02837" w14:textId="77777777" w:rsidR="002A12BB" w:rsidRDefault="002A12BB" w:rsidP="00B50206">
            <w:r>
              <w:t>code</w:t>
            </w:r>
          </w:p>
        </w:tc>
        <w:tc>
          <w:tcPr>
            <w:tcW w:w="3118" w:type="dxa"/>
          </w:tcPr>
          <w:p w14:paraId="080395A2" w14:textId="77777777" w:rsidR="002A12BB" w:rsidRPr="00C45D14" w:rsidRDefault="002A12BB" w:rsidP="00B50206">
            <w:pPr>
              <w:pStyle w:val="Geenafstand"/>
            </w:pPr>
            <w:r w:rsidRPr="00C45D14">
              <w:t>Code Zaaktype</w:t>
            </w:r>
          </w:p>
        </w:tc>
        <w:tc>
          <w:tcPr>
            <w:tcW w:w="851" w:type="dxa"/>
            <w:tcBorders>
              <w:right w:val="single" w:sz="4" w:space="0" w:color="auto"/>
            </w:tcBorders>
          </w:tcPr>
          <w:p w14:paraId="0C901E8D" w14:textId="77777777" w:rsidR="002A12BB" w:rsidRDefault="002A12BB" w:rsidP="00B50206">
            <w:pPr>
              <w:pStyle w:val="Geenafstand"/>
            </w:pPr>
            <w:r>
              <w:t>o*</w:t>
            </w:r>
          </w:p>
        </w:tc>
      </w:tr>
      <w:tr w:rsidR="002A12BB" w14:paraId="631C2EBF" w14:textId="77777777" w:rsidTr="00B50206">
        <w:tc>
          <w:tcPr>
            <w:tcW w:w="5070" w:type="dxa"/>
          </w:tcPr>
          <w:p w14:paraId="24A6CF21" w14:textId="77777777" w:rsidR="002A12BB" w:rsidRDefault="002A12BB" w:rsidP="00B50206">
            <w:r>
              <w:t>omschrijvingGeneriek</w:t>
            </w:r>
          </w:p>
        </w:tc>
        <w:tc>
          <w:tcPr>
            <w:tcW w:w="3118" w:type="dxa"/>
          </w:tcPr>
          <w:p w14:paraId="2E64DCF6" w14:textId="77777777" w:rsidR="002A12BB" w:rsidRDefault="002A12BB" w:rsidP="00B50206">
            <w:pPr>
              <w:pStyle w:val="Geenafstand"/>
            </w:pPr>
            <w:r>
              <w:t xml:space="preserve">Generieke omschrijving </w:t>
            </w:r>
          </w:p>
        </w:tc>
        <w:tc>
          <w:tcPr>
            <w:tcW w:w="851" w:type="dxa"/>
            <w:tcBorders>
              <w:right w:val="single" w:sz="4" w:space="0" w:color="auto"/>
            </w:tcBorders>
          </w:tcPr>
          <w:p w14:paraId="6E7D9724" w14:textId="77777777" w:rsidR="002A12BB" w:rsidRDefault="002A12BB" w:rsidP="00B50206">
            <w:pPr>
              <w:pStyle w:val="Geenafstand"/>
            </w:pPr>
            <w:r>
              <w:t>o*</w:t>
            </w:r>
          </w:p>
        </w:tc>
      </w:tr>
      <w:tr w:rsidR="002A12BB" w14:paraId="49893556" w14:textId="77777777" w:rsidTr="00B50206">
        <w:tc>
          <w:tcPr>
            <w:tcW w:w="5070" w:type="dxa"/>
          </w:tcPr>
          <w:p w14:paraId="4B3A3A2A" w14:textId="77777777" w:rsidR="002A12BB" w:rsidRPr="00931217" w:rsidRDefault="002A12BB" w:rsidP="00B50206">
            <w:pPr>
              <w:rPr>
                <w:b/>
              </w:rPr>
            </w:pPr>
            <w:r w:rsidRPr="00931217">
              <w:rPr>
                <w:b/>
              </w:rPr>
              <w:t>Zaak &gt; Uitvoerende medewerker</w:t>
            </w:r>
          </w:p>
        </w:tc>
        <w:tc>
          <w:tcPr>
            <w:tcW w:w="3118" w:type="dxa"/>
          </w:tcPr>
          <w:p w14:paraId="13D642DD" w14:textId="77777777" w:rsidR="002A12BB" w:rsidRDefault="002A12BB" w:rsidP="00B50206">
            <w:pPr>
              <w:pStyle w:val="Geenafstand"/>
            </w:pPr>
          </w:p>
        </w:tc>
        <w:tc>
          <w:tcPr>
            <w:tcW w:w="851" w:type="dxa"/>
            <w:tcBorders>
              <w:right w:val="single" w:sz="4" w:space="0" w:color="auto"/>
            </w:tcBorders>
          </w:tcPr>
          <w:p w14:paraId="1DCFD774" w14:textId="77777777" w:rsidR="002A12BB" w:rsidRDefault="002A12BB" w:rsidP="00B50206">
            <w:pPr>
              <w:pStyle w:val="Geenafstand"/>
            </w:pPr>
            <w:r>
              <w:t>[0..*]</w:t>
            </w:r>
          </w:p>
        </w:tc>
      </w:tr>
      <w:tr w:rsidR="002A12BB" w14:paraId="303991F0" w14:textId="77777777" w:rsidTr="00B50206">
        <w:tc>
          <w:tcPr>
            <w:tcW w:w="5070" w:type="dxa"/>
          </w:tcPr>
          <w:p w14:paraId="2FD006ED" w14:textId="77777777" w:rsidR="002A12BB" w:rsidRDefault="002A12BB" w:rsidP="00B50206">
            <w:r>
              <w:t>identificatie</w:t>
            </w:r>
          </w:p>
        </w:tc>
        <w:tc>
          <w:tcPr>
            <w:tcW w:w="3118" w:type="dxa"/>
          </w:tcPr>
          <w:p w14:paraId="5AA66E0A" w14:textId="77777777" w:rsidR="002A12BB" w:rsidRDefault="002A12BB" w:rsidP="00B50206">
            <w:pPr>
              <w:pStyle w:val="Geenafstand"/>
            </w:pPr>
            <w:r>
              <w:t>identificatie medewerker</w:t>
            </w:r>
          </w:p>
        </w:tc>
        <w:tc>
          <w:tcPr>
            <w:tcW w:w="851" w:type="dxa"/>
            <w:tcBorders>
              <w:right w:val="single" w:sz="4" w:space="0" w:color="auto"/>
            </w:tcBorders>
          </w:tcPr>
          <w:p w14:paraId="3DD85B76" w14:textId="77777777" w:rsidR="002A12BB" w:rsidRDefault="002A12BB" w:rsidP="00B50206">
            <w:pPr>
              <w:pStyle w:val="Geenafstand"/>
            </w:pPr>
            <w:r>
              <w:t>o*</w:t>
            </w:r>
          </w:p>
        </w:tc>
      </w:tr>
      <w:tr w:rsidR="002A12BB" w14:paraId="7622350D" w14:textId="77777777" w:rsidTr="00B50206">
        <w:tc>
          <w:tcPr>
            <w:tcW w:w="5070" w:type="dxa"/>
          </w:tcPr>
          <w:p w14:paraId="2BA07663" w14:textId="77777777" w:rsidR="002A12BB" w:rsidRDefault="002A12BB" w:rsidP="00B50206">
            <w:r>
              <w:t>achternaam</w:t>
            </w:r>
          </w:p>
        </w:tc>
        <w:tc>
          <w:tcPr>
            <w:tcW w:w="3118" w:type="dxa"/>
          </w:tcPr>
          <w:p w14:paraId="45EA7168" w14:textId="77777777" w:rsidR="002A12BB" w:rsidRDefault="002A12BB" w:rsidP="00B50206">
            <w:pPr>
              <w:pStyle w:val="Geenafstand"/>
            </w:pPr>
            <w:r>
              <w:t>achternaam medewerker</w:t>
            </w:r>
          </w:p>
        </w:tc>
        <w:tc>
          <w:tcPr>
            <w:tcW w:w="851" w:type="dxa"/>
            <w:tcBorders>
              <w:right w:val="single" w:sz="4" w:space="0" w:color="auto"/>
            </w:tcBorders>
          </w:tcPr>
          <w:p w14:paraId="4E0D7A86" w14:textId="77777777" w:rsidR="002A12BB" w:rsidRDefault="002A12BB" w:rsidP="00B50206">
            <w:pPr>
              <w:pStyle w:val="Geenafstand"/>
            </w:pPr>
            <w:r>
              <w:t>o*</w:t>
            </w:r>
          </w:p>
        </w:tc>
      </w:tr>
      <w:tr w:rsidR="002A12BB" w14:paraId="1D8630B7" w14:textId="77777777" w:rsidTr="00B50206">
        <w:tc>
          <w:tcPr>
            <w:tcW w:w="5070" w:type="dxa"/>
          </w:tcPr>
          <w:p w14:paraId="195A33C7" w14:textId="77777777" w:rsidR="002A12BB" w:rsidRDefault="002A12BB" w:rsidP="00B50206">
            <w:r>
              <w:t>voorletters</w:t>
            </w:r>
          </w:p>
        </w:tc>
        <w:tc>
          <w:tcPr>
            <w:tcW w:w="3118" w:type="dxa"/>
          </w:tcPr>
          <w:p w14:paraId="34811D1B" w14:textId="77777777" w:rsidR="002A12BB" w:rsidRDefault="002A12BB" w:rsidP="00B50206">
            <w:pPr>
              <w:pStyle w:val="Geenafstand"/>
            </w:pPr>
            <w:r>
              <w:t>voorletters medewerker</w:t>
            </w:r>
          </w:p>
        </w:tc>
        <w:tc>
          <w:tcPr>
            <w:tcW w:w="851" w:type="dxa"/>
            <w:tcBorders>
              <w:right w:val="single" w:sz="4" w:space="0" w:color="auto"/>
            </w:tcBorders>
          </w:tcPr>
          <w:p w14:paraId="5846570B" w14:textId="77777777" w:rsidR="002A12BB" w:rsidRDefault="002A12BB" w:rsidP="00B50206">
            <w:pPr>
              <w:pStyle w:val="Geenafstand"/>
            </w:pPr>
            <w:r>
              <w:t>o*</w:t>
            </w:r>
          </w:p>
        </w:tc>
      </w:tr>
      <w:tr w:rsidR="002A12BB" w14:paraId="14D1F929" w14:textId="77777777" w:rsidTr="00B50206">
        <w:tc>
          <w:tcPr>
            <w:tcW w:w="5070" w:type="dxa"/>
          </w:tcPr>
          <w:p w14:paraId="4007AFA7" w14:textId="77777777" w:rsidR="002A12BB" w:rsidRDefault="002A12BB" w:rsidP="00B50206">
            <w:r>
              <w:t>voorvoegselAchternaam</w:t>
            </w:r>
          </w:p>
        </w:tc>
        <w:tc>
          <w:tcPr>
            <w:tcW w:w="3118" w:type="dxa"/>
          </w:tcPr>
          <w:p w14:paraId="01EA64FA" w14:textId="77777777" w:rsidR="002A12BB" w:rsidRDefault="002A12BB" w:rsidP="00B50206">
            <w:pPr>
              <w:pStyle w:val="Geenafstand"/>
            </w:pPr>
            <w:r>
              <w:t>voorvoegsels achternaam medewerker</w:t>
            </w:r>
          </w:p>
        </w:tc>
        <w:tc>
          <w:tcPr>
            <w:tcW w:w="851" w:type="dxa"/>
            <w:tcBorders>
              <w:right w:val="single" w:sz="4" w:space="0" w:color="auto"/>
            </w:tcBorders>
          </w:tcPr>
          <w:p w14:paraId="18306CFE" w14:textId="77777777" w:rsidR="002A12BB" w:rsidRDefault="002A12BB" w:rsidP="00B50206">
            <w:pPr>
              <w:pStyle w:val="Geenafstand"/>
            </w:pPr>
            <w:r>
              <w:t>o*</w:t>
            </w:r>
          </w:p>
        </w:tc>
      </w:tr>
      <w:tr w:rsidR="002A12BB" w14:paraId="22E6803A" w14:textId="77777777" w:rsidTr="00B50206">
        <w:tc>
          <w:tcPr>
            <w:tcW w:w="5070" w:type="dxa"/>
          </w:tcPr>
          <w:p w14:paraId="56505CCE" w14:textId="77777777" w:rsidR="002A12BB" w:rsidRPr="00931217" w:rsidRDefault="002A12BB" w:rsidP="00B50206">
            <w:pPr>
              <w:rPr>
                <w:b/>
              </w:rPr>
            </w:pPr>
            <w:r w:rsidRPr="00931217">
              <w:rPr>
                <w:b/>
              </w:rPr>
              <w:t>Zaak &gt; Zaakstatus</w:t>
            </w:r>
          </w:p>
        </w:tc>
        <w:tc>
          <w:tcPr>
            <w:tcW w:w="3118" w:type="dxa"/>
          </w:tcPr>
          <w:p w14:paraId="64052C8A" w14:textId="77777777" w:rsidR="002A12BB" w:rsidRDefault="002A12BB" w:rsidP="00B50206">
            <w:pPr>
              <w:pStyle w:val="Geenafstand"/>
            </w:pPr>
          </w:p>
        </w:tc>
        <w:tc>
          <w:tcPr>
            <w:tcW w:w="851" w:type="dxa"/>
            <w:tcBorders>
              <w:right w:val="single" w:sz="4" w:space="0" w:color="auto"/>
            </w:tcBorders>
          </w:tcPr>
          <w:p w14:paraId="358AA4F1" w14:textId="77777777" w:rsidR="002A12BB" w:rsidRDefault="002A12BB" w:rsidP="00B50206">
            <w:pPr>
              <w:pStyle w:val="Geenafstand"/>
            </w:pPr>
            <w:r>
              <w:t>[1..*]</w:t>
            </w:r>
          </w:p>
        </w:tc>
      </w:tr>
      <w:tr w:rsidR="002A12BB" w14:paraId="0383FD5D" w14:textId="77777777" w:rsidTr="00B50206">
        <w:tc>
          <w:tcPr>
            <w:tcW w:w="5070" w:type="dxa"/>
          </w:tcPr>
          <w:p w14:paraId="7FD20044" w14:textId="77777777" w:rsidR="002A12BB" w:rsidRDefault="002A12BB" w:rsidP="00B50206">
            <w:r>
              <w:t>code</w:t>
            </w:r>
          </w:p>
        </w:tc>
        <w:tc>
          <w:tcPr>
            <w:tcW w:w="3118" w:type="dxa"/>
          </w:tcPr>
          <w:p w14:paraId="366130AE" w14:textId="77777777" w:rsidR="002A12BB" w:rsidRDefault="002A12BB" w:rsidP="00B50206">
            <w:pPr>
              <w:pStyle w:val="Geenafstand"/>
            </w:pPr>
            <w:r>
              <w:t>code zaakstatus</w:t>
            </w:r>
          </w:p>
        </w:tc>
        <w:tc>
          <w:tcPr>
            <w:tcW w:w="851" w:type="dxa"/>
            <w:tcBorders>
              <w:right w:val="single" w:sz="4" w:space="0" w:color="auto"/>
            </w:tcBorders>
          </w:tcPr>
          <w:p w14:paraId="49956657" w14:textId="77777777" w:rsidR="002A12BB" w:rsidRDefault="002A12BB" w:rsidP="00B50206">
            <w:pPr>
              <w:pStyle w:val="Geenafstand"/>
            </w:pPr>
            <w:r>
              <w:t>o*</w:t>
            </w:r>
          </w:p>
        </w:tc>
      </w:tr>
      <w:tr w:rsidR="002A12BB" w14:paraId="4A570E70" w14:textId="77777777" w:rsidTr="00B50206">
        <w:tc>
          <w:tcPr>
            <w:tcW w:w="5070" w:type="dxa"/>
          </w:tcPr>
          <w:p w14:paraId="799B7F85" w14:textId="77777777" w:rsidR="002A12BB" w:rsidRDefault="002A12BB" w:rsidP="00B50206">
            <w:r>
              <w:t>volgnummer</w:t>
            </w:r>
          </w:p>
        </w:tc>
        <w:tc>
          <w:tcPr>
            <w:tcW w:w="3118" w:type="dxa"/>
          </w:tcPr>
          <w:p w14:paraId="5D780DFF" w14:textId="77777777" w:rsidR="002A12BB" w:rsidRDefault="002A12BB" w:rsidP="00B50206">
            <w:pPr>
              <w:pStyle w:val="Geenafstand"/>
            </w:pPr>
            <w:r>
              <w:t>volgnummer zaakstatus</w:t>
            </w:r>
          </w:p>
        </w:tc>
        <w:tc>
          <w:tcPr>
            <w:tcW w:w="851" w:type="dxa"/>
            <w:tcBorders>
              <w:right w:val="single" w:sz="4" w:space="0" w:color="auto"/>
            </w:tcBorders>
          </w:tcPr>
          <w:p w14:paraId="61BDD311" w14:textId="77777777" w:rsidR="002A12BB" w:rsidRDefault="002A12BB" w:rsidP="00B50206">
            <w:pPr>
              <w:pStyle w:val="Geenafstand"/>
            </w:pPr>
            <w:r>
              <w:t>o*</w:t>
            </w:r>
          </w:p>
        </w:tc>
      </w:tr>
      <w:tr w:rsidR="002A12BB" w14:paraId="5812870C" w14:textId="77777777" w:rsidTr="00B50206">
        <w:tc>
          <w:tcPr>
            <w:tcW w:w="5070" w:type="dxa"/>
          </w:tcPr>
          <w:p w14:paraId="08D1C1AC" w14:textId="77777777" w:rsidR="002A12BB" w:rsidRDefault="002A12BB" w:rsidP="00B50206">
            <w:r>
              <w:t>omschrijving</w:t>
            </w:r>
          </w:p>
        </w:tc>
        <w:tc>
          <w:tcPr>
            <w:tcW w:w="3118" w:type="dxa"/>
          </w:tcPr>
          <w:p w14:paraId="71FF94EF" w14:textId="77777777" w:rsidR="002A12BB" w:rsidRDefault="002A12BB" w:rsidP="00B50206">
            <w:pPr>
              <w:pStyle w:val="Geenafstand"/>
            </w:pPr>
            <w:r>
              <w:t>omschrijving zaakstatus</w:t>
            </w:r>
          </w:p>
        </w:tc>
        <w:tc>
          <w:tcPr>
            <w:tcW w:w="851" w:type="dxa"/>
            <w:tcBorders>
              <w:right w:val="single" w:sz="4" w:space="0" w:color="auto"/>
            </w:tcBorders>
          </w:tcPr>
          <w:p w14:paraId="75019087" w14:textId="77777777" w:rsidR="002A12BB" w:rsidRDefault="002A12BB" w:rsidP="00B50206">
            <w:pPr>
              <w:pStyle w:val="Geenafstand"/>
            </w:pPr>
            <w:r>
              <w:t>o*</w:t>
            </w:r>
          </w:p>
        </w:tc>
      </w:tr>
      <w:tr w:rsidR="002A12BB" w14:paraId="7CFB89AB" w14:textId="77777777" w:rsidTr="00B50206">
        <w:tc>
          <w:tcPr>
            <w:tcW w:w="5070" w:type="dxa"/>
          </w:tcPr>
          <w:p w14:paraId="59D3C8E0" w14:textId="77777777" w:rsidR="002A12BB" w:rsidRDefault="002A12BB" w:rsidP="00B50206">
            <w:r>
              <w:rPr>
                <w:b/>
              </w:rPr>
              <w:t>Zaak &gt; Enkelvoudig Document (EDC)</w:t>
            </w:r>
          </w:p>
        </w:tc>
        <w:tc>
          <w:tcPr>
            <w:tcW w:w="3118" w:type="dxa"/>
          </w:tcPr>
          <w:p w14:paraId="2CCE1A55" w14:textId="77777777" w:rsidR="002A12BB" w:rsidRPr="00961D4E" w:rsidRDefault="002A12BB" w:rsidP="00B50206">
            <w:pPr>
              <w:pStyle w:val="Geenafstand"/>
            </w:pPr>
          </w:p>
        </w:tc>
        <w:tc>
          <w:tcPr>
            <w:tcW w:w="851" w:type="dxa"/>
            <w:tcBorders>
              <w:right w:val="single" w:sz="4" w:space="0" w:color="auto"/>
            </w:tcBorders>
          </w:tcPr>
          <w:p w14:paraId="79D50A5D" w14:textId="77777777" w:rsidR="002A12BB" w:rsidRDefault="002A12BB" w:rsidP="00B50206">
            <w:pPr>
              <w:pStyle w:val="Geenafstand"/>
            </w:pPr>
            <w:r>
              <w:t>[0..*]</w:t>
            </w:r>
          </w:p>
        </w:tc>
      </w:tr>
      <w:tr w:rsidR="002A12BB" w:rsidRPr="00767E58" w14:paraId="661C512E" w14:textId="77777777" w:rsidTr="00B50206">
        <w:tc>
          <w:tcPr>
            <w:tcW w:w="5070" w:type="dxa"/>
          </w:tcPr>
          <w:p w14:paraId="58DD56F0" w14:textId="77777777" w:rsidR="002A12BB" w:rsidRPr="00767E58" w:rsidRDefault="002A12BB" w:rsidP="00B50206">
            <w:r>
              <w:t>identificatie</w:t>
            </w:r>
          </w:p>
        </w:tc>
        <w:tc>
          <w:tcPr>
            <w:tcW w:w="3118" w:type="dxa"/>
          </w:tcPr>
          <w:p w14:paraId="3E5D0BBB" w14:textId="77777777" w:rsidR="002A12BB" w:rsidRPr="00961D4E" w:rsidRDefault="002A12BB" w:rsidP="00B50206">
            <w:pPr>
              <w:pStyle w:val="Geenafstand"/>
            </w:pPr>
            <w:r w:rsidRPr="00961D4E">
              <w:t>brondocument-identificatie</w:t>
            </w:r>
          </w:p>
        </w:tc>
        <w:tc>
          <w:tcPr>
            <w:tcW w:w="851" w:type="dxa"/>
            <w:tcBorders>
              <w:right w:val="single" w:sz="4" w:space="0" w:color="auto"/>
            </w:tcBorders>
          </w:tcPr>
          <w:p w14:paraId="1297D6E9" w14:textId="77777777" w:rsidR="002A12BB" w:rsidRPr="00767E58" w:rsidRDefault="002A12BB" w:rsidP="00B50206">
            <w:pPr>
              <w:pStyle w:val="Geenafstand"/>
            </w:pPr>
            <w:r>
              <w:t>o*</w:t>
            </w:r>
          </w:p>
        </w:tc>
      </w:tr>
      <w:tr w:rsidR="002A12BB" w:rsidRPr="00767E58" w14:paraId="1A312923" w14:textId="77777777" w:rsidTr="00B50206">
        <w:tc>
          <w:tcPr>
            <w:tcW w:w="5070" w:type="dxa"/>
          </w:tcPr>
          <w:p w14:paraId="676335D0" w14:textId="77777777" w:rsidR="002A12BB" w:rsidRPr="00767E58" w:rsidRDefault="002A12BB" w:rsidP="00B50206">
            <w:r>
              <w:t>dct.omschrijving</w:t>
            </w:r>
          </w:p>
        </w:tc>
        <w:tc>
          <w:tcPr>
            <w:tcW w:w="3118" w:type="dxa"/>
          </w:tcPr>
          <w:p w14:paraId="6414602D" w14:textId="77777777" w:rsidR="002A12BB" w:rsidRPr="00961D4E" w:rsidRDefault="002A12BB" w:rsidP="00B50206">
            <w:pPr>
              <w:pStyle w:val="Geenafstand"/>
            </w:pPr>
            <w:r w:rsidRPr="00961D4E">
              <w:t>brondocument-omschrijving</w:t>
            </w:r>
          </w:p>
        </w:tc>
        <w:tc>
          <w:tcPr>
            <w:tcW w:w="851" w:type="dxa"/>
            <w:tcBorders>
              <w:right w:val="single" w:sz="4" w:space="0" w:color="auto"/>
            </w:tcBorders>
          </w:tcPr>
          <w:p w14:paraId="7CBA8299" w14:textId="77777777" w:rsidR="002A12BB" w:rsidRPr="00767E58" w:rsidRDefault="002A12BB" w:rsidP="00B50206">
            <w:pPr>
              <w:pStyle w:val="Geenafstand"/>
            </w:pPr>
            <w:r>
              <w:t>o*</w:t>
            </w:r>
          </w:p>
        </w:tc>
      </w:tr>
      <w:tr w:rsidR="002A12BB" w14:paraId="79B31DA3" w14:textId="77777777" w:rsidTr="00B50206">
        <w:tc>
          <w:tcPr>
            <w:tcW w:w="5070" w:type="dxa"/>
          </w:tcPr>
          <w:p w14:paraId="6B03D970" w14:textId="77777777" w:rsidR="002A12BB" w:rsidRDefault="002A12BB" w:rsidP="00B50206">
            <w:r>
              <w:t>creatiedatum</w:t>
            </w:r>
          </w:p>
        </w:tc>
        <w:tc>
          <w:tcPr>
            <w:tcW w:w="3118" w:type="dxa"/>
          </w:tcPr>
          <w:p w14:paraId="0DB98099" w14:textId="77777777" w:rsidR="002A12BB" w:rsidRPr="00961D4E" w:rsidRDefault="002A12BB" w:rsidP="00B50206">
            <w:pPr>
              <w:pStyle w:val="Geenafstand"/>
            </w:pPr>
            <w:r w:rsidRPr="00961D4E">
              <w:t>brondocument-datum</w:t>
            </w:r>
          </w:p>
        </w:tc>
        <w:tc>
          <w:tcPr>
            <w:tcW w:w="851" w:type="dxa"/>
            <w:tcBorders>
              <w:right w:val="single" w:sz="4" w:space="0" w:color="auto"/>
            </w:tcBorders>
          </w:tcPr>
          <w:p w14:paraId="20871812" w14:textId="77777777" w:rsidR="002A12BB" w:rsidRDefault="002A12BB" w:rsidP="00B50206">
            <w:pPr>
              <w:pStyle w:val="Geenafstand"/>
            </w:pPr>
            <w:r>
              <w:t>o</w:t>
            </w:r>
          </w:p>
        </w:tc>
      </w:tr>
      <w:tr w:rsidR="002A12BB" w14:paraId="7C45A101" w14:textId="77777777" w:rsidTr="00B50206">
        <w:tc>
          <w:tcPr>
            <w:tcW w:w="5070" w:type="dxa"/>
          </w:tcPr>
          <w:p w14:paraId="6784F1C5" w14:textId="77777777" w:rsidR="002A12BB" w:rsidRPr="00961D4E" w:rsidRDefault="002A12BB" w:rsidP="00B50206">
            <w:r w:rsidRPr="00961D4E">
              <w:t>ontvangstdatum</w:t>
            </w:r>
          </w:p>
        </w:tc>
        <w:tc>
          <w:tcPr>
            <w:tcW w:w="3118" w:type="dxa"/>
          </w:tcPr>
          <w:p w14:paraId="723C00A2" w14:textId="77777777" w:rsidR="002A12BB" w:rsidRDefault="002A12BB" w:rsidP="00B50206">
            <w:pPr>
              <w:pStyle w:val="Geenafstand"/>
              <w:rPr>
                <w:i/>
              </w:rPr>
            </w:pPr>
          </w:p>
        </w:tc>
        <w:tc>
          <w:tcPr>
            <w:tcW w:w="851" w:type="dxa"/>
            <w:tcBorders>
              <w:right w:val="single" w:sz="4" w:space="0" w:color="auto"/>
            </w:tcBorders>
          </w:tcPr>
          <w:p w14:paraId="02F1408A" w14:textId="77777777" w:rsidR="002A12BB" w:rsidRDefault="002A12BB" w:rsidP="00B50206">
            <w:pPr>
              <w:pStyle w:val="Geenafstand"/>
            </w:pPr>
            <w:r>
              <w:t>o</w:t>
            </w:r>
          </w:p>
        </w:tc>
      </w:tr>
      <w:tr w:rsidR="002A12BB" w:rsidRPr="00A81981" w14:paraId="3263AE6E" w14:textId="77777777" w:rsidTr="00B50206">
        <w:tc>
          <w:tcPr>
            <w:tcW w:w="5070" w:type="dxa"/>
          </w:tcPr>
          <w:p w14:paraId="163EB062" w14:textId="77777777" w:rsidR="002A12BB" w:rsidRPr="00A81981" w:rsidRDefault="002A12BB" w:rsidP="00B50206">
            <w:r>
              <w:t>titel</w:t>
            </w:r>
          </w:p>
        </w:tc>
        <w:tc>
          <w:tcPr>
            <w:tcW w:w="3118" w:type="dxa"/>
          </w:tcPr>
          <w:p w14:paraId="7E01644F" w14:textId="77777777" w:rsidR="002A12BB" w:rsidRPr="008365E5" w:rsidRDefault="002A12BB" w:rsidP="00B50206">
            <w:pPr>
              <w:pStyle w:val="Geenafstand"/>
              <w:rPr>
                <w:i/>
              </w:rPr>
            </w:pPr>
          </w:p>
        </w:tc>
        <w:tc>
          <w:tcPr>
            <w:tcW w:w="851" w:type="dxa"/>
            <w:tcBorders>
              <w:right w:val="single" w:sz="4" w:space="0" w:color="auto"/>
            </w:tcBorders>
          </w:tcPr>
          <w:p w14:paraId="16721A32" w14:textId="77777777" w:rsidR="002A12BB" w:rsidRPr="00A81981" w:rsidRDefault="002A12BB" w:rsidP="00B50206">
            <w:pPr>
              <w:pStyle w:val="Geenafstand"/>
            </w:pPr>
            <w:r>
              <w:t>o</w:t>
            </w:r>
          </w:p>
        </w:tc>
      </w:tr>
    </w:tbl>
    <w:p w14:paraId="7C002A70" w14:textId="77777777" w:rsidR="00DD376B" w:rsidRPr="0025121A" w:rsidRDefault="00DD376B" w:rsidP="00DD376B"/>
    <w:p w14:paraId="2D68FC94" w14:textId="77777777" w:rsidR="00DD376B" w:rsidRDefault="00DD376B" w:rsidP="00DD376B">
      <w:pPr>
        <w:pStyle w:val="Kop3"/>
      </w:pPr>
      <w:r w:rsidRPr="009A2B44">
        <w:t xml:space="preserve"> </w:t>
      </w:r>
      <w:bookmarkStart w:id="770" w:name="_Toc361821715"/>
      <w:bookmarkStart w:id="771" w:name="_Toc379548028"/>
      <w:bookmarkStart w:id="772" w:name="_Toc381774174"/>
      <w:bookmarkStart w:id="773" w:name="_Toc523146174"/>
      <w:r w:rsidRPr="009A2B44">
        <w:t xml:space="preserve">BAG =&gt; </w:t>
      </w:r>
      <w:r>
        <w:t>Wabo</w:t>
      </w:r>
      <w:r w:rsidRPr="009A2B44">
        <w:t xml:space="preserve"> ontvangstbevestiging</w:t>
      </w:r>
      <w:bookmarkEnd w:id="770"/>
      <w:bookmarkEnd w:id="771"/>
      <w:bookmarkEnd w:id="772"/>
      <w:bookmarkEnd w:id="773"/>
    </w:p>
    <w:p w14:paraId="2FAE9734" w14:textId="77777777" w:rsidR="00DD376B" w:rsidRDefault="00DD376B" w:rsidP="00DD376B">
      <w:r>
        <w:t xml:space="preserve">Als het BAG-systeem de kennisgeving kan verwerken wordt er conform de StUF-standaard een bevestigingsbericht verstuurd door het ontvangende systeem. </w:t>
      </w:r>
    </w:p>
    <w:p w14:paraId="5117F762" w14:textId="2326A1BA" w:rsidR="00A35CB2" w:rsidRDefault="00DD376B" w:rsidP="00DD376B">
      <w:r>
        <w:t xml:space="preserve">Als de kennisgeving niet verwerkt kan worden wordt er een foutbericht </w:t>
      </w:r>
      <w:r w:rsidR="0089686E">
        <w:t xml:space="preserve">(Fo03) </w:t>
      </w:r>
      <w:r>
        <w:t xml:space="preserve">verstuurd door het ontvangende systeem. </w:t>
      </w:r>
    </w:p>
    <w:p w14:paraId="1C1729C0" w14:textId="77777777" w:rsidR="00A35CB2" w:rsidRDefault="00A35CB2">
      <w:r>
        <w:lastRenderedPageBreak/>
        <w:br w:type="page"/>
      </w:r>
    </w:p>
    <w:p w14:paraId="1F7A559A" w14:textId="77777777" w:rsidR="00DD376B" w:rsidRDefault="00DD376B" w:rsidP="00DD376B">
      <w:pPr>
        <w:pStyle w:val="Kop1"/>
      </w:pPr>
      <w:bookmarkStart w:id="774" w:name="_Toc381774175"/>
      <w:bookmarkStart w:id="775" w:name="_Toc523146175"/>
      <w:r>
        <w:lastRenderedPageBreak/>
        <w:t>Optionele onderdelen van de koppeling</w:t>
      </w:r>
      <w:bookmarkEnd w:id="774"/>
      <w:bookmarkEnd w:id="775"/>
    </w:p>
    <w:p w14:paraId="4D8EB461" w14:textId="77777777" w:rsidR="002C68A2" w:rsidRDefault="002C68A2" w:rsidP="002C68A2"/>
    <w:p w14:paraId="76AABCCF" w14:textId="0F1A4DA9" w:rsidR="002C68A2" w:rsidRDefault="002C68A2" w:rsidP="002C68A2">
      <w:r>
        <w:t xml:space="preserve">De volgende paragrafen beschrijven optionele onderdelen van deze koppelvlakspecificatie. </w:t>
      </w:r>
    </w:p>
    <w:p w14:paraId="19887DDB" w14:textId="77777777" w:rsidR="002C68A2" w:rsidRDefault="002C68A2" w:rsidP="002C68A2">
      <w:r>
        <w:t xml:space="preserve">Het is niet verplicht om deze functionaliteit te ondersteunen binnen  een BAG-administratie of  een Vergunningen(o.a.Wabo)-applicatie. </w:t>
      </w:r>
    </w:p>
    <w:p w14:paraId="3332B71C" w14:textId="2D0426C3" w:rsidR="00DD376B" w:rsidRPr="00D93EE2" w:rsidRDefault="002C68A2" w:rsidP="00DD376B">
      <w:r>
        <w:t xml:space="preserve">Echter als deze functionaliteit wel ondersteund wordt door de BAG-administratie of de Vergunningen(o.a.Wabo)-applicatie, dan wordt dat conform de onderstaande paragrafen gedaan. </w:t>
      </w:r>
    </w:p>
    <w:p w14:paraId="3BA76F8F" w14:textId="77777777" w:rsidR="00DD376B" w:rsidRPr="001169A9" w:rsidRDefault="00DD376B" w:rsidP="00B36709">
      <w:pPr>
        <w:pStyle w:val="Lijstalinea"/>
        <w:keepNext/>
        <w:numPr>
          <w:ilvl w:val="0"/>
          <w:numId w:val="25"/>
        </w:numPr>
        <w:spacing w:before="240" w:after="60"/>
        <w:contextualSpacing w:val="0"/>
        <w:outlineLvl w:val="1"/>
        <w:rPr>
          <w:rFonts w:ascii="Cambria" w:hAnsi="Cambria"/>
          <w:b/>
          <w:bCs/>
          <w:i/>
          <w:iCs/>
          <w:vanish/>
          <w:sz w:val="28"/>
          <w:szCs w:val="28"/>
        </w:rPr>
      </w:pPr>
    </w:p>
    <w:p w14:paraId="6DFD7A9E" w14:textId="2D5594F0" w:rsidR="00DD376B" w:rsidRPr="009A2B44" w:rsidRDefault="00DD376B" w:rsidP="00DD376B">
      <w:pPr>
        <w:pStyle w:val="Kop20"/>
      </w:pPr>
      <w:bookmarkStart w:id="776" w:name="_Toc381774180"/>
      <w:bookmarkStart w:id="777" w:name="_Toc523146176"/>
      <w:r>
        <w:t xml:space="preserve">Verzoek controle door BAG aan </w:t>
      </w:r>
      <w:bookmarkEnd w:id="776"/>
      <w:r w:rsidR="001B0370">
        <w:t>Wabo</w:t>
      </w:r>
      <w:bookmarkEnd w:id="777"/>
      <w:r w:rsidRPr="009A2B44">
        <w:t xml:space="preserve"> </w:t>
      </w:r>
    </w:p>
    <w:p w14:paraId="3055E873" w14:textId="77777777" w:rsidR="00DD376B" w:rsidRPr="009A2B44" w:rsidRDefault="00DD376B" w:rsidP="00DD376B"/>
    <w:p w14:paraId="6AC350BA" w14:textId="18BB0F49" w:rsidR="00DD376B" w:rsidRDefault="00DD376B" w:rsidP="00DD376B">
      <w:r w:rsidRPr="009A2B44">
        <w:t xml:space="preserve">Deze functie wordt gebruikt om vanuit de BAG </w:t>
      </w:r>
      <w:r w:rsidR="00EF1B2E">
        <w:t>aan</w:t>
      </w:r>
      <w:r w:rsidRPr="009A2B44">
        <w:t xml:space="preserve"> de </w:t>
      </w:r>
      <w:r>
        <w:t>Wabo</w:t>
      </w:r>
      <w:r w:rsidRPr="009A2B44">
        <w:t xml:space="preserve"> </w:t>
      </w:r>
      <w:r w:rsidR="00EF1B2E">
        <w:t xml:space="preserve">het verzoek te doen om </w:t>
      </w:r>
      <w:r w:rsidRPr="009A2B44">
        <w:t>een controle</w:t>
      </w:r>
      <w:r>
        <w:t>zaak</w:t>
      </w:r>
      <w:r w:rsidRPr="009A2B44">
        <w:t xml:space="preserve"> te starten</w:t>
      </w:r>
      <w:r w:rsidR="00EF1B2E">
        <w:t xml:space="preserve"> die betrekking heeft op specifiek genoemde BAG-objecten.</w:t>
      </w:r>
      <w:r w:rsidRPr="009A2B44">
        <w:t xml:space="preserve"> </w:t>
      </w:r>
    </w:p>
    <w:p w14:paraId="61FCDE50" w14:textId="77777777" w:rsidR="00DD376B" w:rsidRDefault="00DD376B" w:rsidP="00DD376B"/>
    <w:p w14:paraId="05974228" w14:textId="77777777" w:rsidR="00EF1B2E" w:rsidRPr="009918DD" w:rsidRDefault="00EF1B2E" w:rsidP="00EF1B2E">
      <w:r>
        <w:t xml:space="preserve">Stuurgegevens, StUF attributes en Parameters worden conform de StUF standaard toegepast. In de berichtschema’s is verder gespecificeerd hoe deze toegepast dienen te worden. </w:t>
      </w:r>
    </w:p>
    <w:p w14:paraId="67159CCF" w14:textId="77777777" w:rsidR="00DD376B" w:rsidRPr="00EF1B2E" w:rsidRDefault="00DD376B" w:rsidP="00DD376B"/>
    <w:p w14:paraId="432D9B39" w14:textId="77777777" w:rsidR="00DD376B" w:rsidRPr="00E768CB" w:rsidRDefault="00DD376B" w:rsidP="00B36709">
      <w:pPr>
        <w:pStyle w:val="Lijstalinea"/>
        <w:keepNext/>
        <w:numPr>
          <w:ilvl w:val="1"/>
          <w:numId w:val="8"/>
        </w:numPr>
        <w:spacing w:after="240"/>
        <w:contextualSpacing w:val="0"/>
        <w:outlineLvl w:val="2"/>
        <w:rPr>
          <w:rFonts w:ascii="Cambria" w:hAnsi="Cambria"/>
          <w:b/>
          <w:bCs/>
          <w:vanish/>
          <w:sz w:val="20"/>
          <w:szCs w:val="26"/>
        </w:rPr>
      </w:pPr>
    </w:p>
    <w:p w14:paraId="5213780A" w14:textId="77777777" w:rsidR="0001559A" w:rsidRPr="0001559A" w:rsidRDefault="0001559A" w:rsidP="0001559A">
      <w:pPr>
        <w:pStyle w:val="Lijstalinea"/>
        <w:keepNext/>
        <w:numPr>
          <w:ilvl w:val="0"/>
          <w:numId w:val="1"/>
        </w:numPr>
        <w:spacing w:after="240"/>
        <w:contextualSpacing w:val="0"/>
        <w:outlineLvl w:val="2"/>
        <w:rPr>
          <w:rFonts w:ascii="Cambria" w:hAnsi="Cambria" w:cs="Times New Roman"/>
          <w:b/>
          <w:bCs/>
          <w:vanish/>
          <w:sz w:val="20"/>
          <w:szCs w:val="26"/>
        </w:rPr>
      </w:pPr>
      <w:bookmarkStart w:id="778" w:name="_Toc381774181"/>
    </w:p>
    <w:p w14:paraId="685E63C9" w14:textId="77777777" w:rsidR="0001559A" w:rsidRPr="0001559A" w:rsidRDefault="0001559A" w:rsidP="0001559A">
      <w:pPr>
        <w:pStyle w:val="Lijstalinea"/>
        <w:keepNext/>
        <w:numPr>
          <w:ilvl w:val="1"/>
          <w:numId w:val="1"/>
        </w:numPr>
        <w:spacing w:after="240"/>
        <w:contextualSpacing w:val="0"/>
        <w:outlineLvl w:val="2"/>
        <w:rPr>
          <w:rFonts w:ascii="Cambria" w:hAnsi="Cambria" w:cs="Times New Roman"/>
          <w:b/>
          <w:bCs/>
          <w:vanish/>
          <w:sz w:val="20"/>
          <w:szCs w:val="26"/>
        </w:rPr>
      </w:pPr>
    </w:p>
    <w:p w14:paraId="2E1C721C" w14:textId="4FF0EA6E" w:rsidR="00DD376B" w:rsidRDefault="00DD376B" w:rsidP="0001559A">
      <w:pPr>
        <w:pStyle w:val="Kop3"/>
      </w:pPr>
      <w:bookmarkStart w:id="779" w:name="_Toc523146177"/>
      <w:r w:rsidRPr="009A2B44">
        <w:t>Algemeen</w:t>
      </w:r>
      <w:bookmarkEnd w:id="778"/>
      <w:bookmarkEnd w:id="779"/>
    </w:p>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DD376B" w:rsidRPr="009A2B44" w14:paraId="49F1DD96" w14:textId="77777777" w:rsidTr="00B6559F">
        <w:trPr>
          <w:trHeight w:val="227"/>
          <w:jc w:val="center"/>
        </w:trPr>
        <w:tc>
          <w:tcPr>
            <w:tcW w:w="1597" w:type="pct"/>
            <w:shd w:val="clear" w:color="auto" w:fill="A6A6A6"/>
            <w:noWrap/>
            <w:tcMar>
              <w:top w:w="57" w:type="dxa"/>
            </w:tcMar>
          </w:tcPr>
          <w:p w14:paraId="39698F91" w14:textId="77777777" w:rsidR="00DD376B" w:rsidRPr="009A2B44" w:rsidRDefault="00DD376B" w:rsidP="00B6559F">
            <w:pPr>
              <w:rPr>
                <w:b/>
                <w:color w:val="FFFFFF"/>
              </w:rPr>
            </w:pPr>
          </w:p>
        </w:tc>
        <w:tc>
          <w:tcPr>
            <w:tcW w:w="3403" w:type="pct"/>
            <w:shd w:val="clear" w:color="auto" w:fill="A6A6A6"/>
            <w:noWrap/>
            <w:tcMar>
              <w:top w:w="57" w:type="dxa"/>
            </w:tcMar>
          </w:tcPr>
          <w:p w14:paraId="21B5790E" w14:textId="77777777" w:rsidR="00DD376B" w:rsidRPr="009A2B44" w:rsidRDefault="00DD376B" w:rsidP="00B6559F">
            <w:pPr>
              <w:rPr>
                <w:b/>
                <w:color w:val="FFFFFF"/>
              </w:rPr>
            </w:pPr>
          </w:p>
        </w:tc>
      </w:tr>
      <w:tr w:rsidR="00DD376B" w:rsidRPr="009A2B44" w14:paraId="424BAF3F" w14:textId="77777777" w:rsidTr="00B6559F">
        <w:trPr>
          <w:trHeight w:val="227"/>
          <w:jc w:val="center"/>
        </w:trPr>
        <w:tc>
          <w:tcPr>
            <w:tcW w:w="1597" w:type="pct"/>
            <w:shd w:val="pct12" w:color="auto" w:fill="auto"/>
            <w:noWrap/>
            <w:tcMar>
              <w:top w:w="57" w:type="dxa"/>
            </w:tcMar>
          </w:tcPr>
          <w:p w14:paraId="5ECE929D" w14:textId="77777777" w:rsidR="00DD376B" w:rsidRPr="009A2B44" w:rsidRDefault="00DD376B" w:rsidP="00B6559F">
            <w:pPr>
              <w:rPr>
                <w:color w:val="000000"/>
              </w:rPr>
            </w:pPr>
            <w:r>
              <w:rPr>
                <w:color w:val="000000"/>
              </w:rPr>
              <w:t>Doel</w:t>
            </w:r>
          </w:p>
        </w:tc>
        <w:tc>
          <w:tcPr>
            <w:tcW w:w="3403" w:type="pct"/>
            <w:noWrap/>
            <w:tcMar>
              <w:top w:w="57" w:type="dxa"/>
            </w:tcMar>
          </w:tcPr>
          <w:p w14:paraId="35DB8A0C" w14:textId="6AF1F9FC" w:rsidR="00DD376B" w:rsidRPr="009A2B44" w:rsidRDefault="00DD376B" w:rsidP="00B6559F">
            <w:pPr>
              <w:rPr>
                <w:color w:val="000000"/>
                <w:szCs w:val="20"/>
              </w:rPr>
            </w:pPr>
            <w:r>
              <w:rPr>
                <w:color w:val="000000"/>
              </w:rPr>
              <w:t xml:space="preserve">Bij BAG gemelde afwijkingen doorgeven aan </w:t>
            </w:r>
            <w:r w:rsidR="001B0370">
              <w:rPr>
                <w:color w:val="000000"/>
              </w:rPr>
              <w:t>Wabo</w:t>
            </w:r>
            <w:r>
              <w:rPr>
                <w:color w:val="000000"/>
              </w:rPr>
              <w:t xml:space="preserve"> om een controle te initieren.</w:t>
            </w:r>
          </w:p>
        </w:tc>
      </w:tr>
      <w:tr w:rsidR="00DD376B" w:rsidRPr="009A2B44" w14:paraId="71D4A913" w14:textId="77777777" w:rsidTr="00B6559F">
        <w:trPr>
          <w:trHeight w:val="227"/>
          <w:jc w:val="center"/>
        </w:trPr>
        <w:tc>
          <w:tcPr>
            <w:tcW w:w="1597" w:type="pct"/>
            <w:shd w:val="pct12" w:color="auto" w:fill="auto"/>
            <w:noWrap/>
            <w:tcMar>
              <w:top w:w="57" w:type="dxa"/>
            </w:tcMar>
          </w:tcPr>
          <w:p w14:paraId="6C8EE943" w14:textId="77777777" w:rsidR="00DD376B" w:rsidRPr="009A2B44" w:rsidRDefault="00DD376B" w:rsidP="00B6559F">
            <w:pPr>
              <w:rPr>
                <w:color w:val="000000"/>
              </w:rPr>
            </w:pPr>
            <w:r w:rsidRPr="009A2B44">
              <w:rPr>
                <w:color w:val="000000"/>
              </w:rPr>
              <w:t xml:space="preserve">Trigger </w:t>
            </w:r>
          </w:p>
        </w:tc>
        <w:tc>
          <w:tcPr>
            <w:tcW w:w="3403" w:type="pct"/>
            <w:noWrap/>
            <w:tcMar>
              <w:top w:w="57" w:type="dxa"/>
            </w:tcMar>
          </w:tcPr>
          <w:p w14:paraId="4197A654" w14:textId="77777777" w:rsidR="00DD376B" w:rsidRPr="009A2B44" w:rsidRDefault="00DD376B" w:rsidP="00B6559F">
            <w:pPr>
              <w:rPr>
                <w:color w:val="000000"/>
              </w:rPr>
            </w:pPr>
            <w:r w:rsidRPr="009A2B44">
              <w:rPr>
                <w:color w:val="000000"/>
              </w:rPr>
              <w:t>De BAG constateert een afwijking</w:t>
            </w:r>
          </w:p>
        </w:tc>
      </w:tr>
      <w:tr w:rsidR="00DD376B" w:rsidRPr="009A2B44" w14:paraId="2A983AFB" w14:textId="77777777" w:rsidTr="00B6559F">
        <w:trPr>
          <w:trHeight w:val="227"/>
          <w:jc w:val="center"/>
        </w:trPr>
        <w:tc>
          <w:tcPr>
            <w:tcW w:w="1597" w:type="pct"/>
            <w:shd w:val="pct12" w:color="auto" w:fill="auto"/>
            <w:noWrap/>
            <w:tcMar>
              <w:top w:w="57" w:type="dxa"/>
            </w:tcMar>
          </w:tcPr>
          <w:p w14:paraId="06671F76" w14:textId="77777777" w:rsidR="00DD376B" w:rsidRPr="009A2B44" w:rsidRDefault="00DD376B" w:rsidP="00B6559F">
            <w:pPr>
              <w:rPr>
                <w:color w:val="000000"/>
              </w:rPr>
            </w:pPr>
            <w:r w:rsidRPr="009A2B44">
              <w:rPr>
                <w:color w:val="000000"/>
              </w:rPr>
              <w:t xml:space="preserve">Gevolg </w:t>
            </w:r>
          </w:p>
        </w:tc>
        <w:tc>
          <w:tcPr>
            <w:tcW w:w="3403" w:type="pct"/>
            <w:noWrap/>
            <w:tcMar>
              <w:top w:w="57" w:type="dxa"/>
            </w:tcMar>
          </w:tcPr>
          <w:p w14:paraId="3D2EB886" w14:textId="77777777" w:rsidR="00DD376B" w:rsidRPr="009A2B44" w:rsidRDefault="00DD376B" w:rsidP="00B6559F">
            <w:pPr>
              <w:rPr>
                <w:color w:val="000000"/>
              </w:rPr>
            </w:pPr>
            <w:r w:rsidRPr="009A2B44">
              <w:rPr>
                <w:color w:val="000000"/>
              </w:rPr>
              <w:t xml:space="preserve">De </w:t>
            </w:r>
            <w:r>
              <w:rPr>
                <w:color w:val="000000"/>
              </w:rPr>
              <w:t>Wabo</w:t>
            </w:r>
            <w:r w:rsidRPr="009A2B44">
              <w:rPr>
                <w:color w:val="000000"/>
              </w:rPr>
              <w:t xml:space="preserve"> maakt een </w:t>
            </w:r>
            <w:r>
              <w:rPr>
                <w:color w:val="000000"/>
              </w:rPr>
              <w:t>toezichtzaak</w:t>
            </w:r>
            <w:r w:rsidRPr="009A2B44">
              <w:rPr>
                <w:color w:val="000000"/>
              </w:rPr>
              <w:t xml:space="preserve"> aan (Voer BAG-onderzoek uit!)</w:t>
            </w:r>
          </w:p>
          <w:p w14:paraId="4469D189" w14:textId="6C6F74CA" w:rsidR="00DD376B" w:rsidRPr="009A2B44" w:rsidRDefault="00DD376B" w:rsidP="00B6559F">
            <w:pPr>
              <w:rPr>
                <w:color w:val="000000"/>
              </w:rPr>
            </w:pPr>
            <w:r w:rsidRPr="009A2B44">
              <w:rPr>
                <w:color w:val="000000"/>
              </w:rPr>
              <w:t xml:space="preserve">Dit leidt uiteindelijk tot de </w:t>
            </w:r>
            <w:r>
              <w:rPr>
                <w:color w:val="000000"/>
              </w:rPr>
              <w:t>Wabo</w:t>
            </w:r>
            <w:r w:rsidRPr="009A2B44">
              <w:rPr>
                <w:color w:val="000000"/>
              </w:rPr>
              <w:t>-gebeurtenis ”</w:t>
            </w:r>
            <w:r w:rsidRPr="009A2B44">
              <w:t>Resultaat onderzoek BAG-object beschikbaar”</w:t>
            </w:r>
            <w:r>
              <w:t xml:space="preserve">. </w:t>
            </w:r>
            <w:r w:rsidR="002E5AF5">
              <w:t>Terugkoppeling dus via bericht Toezichtn</w:t>
            </w:r>
            <w:r>
              <w:t>otificatie</w:t>
            </w:r>
          </w:p>
        </w:tc>
      </w:tr>
    </w:tbl>
    <w:p w14:paraId="0FC71202" w14:textId="71041793" w:rsidR="00DD376B" w:rsidRDefault="00063EB9" w:rsidP="00DD376B">
      <w:pPr>
        <w:jc w:val="center"/>
      </w:pPr>
      <w:r>
        <w:object w:dxaOrig="6939" w:dyaOrig="4569" w14:anchorId="79B35D02">
          <v:shape id="_x0000_i1031" type="#_x0000_t75" style="width:346.8pt;height:228.6pt" o:ole="" o:bordertopcolor="this" o:borderleftcolor="this" o:borderbottomcolor="this" o:borderrightcolor="this">
            <v:imagedata r:id="rId55" o:title=""/>
            <w10:bordertop type="single" width="8"/>
            <w10:borderleft type="single" width="8"/>
            <w10:borderbottom type="single" width="8"/>
            <w10:borderright type="single" width="8"/>
          </v:shape>
          <o:OLEObject Type="Embed" ProgID="Visio.Drawing.11" ShapeID="_x0000_i1031" DrawAspect="Content" ObjectID="_1596890550" r:id="rId56"/>
        </w:object>
      </w:r>
    </w:p>
    <w:p w14:paraId="336147E9" w14:textId="34FE527A" w:rsidR="001C2D23" w:rsidRDefault="001C2D23" w:rsidP="001C2D23">
      <w:pPr>
        <w:pStyle w:val="Bijschrift"/>
        <w:jc w:val="center"/>
      </w:pPr>
      <w:r>
        <w:t xml:space="preserve">Figuur </w:t>
      </w:r>
      <w:fldSimple w:instr=" SEQ Figuur \* ARABIC ">
        <w:r w:rsidR="00644E3C">
          <w:rPr>
            <w:noProof/>
          </w:rPr>
          <w:t>10</w:t>
        </w:r>
      </w:fldSimple>
      <w:r>
        <w:t xml:space="preserve"> Interactiemodel NotificatieControle</w:t>
      </w:r>
    </w:p>
    <w:p w14:paraId="1776D1F1" w14:textId="3FA63B27" w:rsidR="00DD376B" w:rsidRDefault="00DD376B" w:rsidP="00DD376B"/>
    <w:p w14:paraId="41B41722" w14:textId="77777777" w:rsidR="003531C0" w:rsidRDefault="003531C0" w:rsidP="003531C0">
      <w:r>
        <w:lastRenderedPageBreak/>
        <w:t>I</w:t>
      </w:r>
      <w:r w:rsidRPr="009F16F9">
        <w:t xml:space="preserve">n de eerste kolom </w:t>
      </w:r>
      <w:r>
        <w:t xml:space="preserve">van de Bericht-tabellen wordt </w:t>
      </w:r>
      <w:r w:rsidRPr="009F16F9">
        <w:t xml:space="preserve">de elementnaam inclusief </w:t>
      </w:r>
      <w:r>
        <w:softHyphen/>
      </w:r>
      <w:r>
        <w:softHyphen/>
      </w:r>
      <w:r>
        <w:softHyphen/>
      </w:r>
      <w:r>
        <w:softHyphen/>
      </w:r>
      <w:r>
        <w:softHyphen/>
      </w:r>
      <w:r>
        <w:softHyphen/>
      </w:r>
      <w:r>
        <w:softHyphen/>
      </w:r>
      <w:r w:rsidRPr="009F16F9">
        <w:t xml:space="preserve">hiërarchie in het bericht aangegeven, in de tweede kolom wordt aangegeven wat de functionele benaming van het element is en </w:t>
      </w:r>
      <w:r>
        <w:t>I</w:t>
      </w:r>
      <w:r w:rsidRPr="009F16F9">
        <w:t xml:space="preserve">n de laatste kolom is </w:t>
      </w:r>
      <w:r>
        <w:t>wordt aangegeven of het betreffende attribuut :</w:t>
      </w:r>
    </w:p>
    <w:p w14:paraId="34E849AC" w14:textId="77777777" w:rsidR="003531C0" w:rsidRPr="009F16F9" w:rsidRDefault="003531C0" w:rsidP="00B36709">
      <w:pPr>
        <w:pStyle w:val="Lijstalinea"/>
        <w:numPr>
          <w:ilvl w:val="0"/>
          <w:numId w:val="32"/>
        </w:numPr>
      </w:pPr>
      <w:r w:rsidRPr="009F16F9">
        <w:t xml:space="preserve">optioneel is (o),  </w:t>
      </w:r>
    </w:p>
    <w:p w14:paraId="4E5F088D" w14:textId="77777777" w:rsidR="003531C0" w:rsidRPr="009F16F9" w:rsidRDefault="003531C0" w:rsidP="00B36709">
      <w:pPr>
        <w:pStyle w:val="Lijstalinea"/>
        <w:numPr>
          <w:ilvl w:val="0"/>
          <w:numId w:val="32"/>
        </w:numPr>
      </w:pPr>
      <w:r w:rsidRPr="009F16F9">
        <w:t xml:space="preserve">verplicht opgenomen moet zijn in het bericht maar leeg kan zijn (o*)  </w:t>
      </w:r>
    </w:p>
    <w:p w14:paraId="2ED7E47D" w14:textId="77777777" w:rsidR="003531C0" w:rsidRDefault="003531C0" w:rsidP="00B36709">
      <w:pPr>
        <w:pStyle w:val="Lijstalinea"/>
        <w:numPr>
          <w:ilvl w:val="0"/>
          <w:numId w:val="32"/>
        </w:numPr>
      </w:pPr>
      <w:r w:rsidRPr="009F16F9">
        <w:t xml:space="preserve">verplicht opgenomen moet zijn in het bericht en een waarde hebben (v) </w:t>
      </w:r>
    </w:p>
    <w:p w14:paraId="2B654C07" w14:textId="77777777" w:rsidR="003531C0" w:rsidRDefault="003531C0" w:rsidP="003531C0">
      <w:r>
        <w:t>en of een element:</w:t>
      </w:r>
    </w:p>
    <w:p w14:paraId="6822805B" w14:textId="77777777" w:rsidR="003531C0" w:rsidRPr="002D1BA4" w:rsidRDefault="003531C0" w:rsidP="00B36709">
      <w:pPr>
        <w:pStyle w:val="Lijstalinea"/>
        <w:numPr>
          <w:ilvl w:val="0"/>
          <w:numId w:val="33"/>
        </w:numPr>
      </w:pPr>
      <w:r w:rsidRPr="002D1BA4">
        <w:t>verplicht aanwezig is in het bericht met 1 voorkomen. [1..1]</w:t>
      </w:r>
    </w:p>
    <w:p w14:paraId="0EA31EC5" w14:textId="77777777" w:rsidR="003531C0" w:rsidRPr="002D1BA4" w:rsidRDefault="003531C0" w:rsidP="00B36709">
      <w:pPr>
        <w:pStyle w:val="Lijstalinea"/>
        <w:numPr>
          <w:ilvl w:val="0"/>
          <w:numId w:val="33"/>
        </w:numPr>
      </w:pPr>
      <w:r w:rsidRPr="002D1BA4">
        <w:t>optioneel aanwezig is in het bericht en heeft maximaal 2 voorkomens. [0..2]</w:t>
      </w:r>
    </w:p>
    <w:p w14:paraId="22E01AC6" w14:textId="77777777" w:rsidR="003531C0" w:rsidRDefault="003531C0" w:rsidP="00B36709">
      <w:pPr>
        <w:pStyle w:val="Lijstalinea"/>
        <w:numPr>
          <w:ilvl w:val="0"/>
          <w:numId w:val="33"/>
        </w:numPr>
      </w:pPr>
      <w:r w:rsidRPr="002D1BA4">
        <w:t>optioneel aanwezig is in het bericht en heeft geen maximum aantal. [0..*]</w:t>
      </w:r>
    </w:p>
    <w:p w14:paraId="6738299F" w14:textId="77777777" w:rsidR="00EF1B2E" w:rsidRPr="009A2B44" w:rsidRDefault="00EF1B2E" w:rsidP="00DD376B"/>
    <w:p w14:paraId="4460CD03" w14:textId="32643C87" w:rsidR="00DD376B" w:rsidRDefault="00DD376B" w:rsidP="00DD376B">
      <w:pPr>
        <w:pStyle w:val="Kop3"/>
      </w:pPr>
      <w:bookmarkStart w:id="780" w:name="_Toc381774182"/>
      <w:bookmarkStart w:id="781" w:name="_Toc523146178"/>
      <w:r w:rsidRPr="009A2B44">
        <w:t xml:space="preserve">BAG =&gt; </w:t>
      </w:r>
      <w:r>
        <w:t>Wabo</w:t>
      </w:r>
      <w:r w:rsidRPr="009A2B44">
        <w:t xml:space="preserve"> Notificatie Controle</w:t>
      </w:r>
      <w:r>
        <w:t>zaak</w:t>
      </w:r>
      <w:bookmarkEnd w:id="780"/>
      <w:bookmarkEnd w:id="781"/>
    </w:p>
    <w:p w14:paraId="50A5CA59" w14:textId="766F4231" w:rsidR="00DD376B" w:rsidRDefault="00EF1B2E" w:rsidP="00DD376B">
      <w:r>
        <w:t xml:space="preserve">Dit bericht is een opsomming van de objecten waarvan de BAG-afdeling van mening is dat een toezicht-actie door de Wabo-afdeling op zijn plaats is. </w:t>
      </w:r>
    </w:p>
    <w:p w14:paraId="0350A582" w14:textId="77777777" w:rsidR="00DD376B" w:rsidRDefault="00DD376B" w:rsidP="00DD376B"/>
    <w:tbl>
      <w:tblPr>
        <w:tblW w:w="9039" w:type="dxa"/>
        <w:tblBorders>
          <w:top w:val="single" w:sz="4" w:space="0" w:color="auto"/>
          <w:left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070"/>
        <w:gridCol w:w="3118"/>
        <w:gridCol w:w="851"/>
      </w:tblGrid>
      <w:tr w:rsidR="00DD376B" w:rsidRPr="00EF29EE" w14:paraId="64054E88" w14:textId="77777777" w:rsidTr="00B6559F">
        <w:tc>
          <w:tcPr>
            <w:tcW w:w="8188" w:type="dxa"/>
            <w:gridSpan w:val="2"/>
          </w:tcPr>
          <w:p w14:paraId="4EE6B822" w14:textId="77777777" w:rsidR="003F7072" w:rsidRDefault="003F7072" w:rsidP="00B6559F">
            <w:pPr>
              <w:rPr>
                <w:b/>
              </w:rPr>
            </w:pPr>
          </w:p>
          <w:p w14:paraId="361F61C7" w14:textId="2986C25D" w:rsidR="00DD376B" w:rsidRDefault="00DD376B" w:rsidP="00B6559F">
            <w:r w:rsidRPr="00767E58">
              <w:rPr>
                <w:b/>
              </w:rPr>
              <w:t>Berichttype:</w:t>
            </w:r>
            <w:r w:rsidRPr="00767E58">
              <w:t xml:space="preserve"> </w:t>
            </w:r>
            <w:r w:rsidR="003F7072">
              <w:t>controleNotificatie_Di01</w:t>
            </w:r>
          </w:p>
          <w:p w14:paraId="6CF6DE31" w14:textId="77777777" w:rsidR="00DD376B" w:rsidRPr="00767E58" w:rsidRDefault="00DD376B" w:rsidP="00B6559F">
            <w:pPr>
              <w:rPr>
                <w:b/>
              </w:rPr>
            </w:pPr>
          </w:p>
        </w:tc>
        <w:tc>
          <w:tcPr>
            <w:tcW w:w="851" w:type="dxa"/>
            <w:tcBorders>
              <w:bottom w:val="single" w:sz="4" w:space="0" w:color="auto"/>
              <w:right w:val="single" w:sz="4" w:space="0" w:color="auto"/>
            </w:tcBorders>
          </w:tcPr>
          <w:p w14:paraId="55B6E1E7" w14:textId="77777777" w:rsidR="00DD376B" w:rsidRPr="00767E58" w:rsidRDefault="00DD376B" w:rsidP="00B6559F">
            <w:pPr>
              <w:rPr>
                <w:b/>
              </w:rPr>
            </w:pPr>
          </w:p>
        </w:tc>
      </w:tr>
      <w:tr w:rsidR="00DD376B" w:rsidRPr="00EF29EE" w14:paraId="722FD603" w14:textId="77777777" w:rsidTr="00B6559F">
        <w:tc>
          <w:tcPr>
            <w:tcW w:w="5070" w:type="dxa"/>
          </w:tcPr>
          <w:p w14:paraId="3AA29BA9" w14:textId="77777777" w:rsidR="00DD376B" w:rsidRPr="00767E58" w:rsidRDefault="00DD376B" w:rsidP="00B6559F">
            <w:pPr>
              <w:rPr>
                <w:b/>
              </w:rPr>
            </w:pPr>
            <w:r w:rsidRPr="00767E58">
              <w:rPr>
                <w:b/>
              </w:rPr>
              <w:t>StUF-elementen</w:t>
            </w:r>
          </w:p>
        </w:tc>
        <w:tc>
          <w:tcPr>
            <w:tcW w:w="3118" w:type="dxa"/>
          </w:tcPr>
          <w:p w14:paraId="0B3A7D96" w14:textId="77777777" w:rsidR="00DD376B" w:rsidRPr="00767E58" w:rsidRDefault="00DD376B" w:rsidP="00B6559F">
            <w:pPr>
              <w:rPr>
                <w:b/>
              </w:rPr>
            </w:pPr>
          </w:p>
        </w:tc>
        <w:tc>
          <w:tcPr>
            <w:tcW w:w="851" w:type="dxa"/>
            <w:tcBorders>
              <w:right w:val="single" w:sz="4" w:space="0" w:color="auto"/>
            </w:tcBorders>
          </w:tcPr>
          <w:p w14:paraId="5DF09924" w14:textId="77777777" w:rsidR="00DD376B" w:rsidRPr="00D66655" w:rsidRDefault="00DD376B" w:rsidP="00B6559F">
            <w:r>
              <w:rPr>
                <w:b/>
              </w:rPr>
              <w:t>v/o</w:t>
            </w:r>
          </w:p>
        </w:tc>
      </w:tr>
      <w:tr w:rsidR="003F7072" w14:paraId="0F0423C6" w14:textId="77777777" w:rsidTr="00B50206">
        <w:tc>
          <w:tcPr>
            <w:tcW w:w="5070" w:type="dxa"/>
          </w:tcPr>
          <w:p w14:paraId="46AC3FA8" w14:textId="77777777" w:rsidR="003F7072" w:rsidRDefault="003F7072" w:rsidP="00B50206">
            <w:r w:rsidRPr="00141A7C">
              <w:rPr>
                <w:b/>
              </w:rPr>
              <w:t>Pand</w:t>
            </w:r>
            <w:r>
              <w:rPr>
                <w:b/>
              </w:rPr>
              <w:t xml:space="preserve"> (PND)</w:t>
            </w:r>
          </w:p>
        </w:tc>
        <w:tc>
          <w:tcPr>
            <w:tcW w:w="3118" w:type="dxa"/>
          </w:tcPr>
          <w:p w14:paraId="5912E1C7" w14:textId="77777777" w:rsidR="003F7072" w:rsidRPr="00C45D14" w:rsidRDefault="003F7072" w:rsidP="00B50206">
            <w:pPr>
              <w:pStyle w:val="Geenafstand"/>
            </w:pPr>
          </w:p>
        </w:tc>
        <w:tc>
          <w:tcPr>
            <w:tcW w:w="851" w:type="dxa"/>
            <w:tcBorders>
              <w:right w:val="single" w:sz="4" w:space="0" w:color="auto"/>
            </w:tcBorders>
          </w:tcPr>
          <w:p w14:paraId="446C6FA7" w14:textId="77777777" w:rsidR="003F7072" w:rsidRDefault="003F7072" w:rsidP="00B50206">
            <w:pPr>
              <w:pStyle w:val="Geenafstand"/>
            </w:pPr>
            <w:r>
              <w:t>[0..*]</w:t>
            </w:r>
          </w:p>
        </w:tc>
      </w:tr>
      <w:tr w:rsidR="003F7072" w14:paraId="04CAFE58" w14:textId="77777777" w:rsidTr="00B50206">
        <w:tc>
          <w:tcPr>
            <w:tcW w:w="5070" w:type="dxa"/>
          </w:tcPr>
          <w:p w14:paraId="2CDD2F0F" w14:textId="77777777" w:rsidR="003F7072" w:rsidRDefault="003F7072" w:rsidP="00B50206">
            <w:r>
              <w:t>identificatie</w:t>
            </w:r>
          </w:p>
        </w:tc>
        <w:tc>
          <w:tcPr>
            <w:tcW w:w="3118" w:type="dxa"/>
          </w:tcPr>
          <w:p w14:paraId="3C631AE8" w14:textId="77777777" w:rsidR="003F7072" w:rsidRPr="00C45D14" w:rsidRDefault="003F7072" w:rsidP="00B50206">
            <w:pPr>
              <w:pStyle w:val="Geenafstand"/>
            </w:pPr>
            <w:r w:rsidRPr="00C45D14">
              <w:t>Identificatie Pand</w:t>
            </w:r>
          </w:p>
        </w:tc>
        <w:tc>
          <w:tcPr>
            <w:tcW w:w="851" w:type="dxa"/>
            <w:tcBorders>
              <w:right w:val="single" w:sz="4" w:space="0" w:color="auto"/>
            </w:tcBorders>
          </w:tcPr>
          <w:p w14:paraId="410C028F" w14:textId="77777777" w:rsidR="003F7072" w:rsidRDefault="003F7072" w:rsidP="00B50206">
            <w:pPr>
              <w:pStyle w:val="Geenafstand"/>
            </w:pPr>
            <w:r>
              <w:t>v</w:t>
            </w:r>
          </w:p>
        </w:tc>
      </w:tr>
      <w:tr w:rsidR="003F7072" w14:paraId="42532FEE" w14:textId="77777777" w:rsidTr="00B50206">
        <w:tc>
          <w:tcPr>
            <w:tcW w:w="5070" w:type="dxa"/>
          </w:tcPr>
          <w:p w14:paraId="3774337C" w14:textId="77777777" w:rsidR="003F7072" w:rsidRDefault="003F7072" w:rsidP="00B50206">
            <w:r w:rsidRPr="00141A7C">
              <w:rPr>
                <w:b/>
              </w:rPr>
              <w:t>Terrein</w:t>
            </w:r>
            <w:r>
              <w:rPr>
                <w:b/>
              </w:rPr>
              <w:t xml:space="preserve"> </w:t>
            </w:r>
            <w:r w:rsidRPr="00141A7C">
              <w:rPr>
                <w:b/>
              </w:rPr>
              <w:t>Gebouwd</w:t>
            </w:r>
            <w:r>
              <w:rPr>
                <w:b/>
              </w:rPr>
              <w:t xml:space="preserve"> </w:t>
            </w:r>
            <w:r w:rsidRPr="00141A7C">
              <w:rPr>
                <w:b/>
              </w:rPr>
              <w:t>Object</w:t>
            </w:r>
            <w:r>
              <w:rPr>
                <w:b/>
              </w:rPr>
              <w:t xml:space="preserve"> (TGO)</w:t>
            </w:r>
          </w:p>
        </w:tc>
        <w:tc>
          <w:tcPr>
            <w:tcW w:w="3118" w:type="dxa"/>
          </w:tcPr>
          <w:p w14:paraId="7FE7E9AB" w14:textId="77777777" w:rsidR="003F7072" w:rsidRPr="00C45D14" w:rsidRDefault="003F7072" w:rsidP="00B50206">
            <w:pPr>
              <w:pStyle w:val="Geenafstand"/>
              <w:rPr>
                <w:szCs w:val="22"/>
              </w:rPr>
            </w:pPr>
            <w:r w:rsidRPr="00C45D14">
              <w:rPr>
                <w:szCs w:val="22"/>
              </w:rPr>
              <w:t>Dus: VERBLIJFSOBJECT, OVERIG GEBOUWD</w:t>
            </w:r>
          </w:p>
          <w:p w14:paraId="7EFC4C37" w14:textId="77777777" w:rsidR="003F7072" w:rsidRPr="00C45D14" w:rsidRDefault="003F7072" w:rsidP="00B50206">
            <w:pPr>
              <w:pStyle w:val="Geenafstand"/>
            </w:pPr>
            <w:r w:rsidRPr="00C45D14">
              <w:rPr>
                <w:szCs w:val="22"/>
              </w:rPr>
              <w:t>OBJECT, STANDPLAATS, LIGPLAATS</w:t>
            </w:r>
          </w:p>
        </w:tc>
        <w:tc>
          <w:tcPr>
            <w:tcW w:w="851" w:type="dxa"/>
            <w:tcBorders>
              <w:right w:val="single" w:sz="4" w:space="0" w:color="auto"/>
            </w:tcBorders>
          </w:tcPr>
          <w:p w14:paraId="3004C701" w14:textId="77777777" w:rsidR="003F7072" w:rsidRDefault="003F7072" w:rsidP="00B50206">
            <w:pPr>
              <w:pStyle w:val="Geenafstand"/>
            </w:pPr>
            <w:r>
              <w:t>[0..*]</w:t>
            </w:r>
          </w:p>
        </w:tc>
      </w:tr>
      <w:tr w:rsidR="003F7072" w14:paraId="3D6465D6" w14:textId="77777777" w:rsidTr="00B50206">
        <w:tc>
          <w:tcPr>
            <w:tcW w:w="5070" w:type="dxa"/>
          </w:tcPr>
          <w:p w14:paraId="0C628AA4" w14:textId="77777777" w:rsidR="003F7072" w:rsidRDefault="003F7072" w:rsidP="00B50206">
            <w:r>
              <w:t>identificatie</w:t>
            </w:r>
          </w:p>
        </w:tc>
        <w:tc>
          <w:tcPr>
            <w:tcW w:w="3118" w:type="dxa"/>
          </w:tcPr>
          <w:p w14:paraId="3B6D6C80" w14:textId="77777777" w:rsidR="003F7072" w:rsidRPr="00C45D14" w:rsidRDefault="003F7072" w:rsidP="00B50206">
            <w:pPr>
              <w:pStyle w:val="Geenafstand"/>
            </w:pPr>
            <w:r w:rsidRPr="00C45D14">
              <w:t>Identificatie object</w:t>
            </w:r>
          </w:p>
        </w:tc>
        <w:tc>
          <w:tcPr>
            <w:tcW w:w="851" w:type="dxa"/>
            <w:tcBorders>
              <w:right w:val="single" w:sz="4" w:space="0" w:color="auto"/>
            </w:tcBorders>
          </w:tcPr>
          <w:p w14:paraId="6FE849CE" w14:textId="77777777" w:rsidR="003F7072" w:rsidRDefault="003F7072" w:rsidP="00B50206">
            <w:pPr>
              <w:pStyle w:val="Geenafstand"/>
            </w:pPr>
            <w:r>
              <w:t>v</w:t>
            </w:r>
          </w:p>
        </w:tc>
      </w:tr>
      <w:tr w:rsidR="003F7072" w14:paraId="3C2A81EC" w14:textId="77777777" w:rsidTr="00B50206">
        <w:tc>
          <w:tcPr>
            <w:tcW w:w="5070" w:type="dxa"/>
          </w:tcPr>
          <w:p w14:paraId="4FA3A246" w14:textId="77777777" w:rsidR="003F7072" w:rsidRDefault="003F7072" w:rsidP="00B50206">
            <w:r>
              <w:t xml:space="preserve">Adres </w:t>
            </w:r>
          </w:p>
        </w:tc>
        <w:tc>
          <w:tcPr>
            <w:tcW w:w="3118" w:type="dxa"/>
          </w:tcPr>
          <w:p w14:paraId="539547F9" w14:textId="77777777" w:rsidR="003F7072" w:rsidRPr="00C45D14" w:rsidRDefault="003F7072" w:rsidP="00B50206">
            <w:pPr>
              <w:pStyle w:val="Geenafstand"/>
            </w:pPr>
            <w:r w:rsidRPr="00C45D14">
              <w:t>Kerngegevens van het adres van het object.</w:t>
            </w:r>
          </w:p>
        </w:tc>
        <w:tc>
          <w:tcPr>
            <w:tcW w:w="851" w:type="dxa"/>
            <w:tcBorders>
              <w:right w:val="single" w:sz="4" w:space="0" w:color="auto"/>
            </w:tcBorders>
          </w:tcPr>
          <w:p w14:paraId="20F6EE8E" w14:textId="77777777" w:rsidR="003F7072" w:rsidRDefault="003F7072" w:rsidP="00B50206">
            <w:pPr>
              <w:pStyle w:val="Geenafstand"/>
            </w:pPr>
            <w:r>
              <w:t>v</w:t>
            </w:r>
          </w:p>
        </w:tc>
      </w:tr>
    </w:tbl>
    <w:p w14:paraId="14BD9938" w14:textId="77777777" w:rsidR="00DD376B" w:rsidRPr="009A2B44" w:rsidRDefault="00DD376B" w:rsidP="00DD376B"/>
    <w:p w14:paraId="48ABA3FA" w14:textId="77777777" w:rsidR="00E54A6E" w:rsidRDefault="00E54A6E">
      <w:pPr>
        <w:rPr>
          <w:rFonts w:ascii="Cambria" w:hAnsi="Cambria" w:cs="Times New Roman"/>
          <w:b/>
          <w:bCs/>
          <w:sz w:val="20"/>
          <w:szCs w:val="26"/>
        </w:rPr>
      </w:pPr>
    </w:p>
    <w:p w14:paraId="7BBE9538" w14:textId="77777777" w:rsidR="00DD376B" w:rsidRDefault="00DD376B" w:rsidP="00DD376B">
      <w:pPr>
        <w:pStyle w:val="Kop3"/>
      </w:pPr>
      <w:r w:rsidRPr="009A2B44">
        <w:t xml:space="preserve"> </w:t>
      </w:r>
      <w:bookmarkStart w:id="782" w:name="_Toc381774183"/>
      <w:bookmarkStart w:id="783" w:name="_Toc523146179"/>
      <w:r>
        <w:t>Wabo</w:t>
      </w:r>
      <w:r w:rsidRPr="009A2B44">
        <w:t xml:space="preserve"> =&gt; </w:t>
      </w:r>
      <w:r>
        <w:t>BAG</w:t>
      </w:r>
      <w:r w:rsidRPr="009A2B44">
        <w:t xml:space="preserve"> ontvangstbevestiging</w:t>
      </w:r>
      <w:r>
        <w:t xml:space="preserve"> (synchroon)</w:t>
      </w:r>
      <w:bookmarkEnd w:id="782"/>
      <w:bookmarkEnd w:id="783"/>
    </w:p>
    <w:p w14:paraId="596F78A8" w14:textId="60101B00" w:rsidR="00DD376B" w:rsidRDefault="00DD376B" w:rsidP="00FD457E">
      <w:pPr>
        <w:pStyle w:val="Lijstalinea"/>
        <w:ind w:left="0"/>
      </w:pPr>
      <w:r>
        <w:t>Als het BAG-systeem de kennisgeving notificatieControleObjectLk01 kan verwerken wordt er</w:t>
      </w:r>
      <w:r w:rsidRPr="0025380A">
        <w:t xml:space="preserve"> </w:t>
      </w:r>
      <w:r>
        <w:t>conform de StUF standaard een B</w:t>
      </w:r>
      <w:r w:rsidR="0085498C">
        <w:t>v</w:t>
      </w:r>
      <w:r>
        <w:t xml:space="preserve">03 bevestigingsbericht verstuurd door het ontvangende systeem. </w:t>
      </w:r>
    </w:p>
    <w:p w14:paraId="2474B3DA" w14:textId="01B8FC14" w:rsidR="00DD376B" w:rsidRDefault="00DD376B" w:rsidP="00FD457E">
      <w:pPr>
        <w:pStyle w:val="Lijstalinea"/>
        <w:ind w:left="0"/>
      </w:pPr>
      <w:r>
        <w:t>Als de kennisgeving niet verwerkt kan worden wordt er</w:t>
      </w:r>
      <w:r w:rsidRPr="0025380A">
        <w:t xml:space="preserve"> </w:t>
      </w:r>
      <w:r>
        <w:t>conform de StUF standaard een Fo03 foutbericht verstuurd door het ontvangende systeem.</w:t>
      </w:r>
    </w:p>
    <w:p w14:paraId="2C247E79" w14:textId="77777777" w:rsidR="00DD376B" w:rsidRPr="0025121A" w:rsidRDefault="00DD376B" w:rsidP="00DD376B"/>
    <w:p w14:paraId="23912E11" w14:textId="77777777" w:rsidR="00DD376B" w:rsidRDefault="00DD376B" w:rsidP="00DD376B"/>
    <w:p w14:paraId="4E31095B" w14:textId="77777777" w:rsidR="0001559A" w:rsidRPr="009A2B44" w:rsidRDefault="0001559A" w:rsidP="0001559A">
      <w:pPr>
        <w:pStyle w:val="Kop20"/>
      </w:pPr>
      <w:bookmarkStart w:id="784" w:name="_Toc381774176"/>
      <w:bookmarkStart w:id="785" w:name="_Toc523146180"/>
      <w:r>
        <w:t>Vraag documenten op bij zaak</w:t>
      </w:r>
      <w:bookmarkEnd w:id="784"/>
      <w:bookmarkEnd w:id="785"/>
    </w:p>
    <w:p w14:paraId="4A40CFAF" w14:textId="77777777" w:rsidR="0001559A" w:rsidRPr="009A2B44" w:rsidRDefault="0001559A" w:rsidP="0001559A"/>
    <w:p w14:paraId="336C4E6F" w14:textId="47038E27" w:rsidR="0001559A" w:rsidRPr="009A2B44" w:rsidRDefault="0095390E" w:rsidP="0001559A">
      <w:r>
        <w:t>Deze services</w:t>
      </w:r>
      <w:r w:rsidR="0001559A" w:rsidRPr="009A2B44">
        <w:t xml:space="preserve"> word</w:t>
      </w:r>
      <w:r>
        <w:t>en</w:t>
      </w:r>
      <w:r w:rsidR="0001559A" w:rsidRPr="009A2B44">
        <w:t xml:space="preserve"> gebruikt door de </w:t>
      </w:r>
      <w:r w:rsidR="0001559A">
        <w:t>BAG-beheerder om de docum</w:t>
      </w:r>
      <w:r>
        <w:t xml:space="preserve">enten bij de zaak te bestuderen als er sprake is van ondersteuning van de standaard Zaak-document services. </w:t>
      </w:r>
    </w:p>
    <w:p w14:paraId="5D09B457" w14:textId="77777777" w:rsidR="0001559A" w:rsidRPr="009A2B44" w:rsidRDefault="0001559A" w:rsidP="0001559A"/>
    <w:p w14:paraId="58585A66" w14:textId="77777777" w:rsidR="0001559A" w:rsidRPr="001169A9" w:rsidRDefault="0001559A" w:rsidP="0001559A">
      <w:pPr>
        <w:pStyle w:val="Lijstalinea"/>
        <w:keepNext/>
        <w:numPr>
          <w:ilvl w:val="0"/>
          <w:numId w:val="8"/>
        </w:numPr>
        <w:spacing w:after="240"/>
        <w:contextualSpacing w:val="0"/>
        <w:outlineLvl w:val="2"/>
        <w:rPr>
          <w:rFonts w:ascii="Cambria" w:hAnsi="Cambria"/>
          <w:b/>
          <w:bCs/>
          <w:vanish/>
          <w:sz w:val="20"/>
          <w:szCs w:val="26"/>
        </w:rPr>
      </w:pPr>
    </w:p>
    <w:p w14:paraId="5090F15E" w14:textId="77777777" w:rsidR="0001559A" w:rsidRPr="001169A9" w:rsidRDefault="0001559A" w:rsidP="0001559A">
      <w:pPr>
        <w:pStyle w:val="Lijstalinea"/>
        <w:keepNext/>
        <w:numPr>
          <w:ilvl w:val="1"/>
          <w:numId w:val="8"/>
        </w:numPr>
        <w:spacing w:after="240"/>
        <w:contextualSpacing w:val="0"/>
        <w:outlineLvl w:val="2"/>
        <w:rPr>
          <w:rFonts w:ascii="Cambria" w:hAnsi="Cambria"/>
          <w:b/>
          <w:bCs/>
          <w:vanish/>
          <w:sz w:val="20"/>
          <w:szCs w:val="26"/>
        </w:rPr>
      </w:pPr>
    </w:p>
    <w:p w14:paraId="5F4152BC" w14:textId="77777777" w:rsidR="0001559A" w:rsidRPr="0001559A" w:rsidRDefault="0001559A" w:rsidP="0001559A">
      <w:pPr>
        <w:pStyle w:val="Lijstalinea"/>
        <w:keepNext/>
        <w:numPr>
          <w:ilvl w:val="1"/>
          <w:numId w:val="1"/>
        </w:numPr>
        <w:spacing w:after="240"/>
        <w:contextualSpacing w:val="0"/>
        <w:outlineLvl w:val="2"/>
        <w:rPr>
          <w:rFonts w:ascii="Cambria" w:hAnsi="Cambria" w:cs="Times New Roman"/>
          <w:b/>
          <w:bCs/>
          <w:vanish/>
          <w:sz w:val="20"/>
          <w:szCs w:val="26"/>
        </w:rPr>
      </w:pPr>
      <w:bookmarkStart w:id="786" w:name="_Toc381774177"/>
    </w:p>
    <w:p w14:paraId="295A5920" w14:textId="682E9CC6" w:rsidR="0001559A" w:rsidRDefault="0001559A" w:rsidP="0001559A">
      <w:pPr>
        <w:pStyle w:val="Kop3"/>
      </w:pPr>
      <w:bookmarkStart w:id="787" w:name="_Toc523146181"/>
      <w:r w:rsidRPr="009A2B44">
        <w:t>Algemeen</w:t>
      </w:r>
      <w:bookmarkEnd w:id="786"/>
      <w:bookmarkEnd w:id="787"/>
    </w:p>
    <w:tbl>
      <w:tblPr>
        <w:tblW w:w="46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tblCellMar>
        <w:tblLook w:val="00A0" w:firstRow="1" w:lastRow="0" w:firstColumn="1" w:lastColumn="0" w:noHBand="0" w:noVBand="0"/>
      </w:tblPr>
      <w:tblGrid>
        <w:gridCol w:w="2752"/>
        <w:gridCol w:w="5864"/>
      </w:tblGrid>
      <w:tr w:rsidR="0001559A" w:rsidRPr="009A2B44" w14:paraId="00B81D4F" w14:textId="77777777" w:rsidTr="00F703B2">
        <w:trPr>
          <w:trHeight w:val="359"/>
          <w:jc w:val="center"/>
        </w:trPr>
        <w:tc>
          <w:tcPr>
            <w:tcW w:w="1597" w:type="pct"/>
            <w:shd w:val="clear" w:color="auto" w:fill="A6A6A6"/>
            <w:noWrap/>
            <w:tcMar>
              <w:top w:w="57" w:type="dxa"/>
            </w:tcMar>
          </w:tcPr>
          <w:p w14:paraId="0A19F0E0" w14:textId="77777777" w:rsidR="0001559A" w:rsidRPr="009A2B44" w:rsidRDefault="0001559A" w:rsidP="00F703B2">
            <w:pPr>
              <w:rPr>
                <w:b/>
                <w:color w:val="FFFFFF"/>
              </w:rPr>
            </w:pPr>
            <w:r>
              <w:tab/>
            </w:r>
          </w:p>
        </w:tc>
        <w:tc>
          <w:tcPr>
            <w:tcW w:w="3403" w:type="pct"/>
            <w:shd w:val="clear" w:color="auto" w:fill="A6A6A6"/>
            <w:noWrap/>
            <w:tcMar>
              <w:top w:w="57" w:type="dxa"/>
            </w:tcMar>
          </w:tcPr>
          <w:p w14:paraId="203A8975" w14:textId="77777777" w:rsidR="0001559A" w:rsidRPr="009A2B44" w:rsidRDefault="0001559A" w:rsidP="00F703B2">
            <w:pPr>
              <w:rPr>
                <w:b/>
                <w:color w:val="FFFFFF"/>
              </w:rPr>
            </w:pPr>
          </w:p>
        </w:tc>
      </w:tr>
      <w:tr w:rsidR="0001559A" w:rsidRPr="009A2B44" w14:paraId="0C18D0A7" w14:textId="77777777" w:rsidTr="00F703B2">
        <w:trPr>
          <w:trHeight w:val="227"/>
          <w:jc w:val="center"/>
        </w:trPr>
        <w:tc>
          <w:tcPr>
            <w:tcW w:w="1597" w:type="pct"/>
            <w:shd w:val="pct12" w:color="auto" w:fill="auto"/>
            <w:noWrap/>
            <w:tcMar>
              <w:top w:w="57" w:type="dxa"/>
            </w:tcMar>
          </w:tcPr>
          <w:p w14:paraId="3248FDF9" w14:textId="77777777" w:rsidR="0001559A" w:rsidRDefault="0001559A" w:rsidP="00F703B2">
            <w:pPr>
              <w:rPr>
                <w:color w:val="000000"/>
              </w:rPr>
            </w:pPr>
            <w:r>
              <w:rPr>
                <w:color w:val="000000"/>
              </w:rPr>
              <w:t>Doel</w:t>
            </w:r>
          </w:p>
        </w:tc>
        <w:tc>
          <w:tcPr>
            <w:tcW w:w="3403" w:type="pct"/>
            <w:noWrap/>
            <w:tcMar>
              <w:top w:w="57" w:type="dxa"/>
            </w:tcMar>
          </w:tcPr>
          <w:p w14:paraId="3543FB9F" w14:textId="77777777" w:rsidR="0001559A" w:rsidRPr="00AB6A94" w:rsidRDefault="0001559A" w:rsidP="00F703B2">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Pr>
                <w:color w:val="000000"/>
              </w:rPr>
              <w:t xml:space="preserve">BAG-beheerder relevante informatie geven om te beoordelen welke BAG-objecten bij de zaak moeten </w:t>
            </w:r>
            <w:r>
              <w:rPr>
                <w:color w:val="000000"/>
              </w:rPr>
              <w:lastRenderedPageBreak/>
              <w:t>worden opgevoerd.</w:t>
            </w:r>
          </w:p>
        </w:tc>
      </w:tr>
      <w:tr w:rsidR="0001559A" w:rsidRPr="009A2B44" w14:paraId="415697F6" w14:textId="77777777" w:rsidTr="00F703B2">
        <w:trPr>
          <w:trHeight w:val="227"/>
          <w:jc w:val="center"/>
        </w:trPr>
        <w:tc>
          <w:tcPr>
            <w:tcW w:w="1597" w:type="pct"/>
            <w:shd w:val="pct12" w:color="auto" w:fill="auto"/>
            <w:noWrap/>
            <w:tcMar>
              <w:top w:w="57" w:type="dxa"/>
            </w:tcMar>
          </w:tcPr>
          <w:p w14:paraId="2F09563F" w14:textId="77777777" w:rsidR="0001559A" w:rsidRPr="009A2B44" w:rsidRDefault="0001559A" w:rsidP="00F703B2">
            <w:pPr>
              <w:rPr>
                <w:color w:val="000000"/>
              </w:rPr>
            </w:pPr>
            <w:r>
              <w:rPr>
                <w:color w:val="000000"/>
              </w:rPr>
              <w:lastRenderedPageBreak/>
              <w:t>Voorwaarde</w:t>
            </w:r>
          </w:p>
        </w:tc>
        <w:tc>
          <w:tcPr>
            <w:tcW w:w="3403" w:type="pct"/>
            <w:noWrap/>
            <w:tcMar>
              <w:top w:w="57" w:type="dxa"/>
            </w:tcMar>
          </w:tcPr>
          <w:p w14:paraId="143E7A3B" w14:textId="77777777" w:rsidR="0001559A" w:rsidRDefault="0001559A" w:rsidP="00F703B2">
            <w:pPr>
              <w:pStyle w:val="Lijstalinea"/>
              <w:numPr>
                <w:ilvl w:val="0"/>
                <w:numId w:val="22"/>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647141">
              <w:rPr>
                <w:color w:val="000000"/>
              </w:rPr>
              <w:t>De W</w:t>
            </w:r>
            <w:r>
              <w:rPr>
                <w:color w:val="000000"/>
              </w:rPr>
              <w:t>abo</w:t>
            </w:r>
            <w:r w:rsidRPr="00647141">
              <w:rPr>
                <w:color w:val="000000"/>
              </w:rPr>
              <w:t xml:space="preserve">-applicatie heeft het bericht </w:t>
            </w:r>
            <w:r>
              <w:t xml:space="preserve"> </w:t>
            </w:r>
            <w:r>
              <w:rPr>
                <w:color w:val="000000"/>
              </w:rPr>
              <w:t>Aanvraagn</w:t>
            </w:r>
            <w:r w:rsidRPr="00647141">
              <w:rPr>
                <w:color w:val="000000"/>
              </w:rPr>
              <w:t>otificatie gestuurd.</w:t>
            </w:r>
          </w:p>
          <w:p w14:paraId="3BE3E244" w14:textId="77777777" w:rsidR="0001559A" w:rsidRPr="00124D17" w:rsidRDefault="0001559A" w:rsidP="00F703B2">
            <w:pPr>
              <w:pStyle w:val="Lijstalinea"/>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b/>
                <w:i/>
                <w:color w:val="000000"/>
              </w:rPr>
            </w:pPr>
            <w:r>
              <w:rPr>
                <w:b/>
                <w:i/>
                <w:color w:val="000000"/>
              </w:rPr>
              <w:t>en/</w:t>
            </w:r>
            <w:r w:rsidRPr="00124D17">
              <w:rPr>
                <w:b/>
                <w:i/>
                <w:color w:val="000000"/>
              </w:rPr>
              <w:t>of</w:t>
            </w:r>
          </w:p>
          <w:p w14:paraId="306C2F12" w14:textId="77777777" w:rsidR="0001559A" w:rsidRPr="00647141" w:rsidRDefault="0001559A" w:rsidP="00F703B2">
            <w:pPr>
              <w:pStyle w:val="Lijstalinea"/>
              <w:numPr>
                <w:ilvl w:val="0"/>
                <w:numId w:val="22"/>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rPr>
                <w:color w:val="000000"/>
              </w:rPr>
            </w:pPr>
            <w:r w:rsidRPr="00647141">
              <w:rPr>
                <w:color w:val="000000"/>
              </w:rPr>
              <w:t>De W</w:t>
            </w:r>
            <w:r>
              <w:rPr>
                <w:color w:val="000000"/>
              </w:rPr>
              <w:t>abo-a</w:t>
            </w:r>
            <w:r w:rsidRPr="00647141">
              <w:rPr>
                <w:color w:val="000000"/>
              </w:rPr>
              <w:t xml:space="preserve">pplicatie heeft het bericht </w:t>
            </w:r>
            <w:r>
              <w:rPr>
                <w:color w:val="000000"/>
              </w:rPr>
              <w:t xml:space="preserve">sSatusNotificatie </w:t>
            </w:r>
            <w:r w:rsidRPr="00647141">
              <w:rPr>
                <w:color w:val="000000"/>
              </w:rPr>
              <w:t>verstuurd</w:t>
            </w:r>
          </w:p>
        </w:tc>
      </w:tr>
      <w:tr w:rsidR="0001559A" w:rsidRPr="009A2B44" w14:paraId="6BD21C6B" w14:textId="77777777" w:rsidTr="00F703B2">
        <w:trPr>
          <w:trHeight w:val="227"/>
          <w:jc w:val="center"/>
        </w:trPr>
        <w:tc>
          <w:tcPr>
            <w:tcW w:w="1597" w:type="pct"/>
            <w:shd w:val="pct12" w:color="auto" w:fill="auto"/>
            <w:noWrap/>
            <w:tcMar>
              <w:top w:w="57" w:type="dxa"/>
            </w:tcMar>
          </w:tcPr>
          <w:p w14:paraId="32108AB7" w14:textId="77777777" w:rsidR="0001559A" w:rsidRPr="009A2B44" w:rsidRDefault="0001559A" w:rsidP="00F703B2">
            <w:pPr>
              <w:rPr>
                <w:color w:val="000000"/>
              </w:rPr>
            </w:pPr>
            <w:r w:rsidRPr="009A2B44">
              <w:rPr>
                <w:color w:val="000000"/>
              </w:rPr>
              <w:t xml:space="preserve">Trigger </w:t>
            </w:r>
          </w:p>
        </w:tc>
        <w:tc>
          <w:tcPr>
            <w:tcW w:w="3403" w:type="pct"/>
            <w:noWrap/>
            <w:tcMar>
              <w:top w:w="57" w:type="dxa"/>
            </w:tcMar>
          </w:tcPr>
          <w:p w14:paraId="3FA659DC" w14:textId="77777777" w:rsidR="0001559A" w:rsidRPr="009A2B44" w:rsidRDefault="0001559A" w:rsidP="00F703B2">
            <w:pPr>
              <w:rPr>
                <w:color w:val="000000"/>
              </w:rPr>
            </w:pPr>
            <w:r>
              <w:rPr>
                <w:color w:val="000000"/>
              </w:rPr>
              <w:t>Ontvangen van een Aanvraagnotificatie of een Statusnotificatie.</w:t>
            </w:r>
          </w:p>
        </w:tc>
      </w:tr>
      <w:tr w:rsidR="0001559A" w:rsidRPr="009A2B44" w14:paraId="6F261980" w14:textId="77777777" w:rsidTr="00F703B2">
        <w:trPr>
          <w:trHeight w:val="227"/>
          <w:jc w:val="center"/>
        </w:trPr>
        <w:tc>
          <w:tcPr>
            <w:tcW w:w="1597" w:type="pct"/>
            <w:shd w:val="pct12" w:color="auto" w:fill="auto"/>
            <w:noWrap/>
            <w:tcMar>
              <w:top w:w="57" w:type="dxa"/>
            </w:tcMar>
          </w:tcPr>
          <w:p w14:paraId="76992A5B" w14:textId="77777777" w:rsidR="0001559A" w:rsidRPr="009A2B44" w:rsidRDefault="0001559A" w:rsidP="00F703B2">
            <w:pPr>
              <w:rPr>
                <w:color w:val="000000"/>
              </w:rPr>
            </w:pPr>
            <w:r>
              <w:rPr>
                <w:color w:val="000000"/>
              </w:rPr>
              <w:t xml:space="preserve">Direct </w:t>
            </w:r>
            <w:r w:rsidRPr="009A2B44">
              <w:rPr>
                <w:color w:val="000000"/>
              </w:rPr>
              <w:t xml:space="preserve">Gevolg </w:t>
            </w:r>
          </w:p>
        </w:tc>
        <w:tc>
          <w:tcPr>
            <w:tcW w:w="3403" w:type="pct"/>
            <w:noWrap/>
            <w:tcMar>
              <w:top w:w="57" w:type="dxa"/>
            </w:tcMar>
          </w:tcPr>
          <w:p w14:paraId="6CFADE11" w14:textId="77777777" w:rsidR="0001559A" w:rsidRDefault="0001559A" w:rsidP="00F703B2">
            <w:pPr>
              <w:rPr>
                <w:color w:val="000000"/>
              </w:rPr>
            </w:pPr>
            <w:r>
              <w:rPr>
                <w:color w:val="000000"/>
              </w:rPr>
              <w:t xml:space="preserve">De BAG applicatie toont de brondocumenten  </w:t>
            </w:r>
          </w:p>
        </w:tc>
      </w:tr>
      <w:tr w:rsidR="0001559A" w:rsidRPr="009A2B44" w14:paraId="2A63E27A" w14:textId="77777777" w:rsidTr="00F703B2">
        <w:trPr>
          <w:trHeight w:val="227"/>
          <w:jc w:val="center"/>
        </w:trPr>
        <w:tc>
          <w:tcPr>
            <w:tcW w:w="1597" w:type="pct"/>
            <w:shd w:val="pct12" w:color="auto" w:fill="auto"/>
            <w:noWrap/>
            <w:tcMar>
              <w:top w:w="57" w:type="dxa"/>
            </w:tcMar>
          </w:tcPr>
          <w:p w14:paraId="23AD2FEC" w14:textId="77777777" w:rsidR="0001559A" w:rsidRPr="009A2B44" w:rsidRDefault="0001559A" w:rsidP="00F703B2">
            <w:pPr>
              <w:rPr>
                <w:color w:val="000000"/>
              </w:rPr>
            </w:pPr>
            <w:r>
              <w:rPr>
                <w:color w:val="000000"/>
              </w:rPr>
              <w:t>Vervolgactie</w:t>
            </w:r>
            <w:r w:rsidRPr="009A2B44">
              <w:rPr>
                <w:color w:val="000000"/>
              </w:rPr>
              <w:t xml:space="preserve"> </w:t>
            </w:r>
          </w:p>
        </w:tc>
        <w:tc>
          <w:tcPr>
            <w:tcW w:w="3403" w:type="pct"/>
            <w:noWrap/>
            <w:tcMar>
              <w:top w:w="57" w:type="dxa"/>
            </w:tcMar>
          </w:tcPr>
          <w:p w14:paraId="46144448" w14:textId="77777777" w:rsidR="0001559A" w:rsidRDefault="0001559A" w:rsidP="00F703B2">
            <w:pPr>
              <w:rPr>
                <w:color w:val="000000"/>
              </w:rPr>
            </w:pPr>
            <w:r>
              <w:rPr>
                <w:color w:val="000000"/>
              </w:rPr>
              <w:t xml:space="preserve">De BAG-beheerder bekijkt de brondocumenten (aanvraag en de bijlagen (bijvoorbeeld bouwtekeningen)) om te bepalen om welke BAG-objecten het gaat. </w:t>
            </w:r>
          </w:p>
          <w:p w14:paraId="128C45F1" w14:textId="77777777" w:rsidR="0001559A" w:rsidRDefault="0001559A" w:rsidP="00F703B2">
            <w:pPr>
              <w:rPr>
                <w:color w:val="000000"/>
              </w:rPr>
            </w:pPr>
            <w:r>
              <w:rPr>
                <w:color w:val="000000"/>
              </w:rPr>
              <w:t>Hij voert de BAG-objecten op of wijzigt welke BAG-objecten er gekoppeld zijn aan de aanvraag (Zaak)</w:t>
            </w:r>
          </w:p>
        </w:tc>
      </w:tr>
    </w:tbl>
    <w:p w14:paraId="54A43872" w14:textId="77777777" w:rsidR="0001559A" w:rsidRDefault="0001559A" w:rsidP="0001559A">
      <w:pPr>
        <w:jc w:val="center"/>
      </w:pPr>
    </w:p>
    <w:p w14:paraId="54F43770" w14:textId="77777777" w:rsidR="0001559A" w:rsidRDefault="0001559A" w:rsidP="0001559A">
      <w:pPr>
        <w:jc w:val="center"/>
      </w:pPr>
      <w:r>
        <w:object w:dxaOrig="6940" w:dyaOrig="6542" w14:anchorId="7CAB2ED8">
          <v:shape id="_x0000_i1032" type="#_x0000_t75" style="width:346.8pt;height:327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Visio.Drawing.11" ShapeID="_x0000_i1032" DrawAspect="Content" ObjectID="_1596890551" r:id="rId58"/>
        </w:object>
      </w:r>
    </w:p>
    <w:p w14:paraId="37FFAAB7" w14:textId="77777777" w:rsidR="0001559A" w:rsidRDefault="0001559A" w:rsidP="0001559A">
      <w:pPr>
        <w:pStyle w:val="Bijschrift"/>
        <w:jc w:val="center"/>
      </w:pPr>
      <w:r>
        <w:t xml:space="preserve">Figuur </w:t>
      </w:r>
      <w:fldSimple w:instr=" SEQ Figuur \* ARABIC ">
        <w:r w:rsidR="00644E3C">
          <w:rPr>
            <w:noProof/>
          </w:rPr>
          <w:t>11</w:t>
        </w:r>
      </w:fldSimple>
      <w:r>
        <w:t xml:space="preserve"> Interactiemodel Opvragen zaakdocumenten</w:t>
      </w:r>
    </w:p>
    <w:p w14:paraId="6644FEF4" w14:textId="77777777" w:rsidR="0001559A" w:rsidRDefault="0001559A" w:rsidP="0001559A">
      <w:pPr>
        <w:jc w:val="center"/>
      </w:pPr>
    </w:p>
    <w:p w14:paraId="7FF5B3A0" w14:textId="524BE36D" w:rsidR="0001559A" w:rsidRDefault="0001559A" w:rsidP="0001559A">
      <w:pPr>
        <w:pStyle w:val="Kop3"/>
      </w:pPr>
      <w:bookmarkStart w:id="788" w:name="_Toc381774178"/>
      <w:bookmarkStart w:id="789" w:name="_Toc523146182"/>
      <w:r>
        <w:t>B</w:t>
      </w:r>
      <w:r w:rsidRPr="009A2B44">
        <w:t xml:space="preserve">AG =&gt; </w:t>
      </w:r>
      <w:r>
        <w:t>Zaaksysteem/DMS geefLijstZaakdocumenten</w:t>
      </w:r>
      <w:bookmarkEnd w:id="789"/>
      <w:r>
        <w:t xml:space="preserve"> </w:t>
      </w:r>
      <w:bookmarkEnd w:id="788"/>
    </w:p>
    <w:p w14:paraId="0FF8EAED" w14:textId="77777777" w:rsidR="0001559A" w:rsidRDefault="0001559A" w:rsidP="0001559A">
      <w:r>
        <w:t xml:space="preserve">Voor het opvragen van een lijst van zaakdocumenten die bij de betreffende zaak horen wordt de service geefLijstZaakdocumenten uit de standaard zaak-documentservices gebruikt. </w:t>
      </w:r>
    </w:p>
    <w:p w14:paraId="5B594BDB" w14:textId="77777777" w:rsidR="0001559A" w:rsidRDefault="0001559A" w:rsidP="0001559A"/>
    <w:p w14:paraId="50CBA4F2" w14:textId="77777777" w:rsidR="0001559A" w:rsidRDefault="0001559A" w:rsidP="0001559A">
      <w:r>
        <w:t xml:space="preserve">Zie voor de verdere beschrijving van deze service de standaard zaak-document services. </w:t>
      </w:r>
    </w:p>
    <w:p w14:paraId="2F83BABF" w14:textId="77777777" w:rsidR="0001559A" w:rsidRDefault="0001559A" w:rsidP="0001559A"/>
    <w:p w14:paraId="6B9FFB44" w14:textId="2FFDE29E" w:rsidR="0001559A" w:rsidRDefault="0001559A" w:rsidP="0001559A">
      <w:pPr>
        <w:pStyle w:val="Kop3"/>
      </w:pPr>
      <w:bookmarkStart w:id="790" w:name="_Toc381774179"/>
      <w:bookmarkStart w:id="791" w:name="_Toc523146183"/>
      <w:r w:rsidRPr="009A2B44">
        <w:lastRenderedPageBreak/>
        <w:t xml:space="preserve">BAG =&gt; </w:t>
      </w:r>
      <w:r>
        <w:t>Zaaksysteem/DMS Vraag document op</w:t>
      </w:r>
      <w:bookmarkEnd w:id="790"/>
      <w:bookmarkEnd w:id="791"/>
    </w:p>
    <w:p w14:paraId="73773D49" w14:textId="77777777" w:rsidR="0001559A" w:rsidRDefault="0001559A" w:rsidP="0001559A">
      <w:r>
        <w:t xml:space="preserve">Voor het ophalen van een document om dit te kunnen inzien wordt de service geefZaakdocumentLezen uit de standaard zaak-documentservices gebruikt. </w:t>
      </w:r>
    </w:p>
    <w:p w14:paraId="407714C7" w14:textId="77777777" w:rsidR="0001559A" w:rsidRDefault="0001559A" w:rsidP="0001559A"/>
    <w:p w14:paraId="18AE00B9" w14:textId="77777777" w:rsidR="0001559A" w:rsidRDefault="0001559A" w:rsidP="0001559A">
      <w:r>
        <w:t xml:space="preserve">Zie voor de verdere beschrijving van deze service de standaard zaak-document services. </w:t>
      </w:r>
    </w:p>
    <w:p w14:paraId="67CAA01B" w14:textId="768C24EE" w:rsidR="0095390E" w:rsidRDefault="0095390E" w:rsidP="0095390E">
      <w:pPr>
        <w:pStyle w:val="Kop20"/>
      </w:pPr>
      <w:bookmarkStart w:id="792" w:name="_Toc523146184"/>
      <w:r>
        <w:t>Vastleggen Zaakdocument</w:t>
      </w:r>
      <w:bookmarkEnd w:id="792"/>
    </w:p>
    <w:p w14:paraId="4F189073" w14:textId="77777777" w:rsidR="0095390E" w:rsidRDefault="0095390E" w:rsidP="0001559A"/>
    <w:p w14:paraId="7C6A5BF2" w14:textId="5432EFCD" w:rsidR="0095390E" w:rsidRDefault="0095390E" w:rsidP="0001559A">
      <w:r>
        <w:t>Deze services</w:t>
      </w:r>
      <w:r w:rsidRPr="009A2B44">
        <w:t xml:space="preserve"> word</w:t>
      </w:r>
      <w:r>
        <w:t>en</w:t>
      </w:r>
      <w:r w:rsidRPr="009A2B44">
        <w:t xml:space="preserve"> gebruikt door de </w:t>
      </w:r>
      <w:r>
        <w:t>Wabo-medewerker om de documenten bij de zaak op te slaan of aan de zaak te koppelen als er sprake is van ondersteuning van de standaard Zaak-document services.</w:t>
      </w:r>
    </w:p>
    <w:p w14:paraId="412673C6" w14:textId="77777777" w:rsidR="0095390E" w:rsidRDefault="0095390E" w:rsidP="0001559A"/>
    <w:p w14:paraId="1A3F1F09" w14:textId="77777777" w:rsidR="00E23FA7" w:rsidRPr="00E23FA7" w:rsidRDefault="00E23FA7" w:rsidP="00E23FA7">
      <w:pPr>
        <w:pStyle w:val="Lijstalinea"/>
        <w:keepNext/>
        <w:numPr>
          <w:ilvl w:val="1"/>
          <w:numId w:val="1"/>
        </w:numPr>
        <w:spacing w:after="240"/>
        <w:contextualSpacing w:val="0"/>
        <w:outlineLvl w:val="2"/>
        <w:rPr>
          <w:rFonts w:ascii="Cambria" w:hAnsi="Cambria" w:cs="Times New Roman"/>
          <w:b/>
          <w:bCs/>
          <w:vanish/>
          <w:sz w:val="20"/>
          <w:szCs w:val="26"/>
        </w:rPr>
      </w:pPr>
    </w:p>
    <w:p w14:paraId="588C2D72" w14:textId="51BADE63" w:rsidR="0095390E" w:rsidRDefault="00FD5CB7" w:rsidP="00E23FA7">
      <w:pPr>
        <w:pStyle w:val="Kop3"/>
      </w:pPr>
      <w:bookmarkStart w:id="793" w:name="_Toc523146185"/>
      <w:r>
        <w:t xml:space="preserve">Wabo = &gt; Zaaksysteem/DMS </w:t>
      </w:r>
      <w:r w:rsidR="0095390E" w:rsidRPr="0095390E">
        <w:t>Voeg Zaakdocument toe</w:t>
      </w:r>
      <w:bookmarkEnd w:id="793"/>
      <w:r w:rsidR="0095390E" w:rsidRPr="0095390E">
        <w:t xml:space="preserve"> </w:t>
      </w:r>
    </w:p>
    <w:p w14:paraId="1F29D82A" w14:textId="10C6C6DA" w:rsidR="00E23FA7" w:rsidRDefault="00E23FA7" w:rsidP="00E23FA7">
      <w:r>
        <w:t xml:space="preserve">Voor het toevoegen van zaakdocumenten wordt de service maakZaakdocument uit de standaard Zaak-document services gebruikt. </w:t>
      </w:r>
    </w:p>
    <w:p w14:paraId="235681C0" w14:textId="77777777" w:rsidR="00E23FA7" w:rsidRDefault="00E23FA7" w:rsidP="00E23FA7"/>
    <w:p w14:paraId="48BC68F5" w14:textId="77777777" w:rsidR="00E23FA7" w:rsidRDefault="00E23FA7" w:rsidP="00E23FA7">
      <w:r>
        <w:t xml:space="preserve">Zie voor de verdere beschrijving van deze service de standaard Zaak-document services. </w:t>
      </w:r>
    </w:p>
    <w:p w14:paraId="3D4F1D75" w14:textId="77777777" w:rsidR="00E23FA7" w:rsidRDefault="00E23FA7" w:rsidP="0001559A"/>
    <w:p w14:paraId="7E53C4CA" w14:textId="77777777" w:rsidR="0095390E" w:rsidRDefault="0095390E" w:rsidP="0001559A"/>
    <w:p w14:paraId="37F3E49E" w14:textId="2E63B682" w:rsidR="00E23FA7" w:rsidRDefault="00FD5CB7" w:rsidP="00E23FA7">
      <w:pPr>
        <w:pStyle w:val="Kop3"/>
      </w:pPr>
      <w:bookmarkStart w:id="794" w:name="_Toc523146186"/>
      <w:r>
        <w:t xml:space="preserve">Wabo = &gt; Zaaksysteem/DMS </w:t>
      </w:r>
      <w:r w:rsidR="0095390E" w:rsidRPr="0095390E">
        <w:t>Maak Zaakdocument</w:t>
      </w:r>
      <w:bookmarkEnd w:id="794"/>
      <w:r w:rsidR="0095390E" w:rsidRPr="0095390E">
        <w:t xml:space="preserve"> </w:t>
      </w:r>
    </w:p>
    <w:p w14:paraId="2E8FD827" w14:textId="236FF361" w:rsidR="00E23FA7" w:rsidRDefault="00E23FA7" w:rsidP="00E23FA7">
      <w:r>
        <w:t xml:space="preserve">Voor het aanmaken van zaakdocumenten wordt de service maakZaakdocument uit de standaard Zaak-document services gebruikt. </w:t>
      </w:r>
    </w:p>
    <w:p w14:paraId="5F641AA5" w14:textId="77777777" w:rsidR="00E23FA7" w:rsidRDefault="00E23FA7" w:rsidP="00E23FA7"/>
    <w:p w14:paraId="1E5F1AEA" w14:textId="69227B0B" w:rsidR="00E23FA7" w:rsidRDefault="00E23FA7" w:rsidP="00E23FA7">
      <w:r>
        <w:t xml:space="preserve">Zie voor de verdere beschrijving van deze service de standaard Zaak-document services. </w:t>
      </w:r>
    </w:p>
    <w:p w14:paraId="067E18F3" w14:textId="77777777" w:rsidR="00E23FA7" w:rsidRDefault="00E23FA7" w:rsidP="0001559A"/>
    <w:p w14:paraId="7E9E54AA" w14:textId="77777777" w:rsidR="00E23FA7" w:rsidRDefault="00E23FA7" w:rsidP="0001559A"/>
    <w:p w14:paraId="4C69A93B" w14:textId="7452E366" w:rsidR="00E23FA7" w:rsidRDefault="00FD5CB7" w:rsidP="00E23FA7">
      <w:pPr>
        <w:pStyle w:val="Kop3"/>
      </w:pPr>
      <w:bookmarkStart w:id="795" w:name="_Toc523146187"/>
      <w:r>
        <w:t xml:space="preserve">Wabo = &gt; Zaaksysteem/DMS </w:t>
      </w:r>
      <w:r w:rsidR="00E23FA7" w:rsidRPr="00E23FA7">
        <w:t>Documentidentificatie</w:t>
      </w:r>
      <w:bookmarkEnd w:id="795"/>
    </w:p>
    <w:p w14:paraId="70012316" w14:textId="65AB71E9" w:rsidR="00E23FA7" w:rsidRDefault="00E23FA7" w:rsidP="00E23FA7">
      <w:r>
        <w:t xml:space="preserve">Voor het genereren van documentidentificatie wordt de service genereerDocumentidentificatie uit de standaard Zaak-document services gebruikt. </w:t>
      </w:r>
    </w:p>
    <w:p w14:paraId="76ABEE5D" w14:textId="77777777" w:rsidR="00E23FA7" w:rsidRDefault="00E23FA7" w:rsidP="00E23FA7"/>
    <w:p w14:paraId="4B8297C3" w14:textId="019B4827" w:rsidR="00FD5CB7" w:rsidRDefault="00E23FA7" w:rsidP="00641D9A">
      <w:r>
        <w:t xml:space="preserve">Zie voor de verdere beschrijving van deze service de standaard Zaak-document services. </w:t>
      </w:r>
    </w:p>
    <w:p w14:paraId="3D2BBD29" w14:textId="77777777" w:rsidR="00FD5CB7" w:rsidRDefault="00FD5CB7" w:rsidP="00641D9A"/>
    <w:p w14:paraId="5204A230" w14:textId="7D32AE6E" w:rsidR="00FD5CB7" w:rsidRDefault="00FD5CB7" w:rsidP="00FD5CB7">
      <w:pPr>
        <w:pStyle w:val="Kop20"/>
      </w:pPr>
      <w:bookmarkStart w:id="796" w:name="_Toc523146188"/>
      <w:r>
        <w:t>Creëren en updaten Zaak</w:t>
      </w:r>
      <w:bookmarkEnd w:id="796"/>
    </w:p>
    <w:p w14:paraId="346F56D2" w14:textId="77777777" w:rsidR="00FD5CB7" w:rsidRDefault="00FD5CB7" w:rsidP="00641D9A"/>
    <w:p w14:paraId="61FA55D2" w14:textId="77777777" w:rsidR="00FD5CB7" w:rsidRPr="00FD5CB7" w:rsidRDefault="00FD5CB7" w:rsidP="00FD5CB7">
      <w:pPr>
        <w:pStyle w:val="Lijstalinea"/>
        <w:keepNext/>
        <w:numPr>
          <w:ilvl w:val="1"/>
          <w:numId w:val="1"/>
        </w:numPr>
        <w:spacing w:after="240"/>
        <w:contextualSpacing w:val="0"/>
        <w:outlineLvl w:val="2"/>
        <w:rPr>
          <w:rFonts w:ascii="Cambria" w:hAnsi="Cambria" w:cs="Times New Roman"/>
          <w:b/>
          <w:bCs/>
          <w:vanish/>
          <w:sz w:val="20"/>
          <w:szCs w:val="26"/>
        </w:rPr>
      </w:pPr>
    </w:p>
    <w:p w14:paraId="2E6280FE" w14:textId="27EA6C12" w:rsidR="00FD5CB7" w:rsidRDefault="006F2A78" w:rsidP="00FD5CB7">
      <w:pPr>
        <w:pStyle w:val="Kop3"/>
      </w:pPr>
      <w:bookmarkStart w:id="797" w:name="_Toc523146189"/>
      <w:r>
        <w:t>Wabo = &gt; Zaaksysteem</w:t>
      </w:r>
      <w:r w:rsidRPr="00FD5CB7">
        <w:t xml:space="preserve"> </w:t>
      </w:r>
      <w:r w:rsidR="00FD5CB7" w:rsidRPr="00FD5CB7">
        <w:t>Genereer Zaakidentificatie</w:t>
      </w:r>
      <w:bookmarkEnd w:id="797"/>
    </w:p>
    <w:p w14:paraId="3AF33C58" w14:textId="4E7784B7" w:rsidR="00FD5CB7" w:rsidRDefault="00FD5CB7" w:rsidP="00FD5CB7">
      <w:r>
        <w:t xml:space="preserve">Voor het genereren van Zaakidentificaties wordt de service maakZaakdocument uit de standaard Zaak-document services gebruikt. </w:t>
      </w:r>
    </w:p>
    <w:p w14:paraId="205EC673" w14:textId="77777777" w:rsidR="00FD5CB7" w:rsidRDefault="00FD5CB7" w:rsidP="00FD5CB7"/>
    <w:p w14:paraId="6EEFF261" w14:textId="77777777" w:rsidR="00FD5CB7" w:rsidRDefault="00FD5CB7" w:rsidP="00FD5CB7">
      <w:r>
        <w:t xml:space="preserve">Zie voor de verdere beschrijving van deze service de standaard Zaak-document services. </w:t>
      </w:r>
    </w:p>
    <w:p w14:paraId="2462797F" w14:textId="77777777" w:rsidR="00FD5CB7" w:rsidRDefault="00FD5CB7" w:rsidP="00641D9A"/>
    <w:p w14:paraId="2FAF85DF" w14:textId="0F993507" w:rsidR="00FD5CB7" w:rsidRDefault="006F2A78" w:rsidP="00FD5CB7">
      <w:pPr>
        <w:pStyle w:val="Kop3"/>
      </w:pPr>
      <w:bookmarkStart w:id="798" w:name="_Toc523146190"/>
      <w:r>
        <w:t>Wabo = &gt; Zaaksysteem</w:t>
      </w:r>
      <w:r w:rsidRPr="00FD5CB7">
        <w:t xml:space="preserve"> </w:t>
      </w:r>
      <w:r w:rsidR="00FD5CB7" w:rsidRPr="00FD5CB7">
        <w:t>Creëer Zaak</w:t>
      </w:r>
      <w:bookmarkEnd w:id="798"/>
    </w:p>
    <w:p w14:paraId="4A490C5A" w14:textId="5A5A4C0D" w:rsidR="00FD5CB7" w:rsidRDefault="00FD5CB7" w:rsidP="00FD5CB7">
      <w:r>
        <w:t xml:space="preserve">Voor het aanmaken van zaken wordt de service maakZaakdocument uit de standaard Zaak-document services gebruikt. </w:t>
      </w:r>
    </w:p>
    <w:p w14:paraId="6F6BC544" w14:textId="77777777" w:rsidR="00FD5CB7" w:rsidRDefault="00FD5CB7" w:rsidP="00FD5CB7"/>
    <w:p w14:paraId="147BA31D" w14:textId="77777777" w:rsidR="00FD5CB7" w:rsidRDefault="00FD5CB7" w:rsidP="00FD5CB7">
      <w:r>
        <w:t xml:space="preserve">Zie voor de verdere beschrijving van deze service de standaard Zaak-document services. </w:t>
      </w:r>
    </w:p>
    <w:p w14:paraId="5A2B4D80" w14:textId="77777777" w:rsidR="00FD5CB7" w:rsidRDefault="00FD5CB7" w:rsidP="00641D9A"/>
    <w:p w14:paraId="187F501B" w14:textId="77777777" w:rsidR="00FD5CB7" w:rsidRDefault="00FD5CB7" w:rsidP="00641D9A"/>
    <w:p w14:paraId="17497C8B" w14:textId="27273785" w:rsidR="00FD5CB7" w:rsidRDefault="006F2A78" w:rsidP="00FD5CB7">
      <w:pPr>
        <w:pStyle w:val="Kop3"/>
      </w:pPr>
      <w:bookmarkStart w:id="799" w:name="_Toc523146191"/>
      <w:r>
        <w:t>Wabo = &gt; Zaaksysteem</w:t>
      </w:r>
      <w:r w:rsidRPr="00FD5CB7">
        <w:t xml:space="preserve"> </w:t>
      </w:r>
      <w:r w:rsidR="00FD5CB7" w:rsidRPr="00FD5CB7">
        <w:t>Actualiseer Zaakstatus</w:t>
      </w:r>
      <w:bookmarkEnd w:id="799"/>
      <w:r w:rsidR="00FD5CB7" w:rsidRPr="00FD5CB7">
        <w:t xml:space="preserve"> </w:t>
      </w:r>
    </w:p>
    <w:p w14:paraId="74920287" w14:textId="2B0C7F90" w:rsidR="00FD5CB7" w:rsidRDefault="00FD5CB7" w:rsidP="00FD5CB7">
      <w:r>
        <w:t xml:space="preserve">Voor het actualiseren van zaakstatussen wordt de service maakZaakdocument uit de standaard Zaak-document services gebruikt. </w:t>
      </w:r>
    </w:p>
    <w:p w14:paraId="2077F134" w14:textId="77777777" w:rsidR="00FD5CB7" w:rsidRDefault="00FD5CB7" w:rsidP="00FD5CB7"/>
    <w:p w14:paraId="346D0A9E" w14:textId="77777777" w:rsidR="00FD5CB7" w:rsidRDefault="00FD5CB7" w:rsidP="00FD5CB7">
      <w:r>
        <w:t xml:space="preserve">Zie voor de verdere beschrijving van deze service de standaard Zaak-document services. </w:t>
      </w:r>
    </w:p>
    <w:p w14:paraId="552481BD" w14:textId="77777777" w:rsidR="00FD5CB7" w:rsidRDefault="00FD5CB7" w:rsidP="00641D9A"/>
    <w:p w14:paraId="705FAB4C" w14:textId="0D6B31D3" w:rsidR="00FD5CB7" w:rsidRDefault="006F2A78" w:rsidP="006F2A78">
      <w:pPr>
        <w:pStyle w:val="Kop3"/>
      </w:pPr>
      <w:bookmarkStart w:id="800" w:name="_Toc523146192"/>
      <w:r>
        <w:t>Wabo = &gt; Zaaksysteem</w:t>
      </w:r>
      <w:r w:rsidRPr="00FD5CB7">
        <w:t xml:space="preserve"> </w:t>
      </w:r>
      <w:r w:rsidR="00FD5CB7" w:rsidRPr="00FD5CB7">
        <w:t>Update Zaak</w:t>
      </w:r>
      <w:bookmarkEnd w:id="800"/>
      <w:r w:rsidR="00FD5CB7" w:rsidRPr="00FD5CB7">
        <w:t xml:space="preserve"> </w:t>
      </w:r>
    </w:p>
    <w:p w14:paraId="4A8DD675" w14:textId="52C3B666" w:rsidR="006F2A78" w:rsidRDefault="006F2A78" w:rsidP="006F2A78">
      <w:r>
        <w:t xml:space="preserve">Voor het wijzigen van zaken wordt de service maakZaakdocument uit de standaard Zaak-document services gebruikt. </w:t>
      </w:r>
    </w:p>
    <w:p w14:paraId="3E692045" w14:textId="77777777" w:rsidR="006F2A78" w:rsidRDefault="006F2A78" w:rsidP="006F2A78"/>
    <w:p w14:paraId="6207C1C5" w14:textId="77777777" w:rsidR="006F2A78" w:rsidRDefault="006F2A78" w:rsidP="006F2A78">
      <w:r>
        <w:t xml:space="preserve">Zie voor de verdere beschrijving van deze service de standaard Zaak-document services. </w:t>
      </w:r>
    </w:p>
    <w:p w14:paraId="6715CE07" w14:textId="77777777" w:rsidR="006F2A78" w:rsidRDefault="006F2A78" w:rsidP="00641D9A"/>
    <w:p w14:paraId="70DBCC7C" w14:textId="51599BF4" w:rsidR="00FD5CB7" w:rsidRDefault="00FD5CB7">
      <w:r>
        <w:br w:type="page"/>
      </w:r>
    </w:p>
    <w:p w14:paraId="75C0BFC5" w14:textId="77777777" w:rsidR="00FD5CB7" w:rsidRPr="000E32D5" w:rsidRDefault="00FD5CB7" w:rsidP="00641D9A"/>
    <w:p w14:paraId="20D77B06" w14:textId="77777777" w:rsidR="000234EA" w:rsidRDefault="005936C0" w:rsidP="00181FC2">
      <w:pPr>
        <w:pStyle w:val="Kop1"/>
      </w:pPr>
      <w:bookmarkStart w:id="801" w:name="_Toc360524179"/>
      <w:bookmarkStart w:id="802" w:name="_Toc360524666"/>
      <w:bookmarkStart w:id="803" w:name="_Toc360525152"/>
      <w:bookmarkStart w:id="804" w:name="_Toc360525638"/>
      <w:bookmarkStart w:id="805" w:name="_Toc360527059"/>
      <w:bookmarkStart w:id="806" w:name="_Toc360524180"/>
      <w:bookmarkStart w:id="807" w:name="_Toc360524667"/>
      <w:bookmarkStart w:id="808" w:name="_Toc360525153"/>
      <w:bookmarkStart w:id="809" w:name="_Toc360525639"/>
      <w:bookmarkStart w:id="810" w:name="_Toc360527060"/>
      <w:bookmarkStart w:id="811" w:name="_Toc360524181"/>
      <w:bookmarkStart w:id="812" w:name="_Toc360524668"/>
      <w:bookmarkStart w:id="813" w:name="_Toc360525154"/>
      <w:bookmarkStart w:id="814" w:name="_Toc360525640"/>
      <w:bookmarkStart w:id="815" w:name="_Toc360527061"/>
      <w:bookmarkStart w:id="816" w:name="_Toc360524182"/>
      <w:bookmarkStart w:id="817" w:name="_Toc360524669"/>
      <w:bookmarkStart w:id="818" w:name="_Toc360525155"/>
      <w:bookmarkStart w:id="819" w:name="_Toc360525641"/>
      <w:bookmarkStart w:id="820" w:name="_Toc360527062"/>
      <w:bookmarkStart w:id="821" w:name="_Toc360524183"/>
      <w:bookmarkStart w:id="822" w:name="_Toc360524670"/>
      <w:bookmarkStart w:id="823" w:name="_Toc360525156"/>
      <w:bookmarkStart w:id="824" w:name="_Toc360525642"/>
      <w:bookmarkStart w:id="825" w:name="_Toc360527063"/>
      <w:bookmarkStart w:id="826" w:name="_Toc360524184"/>
      <w:bookmarkStart w:id="827" w:name="_Toc360524671"/>
      <w:bookmarkStart w:id="828" w:name="_Toc360525157"/>
      <w:bookmarkStart w:id="829" w:name="_Toc360525643"/>
      <w:bookmarkStart w:id="830" w:name="_Toc360527064"/>
      <w:bookmarkStart w:id="831" w:name="_Toc360524185"/>
      <w:bookmarkStart w:id="832" w:name="_Toc360524672"/>
      <w:bookmarkStart w:id="833" w:name="_Toc360525158"/>
      <w:bookmarkStart w:id="834" w:name="_Toc360525644"/>
      <w:bookmarkStart w:id="835" w:name="_Toc360527065"/>
      <w:bookmarkStart w:id="836" w:name="_Toc360524189"/>
      <w:bookmarkStart w:id="837" w:name="_Toc360524676"/>
      <w:bookmarkStart w:id="838" w:name="_Toc360525162"/>
      <w:bookmarkStart w:id="839" w:name="_Toc360525648"/>
      <w:bookmarkStart w:id="840" w:name="_Toc360527069"/>
      <w:bookmarkStart w:id="841" w:name="_Toc360524192"/>
      <w:bookmarkStart w:id="842" w:name="_Toc360524679"/>
      <w:bookmarkStart w:id="843" w:name="_Toc360525165"/>
      <w:bookmarkStart w:id="844" w:name="_Toc360525651"/>
      <w:bookmarkStart w:id="845" w:name="_Toc360527072"/>
      <w:bookmarkStart w:id="846" w:name="_Toc360524195"/>
      <w:bookmarkStart w:id="847" w:name="_Toc360524682"/>
      <w:bookmarkStart w:id="848" w:name="_Toc360525168"/>
      <w:bookmarkStart w:id="849" w:name="_Toc360525654"/>
      <w:bookmarkStart w:id="850" w:name="_Toc360527075"/>
      <w:bookmarkStart w:id="851" w:name="_Toc360524198"/>
      <w:bookmarkStart w:id="852" w:name="_Toc360524685"/>
      <w:bookmarkStart w:id="853" w:name="_Toc360525171"/>
      <w:bookmarkStart w:id="854" w:name="_Toc360525657"/>
      <w:bookmarkStart w:id="855" w:name="_Toc360527078"/>
      <w:bookmarkStart w:id="856" w:name="_Toc360524199"/>
      <w:bookmarkStart w:id="857" w:name="_Toc360524686"/>
      <w:bookmarkStart w:id="858" w:name="_Toc360525172"/>
      <w:bookmarkStart w:id="859" w:name="_Toc360525658"/>
      <w:bookmarkStart w:id="860" w:name="_Toc360527079"/>
      <w:bookmarkStart w:id="861" w:name="_Toc360524200"/>
      <w:bookmarkStart w:id="862" w:name="_Toc360524687"/>
      <w:bookmarkStart w:id="863" w:name="_Toc360525173"/>
      <w:bookmarkStart w:id="864" w:name="_Toc360525659"/>
      <w:bookmarkStart w:id="865" w:name="_Toc360527080"/>
      <w:bookmarkStart w:id="866" w:name="_Toc360524204"/>
      <w:bookmarkStart w:id="867" w:name="_Toc360524691"/>
      <w:bookmarkStart w:id="868" w:name="_Toc360525177"/>
      <w:bookmarkStart w:id="869" w:name="_Toc360525663"/>
      <w:bookmarkStart w:id="870" w:name="_Toc360527084"/>
      <w:bookmarkStart w:id="871" w:name="_Toc360524207"/>
      <w:bookmarkStart w:id="872" w:name="_Toc360524694"/>
      <w:bookmarkStart w:id="873" w:name="_Toc360525180"/>
      <w:bookmarkStart w:id="874" w:name="_Toc360525666"/>
      <w:bookmarkStart w:id="875" w:name="_Toc360527087"/>
      <w:bookmarkStart w:id="876" w:name="_Toc360524210"/>
      <w:bookmarkStart w:id="877" w:name="_Toc360524697"/>
      <w:bookmarkStart w:id="878" w:name="_Toc360525183"/>
      <w:bookmarkStart w:id="879" w:name="_Toc360525669"/>
      <w:bookmarkStart w:id="880" w:name="_Toc360527090"/>
      <w:bookmarkStart w:id="881" w:name="_Toc360524213"/>
      <w:bookmarkStart w:id="882" w:name="_Toc360524700"/>
      <w:bookmarkStart w:id="883" w:name="_Toc360525186"/>
      <w:bookmarkStart w:id="884" w:name="_Toc360525672"/>
      <w:bookmarkStart w:id="885" w:name="_Toc360527093"/>
      <w:bookmarkStart w:id="886" w:name="_Toc379548038"/>
      <w:bookmarkStart w:id="887" w:name="_Toc523146193"/>
      <w:bookmarkEnd w:id="51"/>
      <w:bookmarkEnd w:id="659"/>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r w:rsidRPr="005936C0">
        <w:t>Bijlage A: Afkortingen, begrippen en symbolen</w:t>
      </w:r>
      <w:bookmarkEnd w:id="886"/>
      <w:bookmarkEnd w:id="887"/>
    </w:p>
    <w:p w14:paraId="0597576C" w14:textId="77777777" w:rsidR="000234EA" w:rsidRDefault="000234EA" w:rsidP="003B06F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6855"/>
      </w:tblGrid>
      <w:tr w:rsidR="000234EA" w:rsidRPr="00AF7C04" w14:paraId="6F169ED3" w14:textId="77777777" w:rsidTr="001E1A7D">
        <w:tc>
          <w:tcPr>
            <w:tcW w:w="2207" w:type="dxa"/>
            <w:shd w:val="solid" w:color="auto" w:fill="000000"/>
          </w:tcPr>
          <w:p w14:paraId="1A016D3B" w14:textId="77777777" w:rsidR="000234EA" w:rsidRPr="00AF7C04" w:rsidRDefault="005936C0" w:rsidP="000234EA">
            <w:pPr>
              <w:rPr>
                <w:b/>
              </w:rPr>
            </w:pPr>
            <w:r w:rsidRPr="005936C0">
              <w:rPr>
                <w:b/>
              </w:rPr>
              <w:t>Afkorting</w:t>
            </w:r>
          </w:p>
        </w:tc>
        <w:tc>
          <w:tcPr>
            <w:tcW w:w="6855" w:type="dxa"/>
            <w:shd w:val="solid" w:color="auto" w:fill="000000"/>
          </w:tcPr>
          <w:p w14:paraId="43C81D3E" w14:textId="77777777" w:rsidR="000234EA" w:rsidRPr="00AF7C04" w:rsidRDefault="005936C0" w:rsidP="000234EA">
            <w:pPr>
              <w:rPr>
                <w:b/>
              </w:rPr>
            </w:pPr>
            <w:r w:rsidRPr="005936C0">
              <w:rPr>
                <w:b/>
              </w:rPr>
              <w:t>Omschrijving</w:t>
            </w:r>
          </w:p>
        </w:tc>
      </w:tr>
      <w:tr w:rsidR="002652D1" w:rsidRPr="00AF7C04" w14:paraId="597FC84F" w14:textId="77777777" w:rsidTr="001E1A7D">
        <w:tc>
          <w:tcPr>
            <w:tcW w:w="2207" w:type="dxa"/>
          </w:tcPr>
          <w:p w14:paraId="7DD50D09" w14:textId="77777777" w:rsidR="002652D1" w:rsidRPr="00AF7C04" w:rsidRDefault="00DD6715" w:rsidP="00882C35">
            <w:r>
              <w:t>BAG</w:t>
            </w:r>
          </w:p>
        </w:tc>
        <w:tc>
          <w:tcPr>
            <w:tcW w:w="6855" w:type="dxa"/>
          </w:tcPr>
          <w:p w14:paraId="71620C53" w14:textId="77777777" w:rsidR="002652D1" w:rsidRPr="00AF7C04" w:rsidRDefault="00DD6715" w:rsidP="00882C35">
            <w:r>
              <w:t>Basisregistratie</w:t>
            </w:r>
            <w:r w:rsidR="00373B41">
              <w:t>s</w:t>
            </w:r>
            <w:r>
              <w:t xml:space="preserve"> Adressen en Gebouwen</w:t>
            </w:r>
          </w:p>
        </w:tc>
      </w:tr>
      <w:tr w:rsidR="002948BD" w:rsidRPr="00AF7C04" w14:paraId="5C81D051" w14:textId="77777777" w:rsidTr="00284536">
        <w:tc>
          <w:tcPr>
            <w:tcW w:w="2207" w:type="dxa"/>
          </w:tcPr>
          <w:p w14:paraId="163457CB" w14:textId="77777777" w:rsidR="002948BD" w:rsidRPr="00AF7C04" w:rsidRDefault="002948BD" w:rsidP="00284536">
            <w:r>
              <w:t>BRP</w:t>
            </w:r>
          </w:p>
        </w:tc>
        <w:tc>
          <w:tcPr>
            <w:tcW w:w="6855" w:type="dxa"/>
          </w:tcPr>
          <w:p w14:paraId="7118B918" w14:textId="77777777" w:rsidR="002948BD" w:rsidRPr="00AF7C04" w:rsidRDefault="002948BD" w:rsidP="00284536">
            <w:r>
              <w:t>Basisregistratie Personen</w:t>
            </w:r>
          </w:p>
        </w:tc>
      </w:tr>
      <w:tr w:rsidR="002948BD" w:rsidRPr="00AF7C04" w14:paraId="2EEB11BD" w14:textId="77777777" w:rsidTr="00284536">
        <w:tc>
          <w:tcPr>
            <w:tcW w:w="2207" w:type="dxa"/>
          </w:tcPr>
          <w:p w14:paraId="7B21A457" w14:textId="77777777" w:rsidR="002948BD" w:rsidRDefault="002948BD" w:rsidP="00284536">
            <w:r>
              <w:t>DIV</w:t>
            </w:r>
          </w:p>
        </w:tc>
        <w:tc>
          <w:tcPr>
            <w:tcW w:w="6855" w:type="dxa"/>
          </w:tcPr>
          <w:p w14:paraId="54AA938B" w14:textId="4F7DBB2D" w:rsidR="002948BD" w:rsidRDefault="002948BD" w:rsidP="00373B41">
            <w:r>
              <w:t>Documentaire InformatieVoorziening</w:t>
            </w:r>
          </w:p>
        </w:tc>
      </w:tr>
      <w:tr w:rsidR="002948BD" w:rsidRPr="00AF7C04" w14:paraId="6902CC8B" w14:textId="77777777" w:rsidTr="00284536">
        <w:tc>
          <w:tcPr>
            <w:tcW w:w="2207" w:type="dxa"/>
          </w:tcPr>
          <w:p w14:paraId="0B145C20" w14:textId="77777777" w:rsidR="002948BD" w:rsidRPr="00AF7C04" w:rsidRDefault="002948BD" w:rsidP="00284536">
            <w:r>
              <w:t>DMS</w:t>
            </w:r>
          </w:p>
        </w:tc>
        <w:tc>
          <w:tcPr>
            <w:tcW w:w="6855" w:type="dxa"/>
          </w:tcPr>
          <w:p w14:paraId="271EF0A6" w14:textId="77777777" w:rsidR="002948BD" w:rsidRPr="00AF7C04" w:rsidRDefault="002948BD" w:rsidP="00284536">
            <w:r>
              <w:t>Document management systeem</w:t>
            </w:r>
          </w:p>
        </w:tc>
      </w:tr>
      <w:tr w:rsidR="002948BD" w:rsidRPr="00AF7C04" w14:paraId="4BE7F63B" w14:textId="77777777" w:rsidTr="00284536">
        <w:tc>
          <w:tcPr>
            <w:tcW w:w="2207" w:type="dxa"/>
          </w:tcPr>
          <w:p w14:paraId="2B6DF233" w14:textId="77777777" w:rsidR="002948BD" w:rsidRDefault="002948BD" w:rsidP="00284536">
            <w:r>
              <w:t>GBA</w:t>
            </w:r>
          </w:p>
        </w:tc>
        <w:tc>
          <w:tcPr>
            <w:tcW w:w="6855" w:type="dxa"/>
          </w:tcPr>
          <w:p w14:paraId="33F1521D" w14:textId="418E3D29" w:rsidR="002948BD" w:rsidRDefault="002948BD" w:rsidP="00373B41">
            <w:r>
              <w:t>Gemeentelijke Basisregistratie personen</w:t>
            </w:r>
          </w:p>
        </w:tc>
      </w:tr>
      <w:tr w:rsidR="002948BD" w:rsidRPr="00AF7C04" w14:paraId="038E78DA" w14:textId="77777777" w:rsidTr="00284536">
        <w:tc>
          <w:tcPr>
            <w:tcW w:w="2207" w:type="dxa"/>
          </w:tcPr>
          <w:p w14:paraId="1CDE0B27" w14:textId="7F4FF5A9" w:rsidR="002948BD" w:rsidRPr="00AF7C04" w:rsidRDefault="00373B41" w:rsidP="00284536">
            <w:r>
              <w:t>GEMMA</w:t>
            </w:r>
          </w:p>
        </w:tc>
        <w:tc>
          <w:tcPr>
            <w:tcW w:w="6855" w:type="dxa"/>
          </w:tcPr>
          <w:p w14:paraId="0D5EA938" w14:textId="77777777" w:rsidR="002948BD" w:rsidRPr="00AF7C04" w:rsidRDefault="002948BD" w:rsidP="00284536">
            <w:r>
              <w:t>Gemeentelijke model architectuur</w:t>
            </w:r>
          </w:p>
        </w:tc>
      </w:tr>
      <w:tr w:rsidR="00F153B9" w:rsidRPr="00AF7C04" w14:paraId="43C320F5" w14:textId="77777777" w:rsidTr="001E1A7D">
        <w:tc>
          <w:tcPr>
            <w:tcW w:w="2207" w:type="dxa"/>
          </w:tcPr>
          <w:p w14:paraId="0BBEFCD2" w14:textId="39904E14" w:rsidR="00F153B9" w:rsidRPr="00AF7C04" w:rsidRDefault="00373B41" w:rsidP="00882C35">
            <w:r>
              <w:t>StUF</w:t>
            </w:r>
          </w:p>
        </w:tc>
        <w:tc>
          <w:tcPr>
            <w:tcW w:w="6855" w:type="dxa"/>
          </w:tcPr>
          <w:p w14:paraId="38F5AB8D" w14:textId="77777777" w:rsidR="00F153B9" w:rsidRPr="00AF7C04" w:rsidRDefault="00DD6715" w:rsidP="00882C35">
            <w:r>
              <w:t>Standaard uitwisselingsformaat</w:t>
            </w:r>
          </w:p>
        </w:tc>
      </w:tr>
      <w:tr w:rsidR="00DD6715" w:rsidRPr="00AF7C04" w14:paraId="7FF61090" w14:textId="77777777" w:rsidTr="001E1A7D">
        <w:tc>
          <w:tcPr>
            <w:tcW w:w="2207" w:type="dxa"/>
          </w:tcPr>
          <w:p w14:paraId="2FD41D96" w14:textId="77777777" w:rsidR="00DD6715" w:rsidRPr="00AF7C04" w:rsidRDefault="00DD6715" w:rsidP="00882C35">
            <w:r>
              <w:t>IM Geo</w:t>
            </w:r>
          </w:p>
        </w:tc>
        <w:tc>
          <w:tcPr>
            <w:tcW w:w="6855" w:type="dxa"/>
          </w:tcPr>
          <w:p w14:paraId="777FE160" w14:textId="77777777" w:rsidR="00DD6715" w:rsidRPr="00AF7C04" w:rsidRDefault="00DD6715" w:rsidP="00882C35">
            <w:r>
              <w:t>Informatiemodel Geo</w:t>
            </w:r>
          </w:p>
        </w:tc>
      </w:tr>
      <w:tr w:rsidR="002948BD" w:rsidRPr="00AF7C04" w14:paraId="54D581E3" w14:textId="77777777" w:rsidTr="00284536">
        <w:tc>
          <w:tcPr>
            <w:tcW w:w="2207" w:type="dxa"/>
          </w:tcPr>
          <w:p w14:paraId="1DE66BB6" w14:textId="3DE5BCA3" w:rsidR="002948BD" w:rsidRPr="00AF7C04" w:rsidRDefault="00466649" w:rsidP="00284536">
            <w:r>
              <w:t>BRK</w:t>
            </w:r>
          </w:p>
        </w:tc>
        <w:tc>
          <w:tcPr>
            <w:tcW w:w="6855" w:type="dxa"/>
          </w:tcPr>
          <w:p w14:paraId="2BBEE149" w14:textId="77777777" w:rsidR="002948BD" w:rsidRPr="00AF7C04" w:rsidRDefault="002948BD" w:rsidP="00284536">
            <w:r>
              <w:t>Basisregistratie Kadaster</w:t>
            </w:r>
          </w:p>
        </w:tc>
      </w:tr>
      <w:tr w:rsidR="002948BD" w:rsidRPr="00AF7C04" w14:paraId="4029E198" w14:textId="77777777" w:rsidTr="00284536">
        <w:tc>
          <w:tcPr>
            <w:tcW w:w="2207" w:type="dxa"/>
          </w:tcPr>
          <w:p w14:paraId="1DE4CF89" w14:textId="77777777" w:rsidR="002948BD" w:rsidRPr="00AF7C04" w:rsidRDefault="002948BD" w:rsidP="00284536">
            <w:r>
              <w:t>LVO</w:t>
            </w:r>
          </w:p>
        </w:tc>
        <w:tc>
          <w:tcPr>
            <w:tcW w:w="6855" w:type="dxa"/>
          </w:tcPr>
          <w:p w14:paraId="6DFA8E16" w14:textId="77777777" w:rsidR="002948BD" w:rsidRPr="00AF7C04" w:rsidRDefault="002948BD" w:rsidP="00284536">
            <w:r>
              <w:t>Landelijke Voorziening Overheidsloket</w:t>
            </w:r>
          </w:p>
        </w:tc>
      </w:tr>
      <w:tr w:rsidR="002948BD" w:rsidRPr="00AF7C04" w14:paraId="6ACF9ED8" w14:textId="77777777" w:rsidTr="00284536">
        <w:tc>
          <w:tcPr>
            <w:tcW w:w="2207" w:type="dxa"/>
          </w:tcPr>
          <w:p w14:paraId="21C06AF3" w14:textId="77777777" w:rsidR="002948BD" w:rsidRDefault="002948BD" w:rsidP="00284536">
            <w:r>
              <w:t>NHR</w:t>
            </w:r>
          </w:p>
        </w:tc>
        <w:tc>
          <w:tcPr>
            <w:tcW w:w="6855" w:type="dxa"/>
          </w:tcPr>
          <w:p w14:paraId="6DD3A0E0" w14:textId="45FC8471" w:rsidR="002948BD" w:rsidRDefault="002948BD" w:rsidP="00373B41">
            <w:r>
              <w:t xml:space="preserve">Basisregistratie </w:t>
            </w:r>
            <w:r w:rsidR="00373B41">
              <w:t>N</w:t>
            </w:r>
            <w:r>
              <w:t>ieuw Handelsregister</w:t>
            </w:r>
          </w:p>
        </w:tc>
      </w:tr>
      <w:tr w:rsidR="002948BD" w:rsidRPr="00AF7C04" w14:paraId="31B64A90" w14:textId="77777777" w:rsidTr="00284536">
        <w:tc>
          <w:tcPr>
            <w:tcW w:w="2207" w:type="dxa"/>
          </w:tcPr>
          <w:p w14:paraId="3A0DACD8" w14:textId="77777777" w:rsidR="002948BD" w:rsidRDefault="002948BD" w:rsidP="00284536">
            <w:r>
              <w:t>NORA</w:t>
            </w:r>
          </w:p>
        </w:tc>
        <w:tc>
          <w:tcPr>
            <w:tcW w:w="6855" w:type="dxa"/>
          </w:tcPr>
          <w:p w14:paraId="39ACB55C" w14:textId="77777777" w:rsidR="002948BD" w:rsidRDefault="002948BD" w:rsidP="00284536">
            <w:r>
              <w:t>Nederlandse Overheid Referentie Architectuur</w:t>
            </w:r>
          </w:p>
        </w:tc>
      </w:tr>
      <w:tr w:rsidR="002948BD" w:rsidRPr="00AF7C04" w14:paraId="4A1ACDCF" w14:textId="77777777" w:rsidTr="00284536">
        <w:tc>
          <w:tcPr>
            <w:tcW w:w="2207" w:type="dxa"/>
          </w:tcPr>
          <w:p w14:paraId="28F28ED5" w14:textId="77777777" w:rsidR="002948BD" w:rsidRPr="00AF7C04" w:rsidRDefault="002948BD" w:rsidP="00284536">
            <w:r>
              <w:t>OLO</w:t>
            </w:r>
          </w:p>
        </w:tc>
        <w:tc>
          <w:tcPr>
            <w:tcW w:w="6855" w:type="dxa"/>
          </w:tcPr>
          <w:p w14:paraId="7C5E561F" w14:textId="77777777" w:rsidR="002948BD" w:rsidRPr="00AF7C04" w:rsidRDefault="002948BD" w:rsidP="00284536">
            <w:r>
              <w:t>Omgevingsloket online</w:t>
            </w:r>
          </w:p>
        </w:tc>
      </w:tr>
      <w:tr w:rsidR="00DD6715" w:rsidRPr="00AF7C04" w14:paraId="7CE3EE1B" w14:textId="77777777" w:rsidTr="001E1A7D">
        <w:tc>
          <w:tcPr>
            <w:tcW w:w="2207" w:type="dxa"/>
          </w:tcPr>
          <w:p w14:paraId="0156636E" w14:textId="77777777" w:rsidR="00DD6715" w:rsidRPr="00AF7C04" w:rsidRDefault="00DD6715" w:rsidP="00DD6715">
            <w:r>
              <w:t>RGBZ</w:t>
            </w:r>
          </w:p>
        </w:tc>
        <w:tc>
          <w:tcPr>
            <w:tcW w:w="6855" w:type="dxa"/>
          </w:tcPr>
          <w:p w14:paraId="6A3135A5" w14:textId="59176077" w:rsidR="00DD6715" w:rsidRPr="00AF7C04" w:rsidRDefault="00DD6715" w:rsidP="00373B41">
            <w:r>
              <w:t xml:space="preserve">Referentiemodel </w:t>
            </w:r>
            <w:r w:rsidR="00373B41">
              <w:t>Gemeentelijke Basisgegevens Zaken</w:t>
            </w:r>
          </w:p>
        </w:tc>
      </w:tr>
      <w:tr w:rsidR="002948BD" w:rsidRPr="00AF7C04" w14:paraId="488EB12F" w14:textId="77777777" w:rsidTr="00284536">
        <w:tc>
          <w:tcPr>
            <w:tcW w:w="2207" w:type="dxa"/>
          </w:tcPr>
          <w:p w14:paraId="4F326E14" w14:textId="77777777" w:rsidR="002948BD" w:rsidRPr="00AF7C04" w:rsidRDefault="002948BD" w:rsidP="00284536">
            <w:r>
              <w:t>RIHa</w:t>
            </w:r>
          </w:p>
        </w:tc>
        <w:tc>
          <w:tcPr>
            <w:tcW w:w="6855" w:type="dxa"/>
          </w:tcPr>
          <w:p w14:paraId="5CB5E13C" w14:textId="77777777" w:rsidR="002948BD" w:rsidRPr="00AF7C04" w:rsidRDefault="002948BD" w:rsidP="00284536">
            <w:r>
              <w:t>Referentie Informatiemodel Handhaving</w:t>
            </w:r>
          </w:p>
        </w:tc>
      </w:tr>
      <w:tr w:rsidR="002948BD" w:rsidRPr="00AF7C04" w14:paraId="3401D80A" w14:textId="77777777" w:rsidTr="00284536">
        <w:tc>
          <w:tcPr>
            <w:tcW w:w="2207" w:type="dxa"/>
          </w:tcPr>
          <w:p w14:paraId="2530319E" w14:textId="77777777" w:rsidR="002948BD" w:rsidRDefault="002948BD" w:rsidP="00284536">
            <w:r>
              <w:t>RMA</w:t>
            </w:r>
          </w:p>
        </w:tc>
        <w:tc>
          <w:tcPr>
            <w:tcW w:w="6855" w:type="dxa"/>
          </w:tcPr>
          <w:p w14:paraId="44EC3032" w14:textId="77777777" w:rsidR="002948BD" w:rsidRDefault="002948BD" w:rsidP="00284536">
            <w:r>
              <w:t>Records Management Application</w:t>
            </w:r>
          </w:p>
        </w:tc>
      </w:tr>
      <w:tr w:rsidR="00DD6715" w:rsidRPr="00AF7C04" w14:paraId="6514F702" w14:textId="77777777" w:rsidTr="001E1A7D">
        <w:tc>
          <w:tcPr>
            <w:tcW w:w="2207" w:type="dxa"/>
          </w:tcPr>
          <w:p w14:paraId="45C9C45C" w14:textId="77777777" w:rsidR="00DD6715" w:rsidRPr="00AF7C04" w:rsidRDefault="00DD6715" w:rsidP="00DD6715">
            <w:r>
              <w:t>RSGB</w:t>
            </w:r>
          </w:p>
        </w:tc>
        <w:tc>
          <w:tcPr>
            <w:tcW w:w="6855" w:type="dxa"/>
          </w:tcPr>
          <w:p w14:paraId="687ED742" w14:textId="3A7B8A51" w:rsidR="00DD6715" w:rsidRPr="00AF7C04" w:rsidRDefault="00DD6715" w:rsidP="00373B41">
            <w:r>
              <w:t xml:space="preserve">Referentiemodel </w:t>
            </w:r>
            <w:r w:rsidR="00373B41">
              <w:t>Stelsel Gemeentelijke Basisgegevens</w:t>
            </w:r>
          </w:p>
        </w:tc>
      </w:tr>
      <w:tr w:rsidR="002948BD" w:rsidRPr="00AF7C04" w14:paraId="6146677E" w14:textId="77777777" w:rsidTr="00284536">
        <w:tc>
          <w:tcPr>
            <w:tcW w:w="2207" w:type="dxa"/>
          </w:tcPr>
          <w:p w14:paraId="7A3B3E72" w14:textId="77777777" w:rsidR="002948BD" w:rsidRDefault="002948BD" w:rsidP="00284536">
            <w:r>
              <w:t>VTH</w:t>
            </w:r>
          </w:p>
        </w:tc>
        <w:tc>
          <w:tcPr>
            <w:tcW w:w="6855" w:type="dxa"/>
          </w:tcPr>
          <w:p w14:paraId="4DD78CEE" w14:textId="77777777" w:rsidR="002948BD" w:rsidRDefault="002948BD" w:rsidP="00284536">
            <w:r>
              <w:t>Vergunning Toezicht en Handhaving</w:t>
            </w:r>
          </w:p>
        </w:tc>
      </w:tr>
      <w:tr w:rsidR="002948BD" w:rsidRPr="00AF7C04" w14:paraId="6FDE5891" w14:textId="77777777" w:rsidTr="00284536">
        <w:tc>
          <w:tcPr>
            <w:tcW w:w="2207" w:type="dxa"/>
          </w:tcPr>
          <w:p w14:paraId="64FD2F3A" w14:textId="77777777" w:rsidR="002948BD" w:rsidRPr="00AF7C04" w:rsidRDefault="002948BD" w:rsidP="00284536">
            <w:r>
              <w:t>Wabo</w:t>
            </w:r>
          </w:p>
        </w:tc>
        <w:tc>
          <w:tcPr>
            <w:tcW w:w="6855" w:type="dxa"/>
          </w:tcPr>
          <w:p w14:paraId="6009B7D5" w14:textId="77777777" w:rsidR="002948BD" w:rsidRPr="00AF7C04" w:rsidRDefault="002948BD" w:rsidP="00284536">
            <w:r>
              <w:t>Wet algemene bepalingen Omgevingsrecht</w:t>
            </w:r>
          </w:p>
        </w:tc>
      </w:tr>
      <w:tr w:rsidR="002948BD" w:rsidRPr="00AF7C04" w14:paraId="67907D36" w14:textId="77777777" w:rsidTr="00284536">
        <w:tc>
          <w:tcPr>
            <w:tcW w:w="2207" w:type="dxa"/>
          </w:tcPr>
          <w:p w14:paraId="444984FD" w14:textId="77777777" w:rsidR="002948BD" w:rsidRPr="00AF7C04" w:rsidRDefault="002948BD" w:rsidP="00284536">
            <w:r>
              <w:t>WOZ</w:t>
            </w:r>
          </w:p>
        </w:tc>
        <w:tc>
          <w:tcPr>
            <w:tcW w:w="6855" w:type="dxa"/>
          </w:tcPr>
          <w:p w14:paraId="537FC409" w14:textId="79DD2B6B" w:rsidR="002948BD" w:rsidRPr="00AF7C04" w:rsidRDefault="00466649" w:rsidP="00284536">
            <w:r>
              <w:t xml:space="preserve">Wet </w:t>
            </w:r>
            <w:r w:rsidR="002948BD">
              <w:t>onroerende zaken</w:t>
            </w:r>
          </w:p>
        </w:tc>
      </w:tr>
      <w:tr w:rsidR="00DD6715" w:rsidRPr="00AF7C04" w14:paraId="5329479E" w14:textId="77777777" w:rsidTr="001E1A7D">
        <w:tc>
          <w:tcPr>
            <w:tcW w:w="2207" w:type="dxa"/>
          </w:tcPr>
          <w:p w14:paraId="7B8CEE68" w14:textId="77777777" w:rsidR="00DD6715" w:rsidRPr="00AF7C04" w:rsidRDefault="008C7DF1" w:rsidP="00DD6715">
            <w:r>
              <w:t>Zaaksysteem</w:t>
            </w:r>
          </w:p>
        </w:tc>
        <w:tc>
          <w:tcPr>
            <w:tcW w:w="6855" w:type="dxa"/>
          </w:tcPr>
          <w:p w14:paraId="68A31353" w14:textId="77777777" w:rsidR="00DD6715" w:rsidRPr="00AF7C04" w:rsidRDefault="008C7DF1" w:rsidP="00DD6715">
            <w:r>
              <w:t>Een congruente set van applicaties voor het digitaal afhandelen van aanvragen van producten en diensten</w:t>
            </w:r>
          </w:p>
        </w:tc>
      </w:tr>
    </w:tbl>
    <w:p w14:paraId="554EA1EA" w14:textId="22220CF7" w:rsidR="00290524" w:rsidRDefault="00290524" w:rsidP="000234EA"/>
    <w:p w14:paraId="0F581229" w14:textId="77777777" w:rsidR="00290524" w:rsidRDefault="00290524">
      <w:r>
        <w:br w:type="page"/>
      </w:r>
    </w:p>
    <w:p w14:paraId="1C3B185B" w14:textId="77777777" w:rsidR="000234EA" w:rsidRPr="0044730B" w:rsidRDefault="000234EA" w:rsidP="000234EA"/>
    <w:p w14:paraId="0B08797E" w14:textId="585CED79" w:rsidR="00290524" w:rsidRDefault="00663F7A" w:rsidP="00290524">
      <w:pPr>
        <w:pStyle w:val="Kop1"/>
      </w:pPr>
      <w:bookmarkStart w:id="888" w:name="_Toc369173547"/>
      <w:bookmarkStart w:id="889" w:name="_Toc523146194"/>
      <w:r>
        <w:t xml:space="preserve">Bijlage B: informatiemodel </w:t>
      </w:r>
      <w:r w:rsidR="00290524">
        <w:t>OLO</w:t>
      </w:r>
      <w:bookmarkEnd w:id="888"/>
      <w:bookmarkEnd w:id="889"/>
    </w:p>
    <w:p w14:paraId="5F297D6F" w14:textId="77777777" w:rsidR="00290524" w:rsidRDefault="00290524" w:rsidP="00290524"/>
    <w:p w14:paraId="55BE0109" w14:textId="77777777" w:rsidR="00290524" w:rsidRDefault="00290524" w:rsidP="00290524"/>
    <w:p w14:paraId="753A9DD1" w14:textId="77777777" w:rsidR="00290524" w:rsidRDefault="00290524" w:rsidP="00290524"/>
    <w:p w14:paraId="64C55C2D" w14:textId="77777777" w:rsidR="00290524" w:rsidRDefault="00290524" w:rsidP="00290524">
      <w:r>
        <w:rPr>
          <w:noProof/>
        </w:rPr>
        <w:drawing>
          <wp:inline distT="0" distB="0" distL="0" distR="0" wp14:anchorId="681686E9" wp14:editId="43427FF9">
            <wp:extent cx="4389120" cy="3657257"/>
            <wp:effectExtent l="0" t="0" r="0"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98716" cy="3665253"/>
                    </a:xfrm>
                    <a:prstGeom prst="rect">
                      <a:avLst/>
                    </a:prstGeom>
                    <a:noFill/>
                    <a:ln>
                      <a:noFill/>
                    </a:ln>
                  </pic:spPr>
                </pic:pic>
              </a:graphicData>
            </a:graphic>
          </wp:inline>
        </w:drawing>
      </w:r>
    </w:p>
    <w:p w14:paraId="026E10EE" w14:textId="048215B6" w:rsidR="00290524" w:rsidRPr="004F0A5F" w:rsidRDefault="004F0A5F" w:rsidP="004F0A5F">
      <w:pPr>
        <w:pStyle w:val="Bijschrift"/>
        <w:jc w:val="center"/>
        <w:rPr>
          <w:bCs w:val="0"/>
        </w:rPr>
      </w:pPr>
      <w:r w:rsidRPr="004F0A5F">
        <w:t xml:space="preserve">Figuur </w:t>
      </w:r>
      <w:fldSimple w:instr=" SEQ Figuur \* ARABIC ">
        <w:r w:rsidR="00644E3C">
          <w:rPr>
            <w:noProof/>
          </w:rPr>
          <w:t>12</w:t>
        </w:r>
      </w:fldSimple>
      <w:r w:rsidRPr="004F0A5F">
        <w:t xml:space="preserve"> I</w:t>
      </w:r>
      <w:r w:rsidR="00290524" w:rsidRPr="004F0A5F">
        <w:rPr>
          <w:bCs w:val="0"/>
        </w:rPr>
        <w:t>nformatiemodel OLO (bron: functioneel ontwerp OLO )</w:t>
      </w:r>
    </w:p>
    <w:p w14:paraId="538C2120" w14:textId="77777777" w:rsidR="00290524" w:rsidRDefault="00290524" w:rsidP="00290524"/>
    <w:p w14:paraId="41DF97FA" w14:textId="77777777" w:rsidR="00290524" w:rsidRDefault="00290524" w:rsidP="00290524"/>
    <w:p w14:paraId="4154C5B3" w14:textId="000F121A" w:rsidR="00663F7A" w:rsidRDefault="00663F7A">
      <w:r>
        <w:br w:type="page"/>
      </w:r>
    </w:p>
    <w:p w14:paraId="5D362C6F" w14:textId="70EF3C6C" w:rsidR="009867D7" w:rsidRPr="00B416C6" w:rsidRDefault="00663F7A" w:rsidP="00663F7A">
      <w:pPr>
        <w:pStyle w:val="Kop1"/>
      </w:pPr>
      <w:bookmarkStart w:id="890" w:name="_Toc523146195"/>
      <w:r>
        <w:lastRenderedPageBreak/>
        <w:t>Bijlage C: Informatiemodel</w:t>
      </w:r>
      <w:bookmarkEnd w:id="890"/>
    </w:p>
    <w:p w14:paraId="6C3139BE" w14:textId="77777777" w:rsidR="00F92B16" w:rsidRDefault="00F92B16"/>
    <w:p w14:paraId="003144D6" w14:textId="061CE8B2" w:rsidR="00663F7A" w:rsidRDefault="00663F7A">
      <w:pPr>
        <w:rPr>
          <w:ins w:id="891" w:author="Henri Korver" w:date="2018-08-27T14:40:00Z"/>
        </w:rPr>
      </w:pPr>
      <w:r>
        <w:t>Het volledig (verkorte) informatiemodel is beschreven in het document Informatiemodel Wabo-BAG v1.0.</w:t>
      </w:r>
    </w:p>
    <w:p w14:paraId="0A6093DE" w14:textId="77777777" w:rsidR="00733103" w:rsidRDefault="00733103">
      <w:pPr>
        <w:rPr>
          <w:ins w:id="892" w:author="Henri Korver" w:date="2018-08-27T14:40:00Z"/>
        </w:rPr>
      </w:pPr>
    </w:p>
    <w:p w14:paraId="3615554F" w14:textId="267D2032" w:rsidR="00733103" w:rsidRDefault="00733103" w:rsidP="00733103">
      <w:pPr>
        <w:pStyle w:val="Kop1"/>
        <w:rPr>
          <w:ins w:id="893" w:author="Henri Korver" w:date="2018-08-27T14:42:00Z"/>
        </w:rPr>
        <w:pPrChange w:id="894" w:author="Henri Korver" w:date="2018-08-27T14:41:00Z">
          <w:pPr/>
        </w:pPrChange>
      </w:pPr>
      <w:bookmarkStart w:id="895" w:name="_Toc523146196"/>
      <w:ins w:id="896" w:author="Henri Korver" w:date="2018-08-27T14:41:00Z">
        <w:r>
          <w:t xml:space="preserve">Bijlage D: </w:t>
        </w:r>
        <w:r w:rsidRPr="004B3393">
          <w:t>Compatibiliteit met BAG 2018</w:t>
        </w:r>
      </w:ins>
      <w:bookmarkEnd w:id="895"/>
    </w:p>
    <w:p w14:paraId="099B1375" w14:textId="77777777" w:rsidR="00733103" w:rsidRDefault="00733103" w:rsidP="00733103">
      <w:pPr>
        <w:rPr>
          <w:ins w:id="897" w:author="Henri Korver" w:date="2018-08-27T14:42:00Z"/>
        </w:rPr>
        <w:pPrChange w:id="898" w:author="Henri Korver" w:date="2018-08-27T14:42:00Z">
          <w:pPr/>
        </w:pPrChange>
      </w:pPr>
    </w:p>
    <w:p w14:paraId="6B321ADE" w14:textId="6BFFBD3A" w:rsidR="00733103" w:rsidRPr="00733103" w:rsidRDefault="00733103" w:rsidP="00733103">
      <w:pPr>
        <w:rPr>
          <w:ins w:id="899" w:author="Henri Korver" w:date="2018-08-27T14:43:00Z"/>
          <w:rPrChange w:id="900" w:author="Henri Korver" w:date="2018-08-27T14:43:00Z">
            <w:rPr>
              <w:ins w:id="901" w:author="Henri Korver" w:date="2018-08-27T14:43:00Z"/>
              <w:rFonts w:cs="Times New Roman"/>
              <w:sz w:val="24"/>
            </w:rPr>
          </w:rPrChange>
        </w:rPr>
        <w:pPrChange w:id="902" w:author="Henri Korver" w:date="2018-08-27T14:43:00Z">
          <w:pPr>
            <w:pStyle w:val="Normaalweb"/>
          </w:pPr>
        </w:pPrChange>
      </w:pPr>
      <w:ins w:id="903" w:author="Henri Korver" w:date="2018-08-27T14:43:00Z">
        <w:r>
          <w:t>Op 1 juli 2018 is de vernieuwde wetgeving voor de BAG ingegaan. Onder meer is een nieuwe versie van de BAG-catalogus (2018, waarin IMBAG 2.0 is opgenomen) uitgebracht.</w:t>
        </w:r>
      </w:ins>
      <w:ins w:id="904" w:author="Henri Korver" w:date="2018-08-27T14:45:00Z">
        <w:r>
          <w:rPr>
            <w:rStyle w:val="Voetnootmarkering"/>
          </w:rPr>
          <w:footnoteReference w:id="2"/>
        </w:r>
        <w:r w:rsidRPr="004B3393">
          <w:t xml:space="preserve"> </w:t>
        </w:r>
      </w:ins>
    </w:p>
    <w:p w14:paraId="7C3D9E32" w14:textId="5C14578C" w:rsidR="00733103" w:rsidRDefault="00733103" w:rsidP="00733103">
      <w:pPr>
        <w:rPr>
          <w:ins w:id="907" w:author="Henri Korver" w:date="2018-08-27T15:00:00Z"/>
        </w:rPr>
        <w:pPrChange w:id="908" w:author="Henri Korver" w:date="2018-08-27T14:43:00Z">
          <w:pPr>
            <w:pStyle w:val="Normaalweb"/>
          </w:pPr>
        </w:pPrChange>
      </w:pPr>
      <w:ins w:id="909" w:author="Henri Korver" w:date="2018-08-27T14:43:00Z">
        <w:r>
          <w:t xml:space="preserve">Recentelijk is er een nieuw informatiemodel voor de BAG ingevoerd, te weten </w:t>
        </w:r>
        <w:r>
          <w:fldChar w:fldCharType="begin"/>
        </w:r>
        <w:r>
          <w:instrText xml:space="preserve"> HYPERLINK "https://www.geobasisregistraties.nl/basisregistraties/documenten/publicatie/2018/03/12/catalogus-2018" </w:instrText>
        </w:r>
        <w:r>
          <w:fldChar w:fldCharType="separate"/>
        </w:r>
        <w:r w:rsidRPr="00733103">
          <w:rPr>
            <w:rPrChange w:id="910" w:author="Henri Korver" w:date="2018-08-27T14:43:00Z">
              <w:rPr>
                <w:rStyle w:val="Hyperlink"/>
              </w:rPr>
            </w:rPrChange>
          </w:rPr>
          <w:t>Catalogus BAG 2018</w:t>
        </w:r>
        <w:r>
          <w:fldChar w:fldCharType="end"/>
        </w:r>
        <w:r>
          <w:t xml:space="preserve">. Deze nieuwe versie van de BAG bevat diverse wijzigingen die consequenties hebben voor bg0310 en daarmee ook voor het Wabo-BAG koppelvlak. </w:t>
        </w:r>
      </w:ins>
    </w:p>
    <w:p w14:paraId="79E7ECD6" w14:textId="77777777" w:rsidR="008C0F11" w:rsidRDefault="008C0F11" w:rsidP="00733103">
      <w:pPr>
        <w:rPr>
          <w:ins w:id="911" w:author="Henri Korver" w:date="2018-08-27T15:00:00Z"/>
        </w:rPr>
        <w:pPrChange w:id="912" w:author="Henri Korver" w:date="2018-08-27T14:43:00Z">
          <w:pPr>
            <w:pStyle w:val="Normaalweb"/>
          </w:pPr>
        </w:pPrChange>
      </w:pPr>
    </w:p>
    <w:p w14:paraId="4595597E" w14:textId="5483437A" w:rsidR="008C0F11" w:rsidRPr="008C0F11" w:rsidRDefault="008C0F11" w:rsidP="008C0F11">
      <w:pPr>
        <w:rPr>
          <w:ins w:id="913" w:author="Henri Korver" w:date="2018-08-27T15:02:00Z"/>
        </w:rPr>
      </w:pPr>
      <w:ins w:id="914" w:author="Henri Korver" w:date="2018-08-27T15:02:00Z">
        <w:r w:rsidRPr="008C0F11">
          <w:t xml:space="preserve">Voor het omgaan met de wijzigingen in de BAG zijn de volgende extra elementen </w:t>
        </w:r>
      </w:ins>
      <w:ins w:id="915" w:author="Henri Korver" w:date="2018-08-27T15:03:00Z">
        <w:r>
          <w:t xml:space="preserve">die </w:t>
        </w:r>
      </w:ins>
      <w:ins w:id="916" w:author="Henri Korver" w:date="2018-08-27T15:02:00Z">
        <w:r w:rsidRPr="008C0F11">
          <w:t xml:space="preserve">aan bg0310 </w:t>
        </w:r>
      </w:ins>
      <w:ins w:id="917" w:author="Henri Korver" w:date="2018-08-27T15:03:00Z">
        <w:r>
          <w:t xml:space="preserve">zijn </w:t>
        </w:r>
      </w:ins>
      <w:ins w:id="918" w:author="Henri Korver" w:date="2018-08-27T15:02:00Z">
        <w:r w:rsidRPr="008C0F11">
          <w:t>toeg</w:t>
        </w:r>
        <w:r>
          <w:t>evoegd relevant voor het Wabo-BAG koppelvlak:</w:t>
        </w:r>
      </w:ins>
    </w:p>
    <w:p w14:paraId="2BE75AC4" w14:textId="77777777" w:rsidR="00733103" w:rsidRDefault="00733103" w:rsidP="00733103">
      <w:pPr>
        <w:rPr>
          <w:ins w:id="919" w:author="Henri Korver" w:date="2018-08-27T14:47:00Z"/>
        </w:rPr>
        <w:pPrChange w:id="920" w:author="Henri Korver" w:date="2018-08-27T14:43:00Z">
          <w:pPr>
            <w:pStyle w:val="Normaalweb"/>
          </w:pPr>
        </w:pPrChange>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Change w:id="921" w:author="Henri Korver" w:date="2018-08-27T14:54:00Z">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PrChange>
      </w:tblPr>
      <w:tblGrid>
        <w:gridCol w:w="3490"/>
        <w:gridCol w:w="1515"/>
        <w:gridCol w:w="1437"/>
        <w:gridCol w:w="2756"/>
        <w:tblGridChange w:id="922">
          <w:tblGrid>
            <w:gridCol w:w="3490"/>
            <w:gridCol w:w="1516"/>
            <w:gridCol w:w="1296"/>
            <w:gridCol w:w="2896"/>
          </w:tblGrid>
        </w:tblGridChange>
      </w:tblGrid>
      <w:tr w:rsidR="00B252BA" w14:paraId="02D58DD4" w14:textId="77777777" w:rsidTr="00B252BA">
        <w:trPr>
          <w:tblCellSpacing w:w="0" w:type="dxa"/>
          <w:ins w:id="923" w:author="Henri Korver" w:date="2018-08-27T14:50:00Z"/>
          <w:trPrChange w:id="924" w:author="Henri Korver" w:date="2018-08-27T14:54:00Z">
            <w:trPr>
              <w:tblCellSpacing w:w="0" w:type="dxa"/>
            </w:trPr>
          </w:trPrChange>
        </w:trPr>
        <w:tc>
          <w:tcPr>
            <w:tcW w:w="1897" w:type="pct"/>
            <w:tcBorders>
              <w:top w:val="outset" w:sz="6" w:space="0" w:color="000000"/>
              <w:left w:val="outset" w:sz="6" w:space="0" w:color="000000"/>
              <w:bottom w:val="outset" w:sz="6" w:space="0" w:color="000000"/>
              <w:right w:val="outset" w:sz="6" w:space="0" w:color="000000"/>
            </w:tcBorders>
            <w:hideMark/>
            <w:tcPrChange w:id="925"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12614E37" w14:textId="77777777" w:rsidR="00B252BA" w:rsidRDefault="00B252BA">
            <w:pPr>
              <w:spacing w:before="100" w:beforeAutospacing="1"/>
              <w:rPr>
                <w:ins w:id="926" w:author="Henri Korver" w:date="2018-08-27T14:50:00Z"/>
                <w:rFonts w:ascii="Times New Roman" w:hAnsi="Times New Roman" w:cs="Times New Roman"/>
                <w:sz w:val="24"/>
              </w:rPr>
            </w:pPr>
            <w:ins w:id="927" w:author="Henri Korver" w:date="2018-08-27T14:50:00Z">
              <w:r>
                <w:rPr>
                  <w:b/>
                  <w:bCs/>
                  <w:szCs w:val="22"/>
                </w:rPr>
                <w:t>Extra element</w:t>
              </w:r>
            </w:ins>
          </w:p>
        </w:tc>
        <w:tc>
          <w:tcPr>
            <w:tcW w:w="824" w:type="pct"/>
            <w:tcBorders>
              <w:top w:val="outset" w:sz="6" w:space="0" w:color="000000"/>
              <w:left w:val="outset" w:sz="6" w:space="0" w:color="000000"/>
              <w:bottom w:val="outset" w:sz="6" w:space="0" w:color="000000"/>
              <w:right w:val="outset" w:sz="6" w:space="0" w:color="000000"/>
            </w:tcBorders>
            <w:hideMark/>
            <w:tcPrChange w:id="928" w:author="Henri Korver" w:date="2018-08-27T14:54:00Z">
              <w:tcPr>
                <w:tcW w:w="950" w:type="pct"/>
                <w:tcBorders>
                  <w:top w:val="outset" w:sz="6" w:space="0" w:color="000000"/>
                  <w:left w:val="outset" w:sz="6" w:space="0" w:color="000000"/>
                  <w:bottom w:val="outset" w:sz="6" w:space="0" w:color="000000"/>
                  <w:right w:val="outset" w:sz="6" w:space="0" w:color="000000"/>
                </w:tcBorders>
                <w:hideMark/>
              </w:tcPr>
            </w:tcPrChange>
          </w:tcPr>
          <w:p w14:paraId="3A0260EF" w14:textId="77777777" w:rsidR="00B252BA" w:rsidRDefault="00B252BA">
            <w:pPr>
              <w:spacing w:before="100" w:beforeAutospacing="1"/>
              <w:rPr>
                <w:ins w:id="929" w:author="Henri Korver" w:date="2018-08-27T14:50:00Z"/>
              </w:rPr>
            </w:pPr>
            <w:ins w:id="930" w:author="Henri Korver" w:date="2018-08-27T14:50:00Z">
              <w:r>
                <w:rPr>
                  <w:b/>
                  <w:bCs/>
                  <w:szCs w:val="22"/>
                </w:rPr>
                <w:t>Entiteittype</w:t>
              </w:r>
            </w:ins>
          </w:p>
        </w:tc>
        <w:tc>
          <w:tcPr>
            <w:tcW w:w="781" w:type="pct"/>
            <w:tcBorders>
              <w:top w:val="outset" w:sz="6" w:space="0" w:color="000000"/>
              <w:left w:val="outset" w:sz="6" w:space="0" w:color="000000"/>
              <w:bottom w:val="outset" w:sz="6" w:space="0" w:color="000000"/>
              <w:right w:val="outset" w:sz="6" w:space="0" w:color="000000"/>
            </w:tcBorders>
            <w:hideMark/>
            <w:tcPrChange w:id="931" w:author="Henri Korver" w:date="2018-08-27T14:54:00Z">
              <w:tcPr>
                <w:tcW w:w="650" w:type="pct"/>
                <w:tcBorders>
                  <w:top w:val="outset" w:sz="6" w:space="0" w:color="000000"/>
                  <w:left w:val="outset" w:sz="6" w:space="0" w:color="000000"/>
                  <w:bottom w:val="outset" w:sz="6" w:space="0" w:color="000000"/>
                  <w:right w:val="outset" w:sz="6" w:space="0" w:color="000000"/>
                </w:tcBorders>
                <w:hideMark/>
              </w:tcPr>
            </w:tcPrChange>
          </w:tcPr>
          <w:p w14:paraId="084D7935" w14:textId="77777777" w:rsidR="00B252BA" w:rsidRDefault="00B252BA">
            <w:pPr>
              <w:spacing w:before="100" w:beforeAutospacing="1"/>
              <w:rPr>
                <w:ins w:id="932" w:author="Henri Korver" w:date="2018-08-27T14:50:00Z"/>
              </w:rPr>
            </w:pPr>
            <w:ins w:id="933" w:author="Henri Korver" w:date="2018-08-27T14:50:00Z">
              <w:r>
                <w:rPr>
                  <w:b/>
                  <w:bCs/>
                  <w:szCs w:val="22"/>
                </w:rPr>
                <w:t>Formaat</w:t>
              </w:r>
            </w:ins>
          </w:p>
        </w:tc>
        <w:tc>
          <w:tcPr>
            <w:tcW w:w="1498" w:type="pct"/>
            <w:tcBorders>
              <w:top w:val="outset" w:sz="6" w:space="0" w:color="000000"/>
              <w:left w:val="outset" w:sz="6" w:space="0" w:color="000000"/>
              <w:bottom w:val="outset" w:sz="6" w:space="0" w:color="000000"/>
              <w:right w:val="outset" w:sz="6" w:space="0" w:color="000000"/>
            </w:tcBorders>
            <w:hideMark/>
            <w:tcPrChange w:id="934"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1F2FAB91" w14:textId="77777777" w:rsidR="00B252BA" w:rsidRDefault="00B252BA">
            <w:pPr>
              <w:spacing w:before="100" w:beforeAutospacing="1"/>
              <w:rPr>
                <w:ins w:id="935" w:author="Henri Korver" w:date="2018-08-27T14:50:00Z"/>
              </w:rPr>
            </w:pPr>
            <w:ins w:id="936" w:author="Henri Korver" w:date="2018-08-27T14:50:00Z">
              <w:r>
                <w:rPr>
                  <w:b/>
                  <w:bCs/>
                  <w:szCs w:val="22"/>
                </w:rPr>
                <w:t>Definitie</w:t>
              </w:r>
            </w:ins>
          </w:p>
        </w:tc>
      </w:tr>
      <w:tr w:rsidR="00B252BA" w14:paraId="72439CB3" w14:textId="77777777" w:rsidTr="00B252BA">
        <w:trPr>
          <w:tblCellSpacing w:w="0" w:type="dxa"/>
          <w:ins w:id="937" w:author="Henri Korver" w:date="2018-08-27T14:50:00Z"/>
          <w:trPrChange w:id="938" w:author="Henri Korver" w:date="2018-08-27T14:54:00Z">
            <w:trPr>
              <w:tblCellSpacing w:w="0" w:type="dxa"/>
            </w:trPr>
          </w:trPrChange>
        </w:trPr>
        <w:tc>
          <w:tcPr>
            <w:tcW w:w="1897" w:type="pct"/>
            <w:tcBorders>
              <w:top w:val="outset" w:sz="6" w:space="0" w:color="000000"/>
              <w:left w:val="outset" w:sz="6" w:space="0" w:color="000000"/>
              <w:bottom w:val="outset" w:sz="6" w:space="0" w:color="000000"/>
              <w:right w:val="outset" w:sz="6" w:space="0" w:color="000000"/>
            </w:tcBorders>
            <w:hideMark/>
            <w:tcPrChange w:id="939"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55AEC1AD" w14:textId="77777777" w:rsidR="00B252BA" w:rsidRDefault="00B252BA">
            <w:pPr>
              <w:spacing w:before="100" w:beforeAutospacing="1"/>
              <w:rPr>
                <w:ins w:id="940" w:author="Henri Korver" w:date="2018-08-27T14:50:00Z"/>
              </w:rPr>
            </w:pPr>
            <w:ins w:id="941" w:author="Henri Korver" w:date="2018-08-27T14:50:00Z">
              <w:r>
                <w:rPr>
                  <w:szCs w:val="22"/>
                </w:rPr>
                <w:t>bag18_brondocument_identificatie</w:t>
              </w:r>
            </w:ins>
          </w:p>
        </w:tc>
        <w:tc>
          <w:tcPr>
            <w:tcW w:w="824" w:type="pct"/>
            <w:tcBorders>
              <w:top w:val="outset" w:sz="6" w:space="0" w:color="000000"/>
              <w:left w:val="outset" w:sz="6" w:space="0" w:color="000000"/>
              <w:bottom w:val="outset" w:sz="6" w:space="0" w:color="000000"/>
              <w:right w:val="outset" w:sz="6" w:space="0" w:color="000000"/>
            </w:tcBorders>
            <w:hideMark/>
            <w:tcPrChange w:id="942" w:author="Henri Korver" w:date="2018-08-27T14:54:00Z">
              <w:tcPr>
                <w:tcW w:w="950" w:type="pct"/>
                <w:tcBorders>
                  <w:top w:val="outset" w:sz="6" w:space="0" w:color="000000"/>
                  <w:left w:val="outset" w:sz="6" w:space="0" w:color="000000"/>
                  <w:bottom w:val="outset" w:sz="6" w:space="0" w:color="000000"/>
                  <w:right w:val="outset" w:sz="6" w:space="0" w:color="000000"/>
                </w:tcBorders>
                <w:hideMark/>
              </w:tcPr>
            </w:tcPrChange>
          </w:tcPr>
          <w:p w14:paraId="2C48E484" w14:textId="77777777" w:rsidR="00B252BA" w:rsidRDefault="00B252BA">
            <w:pPr>
              <w:spacing w:before="100" w:beforeAutospacing="1"/>
              <w:rPr>
                <w:ins w:id="943" w:author="Henri Korver" w:date="2018-08-27T14:50:00Z"/>
              </w:rPr>
            </w:pPr>
            <w:ins w:id="944" w:author="Henri Korver" w:date="2018-08-27T14:50:00Z">
              <w:r>
                <w:rPr>
                  <w:szCs w:val="22"/>
                </w:rPr>
                <w:t>AOA, NUM, OPR, PND, TGO, VBO, WPL</w:t>
              </w:r>
            </w:ins>
          </w:p>
        </w:tc>
        <w:tc>
          <w:tcPr>
            <w:tcW w:w="781" w:type="pct"/>
            <w:tcBorders>
              <w:top w:val="outset" w:sz="6" w:space="0" w:color="000000"/>
              <w:left w:val="outset" w:sz="6" w:space="0" w:color="000000"/>
              <w:bottom w:val="outset" w:sz="6" w:space="0" w:color="000000"/>
              <w:right w:val="outset" w:sz="6" w:space="0" w:color="000000"/>
            </w:tcBorders>
            <w:hideMark/>
            <w:tcPrChange w:id="945" w:author="Henri Korver" w:date="2018-08-27T14:54:00Z">
              <w:tcPr>
                <w:tcW w:w="650" w:type="pct"/>
                <w:tcBorders>
                  <w:top w:val="outset" w:sz="6" w:space="0" w:color="000000"/>
                  <w:left w:val="outset" w:sz="6" w:space="0" w:color="000000"/>
                  <w:bottom w:val="outset" w:sz="6" w:space="0" w:color="000000"/>
                  <w:right w:val="outset" w:sz="6" w:space="0" w:color="000000"/>
                </w:tcBorders>
                <w:hideMark/>
              </w:tcPr>
            </w:tcPrChange>
          </w:tcPr>
          <w:p w14:paraId="03735E32" w14:textId="77777777" w:rsidR="00B252BA" w:rsidRDefault="00B252BA">
            <w:pPr>
              <w:spacing w:before="100" w:beforeAutospacing="1"/>
              <w:rPr>
                <w:ins w:id="946" w:author="Henri Korver" w:date="2018-08-27T14:50:00Z"/>
              </w:rPr>
            </w:pPr>
            <w:ins w:id="947" w:author="Henri Korver" w:date="2018-08-27T14:50:00Z">
              <w:r>
                <w:rPr>
                  <w:szCs w:val="22"/>
                </w:rPr>
                <w:t>AN40</w:t>
              </w:r>
            </w:ins>
          </w:p>
        </w:tc>
        <w:tc>
          <w:tcPr>
            <w:tcW w:w="1498" w:type="pct"/>
            <w:tcBorders>
              <w:top w:val="outset" w:sz="6" w:space="0" w:color="000000"/>
              <w:left w:val="outset" w:sz="6" w:space="0" w:color="000000"/>
              <w:bottom w:val="outset" w:sz="6" w:space="0" w:color="000000"/>
              <w:right w:val="outset" w:sz="6" w:space="0" w:color="000000"/>
            </w:tcBorders>
            <w:hideMark/>
            <w:tcPrChange w:id="948"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7BF14727" w14:textId="77777777" w:rsidR="00B252BA" w:rsidRDefault="00B252BA">
            <w:pPr>
              <w:spacing w:before="100" w:beforeAutospacing="1"/>
              <w:rPr>
                <w:ins w:id="949" w:author="Henri Korver" w:date="2018-08-27T14:50:00Z"/>
              </w:rPr>
            </w:pPr>
            <w:ins w:id="950" w:author="Henri Korver" w:date="2018-08-27T14:50:00Z">
              <w:r>
                <w:rPr>
                  <w:szCs w:val="22"/>
                </w:rPr>
                <w:t>Identificatie brondocument.</w:t>
              </w:r>
            </w:ins>
          </w:p>
        </w:tc>
      </w:tr>
      <w:tr w:rsidR="00B252BA" w14:paraId="17170702" w14:textId="77777777" w:rsidTr="00B252BA">
        <w:trPr>
          <w:tblCellSpacing w:w="0" w:type="dxa"/>
          <w:ins w:id="951" w:author="Henri Korver" w:date="2018-08-27T14:50:00Z"/>
          <w:trPrChange w:id="952" w:author="Henri Korver" w:date="2018-08-27T14:54:00Z">
            <w:trPr>
              <w:tblCellSpacing w:w="0" w:type="dxa"/>
            </w:trPr>
          </w:trPrChange>
        </w:trPr>
        <w:tc>
          <w:tcPr>
            <w:tcW w:w="1897" w:type="pct"/>
            <w:tcBorders>
              <w:top w:val="outset" w:sz="6" w:space="0" w:color="000000"/>
              <w:left w:val="outset" w:sz="6" w:space="0" w:color="000000"/>
              <w:bottom w:val="outset" w:sz="6" w:space="0" w:color="000000"/>
              <w:right w:val="outset" w:sz="6" w:space="0" w:color="000000"/>
            </w:tcBorders>
            <w:hideMark/>
            <w:tcPrChange w:id="953"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2ABCBBF6" w14:textId="77777777" w:rsidR="00B252BA" w:rsidRDefault="00B252BA">
            <w:pPr>
              <w:spacing w:before="100" w:beforeAutospacing="1"/>
              <w:rPr>
                <w:ins w:id="954" w:author="Henri Korver" w:date="2018-08-27T14:50:00Z"/>
              </w:rPr>
            </w:pPr>
            <w:ins w:id="955" w:author="Henri Korver" w:date="2018-08-27T14:50:00Z">
              <w:r>
                <w:t xml:space="preserve">bag18_statusPand </w:t>
              </w:r>
            </w:ins>
          </w:p>
        </w:tc>
        <w:tc>
          <w:tcPr>
            <w:tcW w:w="824" w:type="pct"/>
            <w:tcBorders>
              <w:top w:val="outset" w:sz="6" w:space="0" w:color="000000"/>
              <w:left w:val="outset" w:sz="6" w:space="0" w:color="000000"/>
              <w:bottom w:val="outset" w:sz="6" w:space="0" w:color="000000"/>
              <w:right w:val="outset" w:sz="6" w:space="0" w:color="000000"/>
            </w:tcBorders>
            <w:hideMark/>
            <w:tcPrChange w:id="956" w:author="Henri Korver" w:date="2018-08-27T14:54:00Z">
              <w:tcPr>
                <w:tcW w:w="950" w:type="pct"/>
                <w:tcBorders>
                  <w:top w:val="outset" w:sz="6" w:space="0" w:color="000000"/>
                  <w:left w:val="outset" w:sz="6" w:space="0" w:color="000000"/>
                  <w:bottom w:val="outset" w:sz="6" w:space="0" w:color="000000"/>
                  <w:right w:val="outset" w:sz="6" w:space="0" w:color="000000"/>
                </w:tcBorders>
                <w:hideMark/>
              </w:tcPr>
            </w:tcPrChange>
          </w:tcPr>
          <w:p w14:paraId="25838A43" w14:textId="77777777" w:rsidR="00B252BA" w:rsidRDefault="00B252BA">
            <w:pPr>
              <w:spacing w:before="100" w:beforeAutospacing="1"/>
              <w:rPr>
                <w:ins w:id="957" w:author="Henri Korver" w:date="2018-08-27T14:50:00Z"/>
              </w:rPr>
            </w:pPr>
            <w:ins w:id="958" w:author="Henri Korver" w:date="2018-08-27T14:50:00Z">
              <w:r>
                <w:rPr>
                  <w:szCs w:val="22"/>
                </w:rPr>
                <w:t>PND</w:t>
              </w:r>
            </w:ins>
          </w:p>
        </w:tc>
        <w:tc>
          <w:tcPr>
            <w:tcW w:w="781" w:type="pct"/>
            <w:tcBorders>
              <w:top w:val="outset" w:sz="6" w:space="0" w:color="000000"/>
              <w:left w:val="outset" w:sz="6" w:space="0" w:color="000000"/>
              <w:bottom w:val="outset" w:sz="6" w:space="0" w:color="000000"/>
              <w:right w:val="outset" w:sz="6" w:space="0" w:color="000000"/>
            </w:tcBorders>
            <w:hideMark/>
            <w:tcPrChange w:id="959" w:author="Henri Korver" w:date="2018-08-27T14:54:00Z">
              <w:tcPr>
                <w:tcW w:w="650" w:type="pct"/>
                <w:tcBorders>
                  <w:top w:val="outset" w:sz="6" w:space="0" w:color="000000"/>
                  <w:left w:val="outset" w:sz="6" w:space="0" w:color="000000"/>
                  <w:bottom w:val="outset" w:sz="6" w:space="0" w:color="000000"/>
                  <w:right w:val="outset" w:sz="6" w:space="0" w:color="000000"/>
                </w:tcBorders>
                <w:hideMark/>
              </w:tcPr>
            </w:tcPrChange>
          </w:tcPr>
          <w:p w14:paraId="425BE12A" w14:textId="42F7B8A3" w:rsidR="00B252BA" w:rsidRDefault="00B252BA">
            <w:pPr>
              <w:spacing w:before="100" w:beforeAutospacing="1"/>
              <w:rPr>
                <w:ins w:id="960" w:author="Henri Korver" w:date="2018-08-27T14:50:00Z"/>
              </w:rPr>
            </w:pPr>
            <w:ins w:id="961" w:author="Henri Korver" w:date="2018-08-27T14:50:00Z">
              <w:r>
                <w:rPr>
                  <w:szCs w:val="22"/>
                </w:rPr>
                <w:t>Enumeratie</w:t>
              </w:r>
            </w:ins>
            <w:ins w:id="962" w:author="Henri Korver" w:date="2018-08-27T14:54:00Z">
              <w:r>
                <w:rPr>
                  <w:rStyle w:val="Voetnootmarkering"/>
                  <w:szCs w:val="22"/>
                </w:rPr>
                <w:footnoteReference w:id="3"/>
              </w:r>
            </w:ins>
          </w:p>
        </w:tc>
        <w:tc>
          <w:tcPr>
            <w:tcW w:w="1498" w:type="pct"/>
            <w:tcBorders>
              <w:top w:val="outset" w:sz="6" w:space="0" w:color="000000"/>
              <w:left w:val="outset" w:sz="6" w:space="0" w:color="000000"/>
              <w:bottom w:val="outset" w:sz="6" w:space="0" w:color="000000"/>
              <w:right w:val="outset" w:sz="6" w:space="0" w:color="000000"/>
            </w:tcBorders>
            <w:hideMark/>
            <w:tcPrChange w:id="966"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59D9E445" w14:textId="77777777" w:rsidR="00B252BA" w:rsidRDefault="00B252BA">
            <w:pPr>
              <w:spacing w:before="100" w:beforeAutospacing="1"/>
              <w:rPr>
                <w:ins w:id="967" w:author="Henri Korver" w:date="2018-08-27T14:50:00Z"/>
              </w:rPr>
            </w:pPr>
            <w:ins w:id="968" w:author="Henri Korver" w:date="2018-08-27T14:50:00Z">
              <w:r>
                <w:rPr>
                  <w:szCs w:val="22"/>
                </w:rPr>
                <w:t>Status van een pand.</w:t>
              </w:r>
            </w:ins>
          </w:p>
        </w:tc>
      </w:tr>
      <w:tr w:rsidR="00B252BA" w14:paraId="4E25312A" w14:textId="77777777" w:rsidTr="00B252BA">
        <w:trPr>
          <w:tblCellSpacing w:w="0" w:type="dxa"/>
          <w:ins w:id="969" w:author="Henri Korver" w:date="2018-08-27T14:50:00Z"/>
          <w:trPrChange w:id="970" w:author="Henri Korver" w:date="2018-08-27T14:54:00Z">
            <w:trPr>
              <w:tblCellSpacing w:w="0" w:type="dxa"/>
            </w:trPr>
          </w:trPrChange>
        </w:trPr>
        <w:tc>
          <w:tcPr>
            <w:tcW w:w="1897" w:type="pct"/>
            <w:tcBorders>
              <w:top w:val="outset" w:sz="6" w:space="0" w:color="000000"/>
              <w:left w:val="outset" w:sz="6" w:space="0" w:color="000000"/>
              <w:bottom w:val="outset" w:sz="6" w:space="0" w:color="000000"/>
              <w:right w:val="outset" w:sz="6" w:space="0" w:color="000000"/>
            </w:tcBorders>
            <w:hideMark/>
            <w:tcPrChange w:id="971"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69748654" w14:textId="77777777" w:rsidR="00B252BA" w:rsidRDefault="00B252BA">
            <w:pPr>
              <w:spacing w:before="100" w:beforeAutospacing="1"/>
              <w:rPr>
                <w:ins w:id="972" w:author="Henri Korver" w:date="2018-08-27T14:50:00Z"/>
              </w:rPr>
            </w:pPr>
            <w:ins w:id="973" w:author="Henri Korver" w:date="2018-08-27T14:50:00Z">
              <w:r>
                <w:t>bag18_statusVerblijfsobject</w:t>
              </w:r>
            </w:ins>
          </w:p>
        </w:tc>
        <w:tc>
          <w:tcPr>
            <w:tcW w:w="824" w:type="pct"/>
            <w:tcBorders>
              <w:top w:val="outset" w:sz="6" w:space="0" w:color="000000"/>
              <w:left w:val="outset" w:sz="6" w:space="0" w:color="000000"/>
              <w:bottom w:val="outset" w:sz="6" w:space="0" w:color="000000"/>
              <w:right w:val="outset" w:sz="6" w:space="0" w:color="000000"/>
            </w:tcBorders>
            <w:hideMark/>
            <w:tcPrChange w:id="974" w:author="Henri Korver" w:date="2018-08-27T14:54:00Z">
              <w:tcPr>
                <w:tcW w:w="950" w:type="pct"/>
                <w:tcBorders>
                  <w:top w:val="outset" w:sz="6" w:space="0" w:color="000000"/>
                  <w:left w:val="outset" w:sz="6" w:space="0" w:color="000000"/>
                  <w:bottom w:val="outset" w:sz="6" w:space="0" w:color="000000"/>
                  <w:right w:val="outset" w:sz="6" w:space="0" w:color="000000"/>
                </w:tcBorders>
                <w:hideMark/>
              </w:tcPr>
            </w:tcPrChange>
          </w:tcPr>
          <w:p w14:paraId="365243F8" w14:textId="77777777" w:rsidR="00B252BA" w:rsidRDefault="00B252BA">
            <w:pPr>
              <w:spacing w:before="100" w:beforeAutospacing="1"/>
              <w:rPr>
                <w:ins w:id="975" w:author="Henri Korver" w:date="2018-08-27T14:50:00Z"/>
              </w:rPr>
            </w:pPr>
            <w:ins w:id="976" w:author="Henri Korver" w:date="2018-08-27T14:50:00Z">
              <w:r>
                <w:rPr>
                  <w:szCs w:val="22"/>
                </w:rPr>
                <w:t>VBO</w:t>
              </w:r>
            </w:ins>
          </w:p>
        </w:tc>
        <w:tc>
          <w:tcPr>
            <w:tcW w:w="781" w:type="pct"/>
            <w:tcBorders>
              <w:top w:val="outset" w:sz="6" w:space="0" w:color="000000"/>
              <w:left w:val="outset" w:sz="6" w:space="0" w:color="000000"/>
              <w:bottom w:val="outset" w:sz="6" w:space="0" w:color="000000"/>
              <w:right w:val="outset" w:sz="6" w:space="0" w:color="000000"/>
            </w:tcBorders>
            <w:hideMark/>
            <w:tcPrChange w:id="977" w:author="Henri Korver" w:date="2018-08-27T14:54:00Z">
              <w:tcPr>
                <w:tcW w:w="650" w:type="pct"/>
                <w:tcBorders>
                  <w:top w:val="outset" w:sz="6" w:space="0" w:color="000000"/>
                  <w:left w:val="outset" w:sz="6" w:space="0" w:color="000000"/>
                  <w:bottom w:val="outset" w:sz="6" w:space="0" w:color="000000"/>
                  <w:right w:val="outset" w:sz="6" w:space="0" w:color="000000"/>
                </w:tcBorders>
                <w:hideMark/>
              </w:tcPr>
            </w:tcPrChange>
          </w:tcPr>
          <w:p w14:paraId="0D0659D0" w14:textId="46A626B1" w:rsidR="00B252BA" w:rsidRDefault="00B252BA">
            <w:pPr>
              <w:spacing w:before="100" w:beforeAutospacing="1"/>
              <w:rPr>
                <w:ins w:id="978" w:author="Henri Korver" w:date="2018-08-27T14:50:00Z"/>
              </w:rPr>
            </w:pPr>
            <w:ins w:id="979" w:author="Henri Korver" w:date="2018-08-27T14:50:00Z">
              <w:r>
                <w:rPr>
                  <w:szCs w:val="22"/>
                </w:rPr>
                <w:t>Enumeratie</w:t>
              </w:r>
            </w:ins>
            <w:ins w:id="980" w:author="Henri Korver" w:date="2018-08-27T14:55:00Z">
              <w:r>
                <w:rPr>
                  <w:rStyle w:val="Voetnootmarkering"/>
                  <w:szCs w:val="22"/>
                </w:rPr>
                <w:footnoteReference w:id="4"/>
              </w:r>
            </w:ins>
          </w:p>
        </w:tc>
        <w:tc>
          <w:tcPr>
            <w:tcW w:w="1498" w:type="pct"/>
            <w:tcBorders>
              <w:top w:val="outset" w:sz="6" w:space="0" w:color="000000"/>
              <w:left w:val="outset" w:sz="6" w:space="0" w:color="000000"/>
              <w:bottom w:val="outset" w:sz="6" w:space="0" w:color="000000"/>
              <w:right w:val="outset" w:sz="6" w:space="0" w:color="000000"/>
            </w:tcBorders>
            <w:hideMark/>
            <w:tcPrChange w:id="990" w:author="Henri Korver" w:date="2018-08-27T14:54:00Z">
              <w:tcPr>
                <w:tcW w:w="1700" w:type="pct"/>
                <w:tcBorders>
                  <w:top w:val="outset" w:sz="6" w:space="0" w:color="000000"/>
                  <w:left w:val="outset" w:sz="6" w:space="0" w:color="000000"/>
                  <w:bottom w:val="outset" w:sz="6" w:space="0" w:color="000000"/>
                  <w:right w:val="outset" w:sz="6" w:space="0" w:color="000000"/>
                </w:tcBorders>
                <w:hideMark/>
              </w:tcPr>
            </w:tcPrChange>
          </w:tcPr>
          <w:p w14:paraId="47B03670" w14:textId="77777777" w:rsidR="00B252BA" w:rsidRDefault="00B252BA">
            <w:pPr>
              <w:spacing w:before="100" w:beforeAutospacing="1"/>
              <w:rPr>
                <w:ins w:id="991" w:author="Henri Korver" w:date="2018-08-27T14:50:00Z"/>
              </w:rPr>
            </w:pPr>
            <w:ins w:id="992" w:author="Henri Korver" w:date="2018-08-27T14:50:00Z">
              <w:r>
                <w:rPr>
                  <w:szCs w:val="22"/>
                </w:rPr>
                <w:t>Status van een verblijfsobject.</w:t>
              </w:r>
            </w:ins>
          </w:p>
        </w:tc>
      </w:tr>
    </w:tbl>
    <w:p w14:paraId="6591DD41" w14:textId="77777777" w:rsidR="00733103" w:rsidRPr="00B252BA" w:rsidRDefault="00733103" w:rsidP="00733103">
      <w:pPr>
        <w:rPr>
          <w:ins w:id="993" w:author="Henri Korver" w:date="2018-08-27T14:43:00Z"/>
          <w:lang w:val="fr-FR"/>
          <w:rPrChange w:id="994" w:author="Henri Korver" w:date="2018-08-27T14:50:00Z">
            <w:rPr>
              <w:ins w:id="995" w:author="Henri Korver" w:date="2018-08-27T14:43:00Z"/>
            </w:rPr>
          </w:rPrChange>
        </w:rPr>
        <w:pPrChange w:id="996" w:author="Henri Korver" w:date="2018-08-27T14:43:00Z">
          <w:pPr>
            <w:pStyle w:val="Normaalweb"/>
          </w:pPr>
        </w:pPrChange>
      </w:pPr>
    </w:p>
    <w:p w14:paraId="34309B04" w14:textId="77777777" w:rsidR="008C0F11" w:rsidRPr="008C0F11" w:rsidRDefault="008C0F11" w:rsidP="008C0F11">
      <w:pPr>
        <w:rPr>
          <w:ins w:id="997" w:author="Henri Korver" w:date="2018-08-27T15:06:00Z"/>
        </w:rPr>
      </w:pPr>
      <w:ins w:id="998" w:author="Henri Korver" w:date="2018-08-27T15:06:00Z">
        <w:r w:rsidRPr="008C0F11">
          <w:t>Naast de extra elementen zijn er ook transformatieregels voor bestaande elementen nodig om applicaties zo goed mogelijk aan te laten sluiten aan BAG 2018 (zie onderstaande tabel).</w:t>
        </w:r>
      </w:ins>
    </w:p>
    <w:p w14:paraId="2948E340" w14:textId="77777777" w:rsidR="00733103" w:rsidRDefault="00733103" w:rsidP="004B3393">
      <w:pPr>
        <w:rPr>
          <w:ins w:id="999" w:author="Henri Korver" w:date="2018-08-27T15:07:00Z"/>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48" w:type="dxa"/>
          <w:left w:w="48" w:type="dxa"/>
          <w:bottom w:w="48" w:type="dxa"/>
          <w:right w:w="48" w:type="dxa"/>
        </w:tblCellMar>
        <w:tblLook w:val="04A0" w:firstRow="1" w:lastRow="0" w:firstColumn="1" w:lastColumn="0" w:noHBand="0" w:noVBand="1"/>
      </w:tblPr>
      <w:tblGrid>
        <w:gridCol w:w="1472"/>
        <w:gridCol w:w="2851"/>
        <w:gridCol w:w="4875"/>
      </w:tblGrid>
      <w:tr w:rsidR="008C0F11" w14:paraId="1727B947" w14:textId="77777777" w:rsidTr="008C0F11">
        <w:trPr>
          <w:tblCellSpacing w:w="0" w:type="dxa"/>
          <w:ins w:id="1000"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33C05A3F" w14:textId="77777777" w:rsidR="008C0F11" w:rsidRDefault="008C0F11">
            <w:pPr>
              <w:spacing w:before="100" w:beforeAutospacing="1"/>
              <w:rPr>
                <w:ins w:id="1001" w:author="Henri Korver" w:date="2018-08-27T15:07:00Z"/>
                <w:rFonts w:ascii="Times New Roman" w:hAnsi="Times New Roman" w:cs="Times New Roman"/>
                <w:sz w:val="24"/>
              </w:rPr>
            </w:pPr>
            <w:ins w:id="1002" w:author="Henri Korver" w:date="2018-08-27T15:07:00Z">
              <w:r>
                <w:rPr>
                  <w:b/>
                  <w:bCs/>
                  <w:szCs w:val="22"/>
                </w:rPr>
                <w:t>Entiteit</w:t>
              </w:r>
            </w:ins>
          </w:p>
        </w:tc>
        <w:tc>
          <w:tcPr>
            <w:tcW w:w="1550" w:type="pct"/>
            <w:tcBorders>
              <w:top w:val="outset" w:sz="6" w:space="0" w:color="000000"/>
              <w:left w:val="outset" w:sz="6" w:space="0" w:color="000000"/>
              <w:bottom w:val="outset" w:sz="6" w:space="0" w:color="000000"/>
              <w:right w:val="outset" w:sz="6" w:space="0" w:color="000000"/>
            </w:tcBorders>
            <w:hideMark/>
          </w:tcPr>
          <w:p w14:paraId="7552E7F8" w14:textId="77777777" w:rsidR="008C0F11" w:rsidRDefault="008C0F11">
            <w:pPr>
              <w:spacing w:before="100" w:beforeAutospacing="1"/>
              <w:rPr>
                <w:ins w:id="1003" w:author="Henri Korver" w:date="2018-08-27T15:07:00Z"/>
              </w:rPr>
            </w:pPr>
            <w:ins w:id="1004" w:author="Henri Korver" w:date="2018-08-27T15:07:00Z">
              <w:r>
                <w:rPr>
                  <w:b/>
                  <w:bCs/>
                  <w:szCs w:val="22"/>
                </w:rPr>
                <w:t>Element</w:t>
              </w:r>
            </w:ins>
          </w:p>
        </w:tc>
        <w:tc>
          <w:tcPr>
            <w:tcW w:w="2650" w:type="pct"/>
            <w:tcBorders>
              <w:top w:val="outset" w:sz="6" w:space="0" w:color="000000"/>
              <w:left w:val="outset" w:sz="6" w:space="0" w:color="000000"/>
              <w:bottom w:val="outset" w:sz="6" w:space="0" w:color="000000"/>
              <w:right w:val="outset" w:sz="6" w:space="0" w:color="000000"/>
            </w:tcBorders>
            <w:hideMark/>
          </w:tcPr>
          <w:p w14:paraId="089A0112" w14:textId="77777777" w:rsidR="008C0F11" w:rsidRDefault="008C0F11">
            <w:pPr>
              <w:spacing w:before="100" w:beforeAutospacing="1"/>
              <w:rPr>
                <w:ins w:id="1005" w:author="Henri Korver" w:date="2018-08-27T15:07:00Z"/>
              </w:rPr>
            </w:pPr>
            <w:ins w:id="1006" w:author="Henri Korver" w:date="2018-08-27T15:07:00Z">
              <w:r>
                <w:rPr>
                  <w:b/>
                  <w:bCs/>
                  <w:szCs w:val="22"/>
                </w:rPr>
                <w:t xml:space="preserve">Transformatieregel </w:t>
              </w:r>
            </w:ins>
          </w:p>
        </w:tc>
      </w:tr>
      <w:tr w:rsidR="008C0F11" w14:paraId="4D32359D" w14:textId="77777777" w:rsidTr="008C0F11">
        <w:trPr>
          <w:tblCellSpacing w:w="0" w:type="dxa"/>
          <w:ins w:id="1007"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69FB92EF" w14:textId="77777777" w:rsidR="008C0F11" w:rsidRDefault="008C0F11">
            <w:pPr>
              <w:spacing w:before="100" w:beforeAutospacing="1"/>
              <w:rPr>
                <w:ins w:id="1008" w:author="Henri Korver" w:date="2018-08-27T15:07:00Z"/>
              </w:rPr>
            </w:pPr>
            <w:ins w:id="1009" w:author="Henri Korver" w:date="2018-08-27T15:07:00Z">
              <w:r>
                <w:rPr>
                  <w:szCs w:val="22"/>
                </w:rPr>
                <w:t xml:space="preserve">AOA, NUM, OPR, PND, TGO, VBO, WPL </w:t>
              </w:r>
            </w:ins>
          </w:p>
        </w:tc>
        <w:tc>
          <w:tcPr>
            <w:tcW w:w="1550" w:type="pct"/>
            <w:tcBorders>
              <w:top w:val="outset" w:sz="6" w:space="0" w:color="000000"/>
              <w:left w:val="outset" w:sz="6" w:space="0" w:color="000000"/>
              <w:bottom w:val="outset" w:sz="6" w:space="0" w:color="000000"/>
              <w:right w:val="outset" w:sz="6" w:space="0" w:color="000000"/>
            </w:tcBorders>
            <w:hideMark/>
          </w:tcPr>
          <w:p w14:paraId="7340D93A" w14:textId="77777777" w:rsidR="008C0F11" w:rsidRDefault="008C0F11">
            <w:pPr>
              <w:spacing w:before="100" w:beforeAutospacing="1"/>
              <w:rPr>
                <w:ins w:id="1010" w:author="Henri Korver" w:date="2018-08-27T15:07:00Z"/>
              </w:rPr>
            </w:pPr>
            <w:ins w:id="1011" w:author="Henri Korver" w:date="2018-08-27T15:07:00Z">
              <w:r>
                <w:rPr>
                  <w:szCs w:val="22"/>
                </w:rPr>
                <w:t>identificatie</w:t>
              </w:r>
              <w:r>
                <w:rPr>
                  <w:szCs w:val="22"/>
                </w:rPr>
                <w:br/>
                <w:t xml:space="preserve">(in de groep brondocument) </w:t>
              </w:r>
            </w:ins>
          </w:p>
        </w:tc>
        <w:tc>
          <w:tcPr>
            <w:tcW w:w="2650" w:type="pct"/>
            <w:tcBorders>
              <w:top w:val="outset" w:sz="6" w:space="0" w:color="000000"/>
              <w:left w:val="outset" w:sz="6" w:space="0" w:color="000000"/>
              <w:bottom w:val="outset" w:sz="6" w:space="0" w:color="000000"/>
              <w:right w:val="outset" w:sz="6" w:space="0" w:color="000000"/>
            </w:tcBorders>
            <w:hideMark/>
          </w:tcPr>
          <w:p w14:paraId="19DA7052" w14:textId="7E99F79A" w:rsidR="008C0F11" w:rsidRDefault="008C0F11">
            <w:pPr>
              <w:spacing w:before="100" w:beforeAutospacing="1"/>
              <w:rPr>
                <w:ins w:id="1012" w:author="Henri Korver" w:date="2018-08-27T15:07:00Z"/>
              </w:rPr>
            </w:pPr>
            <w:ins w:id="1013" w:author="Henri Korver" w:date="2018-08-27T15:07:00Z">
              <w:r>
                <w:rPr>
                  <w:szCs w:val="22"/>
                </w:rPr>
                <w:t>Indien het documentnummer in BAG 2018 langer is dan 20 posities, dan alleen de eerste 20 posities gebruiken (‘afkappen’)</w:t>
              </w:r>
              <w:r w:rsidR="004B3393">
                <w:rPr>
                  <w:szCs w:val="22"/>
                </w:rPr>
                <w:t>.</w:t>
              </w:r>
            </w:ins>
            <w:ins w:id="1014" w:author="Henri Korver" w:date="2018-08-27T15:11:00Z">
              <w:r w:rsidR="004B3393">
                <w:rPr>
                  <w:rStyle w:val="Voetnootmarkering"/>
                  <w:szCs w:val="22"/>
                </w:rPr>
                <w:footnoteReference w:id="5"/>
              </w:r>
            </w:ins>
          </w:p>
          <w:p w14:paraId="6C13C324" w14:textId="77777777" w:rsidR="008C0F11" w:rsidRDefault="008C0F11">
            <w:pPr>
              <w:spacing w:before="100" w:beforeAutospacing="1" w:after="240"/>
              <w:rPr>
                <w:ins w:id="1018" w:author="Henri Korver" w:date="2018-08-27T15:07:00Z"/>
              </w:rPr>
            </w:pPr>
            <w:ins w:id="1019" w:author="Henri Korver" w:date="2018-08-27T15:07:00Z">
              <w:r>
                <w:rPr>
                  <w:szCs w:val="22"/>
                </w:rPr>
                <w:t>Om conform BAG 2018 volledige documentnummers met maximaal 40 posities uit te kunnen wisselen is het extraElement “bag18_brondocument_identificatie” toegevoegd.</w:t>
              </w:r>
            </w:ins>
          </w:p>
        </w:tc>
      </w:tr>
      <w:tr w:rsidR="008C0F11" w14:paraId="02463E0C" w14:textId="77777777" w:rsidTr="008C0F11">
        <w:trPr>
          <w:trHeight w:val="1860"/>
          <w:tblCellSpacing w:w="0" w:type="dxa"/>
          <w:ins w:id="1020"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1A3F937E" w14:textId="77777777" w:rsidR="008C0F11" w:rsidRDefault="008C0F11">
            <w:pPr>
              <w:spacing w:before="100" w:beforeAutospacing="1"/>
              <w:rPr>
                <w:ins w:id="1021" w:author="Henri Korver" w:date="2018-08-27T15:07:00Z"/>
              </w:rPr>
            </w:pPr>
            <w:ins w:id="1022" w:author="Henri Korver" w:date="2018-08-27T15:07:00Z">
              <w:r>
                <w:rPr>
                  <w:szCs w:val="22"/>
                </w:rPr>
                <w:lastRenderedPageBreak/>
                <w:t>PND</w:t>
              </w:r>
            </w:ins>
          </w:p>
        </w:tc>
        <w:tc>
          <w:tcPr>
            <w:tcW w:w="1550" w:type="pct"/>
            <w:tcBorders>
              <w:top w:val="outset" w:sz="6" w:space="0" w:color="000000"/>
              <w:left w:val="outset" w:sz="6" w:space="0" w:color="000000"/>
              <w:bottom w:val="outset" w:sz="6" w:space="0" w:color="000000"/>
              <w:right w:val="outset" w:sz="6" w:space="0" w:color="000000"/>
            </w:tcBorders>
            <w:hideMark/>
          </w:tcPr>
          <w:p w14:paraId="1409F8E1" w14:textId="77777777" w:rsidR="008C0F11" w:rsidRDefault="008C0F11">
            <w:pPr>
              <w:spacing w:before="100" w:beforeAutospacing="1"/>
              <w:rPr>
                <w:ins w:id="1023" w:author="Henri Korver" w:date="2018-08-27T15:07:00Z"/>
              </w:rPr>
            </w:pPr>
            <w:ins w:id="1024" w:author="Henri Korver" w:date="2018-08-27T15:07:00Z">
              <w:r>
                <w:rPr>
                  <w:szCs w:val="22"/>
                </w:rPr>
                <w:t>status</w:t>
              </w:r>
            </w:ins>
          </w:p>
        </w:tc>
        <w:tc>
          <w:tcPr>
            <w:tcW w:w="2650" w:type="pct"/>
            <w:tcBorders>
              <w:top w:val="outset" w:sz="6" w:space="0" w:color="000000"/>
              <w:left w:val="outset" w:sz="6" w:space="0" w:color="000000"/>
              <w:bottom w:val="outset" w:sz="6" w:space="0" w:color="000000"/>
              <w:right w:val="outset" w:sz="6" w:space="0" w:color="000000"/>
            </w:tcBorders>
            <w:hideMark/>
          </w:tcPr>
          <w:p w14:paraId="5D9D9ABD" w14:textId="77777777" w:rsidR="008C0F11" w:rsidRDefault="008C0F11">
            <w:pPr>
              <w:spacing w:before="100" w:beforeAutospacing="1"/>
              <w:rPr>
                <w:ins w:id="1025" w:author="Henri Korver" w:date="2018-08-27T15:07:00Z"/>
              </w:rPr>
            </w:pPr>
            <w:ins w:id="1026" w:author="Henri Korver" w:date="2018-08-27T15:07:00Z">
              <w:r>
                <w:rPr>
                  <w:szCs w:val="22"/>
                </w:rPr>
                <w:t>Indien de status ‘Verbouwing pand’ is in BAG 2018, dan wordt deze vermeld als ‘in gebruik (niet ingemeten)’.</w:t>
              </w:r>
              <w:r>
                <w:rPr>
                  <w:szCs w:val="22"/>
                </w:rPr>
                <w:br/>
                <w:t>Indien de status ‘Pand ten onrechte opgevoerd’ is in BAG 2018, dan wordt deze vermeld als ‘pand gesloopt’.</w:t>
              </w:r>
              <w:r>
                <w:rPr>
                  <w:szCs w:val="22"/>
                </w:rPr>
                <w:br/>
                <w:t>Om de status voor een pand conform BAG 2018 op te kunnen nemen is het extraElement 'bag18_statusPand' toegevoegd.</w:t>
              </w:r>
            </w:ins>
          </w:p>
        </w:tc>
      </w:tr>
      <w:tr w:rsidR="008C0F11" w14:paraId="2BCD5BD8" w14:textId="77777777" w:rsidTr="008C0F11">
        <w:trPr>
          <w:tblCellSpacing w:w="0" w:type="dxa"/>
          <w:ins w:id="1027"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5BC70FB9" w14:textId="77777777" w:rsidR="008C0F11" w:rsidRDefault="008C0F11">
            <w:pPr>
              <w:spacing w:before="100" w:beforeAutospacing="1"/>
              <w:rPr>
                <w:ins w:id="1028" w:author="Henri Korver" w:date="2018-08-27T15:07:00Z"/>
              </w:rPr>
            </w:pPr>
            <w:ins w:id="1029" w:author="Henri Korver" w:date="2018-08-27T15:07:00Z">
              <w:r>
                <w:rPr>
                  <w:szCs w:val="22"/>
                </w:rPr>
                <w:t>VBO</w:t>
              </w:r>
            </w:ins>
          </w:p>
        </w:tc>
        <w:tc>
          <w:tcPr>
            <w:tcW w:w="1550" w:type="pct"/>
            <w:tcBorders>
              <w:top w:val="outset" w:sz="6" w:space="0" w:color="000000"/>
              <w:left w:val="outset" w:sz="6" w:space="0" w:color="000000"/>
              <w:bottom w:val="outset" w:sz="6" w:space="0" w:color="000000"/>
              <w:right w:val="outset" w:sz="6" w:space="0" w:color="000000"/>
            </w:tcBorders>
            <w:hideMark/>
          </w:tcPr>
          <w:p w14:paraId="7EB32358" w14:textId="77777777" w:rsidR="008C0F11" w:rsidRDefault="008C0F11">
            <w:pPr>
              <w:spacing w:before="100" w:beforeAutospacing="1"/>
              <w:rPr>
                <w:ins w:id="1030" w:author="Henri Korver" w:date="2018-08-27T15:07:00Z"/>
              </w:rPr>
            </w:pPr>
            <w:ins w:id="1031" w:author="Henri Korver" w:date="2018-08-27T15:07:00Z">
              <w:r>
                <w:rPr>
                  <w:szCs w:val="22"/>
                </w:rPr>
                <w:t>status</w:t>
              </w:r>
            </w:ins>
          </w:p>
        </w:tc>
        <w:tc>
          <w:tcPr>
            <w:tcW w:w="2650" w:type="pct"/>
            <w:tcBorders>
              <w:top w:val="outset" w:sz="6" w:space="0" w:color="000000"/>
              <w:left w:val="outset" w:sz="6" w:space="0" w:color="000000"/>
              <w:bottom w:val="outset" w:sz="6" w:space="0" w:color="000000"/>
              <w:right w:val="outset" w:sz="6" w:space="0" w:color="000000"/>
            </w:tcBorders>
            <w:hideMark/>
          </w:tcPr>
          <w:p w14:paraId="395FD078" w14:textId="77777777" w:rsidR="008C0F11" w:rsidRDefault="008C0F11">
            <w:pPr>
              <w:spacing w:before="100" w:beforeAutospacing="1"/>
              <w:rPr>
                <w:ins w:id="1032" w:author="Henri Korver" w:date="2018-08-27T15:07:00Z"/>
              </w:rPr>
            </w:pPr>
            <w:ins w:id="1033" w:author="Henri Korver" w:date="2018-08-27T15:07:00Z">
              <w:r>
                <w:rPr>
                  <w:szCs w:val="22"/>
                </w:rPr>
                <w:t xml:space="preserve">Indien de status ‘Verbouwing verblijfsobject’ is in BAG 2018, dan wordt deze vermeld als ‘in gebruik (niet ingemeten)’. </w:t>
              </w:r>
              <w:r>
                <w:rPr>
                  <w:szCs w:val="22"/>
                </w:rPr>
                <w:br/>
                <w:t xml:space="preserve">Indien de status ‘Verblijfsobject ten onrechte opgevoerd’ is in BAG 2018, dan wordt deze vermeld als ‘verblijfsobject ingetrokken’. </w:t>
              </w:r>
              <w:r>
                <w:rPr>
                  <w:szCs w:val="22"/>
                </w:rPr>
                <w:br/>
                <w:t>Om de status voor een verblijfsobject conform BAG 2018 op te kunnen nemen is het extraElement 'bag18_statusVerblijfsobject' toegevoegd.</w:t>
              </w:r>
            </w:ins>
          </w:p>
        </w:tc>
      </w:tr>
      <w:tr w:rsidR="008C0F11" w14:paraId="30781BF7" w14:textId="77777777" w:rsidTr="008C0F11">
        <w:trPr>
          <w:tblCellSpacing w:w="0" w:type="dxa"/>
          <w:ins w:id="1034"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0049358E" w14:textId="77777777" w:rsidR="008C0F11" w:rsidRDefault="008C0F11">
            <w:pPr>
              <w:spacing w:before="100" w:beforeAutospacing="1"/>
              <w:rPr>
                <w:ins w:id="1035" w:author="Henri Korver" w:date="2018-08-27T15:07:00Z"/>
              </w:rPr>
            </w:pPr>
            <w:ins w:id="1036" w:author="Henri Korver" w:date="2018-08-27T15:07:00Z">
              <w:r>
                <w:t>WPL</w:t>
              </w:r>
            </w:ins>
          </w:p>
        </w:tc>
        <w:tc>
          <w:tcPr>
            <w:tcW w:w="1550" w:type="pct"/>
            <w:tcBorders>
              <w:top w:val="outset" w:sz="6" w:space="0" w:color="000000"/>
              <w:left w:val="outset" w:sz="6" w:space="0" w:color="000000"/>
              <w:bottom w:val="outset" w:sz="6" w:space="0" w:color="000000"/>
              <w:right w:val="outset" w:sz="6" w:space="0" w:color="000000"/>
            </w:tcBorders>
            <w:hideMark/>
          </w:tcPr>
          <w:p w14:paraId="13983206" w14:textId="77777777" w:rsidR="008C0F11" w:rsidRDefault="008C0F11">
            <w:pPr>
              <w:spacing w:before="100" w:beforeAutospacing="1"/>
              <w:rPr>
                <w:ins w:id="1037" w:author="Henri Korver" w:date="2018-08-27T15:07:00Z"/>
              </w:rPr>
            </w:pPr>
            <w:ins w:id="1038" w:author="Henri Korver" w:date="2018-08-27T15:07:00Z">
              <w:r>
                <w:t>geometrie</w:t>
              </w:r>
            </w:ins>
          </w:p>
        </w:tc>
        <w:tc>
          <w:tcPr>
            <w:tcW w:w="2650" w:type="pct"/>
            <w:tcBorders>
              <w:top w:val="outset" w:sz="6" w:space="0" w:color="000000"/>
              <w:left w:val="outset" w:sz="6" w:space="0" w:color="000000"/>
              <w:bottom w:val="outset" w:sz="6" w:space="0" w:color="000000"/>
              <w:right w:val="outset" w:sz="6" w:space="0" w:color="000000"/>
            </w:tcBorders>
            <w:hideMark/>
          </w:tcPr>
          <w:p w14:paraId="50C3D4D1" w14:textId="77777777" w:rsidR="008C0F11" w:rsidRDefault="008C0F11">
            <w:pPr>
              <w:spacing w:before="100" w:beforeAutospacing="1"/>
              <w:rPr>
                <w:ins w:id="1039" w:author="Henri Korver" w:date="2018-08-27T15:07:00Z"/>
              </w:rPr>
            </w:pPr>
            <w:ins w:id="1040" w:author="Henri Korver" w:date="2018-08-27T15:07:00Z">
              <w:r>
                <w:rPr>
                  <w:szCs w:val="22"/>
                </w:rPr>
                <w:t>Indien de geometrie een MultiVlak is, dan wordt het element leeg gelaten. Een lege geometrie wordt aangeduid met het xml-attribute StUF:noValue=”geenWaarde”.</w:t>
              </w:r>
            </w:ins>
          </w:p>
          <w:p w14:paraId="03C82675" w14:textId="77777777" w:rsidR="008C0F11" w:rsidRDefault="008C0F11">
            <w:pPr>
              <w:spacing w:before="100" w:beforeAutospacing="1"/>
              <w:rPr>
                <w:ins w:id="1041" w:author="Henri Korver" w:date="2018-08-27T15:07:00Z"/>
              </w:rPr>
            </w:pPr>
          </w:p>
        </w:tc>
      </w:tr>
      <w:tr w:rsidR="008C0F11" w14:paraId="068316FB" w14:textId="77777777" w:rsidTr="008C0F11">
        <w:trPr>
          <w:tblCellSpacing w:w="0" w:type="dxa"/>
          <w:ins w:id="1042" w:author="Henri Korver" w:date="2018-08-27T15:07:00Z"/>
        </w:trPr>
        <w:tc>
          <w:tcPr>
            <w:tcW w:w="800" w:type="pct"/>
            <w:tcBorders>
              <w:top w:val="outset" w:sz="6" w:space="0" w:color="000000"/>
              <w:left w:val="outset" w:sz="6" w:space="0" w:color="000000"/>
              <w:bottom w:val="outset" w:sz="6" w:space="0" w:color="000000"/>
              <w:right w:val="outset" w:sz="6" w:space="0" w:color="000000"/>
            </w:tcBorders>
            <w:hideMark/>
          </w:tcPr>
          <w:p w14:paraId="0AD594D2" w14:textId="77777777" w:rsidR="008C0F11" w:rsidRDefault="008C0F11">
            <w:pPr>
              <w:spacing w:before="100" w:beforeAutospacing="1"/>
              <w:rPr>
                <w:ins w:id="1043" w:author="Henri Korver" w:date="2018-08-27T15:07:00Z"/>
              </w:rPr>
            </w:pPr>
            <w:ins w:id="1044" w:author="Henri Korver" w:date="2018-08-27T15:07:00Z">
              <w:r>
                <w:t>AOA, NUM, OPR, PND, TGO, VBO, WPL</w:t>
              </w:r>
            </w:ins>
          </w:p>
        </w:tc>
        <w:tc>
          <w:tcPr>
            <w:tcW w:w="1550" w:type="pct"/>
            <w:tcBorders>
              <w:top w:val="outset" w:sz="6" w:space="0" w:color="000000"/>
              <w:left w:val="outset" w:sz="6" w:space="0" w:color="000000"/>
              <w:bottom w:val="outset" w:sz="6" w:space="0" w:color="000000"/>
              <w:right w:val="outset" w:sz="6" w:space="0" w:color="000000"/>
            </w:tcBorders>
            <w:hideMark/>
          </w:tcPr>
          <w:p w14:paraId="3EBAF7B5" w14:textId="77777777" w:rsidR="008C0F11" w:rsidRDefault="008C0F11">
            <w:pPr>
              <w:spacing w:before="100" w:beforeAutospacing="1"/>
              <w:rPr>
                <w:ins w:id="1045" w:author="Henri Korver" w:date="2018-08-27T15:07:00Z"/>
              </w:rPr>
            </w:pPr>
            <w:ins w:id="1046" w:author="Henri Korver" w:date="2018-08-27T15:07:00Z">
              <w:r>
                <w:t>Alle elementen die gevuld worden met een datum uit de BAG 2018.</w:t>
              </w:r>
            </w:ins>
          </w:p>
        </w:tc>
        <w:tc>
          <w:tcPr>
            <w:tcW w:w="2650" w:type="pct"/>
            <w:tcBorders>
              <w:top w:val="outset" w:sz="6" w:space="0" w:color="000000"/>
              <w:left w:val="outset" w:sz="6" w:space="0" w:color="000000"/>
              <w:bottom w:val="outset" w:sz="6" w:space="0" w:color="000000"/>
              <w:right w:val="outset" w:sz="6" w:space="0" w:color="000000"/>
            </w:tcBorders>
            <w:hideMark/>
          </w:tcPr>
          <w:p w14:paraId="25BDB62B" w14:textId="77777777" w:rsidR="008C0F11" w:rsidRDefault="008C0F11">
            <w:pPr>
              <w:spacing w:before="100" w:beforeAutospacing="1"/>
              <w:rPr>
                <w:ins w:id="1047" w:author="Henri Korver" w:date="2018-08-27T15:07:00Z"/>
              </w:rPr>
            </w:pPr>
            <w:ins w:id="1048" w:author="Henri Korver" w:date="2018-08-27T15:07:00Z">
              <w:r>
                <w:rPr>
                  <w:szCs w:val="22"/>
                </w:rPr>
                <w:t>EEJJ-MM-DDThh:mm:ss.ddd (BAG 2018)</w:t>
              </w:r>
            </w:ins>
          </w:p>
          <w:p w14:paraId="7A025A2C" w14:textId="77777777" w:rsidR="008C0F11" w:rsidRDefault="008C0F11" w:rsidP="00806FDD">
            <w:pPr>
              <w:rPr>
                <w:ins w:id="1049" w:author="Henri Korver" w:date="2018-08-27T15:07:00Z"/>
              </w:rPr>
              <w:pPrChange w:id="1050" w:author="Henri Korver" w:date="2018-08-27T15:50:00Z">
                <w:pPr>
                  <w:spacing w:before="100" w:beforeAutospacing="1"/>
                </w:pPr>
              </w:pPrChange>
            </w:pPr>
            <w:ins w:id="1051" w:author="Henri Korver" w:date="2018-08-27T15:07:00Z">
              <w:r>
                <w:rPr>
                  <w:szCs w:val="22"/>
                </w:rPr>
                <w:t>vertalen naar</w:t>
              </w:r>
            </w:ins>
          </w:p>
          <w:p w14:paraId="474A3FEC" w14:textId="77777777" w:rsidR="008C0F11" w:rsidRDefault="008C0F11" w:rsidP="00806FDD">
            <w:pPr>
              <w:rPr>
                <w:ins w:id="1052" w:author="Henri Korver" w:date="2018-08-27T15:07:00Z"/>
              </w:rPr>
              <w:pPrChange w:id="1053" w:author="Henri Korver" w:date="2018-08-27T15:50:00Z">
                <w:pPr>
                  <w:spacing w:before="100" w:beforeAutospacing="1"/>
                </w:pPr>
              </w:pPrChange>
            </w:pPr>
            <w:ins w:id="1054" w:author="Henri Korver" w:date="2018-08-27T15:07:00Z">
              <w:r>
                <w:rPr>
                  <w:szCs w:val="22"/>
                </w:rPr>
                <w:t>EEJJMMDDhhmmssddd (StUF 3.01)</w:t>
              </w:r>
            </w:ins>
          </w:p>
        </w:tc>
      </w:tr>
    </w:tbl>
    <w:p w14:paraId="6F6EEB5F" w14:textId="0F43E5A2" w:rsidR="008C0F11" w:rsidRPr="004B3393" w:rsidRDefault="008C0F11" w:rsidP="00806FDD">
      <w:pPr>
        <w:pStyle w:val="sdfootnote"/>
        <w:ind w:left="0" w:firstLine="0"/>
        <w:pPrChange w:id="1055" w:author="Henri Korver" w:date="2018-08-27T15:50:00Z">
          <w:pPr/>
        </w:pPrChange>
      </w:pPr>
    </w:p>
    <w:sectPr w:rsidR="008C0F11" w:rsidRPr="004B3393" w:rsidSect="00792E1C">
      <w:headerReference w:type="default" r:id="rId60"/>
      <w:footerReference w:type="default" r:id="rId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8B2E3A" w14:textId="77777777" w:rsidR="00853606" w:rsidRDefault="00853606" w:rsidP="00623523">
      <w:r>
        <w:separator/>
      </w:r>
    </w:p>
  </w:endnote>
  <w:endnote w:type="continuationSeparator" w:id="0">
    <w:p w14:paraId="53FF1E67" w14:textId="77777777" w:rsidR="00853606" w:rsidRDefault="00853606" w:rsidP="00623523">
      <w:r>
        <w:continuationSeparator/>
      </w:r>
    </w:p>
  </w:endnote>
  <w:endnote w:type="continuationNotice" w:id="1">
    <w:p w14:paraId="54F87089" w14:textId="77777777" w:rsidR="00853606" w:rsidRDefault="008536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390777"/>
      <w:docPartObj>
        <w:docPartGallery w:val="Page Numbers (Bottom of Page)"/>
        <w:docPartUnique/>
      </w:docPartObj>
    </w:sdtPr>
    <w:sdtContent>
      <w:p w14:paraId="63929EA9" w14:textId="77777777" w:rsidR="004B3393" w:rsidRDefault="004B3393">
        <w:pPr>
          <w:pStyle w:val="Voettekst"/>
        </w:pPr>
        <w:r>
          <w:rPr>
            <w:noProof/>
          </w:rPr>
          <mc:AlternateContent>
            <mc:Choice Requires="wps">
              <w:drawing>
                <wp:anchor distT="0" distB="0" distL="114300" distR="114300" simplePos="0" relativeHeight="251658752" behindDoc="0" locked="0" layoutInCell="1" allowOverlap="1" wp14:anchorId="4168A908" wp14:editId="672976D7">
                  <wp:simplePos x="0" y="0"/>
                  <wp:positionH relativeFrom="rightMargin">
                    <wp:align>center</wp:align>
                  </wp:positionH>
                  <wp:positionV relativeFrom="bottomMargin">
                    <wp:align>center</wp:align>
                  </wp:positionV>
                  <wp:extent cx="565785" cy="191770"/>
                  <wp:effectExtent l="0" t="0" r="0" b="17780"/>
                  <wp:wrapNone/>
                  <wp:docPr id="32" name="Rechthoek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2A1DF4" w14:textId="77777777" w:rsidR="004B3393" w:rsidRDefault="004B3393">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120E08" w:rsidRPr="00120E08">
                                <w:rPr>
                                  <w:noProof/>
                                  <w:color w:val="C0504D" w:themeColor="accent2"/>
                                </w:rPr>
                                <w:t>20</w:t>
                              </w:r>
                              <w:r>
                                <w:rPr>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168A908" id="Rechthoek 32" o:spid="_x0000_s1034" style="position:absolute;margin-left:0;margin-top:0;width:44.55pt;height:15.1pt;rotation:180;flip:x;z-index:25165875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" filled="f" fillcolor="#c0504d" stroked="f" strokecolor="#5c83b4" strokeweight="2.25pt">
                  <v:textbox inset=",0,,0">
                    <w:txbxContent>
                      <w:p w14:paraId="052A1DF4" w14:textId="77777777" w:rsidR="004B3393" w:rsidRDefault="004B3393">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sidR="00120E08" w:rsidRPr="00120E08">
                          <w:rPr>
                            <w:noProof/>
                            <w:color w:val="C0504D" w:themeColor="accent2"/>
                          </w:rPr>
                          <w:t>20</w:t>
                        </w:r>
                        <w:r>
                          <w:rPr>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6738C9" w14:textId="77777777" w:rsidR="00853606" w:rsidRDefault="00853606" w:rsidP="00623523">
      <w:r>
        <w:separator/>
      </w:r>
    </w:p>
  </w:footnote>
  <w:footnote w:type="continuationSeparator" w:id="0">
    <w:p w14:paraId="403C4242" w14:textId="77777777" w:rsidR="00853606" w:rsidRDefault="00853606" w:rsidP="00623523">
      <w:r>
        <w:continuationSeparator/>
      </w:r>
    </w:p>
  </w:footnote>
  <w:footnote w:type="continuationNotice" w:id="1">
    <w:p w14:paraId="7D9A922E" w14:textId="77777777" w:rsidR="00853606" w:rsidRDefault="00853606"/>
  </w:footnote>
  <w:footnote w:id="2">
    <w:p w14:paraId="4D0B53FA" w14:textId="0108F70A" w:rsidR="004B3393" w:rsidRDefault="004B3393" w:rsidP="00806FDD">
      <w:pPr>
        <w:pStyle w:val="sdfootnote"/>
        <w:spacing w:before="0" w:beforeAutospacing="0"/>
        <w:pPrChange w:id="905" w:author="Henri Korver" w:date="2018-08-27T15:49:00Z">
          <w:pPr>
            <w:pStyle w:val="Voetnoottekst"/>
          </w:pPr>
        </w:pPrChange>
      </w:pPr>
      <w:ins w:id="906" w:author="Henri Korver" w:date="2018-08-27T14:45:00Z">
        <w:r>
          <w:rPr>
            <w:rStyle w:val="Voetnootmarkering"/>
          </w:rPr>
          <w:footnoteRef/>
        </w:r>
        <w:r>
          <w:t xml:space="preserve"> Zie </w:t>
        </w:r>
        <w:r>
          <w:fldChar w:fldCharType="begin"/>
        </w:r>
        <w:r>
          <w:instrText xml:space="preserve"> HYPERLINK "https://www.geobasisregistraties.nl/basisregistraties/documenten/publicatie/2018/03/12/catalogus-2018" </w:instrText>
        </w:r>
        <w:r>
          <w:fldChar w:fldCharType="separate"/>
        </w:r>
        <w:r>
          <w:rPr>
            <w:rStyle w:val="Hyperlink"/>
          </w:rPr>
          <w:t>https://www.geobasisregistraties.nl/basisregistraties/documenten/publicatie/2018/03/12/catalogus-2018</w:t>
        </w:r>
        <w:r>
          <w:fldChar w:fldCharType="end"/>
        </w:r>
        <w:r>
          <w:t>.</w:t>
        </w:r>
      </w:ins>
    </w:p>
  </w:footnote>
  <w:footnote w:id="3">
    <w:p w14:paraId="34732234" w14:textId="114B8CE6" w:rsidR="004B3393" w:rsidRPr="00806FDD" w:rsidRDefault="004B3393" w:rsidP="00806FDD">
      <w:pPr>
        <w:pStyle w:val="sdfootnote"/>
        <w:spacing w:before="0" w:beforeAutospacing="0"/>
        <w:rPr>
          <w:lang w:val="fr-FR"/>
          <w:rPrChange w:id="963" w:author="Henri Korver" w:date="2018-08-27T15:49:00Z">
            <w:rPr/>
          </w:rPrChange>
        </w:rPr>
        <w:pPrChange w:id="964" w:author="Henri Korver" w:date="2018-08-27T15:49:00Z">
          <w:pPr>
            <w:pStyle w:val="Voetnoottekst"/>
          </w:pPr>
        </w:pPrChange>
      </w:pPr>
      <w:ins w:id="965" w:author="Henri Korver" w:date="2018-08-27T14:54:00Z">
        <w:r>
          <w:rPr>
            <w:rStyle w:val="Voetnootmarkering"/>
          </w:rPr>
          <w:footnoteRef/>
        </w:r>
        <w:r>
          <w:t xml:space="preserve"> </w:t>
        </w:r>
        <w:r w:rsidRPr="00643D2B">
          <w:rPr>
            <w:lang w:val="fr-FR"/>
          </w:rPr>
          <w:t xml:space="preserve">Zie </w:t>
        </w:r>
        <w:r>
          <w:fldChar w:fldCharType="begin"/>
        </w:r>
        <w:r w:rsidRPr="00643D2B">
          <w:rPr>
            <w:lang w:val="fr-FR"/>
          </w:rPr>
          <w:instrText xml:space="preserve"> HYPERLINK "https://www.geobasisregistraties.nl/basisregistraties/documenten/publicatie/2018/03/12/catalogus-2018" </w:instrText>
        </w:r>
        <w:r>
          <w:fldChar w:fldCharType="separate"/>
        </w:r>
        <w:r w:rsidRPr="00643D2B">
          <w:rPr>
            <w:rStyle w:val="Hyperlink"/>
            <w:lang w:val="fr-FR"/>
          </w:rPr>
          <w:t>Catalogus BAG 2018</w:t>
        </w:r>
        <w:r>
          <w:fldChar w:fldCharType="end"/>
        </w:r>
        <w:r w:rsidRPr="00643D2B">
          <w:rPr>
            <w:lang w:val="fr-FR"/>
          </w:rPr>
          <w:t>.</w:t>
        </w:r>
      </w:ins>
    </w:p>
  </w:footnote>
  <w:footnote w:id="4">
    <w:p w14:paraId="6F27351B" w14:textId="089DC4FF" w:rsidR="004B3393" w:rsidRDefault="004B3393" w:rsidP="00806FDD">
      <w:pPr>
        <w:pStyle w:val="Voetnoottekst"/>
        <w:pPrChange w:id="981" w:author="Henri Korver" w:date="2018-08-27T15:49:00Z">
          <w:pPr>
            <w:pStyle w:val="Voetnoottekst"/>
          </w:pPr>
        </w:pPrChange>
      </w:pPr>
      <w:ins w:id="982" w:author="Henri Korver" w:date="2018-08-27T14:55:00Z">
        <w:r>
          <w:rPr>
            <w:rStyle w:val="Voetnootmarkering"/>
          </w:rPr>
          <w:footnoteRef/>
        </w:r>
        <w:r>
          <w:t xml:space="preserve"> </w:t>
        </w:r>
        <w:r w:rsidRPr="008C0F11">
          <w:rPr>
            <w:rFonts w:ascii="Times New Roman" w:hAnsi="Times New Roman" w:cs="Times New Roman"/>
            <w:lang w:val="fr-FR"/>
            <w:rPrChange w:id="983" w:author="Henri Korver" w:date="2018-08-27T15:05:00Z">
              <w:rPr>
                <w:lang w:val="fr-FR"/>
              </w:rPr>
            </w:rPrChange>
          </w:rPr>
          <w:t xml:space="preserve">Zie </w:t>
        </w:r>
        <w:r w:rsidRPr="008C0F11">
          <w:rPr>
            <w:rFonts w:ascii="Times New Roman" w:hAnsi="Times New Roman" w:cs="Times New Roman"/>
            <w:rPrChange w:id="984" w:author="Henri Korver" w:date="2018-08-27T15:05:00Z">
              <w:rPr/>
            </w:rPrChange>
          </w:rPr>
          <w:fldChar w:fldCharType="begin"/>
        </w:r>
        <w:r w:rsidRPr="008C0F11">
          <w:rPr>
            <w:rFonts w:ascii="Times New Roman" w:hAnsi="Times New Roman" w:cs="Times New Roman"/>
            <w:lang w:val="fr-FR"/>
            <w:rPrChange w:id="985" w:author="Henri Korver" w:date="2018-08-27T15:05:00Z">
              <w:rPr>
                <w:lang w:val="fr-FR"/>
              </w:rPr>
            </w:rPrChange>
          </w:rPr>
          <w:instrText xml:space="preserve"> HYPERLINK "https://www.geobasisregistraties.nl/basisregistraties/documenten/publicatie/2018/03/12/catalogus-2018" </w:instrText>
        </w:r>
        <w:r w:rsidRPr="008C0F11">
          <w:rPr>
            <w:rFonts w:ascii="Times New Roman" w:hAnsi="Times New Roman" w:cs="Times New Roman"/>
            <w:rPrChange w:id="986" w:author="Henri Korver" w:date="2018-08-27T15:05:00Z">
              <w:rPr/>
            </w:rPrChange>
          </w:rPr>
          <w:fldChar w:fldCharType="separate"/>
        </w:r>
        <w:r w:rsidRPr="008C0F11">
          <w:rPr>
            <w:rStyle w:val="Hyperlink"/>
            <w:rFonts w:ascii="Times New Roman" w:hAnsi="Times New Roman" w:cs="Times New Roman"/>
            <w:lang w:val="fr-FR"/>
            <w:rPrChange w:id="987" w:author="Henri Korver" w:date="2018-08-27T15:05:00Z">
              <w:rPr>
                <w:rStyle w:val="Hyperlink"/>
                <w:lang w:val="fr-FR"/>
              </w:rPr>
            </w:rPrChange>
          </w:rPr>
          <w:t>Catalogus BAG 2018</w:t>
        </w:r>
        <w:r w:rsidRPr="008C0F11">
          <w:rPr>
            <w:rFonts w:ascii="Times New Roman" w:hAnsi="Times New Roman" w:cs="Times New Roman"/>
            <w:rPrChange w:id="988" w:author="Henri Korver" w:date="2018-08-27T15:05:00Z">
              <w:rPr/>
            </w:rPrChange>
          </w:rPr>
          <w:fldChar w:fldCharType="end"/>
        </w:r>
        <w:r w:rsidRPr="008C0F11">
          <w:rPr>
            <w:rFonts w:ascii="Times New Roman" w:hAnsi="Times New Roman" w:cs="Times New Roman"/>
            <w:lang w:val="fr-FR"/>
            <w:rPrChange w:id="989" w:author="Henri Korver" w:date="2018-08-27T15:05:00Z">
              <w:rPr>
                <w:lang w:val="fr-FR"/>
              </w:rPr>
            </w:rPrChange>
          </w:rPr>
          <w:t>.</w:t>
        </w:r>
      </w:ins>
    </w:p>
  </w:footnote>
  <w:footnote w:id="5">
    <w:p w14:paraId="2754F26E" w14:textId="4DB4E7BF" w:rsidR="004B3393" w:rsidRDefault="004B3393" w:rsidP="00806FDD">
      <w:pPr>
        <w:pStyle w:val="sdfootnote"/>
        <w:spacing w:before="0" w:beforeAutospacing="0"/>
        <w:rPr>
          <w:ins w:id="1015" w:author="Henri Korver" w:date="2018-08-27T15:11:00Z"/>
        </w:rPr>
        <w:pPrChange w:id="1016" w:author="Henri Korver" w:date="2018-08-27T15:49:00Z">
          <w:pPr>
            <w:pStyle w:val="sdfootnote"/>
          </w:pPr>
        </w:pPrChange>
      </w:pPr>
      <w:ins w:id="1017" w:author="Henri Korver" w:date="2018-08-27T15:11:00Z">
        <w:r>
          <w:rPr>
            <w:rStyle w:val="Voetnootmarkering"/>
          </w:rPr>
          <w:footnoteRef/>
        </w:r>
        <w:r>
          <w:t xml:space="preserve"> Aan BAG-beheerders wordt geadviseerd om het documentnummer beperkt te </w:t>
        </w:r>
        <w:r w:rsidR="00806FDD">
          <w:t xml:space="preserve">houden tot maximaal 20 posities </w:t>
        </w:r>
        <w:r>
          <w:t xml:space="preserve">zolang nog niet al hun afnemers de 40 posities kunnen verwerken. </w:t>
        </w:r>
      </w:ins>
    </w:p>
    <w:p w14:paraId="73BCD1EB" w14:textId="55898DBD" w:rsidR="004B3393" w:rsidRDefault="004B3393">
      <w:pPr>
        <w:pStyle w:val="Voetnootteks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4644" w14:textId="2214AA79" w:rsidR="004B3393" w:rsidRDefault="004B3393" w:rsidP="007502B3">
    <w:pPr>
      <w:pStyle w:val="Koptekst"/>
      <w:rPr>
        <w:kern w:val="32"/>
      </w:rPr>
    </w:pPr>
    <w:r>
      <w:rPr>
        <w:noProof/>
      </w:rPr>
      <w:drawing>
        <wp:anchor distT="0" distB="0" distL="114300" distR="114300" simplePos="0" relativeHeight="251656704" behindDoc="0" locked="0" layoutInCell="1" allowOverlap="1" wp14:anchorId="1AADD4DA" wp14:editId="643D4C9A">
          <wp:simplePos x="0" y="0"/>
          <wp:positionH relativeFrom="column">
            <wp:posOffset>4470819</wp:posOffset>
          </wp:positionH>
          <wp:positionV relativeFrom="paragraph">
            <wp:posOffset>-121980</wp:posOffset>
          </wp:positionV>
          <wp:extent cx="1983740" cy="718185"/>
          <wp:effectExtent l="0" t="0" r="0" b="571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ogo-onup.bmp"/>
                  <pic:cNvPicPr/>
                </pic:nvPicPr>
                <pic:blipFill>
                  <a:blip r:embed="rId1">
                    <a:extLst>
                      <a:ext uri="{28A0092B-C50C-407E-A947-70E740481C1C}">
                        <a14:useLocalDpi xmlns:a14="http://schemas.microsoft.com/office/drawing/2010/main" val="0"/>
                      </a:ext>
                    </a:extLst>
                  </a:blip>
                  <a:stretch>
                    <a:fillRect/>
                  </a:stretch>
                </pic:blipFill>
                <pic:spPr>
                  <a:xfrm>
                    <a:off x="0" y="0"/>
                    <a:ext cx="1983740" cy="718185"/>
                  </a:xfrm>
                  <a:prstGeom prst="rect">
                    <a:avLst/>
                  </a:prstGeom>
                </pic:spPr>
              </pic:pic>
            </a:graphicData>
          </a:graphic>
          <wp14:sizeRelH relativeFrom="margin">
            <wp14:pctWidth>0</wp14:pctWidth>
          </wp14:sizeRelH>
          <wp14:sizeRelV relativeFrom="margin">
            <wp14:pctHeight>0</wp14:pctHeight>
          </wp14:sizeRelV>
        </wp:anchor>
      </w:drawing>
    </w:r>
    <w:r w:rsidRPr="000079C4">
      <w:rPr>
        <w:kern w:val="32"/>
      </w:rPr>
      <w:t xml:space="preserve">Standaard Services voor </w:t>
    </w:r>
    <w:r>
      <w:rPr>
        <w:kern w:val="32"/>
      </w:rPr>
      <w:t>het uitwisselen van informatie</w:t>
    </w:r>
  </w:p>
  <w:p w14:paraId="40E447B0" w14:textId="77777777" w:rsidR="004B3393" w:rsidRDefault="004B3393" w:rsidP="007502B3">
    <w:pPr>
      <w:pStyle w:val="Koptekst"/>
      <w:rPr>
        <w:kern w:val="32"/>
      </w:rPr>
    </w:pPr>
    <w:r>
      <w:rPr>
        <w:kern w:val="32"/>
      </w:rPr>
      <w:t>tussen Wabo en BAG systemen</w:t>
    </w:r>
  </w:p>
  <w:p w14:paraId="109EF39F" w14:textId="77777777" w:rsidR="004B3393" w:rsidRDefault="004B3393" w:rsidP="007502B3">
    <w:pPr>
      <w:pStyle w:val="Koptekst"/>
      <w:rPr>
        <w:kern w:val="32"/>
      </w:rPr>
    </w:pPr>
  </w:p>
  <w:p w14:paraId="3CF4D595" w14:textId="77777777" w:rsidR="004B3393" w:rsidRPr="00EF5CCF" w:rsidRDefault="004B3393" w:rsidP="007502B3">
    <w:pPr>
      <w:pStyle w:val="Koptekst"/>
      <w:rPr>
        <w:sz w:val="20"/>
      </w:rPr>
    </w:pPr>
  </w:p>
  <w:p w14:paraId="17B27F29" w14:textId="77777777" w:rsidR="004B3393" w:rsidRDefault="004B3393" w:rsidP="004F2BC6">
    <w:pPr>
      <w:pStyle w:val="Koptekst"/>
      <w:rPr>
        <w:kern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FA84384"/>
    <w:lvl w:ilvl="0">
      <w:start w:val="1"/>
      <w:numFmt w:val="bullet"/>
      <w:pStyle w:val="Lijstopsomteken5"/>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C20CE692"/>
    <w:lvl w:ilvl="0">
      <w:start w:val="1"/>
      <w:numFmt w:val="bullet"/>
      <w:pStyle w:val="Lijstopsomteken4"/>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D1BA572E"/>
    <w:lvl w:ilvl="0">
      <w:start w:val="1"/>
      <w:numFmt w:val="bullet"/>
      <w:pStyle w:val="Lijstopsomteken3"/>
      <w:lvlText w:val=""/>
      <w:lvlJc w:val="left"/>
      <w:pPr>
        <w:tabs>
          <w:tab w:val="num" w:pos="926"/>
        </w:tabs>
        <w:ind w:left="926" w:hanging="360"/>
      </w:pPr>
      <w:rPr>
        <w:rFonts w:ascii="Symbol" w:hAnsi="Symbol" w:hint="default"/>
      </w:rPr>
    </w:lvl>
  </w:abstractNum>
  <w:abstractNum w:abstractNumId="3" w15:restartNumberingAfterBreak="0">
    <w:nsid w:val="0368518E"/>
    <w:multiLevelType w:val="multilevel"/>
    <w:tmpl w:val="C37AC670"/>
    <w:lvl w:ilvl="0">
      <w:start w:val="1"/>
      <w:numFmt w:val="decimal"/>
      <w:pStyle w:val="Kop1"/>
      <w:lvlText w:val="%1."/>
      <w:lvlJc w:val="left"/>
      <w:pPr>
        <w:ind w:left="360" w:hanging="360"/>
      </w:pPr>
      <w:rPr>
        <w:rFonts w:hint="default"/>
      </w:rPr>
    </w:lvl>
    <w:lvl w:ilvl="1">
      <w:start w:val="1"/>
      <w:numFmt w:val="decimal"/>
      <w:isLgl/>
      <w:lvlText w:val="%1.%2"/>
      <w:lvlJc w:val="left"/>
      <w:pPr>
        <w:ind w:left="1424" w:hanging="720"/>
      </w:pPr>
      <w:rPr>
        <w:rFonts w:hint="default"/>
      </w:rPr>
    </w:lvl>
    <w:lvl w:ilvl="2">
      <w:start w:val="1"/>
      <w:numFmt w:val="decimal"/>
      <w:isLgl/>
      <w:lvlText w:val="%1.%2.%3"/>
      <w:lvlJc w:val="left"/>
      <w:pPr>
        <w:ind w:left="2128" w:hanging="720"/>
      </w:pPr>
      <w:rPr>
        <w:rFonts w:hint="default"/>
      </w:rPr>
    </w:lvl>
    <w:lvl w:ilvl="3">
      <w:start w:val="1"/>
      <w:numFmt w:val="decimal"/>
      <w:isLgl/>
      <w:lvlText w:val="%1.%2.%3.%4"/>
      <w:lvlJc w:val="left"/>
      <w:pPr>
        <w:ind w:left="3192" w:hanging="1080"/>
      </w:pPr>
      <w:rPr>
        <w:rFonts w:hint="default"/>
      </w:rPr>
    </w:lvl>
    <w:lvl w:ilvl="4">
      <w:start w:val="1"/>
      <w:numFmt w:val="decimal"/>
      <w:isLgl/>
      <w:lvlText w:val="%1.%2.%3.%4.%5"/>
      <w:lvlJc w:val="left"/>
      <w:pPr>
        <w:ind w:left="4256" w:hanging="1440"/>
      </w:pPr>
      <w:rPr>
        <w:rFonts w:hint="default"/>
      </w:rPr>
    </w:lvl>
    <w:lvl w:ilvl="5">
      <w:start w:val="1"/>
      <w:numFmt w:val="decimal"/>
      <w:isLgl/>
      <w:lvlText w:val="%1.%2.%3.%4.%5.%6"/>
      <w:lvlJc w:val="left"/>
      <w:pPr>
        <w:ind w:left="4960" w:hanging="1440"/>
      </w:pPr>
      <w:rPr>
        <w:rFonts w:hint="default"/>
      </w:rPr>
    </w:lvl>
    <w:lvl w:ilvl="6">
      <w:start w:val="1"/>
      <w:numFmt w:val="decimal"/>
      <w:isLgl/>
      <w:lvlText w:val="%1.%2.%3.%4.%5.%6.%7"/>
      <w:lvlJc w:val="left"/>
      <w:pPr>
        <w:ind w:left="6024" w:hanging="1800"/>
      </w:pPr>
      <w:rPr>
        <w:rFonts w:hint="default"/>
      </w:rPr>
    </w:lvl>
    <w:lvl w:ilvl="7">
      <w:start w:val="1"/>
      <w:numFmt w:val="decimal"/>
      <w:isLgl/>
      <w:lvlText w:val="%1.%2.%3.%4.%5.%6.%7.%8"/>
      <w:lvlJc w:val="left"/>
      <w:pPr>
        <w:ind w:left="6728" w:hanging="1800"/>
      </w:pPr>
      <w:rPr>
        <w:rFonts w:hint="default"/>
      </w:rPr>
    </w:lvl>
    <w:lvl w:ilvl="8">
      <w:start w:val="1"/>
      <w:numFmt w:val="decimal"/>
      <w:isLgl/>
      <w:lvlText w:val="%1.%2.%3.%4.%5.%6.%7.%8.%9"/>
      <w:lvlJc w:val="left"/>
      <w:pPr>
        <w:ind w:left="7792" w:hanging="2160"/>
      </w:pPr>
      <w:rPr>
        <w:rFonts w:hint="default"/>
      </w:rPr>
    </w:lvl>
  </w:abstractNum>
  <w:abstractNum w:abstractNumId="4" w15:restartNumberingAfterBreak="0">
    <w:nsid w:val="0576338E"/>
    <w:multiLevelType w:val="multilevel"/>
    <w:tmpl w:val="9C3892BE"/>
    <w:lvl w:ilvl="0">
      <w:start w:val="1"/>
      <w:numFmt w:val="decimal"/>
      <w:pStyle w:val="Kop10"/>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5" w15:restartNumberingAfterBreak="0">
    <w:nsid w:val="06B21434"/>
    <w:multiLevelType w:val="hybridMultilevel"/>
    <w:tmpl w:val="9692E9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6F64130"/>
    <w:multiLevelType w:val="multilevel"/>
    <w:tmpl w:val="2E28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A621C"/>
    <w:multiLevelType w:val="hybridMultilevel"/>
    <w:tmpl w:val="5096ED8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87B59BC"/>
    <w:multiLevelType w:val="hybridMultilevel"/>
    <w:tmpl w:val="82FA41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88B36A5"/>
    <w:multiLevelType w:val="multilevel"/>
    <w:tmpl w:val="D182E82A"/>
    <w:lvl w:ilvl="0">
      <w:start w:val="1"/>
      <w:numFmt w:val="bullet"/>
      <w:pStyle w:val="In1"/>
      <w:lvlText w:val="-"/>
      <w:lvlJc w:val="left"/>
      <w:pPr>
        <w:tabs>
          <w:tab w:val="num" w:pos="360"/>
        </w:tabs>
        <w:ind w:left="357" w:hanging="357"/>
      </w:pPr>
      <w:rPr>
        <w:rFonts w:ascii="Times New Roman" w:hAnsi="Times New Roman" w:hint="default"/>
      </w:rPr>
    </w:lvl>
    <w:lvl w:ilvl="1">
      <w:start w:val="1"/>
      <w:numFmt w:val="bullet"/>
      <w:lvlText w:val="*"/>
      <w:lvlJc w:val="left"/>
      <w:pPr>
        <w:tabs>
          <w:tab w:val="num" w:pos="720"/>
        </w:tabs>
        <w:ind w:left="720" w:hanging="360"/>
      </w:pPr>
      <w:rPr>
        <w:rFonts w:ascii="Times New Roman" w:hAnsi="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1B8C036E"/>
    <w:multiLevelType w:val="hybridMultilevel"/>
    <w:tmpl w:val="74A2E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CF520B3"/>
    <w:multiLevelType w:val="hybridMultilevel"/>
    <w:tmpl w:val="5ED465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3147CF3"/>
    <w:multiLevelType w:val="hybridMultilevel"/>
    <w:tmpl w:val="431A9A12"/>
    <w:lvl w:ilvl="0" w:tplc="A192E7B6">
      <w:start w:val="1"/>
      <w:numFmt w:val="bullet"/>
      <w:pStyle w:val="Bulletlist1"/>
      <w:lvlText w:val=""/>
      <w:lvlJc w:val="left"/>
      <w:pPr>
        <w:ind w:left="360" w:hanging="360"/>
      </w:pPr>
      <w:rPr>
        <w:rFonts w:ascii="Symbol" w:hAnsi="Symbol" w:hint="default"/>
        <w:color w:val="F37E00"/>
      </w:rPr>
    </w:lvl>
    <w:lvl w:ilvl="1" w:tplc="CEDE986C">
      <w:start w:val="1"/>
      <w:numFmt w:val="bullet"/>
      <w:lvlText w:val="o"/>
      <w:lvlJc w:val="left"/>
      <w:pPr>
        <w:ind w:left="1080" w:hanging="360"/>
      </w:pPr>
      <w:rPr>
        <w:rFonts w:ascii="Courier New" w:hAnsi="Courier New" w:hint="default"/>
        <w:color w:val="F37E00"/>
      </w:rPr>
    </w:lvl>
    <w:lvl w:ilvl="2" w:tplc="E7D2DEE8">
      <w:start w:val="1"/>
      <w:numFmt w:val="bullet"/>
      <w:lvlText w:val=""/>
      <w:lvlJc w:val="left"/>
      <w:pPr>
        <w:ind w:left="1800" w:hanging="360"/>
      </w:pPr>
      <w:rPr>
        <w:rFonts w:ascii="Wingdings" w:hAnsi="Wingdings" w:hint="default"/>
        <w:color w:val="F37E00"/>
      </w:rPr>
    </w:lvl>
    <w:lvl w:ilvl="3" w:tplc="02F00CDC" w:tentative="1">
      <w:start w:val="1"/>
      <w:numFmt w:val="bullet"/>
      <w:lvlText w:val=""/>
      <w:lvlJc w:val="left"/>
      <w:pPr>
        <w:ind w:left="2520" w:hanging="360"/>
      </w:pPr>
      <w:rPr>
        <w:rFonts w:ascii="Symbol" w:hAnsi="Symbol" w:hint="default"/>
      </w:rPr>
    </w:lvl>
    <w:lvl w:ilvl="4" w:tplc="CA3CD7A2" w:tentative="1">
      <w:start w:val="1"/>
      <w:numFmt w:val="bullet"/>
      <w:lvlText w:val="o"/>
      <w:lvlJc w:val="left"/>
      <w:pPr>
        <w:ind w:left="3240" w:hanging="360"/>
      </w:pPr>
      <w:rPr>
        <w:rFonts w:ascii="Courier New" w:hAnsi="Courier New" w:hint="default"/>
      </w:rPr>
    </w:lvl>
    <w:lvl w:ilvl="5" w:tplc="D90AFE56" w:tentative="1">
      <w:start w:val="1"/>
      <w:numFmt w:val="bullet"/>
      <w:lvlText w:val=""/>
      <w:lvlJc w:val="left"/>
      <w:pPr>
        <w:ind w:left="3960" w:hanging="360"/>
      </w:pPr>
      <w:rPr>
        <w:rFonts w:ascii="Wingdings" w:hAnsi="Wingdings" w:hint="default"/>
      </w:rPr>
    </w:lvl>
    <w:lvl w:ilvl="6" w:tplc="C882B4FA" w:tentative="1">
      <w:start w:val="1"/>
      <w:numFmt w:val="bullet"/>
      <w:lvlText w:val=""/>
      <w:lvlJc w:val="left"/>
      <w:pPr>
        <w:ind w:left="4680" w:hanging="360"/>
      </w:pPr>
      <w:rPr>
        <w:rFonts w:ascii="Symbol" w:hAnsi="Symbol" w:hint="default"/>
      </w:rPr>
    </w:lvl>
    <w:lvl w:ilvl="7" w:tplc="582621D8" w:tentative="1">
      <w:start w:val="1"/>
      <w:numFmt w:val="bullet"/>
      <w:lvlText w:val="o"/>
      <w:lvlJc w:val="left"/>
      <w:pPr>
        <w:ind w:left="5400" w:hanging="360"/>
      </w:pPr>
      <w:rPr>
        <w:rFonts w:ascii="Courier New" w:hAnsi="Courier New" w:hint="default"/>
      </w:rPr>
    </w:lvl>
    <w:lvl w:ilvl="8" w:tplc="ACD26B8C" w:tentative="1">
      <w:start w:val="1"/>
      <w:numFmt w:val="bullet"/>
      <w:lvlText w:val=""/>
      <w:lvlJc w:val="left"/>
      <w:pPr>
        <w:ind w:left="6120" w:hanging="360"/>
      </w:pPr>
      <w:rPr>
        <w:rFonts w:ascii="Wingdings" w:hAnsi="Wingdings" w:hint="default"/>
      </w:rPr>
    </w:lvl>
  </w:abstractNum>
  <w:abstractNum w:abstractNumId="13" w15:restartNumberingAfterBreak="0">
    <w:nsid w:val="23262363"/>
    <w:multiLevelType w:val="hybridMultilevel"/>
    <w:tmpl w:val="3968BB40"/>
    <w:lvl w:ilvl="0" w:tplc="0413000F">
      <w:start w:val="1"/>
      <w:numFmt w:val="decimal"/>
      <w:lvlText w:val="%1."/>
      <w:lvlJc w:val="left"/>
      <w:pPr>
        <w:tabs>
          <w:tab w:val="num" w:pos="720"/>
        </w:tabs>
        <w:ind w:left="720" w:hanging="360"/>
      </w:pPr>
      <w:rPr>
        <w:rFonts w:hint="default"/>
        <w:color w:val="auto"/>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23663D0B"/>
    <w:multiLevelType w:val="multilevel"/>
    <w:tmpl w:val="3E56C1AE"/>
    <w:lvl w:ilvl="0">
      <w:start w:val="1"/>
      <w:numFmt w:val="decimal"/>
      <w:pStyle w:val="Kop2"/>
      <w:lvlText w:val="%1"/>
      <w:lvlJc w:val="left"/>
      <w:pPr>
        <w:tabs>
          <w:tab w:val="num" w:pos="432"/>
        </w:tabs>
        <w:ind w:left="432" w:hanging="432"/>
      </w:pPr>
      <w:rPr>
        <w:rFonts w:cs="Times New Roman"/>
      </w:rPr>
    </w:lvl>
    <w:lvl w:ilvl="1">
      <w:start w:val="1"/>
      <w:numFmt w:val="decimal"/>
      <w:pStyle w:val="Kop2"/>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15" w15:restartNumberingAfterBreak="0">
    <w:nsid w:val="296B1E69"/>
    <w:multiLevelType w:val="hybridMultilevel"/>
    <w:tmpl w:val="A44A3E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9F3161D"/>
    <w:multiLevelType w:val="multilevel"/>
    <w:tmpl w:val="291C5CC8"/>
    <w:lvl w:ilvl="0">
      <w:start w:val="1"/>
      <w:numFmt w:val="bullet"/>
      <w:pStyle w:val="Lijstnummering5"/>
      <w:lvlText w:val="-"/>
      <w:lvlJc w:val="left"/>
      <w:pPr>
        <w:tabs>
          <w:tab w:val="num" w:pos="360"/>
        </w:tabs>
        <w:ind w:left="357" w:hanging="357"/>
      </w:pPr>
      <w:rPr>
        <w:rFonts w:ascii="Times New Roman" w:hAnsi="Times New Roman" w:hint="default"/>
      </w:rPr>
    </w:lvl>
    <w:lvl w:ilvl="1">
      <w:start w:val="1"/>
      <w:numFmt w:val="bullet"/>
      <w:pStyle w:val="In2"/>
      <w:lvlText w:val="*"/>
      <w:lvlJc w:val="left"/>
      <w:pPr>
        <w:tabs>
          <w:tab w:val="num" w:pos="720"/>
        </w:tabs>
        <w:ind w:left="720" w:hanging="360"/>
      </w:pPr>
      <w:rPr>
        <w:rFonts w:ascii="Times New Roman" w:hAnsi="Times New Roman"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7" w15:restartNumberingAfterBreak="0">
    <w:nsid w:val="2F714B08"/>
    <w:multiLevelType w:val="singleLevel"/>
    <w:tmpl w:val="2D9C1E90"/>
    <w:lvl w:ilvl="0">
      <w:start w:val="1"/>
      <w:numFmt w:val="decimal"/>
      <w:pStyle w:val="Opsomming"/>
      <w:lvlText w:val="%1."/>
      <w:lvlJc w:val="left"/>
      <w:pPr>
        <w:tabs>
          <w:tab w:val="num" w:pos="360"/>
        </w:tabs>
        <w:ind w:left="284" w:hanging="284"/>
      </w:pPr>
      <w:rPr>
        <w:rFonts w:cs="Times New Roman"/>
      </w:rPr>
    </w:lvl>
  </w:abstractNum>
  <w:abstractNum w:abstractNumId="18" w15:restartNumberingAfterBreak="0">
    <w:nsid w:val="36F107DD"/>
    <w:multiLevelType w:val="hybridMultilevel"/>
    <w:tmpl w:val="9AC281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DE7161F"/>
    <w:multiLevelType w:val="hybridMultilevel"/>
    <w:tmpl w:val="8EEEBE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021766C"/>
    <w:multiLevelType w:val="hybridMultilevel"/>
    <w:tmpl w:val="DDB27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5E476DE"/>
    <w:multiLevelType w:val="hybridMultilevel"/>
    <w:tmpl w:val="C80031A4"/>
    <w:lvl w:ilvl="0" w:tplc="04130019">
      <w:start w:val="1"/>
      <w:numFmt w:val="lowerLetter"/>
      <w:lvlText w:val="%1."/>
      <w:lvlJc w:val="left"/>
      <w:pPr>
        <w:ind w:left="786"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1252C5B"/>
    <w:multiLevelType w:val="hybridMultilevel"/>
    <w:tmpl w:val="9A10CB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8A4F32"/>
    <w:multiLevelType w:val="hybridMultilevel"/>
    <w:tmpl w:val="F3C446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41D3440"/>
    <w:multiLevelType w:val="hybridMultilevel"/>
    <w:tmpl w:val="8EB677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5027C28"/>
    <w:multiLevelType w:val="multilevel"/>
    <w:tmpl w:val="9BFC9A3A"/>
    <w:lvl w:ilvl="0">
      <w:start w:val="1"/>
      <w:numFmt w:val="decimal"/>
      <w:lvlText w:val="%1"/>
      <w:lvlJc w:val="left"/>
      <w:pPr>
        <w:ind w:left="1283" w:hanging="432"/>
      </w:pPr>
    </w:lvl>
    <w:lvl w:ilvl="1">
      <w:start w:val="1"/>
      <w:numFmt w:val="decimal"/>
      <w:lvlText w:val="%1.%2"/>
      <w:lvlJc w:val="left"/>
      <w:pPr>
        <w:ind w:left="576" w:hanging="576"/>
      </w:pPr>
    </w:lvl>
    <w:lvl w:ilvl="2">
      <w:start w:val="1"/>
      <w:numFmt w:val="decimal"/>
      <w:lvlText w:val="%1.%2.%3"/>
      <w:lvlJc w:val="left"/>
      <w:pPr>
        <w:ind w:left="1287"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B44049A"/>
    <w:multiLevelType w:val="hybridMultilevel"/>
    <w:tmpl w:val="8368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13755F"/>
    <w:multiLevelType w:val="multilevel"/>
    <w:tmpl w:val="5D2CF3BA"/>
    <w:lvl w:ilvl="0">
      <w:start w:val="1"/>
      <w:numFmt w:val="decimal"/>
      <w:lvlText w:val="%1"/>
      <w:lvlJc w:val="left"/>
      <w:pPr>
        <w:ind w:left="432" w:hanging="432"/>
      </w:pPr>
      <w:rPr>
        <w:rFonts w:cs="Times New Roman" w:hint="default"/>
      </w:rPr>
    </w:lvl>
    <w:lvl w:ilvl="1">
      <w:start w:val="1"/>
      <w:numFmt w:val="decimal"/>
      <w:lvlText w:val="%1.%2"/>
      <w:lvlJc w:val="left"/>
      <w:pPr>
        <w:ind w:left="1002" w:hanging="576"/>
      </w:pPr>
      <w:rPr>
        <w:rFonts w:cs="Times New Roman" w:hint="default"/>
      </w:rPr>
    </w:lvl>
    <w:lvl w:ilvl="2">
      <w:start w:val="1"/>
      <w:numFmt w:val="decimal"/>
      <w:lvlText w:val="%1.%2.%3"/>
      <w:lvlJc w:val="left"/>
      <w:pPr>
        <w:ind w:left="1429" w:hanging="72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8" w15:restartNumberingAfterBreak="0">
    <w:nsid w:val="5D2E747E"/>
    <w:multiLevelType w:val="hybridMultilevel"/>
    <w:tmpl w:val="9D5AF7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0A7290E"/>
    <w:multiLevelType w:val="hybridMultilevel"/>
    <w:tmpl w:val="4C64F4F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C606AA6"/>
    <w:multiLevelType w:val="multilevel"/>
    <w:tmpl w:val="7CAA03C0"/>
    <w:lvl w:ilvl="0">
      <w:start w:val="1"/>
      <w:numFmt w:val="decimal"/>
      <w:lvlText w:val="%1"/>
      <w:lvlJc w:val="left"/>
      <w:pPr>
        <w:ind w:left="1283" w:hanging="432"/>
      </w:pPr>
    </w:lvl>
    <w:lvl w:ilvl="1">
      <w:start w:val="1"/>
      <w:numFmt w:val="decimal"/>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3F5E5F"/>
    <w:multiLevelType w:val="multilevel"/>
    <w:tmpl w:val="3968BB40"/>
    <w:lvl w:ilvl="0">
      <w:start w:val="1"/>
      <w:numFmt w:val="decimal"/>
      <w:lvlText w:val="%1."/>
      <w:lvlJc w:val="left"/>
      <w:pPr>
        <w:tabs>
          <w:tab w:val="num" w:pos="360"/>
        </w:tabs>
        <w:ind w:left="360" w:hanging="360"/>
      </w:pPr>
      <w:rPr>
        <w:rFonts w:hint="default"/>
        <w:color w:val="auto"/>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2" w15:restartNumberingAfterBreak="0">
    <w:nsid w:val="72A31665"/>
    <w:multiLevelType w:val="hybridMultilevel"/>
    <w:tmpl w:val="D938D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numFmt w:val="bullet"/>
      <w:lvlText w:val="-"/>
      <w:lvlJc w:val="left"/>
      <w:pPr>
        <w:ind w:left="2160" w:hanging="360"/>
      </w:pPr>
      <w:rPr>
        <w:rFonts w:ascii="Arial" w:eastAsia="Times New Roman" w:hAnsi="Arial" w:hint="default"/>
      </w:rPr>
    </w:lvl>
    <w:lvl w:ilvl="3" w:tplc="04130001">
      <w:numFmt w:val="bullet"/>
      <w:lvlText w:val=""/>
      <w:lvlJc w:val="left"/>
      <w:pPr>
        <w:ind w:left="2880" w:hanging="360"/>
      </w:pPr>
      <w:rPr>
        <w:rFonts w:ascii="Wingdings" w:eastAsia="Times New Roman" w:hAnsi="Wingdings"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73414CCE"/>
    <w:multiLevelType w:val="multilevel"/>
    <w:tmpl w:val="E07C714C"/>
    <w:lvl w:ilvl="0">
      <w:start w:val="1"/>
      <w:numFmt w:val="decimal"/>
      <w:lvlText w:val="%1"/>
      <w:lvlJc w:val="left"/>
      <w:pPr>
        <w:ind w:left="1283" w:hanging="432"/>
      </w:pPr>
      <w:rPr>
        <w:rFonts w:hint="default"/>
      </w:rPr>
    </w:lvl>
    <w:lvl w:ilvl="1">
      <w:start w:val="1"/>
      <w:numFmt w:val="decimal"/>
      <w:pStyle w:val="Kop20"/>
      <w:lvlText w:val="%1.%2"/>
      <w:lvlJc w:val="left"/>
      <w:pPr>
        <w:ind w:left="718"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BA81E1A"/>
    <w:multiLevelType w:val="hybridMultilevel"/>
    <w:tmpl w:val="FF7CC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7DB72881"/>
    <w:multiLevelType w:val="hybridMultilevel"/>
    <w:tmpl w:val="1DF0F6AA"/>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0"/>
  </w:num>
  <w:num w:numId="2">
    <w:abstractNumId w:val="24"/>
  </w:num>
  <w:num w:numId="3">
    <w:abstractNumId w:val="15"/>
  </w:num>
  <w:num w:numId="4">
    <w:abstractNumId w:val="7"/>
  </w:num>
  <w:num w:numId="5">
    <w:abstractNumId w:val="21"/>
  </w:num>
  <w:num w:numId="6">
    <w:abstractNumId w:val="13"/>
  </w:num>
  <w:num w:numId="7">
    <w:abstractNumId w:val="28"/>
  </w:num>
  <w:num w:numId="8">
    <w:abstractNumId w:val="27"/>
  </w:num>
  <w:num w:numId="9">
    <w:abstractNumId w:val="35"/>
  </w:num>
  <w:num w:numId="10">
    <w:abstractNumId w:val="2"/>
  </w:num>
  <w:num w:numId="11">
    <w:abstractNumId w:val="1"/>
  </w:num>
  <w:num w:numId="12">
    <w:abstractNumId w:val="0"/>
  </w:num>
  <w:num w:numId="13">
    <w:abstractNumId w:val="4"/>
  </w:num>
  <w:num w:numId="14">
    <w:abstractNumId w:val="14"/>
  </w:num>
  <w:num w:numId="15">
    <w:abstractNumId w:val="17"/>
  </w:num>
  <w:num w:numId="16">
    <w:abstractNumId w:val="9"/>
  </w:num>
  <w:num w:numId="17">
    <w:abstractNumId w:val="16"/>
  </w:num>
  <w:num w:numId="18">
    <w:abstractNumId w:val="12"/>
  </w:num>
  <w:num w:numId="19">
    <w:abstractNumId w:val="32"/>
  </w:num>
  <w:num w:numId="20">
    <w:abstractNumId w:val="8"/>
  </w:num>
  <w:num w:numId="21">
    <w:abstractNumId w:val="34"/>
  </w:num>
  <w:num w:numId="22">
    <w:abstractNumId w:val="5"/>
  </w:num>
  <w:num w:numId="23">
    <w:abstractNumId w:val="20"/>
  </w:num>
  <w:num w:numId="24">
    <w:abstractNumId w:val="27"/>
  </w:num>
  <w:num w:numId="25">
    <w:abstractNumId w:val="33"/>
  </w:num>
  <w:num w:numId="26">
    <w:abstractNumId w:val="25"/>
  </w:num>
  <w:num w:numId="27">
    <w:abstractNumId w:val="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23"/>
  </w:num>
  <w:num w:numId="31">
    <w:abstractNumId w:val="26"/>
  </w:num>
  <w:num w:numId="32">
    <w:abstractNumId w:val="18"/>
  </w:num>
  <w:num w:numId="33">
    <w:abstractNumId w:val="19"/>
  </w:num>
  <w:num w:numId="34">
    <w:abstractNumId w:val="10"/>
  </w:num>
  <w:num w:numId="35">
    <w:abstractNumId w:val="29"/>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3"/>
  </w:num>
  <w:num w:numId="39">
    <w:abstractNumId w:val="6"/>
  </w:num>
  <w:num w:numId="40">
    <w:abstractNumId w:val="22"/>
  </w:num>
  <w:num w:numId="41">
    <w:abstractNumId w:val="11"/>
  </w:num>
  <w:numIdMacAtCleanup w:val="3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nri Korver">
    <w15:presenceInfo w15:providerId="AD" w15:userId="S-1-5-21-950237698-2481722370-409971911-402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107"/>
    <w:rsid w:val="00000A02"/>
    <w:rsid w:val="00000F5B"/>
    <w:rsid w:val="00002D0B"/>
    <w:rsid w:val="00003369"/>
    <w:rsid w:val="00003B8D"/>
    <w:rsid w:val="00003F97"/>
    <w:rsid w:val="00004EBF"/>
    <w:rsid w:val="000052A3"/>
    <w:rsid w:val="0000724F"/>
    <w:rsid w:val="000079C4"/>
    <w:rsid w:val="00007C42"/>
    <w:rsid w:val="0001008F"/>
    <w:rsid w:val="000105E9"/>
    <w:rsid w:val="000107BB"/>
    <w:rsid w:val="00011F6C"/>
    <w:rsid w:val="000139CF"/>
    <w:rsid w:val="000150E4"/>
    <w:rsid w:val="0001559A"/>
    <w:rsid w:val="000156CE"/>
    <w:rsid w:val="00016C28"/>
    <w:rsid w:val="00020E6D"/>
    <w:rsid w:val="0002150A"/>
    <w:rsid w:val="000219F4"/>
    <w:rsid w:val="00021AE7"/>
    <w:rsid w:val="00023352"/>
    <w:rsid w:val="000234EA"/>
    <w:rsid w:val="00023EAA"/>
    <w:rsid w:val="000249C3"/>
    <w:rsid w:val="00024E98"/>
    <w:rsid w:val="00025B39"/>
    <w:rsid w:val="00026CE5"/>
    <w:rsid w:val="00030555"/>
    <w:rsid w:val="00030D98"/>
    <w:rsid w:val="00031594"/>
    <w:rsid w:val="00031C10"/>
    <w:rsid w:val="00032FE4"/>
    <w:rsid w:val="00033806"/>
    <w:rsid w:val="00034EB6"/>
    <w:rsid w:val="0003505F"/>
    <w:rsid w:val="00035E36"/>
    <w:rsid w:val="0004143A"/>
    <w:rsid w:val="0004425A"/>
    <w:rsid w:val="0004453E"/>
    <w:rsid w:val="000446CF"/>
    <w:rsid w:val="00044823"/>
    <w:rsid w:val="00045032"/>
    <w:rsid w:val="00045BCA"/>
    <w:rsid w:val="000469F7"/>
    <w:rsid w:val="00050221"/>
    <w:rsid w:val="00050E11"/>
    <w:rsid w:val="00051A65"/>
    <w:rsid w:val="00052C67"/>
    <w:rsid w:val="000540DB"/>
    <w:rsid w:val="00055000"/>
    <w:rsid w:val="00056135"/>
    <w:rsid w:val="0006035D"/>
    <w:rsid w:val="00061A55"/>
    <w:rsid w:val="00063264"/>
    <w:rsid w:val="000636E8"/>
    <w:rsid w:val="00063D16"/>
    <w:rsid w:val="00063EB9"/>
    <w:rsid w:val="0006560C"/>
    <w:rsid w:val="00072477"/>
    <w:rsid w:val="00074027"/>
    <w:rsid w:val="00074569"/>
    <w:rsid w:val="00074A32"/>
    <w:rsid w:val="000768B5"/>
    <w:rsid w:val="00077390"/>
    <w:rsid w:val="00077589"/>
    <w:rsid w:val="00081765"/>
    <w:rsid w:val="00081A56"/>
    <w:rsid w:val="0008218E"/>
    <w:rsid w:val="0008281B"/>
    <w:rsid w:val="00082FDE"/>
    <w:rsid w:val="000837B0"/>
    <w:rsid w:val="0008382C"/>
    <w:rsid w:val="00083F49"/>
    <w:rsid w:val="00084779"/>
    <w:rsid w:val="00084BC3"/>
    <w:rsid w:val="00085216"/>
    <w:rsid w:val="00085B78"/>
    <w:rsid w:val="00087DFD"/>
    <w:rsid w:val="000909F2"/>
    <w:rsid w:val="0009339E"/>
    <w:rsid w:val="000933D7"/>
    <w:rsid w:val="00096097"/>
    <w:rsid w:val="00097835"/>
    <w:rsid w:val="00097C91"/>
    <w:rsid w:val="000A0CC9"/>
    <w:rsid w:val="000A0F0A"/>
    <w:rsid w:val="000A1715"/>
    <w:rsid w:val="000A17EA"/>
    <w:rsid w:val="000A32A3"/>
    <w:rsid w:val="000A4190"/>
    <w:rsid w:val="000A4C2A"/>
    <w:rsid w:val="000A6BD6"/>
    <w:rsid w:val="000A7D41"/>
    <w:rsid w:val="000B07E0"/>
    <w:rsid w:val="000B11C6"/>
    <w:rsid w:val="000B15D4"/>
    <w:rsid w:val="000B21AB"/>
    <w:rsid w:val="000B5014"/>
    <w:rsid w:val="000B7DF3"/>
    <w:rsid w:val="000C0A34"/>
    <w:rsid w:val="000C3A49"/>
    <w:rsid w:val="000C4AC2"/>
    <w:rsid w:val="000C6567"/>
    <w:rsid w:val="000C70EB"/>
    <w:rsid w:val="000C7187"/>
    <w:rsid w:val="000C7CA0"/>
    <w:rsid w:val="000D09AA"/>
    <w:rsid w:val="000D1053"/>
    <w:rsid w:val="000D1506"/>
    <w:rsid w:val="000D1E84"/>
    <w:rsid w:val="000D2868"/>
    <w:rsid w:val="000D2BA6"/>
    <w:rsid w:val="000D331D"/>
    <w:rsid w:val="000D50AA"/>
    <w:rsid w:val="000D59EF"/>
    <w:rsid w:val="000D7937"/>
    <w:rsid w:val="000D7C4A"/>
    <w:rsid w:val="000D7FD1"/>
    <w:rsid w:val="000E038C"/>
    <w:rsid w:val="000E16A1"/>
    <w:rsid w:val="000E27BD"/>
    <w:rsid w:val="000E32D5"/>
    <w:rsid w:val="000E3626"/>
    <w:rsid w:val="000E378F"/>
    <w:rsid w:val="000E70EF"/>
    <w:rsid w:val="000F0083"/>
    <w:rsid w:val="000F098E"/>
    <w:rsid w:val="000F0F48"/>
    <w:rsid w:val="000F119B"/>
    <w:rsid w:val="000F282E"/>
    <w:rsid w:val="000F394A"/>
    <w:rsid w:val="000F45BD"/>
    <w:rsid w:val="000F53A1"/>
    <w:rsid w:val="000F573B"/>
    <w:rsid w:val="000F6993"/>
    <w:rsid w:val="001000C3"/>
    <w:rsid w:val="001003A7"/>
    <w:rsid w:val="00100477"/>
    <w:rsid w:val="00104E0B"/>
    <w:rsid w:val="00105758"/>
    <w:rsid w:val="001107C5"/>
    <w:rsid w:val="00110E03"/>
    <w:rsid w:val="00111EAC"/>
    <w:rsid w:val="001126CE"/>
    <w:rsid w:val="00115100"/>
    <w:rsid w:val="00115AC2"/>
    <w:rsid w:val="001169A9"/>
    <w:rsid w:val="00120E08"/>
    <w:rsid w:val="00120EBB"/>
    <w:rsid w:val="00122812"/>
    <w:rsid w:val="0012302D"/>
    <w:rsid w:val="001248CB"/>
    <w:rsid w:val="00124D63"/>
    <w:rsid w:val="00124E44"/>
    <w:rsid w:val="00125A73"/>
    <w:rsid w:val="00125E4E"/>
    <w:rsid w:val="00130DCE"/>
    <w:rsid w:val="00132204"/>
    <w:rsid w:val="001330C0"/>
    <w:rsid w:val="0013312B"/>
    <w:rsid w:val="0013368A"/>
    <w:rsid w:val="0013444C"/>
    <w:rsid w:val="00134A6F"/>
    <w:rsid w:val="001351C0"/>
    <w:rsid w:val="001356DA"/>
    <w:rsid w:val="001374E8"/>
    <w:rsid w:val="00141A7C"/>
    <w:rsid w:val="00143EFC"/>
    <w:rsid w:val="00145538"/>
    <w:rsid w:val="0014589E"/>
    <w:rsid w:val="00151706"/>
    <w:rsid w:val="0015257D"/>
    <w:rsid w:val="00152974"/>
    <w:rsid w:val="001530E4"/>
    <w:rsid w:val="001538B3"/>
    <w:rsid w:val="00155652"/>
    <w:rsid w:val="00155AAE"/>
    <w:rsid w:val="001563CA"/>
    <w:rsid w:val="00156C29"/>
    <w:rsid w:val="00161C0F"/>
    <w:rsid w:val="00161D72"/>
    <w:rsid w:val="001629DC"/>
    <w:rsid w:val="00164B2A"/>
    <w:rsid w:val="001659BA"/>
    <w:rsid w:val="0017022C"/>
    <w:rsid w:val="0017047A"/>
    <w:rsid w:val="001709FB"/>
    <w:rsid w:val="00170CAA"/>
    <w:rsid w:val="00170DF7"/>
    <w:rsid w:val="00171909"/>
    <w:rsid w:val="00171E88"/>
    <w:rsid w:val="00173257"/>
    <w:rsid w:val="0017403E"/>
    <w:rsid w:val="001749BE"/>
    <w:rsid w:val="0017662A"/>
    <w:rsid w:val="0018007B"/>
    <w:rsid w:val="00181487"/>
    <w:rsid w:val="00181FC2"/>
    <w:rsid w:val="001823EA"/>
    <w:rsid w:val="00182694"/>
    <w:rsid w:val="00183610"/>
    <w:rsid w:val="00183754"/>
    <w:rsid w:val="0018457C"/>
    <w:rsid w:val="00185306"/>
    <w:rsid w:val="00187827"/>
    <w:rsid w:val="00187CF2"/>
    <w:rsid w:val="00190903"/>
    <w:rsid w:val="001911A5"/>
    <w:rsid w:val="001920E6"/>
    <w:rsid w:val="00193ED7"/>
    <w:rsid w:val="001948B3"/>
    <w:rsid w:val="001961F1"/>
    <w:rsid w:val="00196454"/>
    <w:rsid w:val="0019656D"/>
    <w:rsid w:val="0019749E"/>
    <w:rsid w:val="00197984"/>
    <w:rsid w:val="00197D11"/>
    <w:rsid w:val="001A022D"/>
    <w:rsid w:val="001A1226"/>
    <w:rsid w:val="001A15C9"/>
    <w:rsid w:val="001A28A0"/>
    <w:rsid w:val="001A3F0D"/>
    <w:rsid w:val="001A5D60"/>
    <w:rsid w:val="001A5DAA"/>
    <w:rsid w:val="001A611A"/>
    <w:rsid w:val="001A69D3"/>
    <w:rsid w:val="001A71D5"/>
    <w:rsid w:val="001B0365"/>
    <w:rsid w:val="001B0370"/>
    <w:rsid w:val="001B399A"/>
    <w:rsid w:val="001B39F3"/>
    <w:rsid w:val="001B760B"/>
    <w:rsid w:val="001C0505"/>
    <w:rsid w:val="001C0507"/>
    <w:rsid w:val="001C14AF"/>
    <w:rsid w:val="001C14E1"/>
    <w:rsid w:val="001C2A94"/>
    <w:rsid w:val="001C2D23"/>
    <w:rsid w:val="001C3205"/>
    <w:rsid w:val="001C379F"/>
    <w:rsid w:val="001C3EB4"/>
    <w:rsid w:val="001C53A6"/>
    <w:rsid w:val="001C6484"/>
    <w:rsid w:val="001C67FF"/>
    <w:rsid w:val="001C6E0D"/>
    <w:rsid w:val="001C71BF"/>
    <w:rsid w:val="001C7431"/>
    <w:rsid w:val="001C76F3"/>
    <w:rsid w:val="001D0185"/>
    <w:rsid w:val="001D02F2"/>
    <w:rsid w:val="001D1234"/>
    <w:rsid w:val="001D1548"/>
    <w:rsid w:val="001D2B62"/>
    <w:rsid w:val="001D338F"/>
    <w:rsid w:val="001D39B5"/>
    <w:rsid w:val="001D46AA"/>
    <w:rsid w:val="001D59E5"/>
    <w:rsid w:val="001D6428"/>
    <w:rsid w:val="001D67FA"/>
    <w:rsid w:val="001D7169"/>
    <w:rsid w:val="001D76ED"/>
    <w:rsid w:val="001E1A7D"/>
    <w:rsid w:val="001E3473"/>
    <w:rsid w:val="001E3AE7"/>
    <w:rsid w:val="001E3CBD"/>
    <w:rsid w:val="001E3DB6"/>
    <w:rsid w:val="001E4D76"/>
    <w:rsid w:val="001E5FB2"/>
    <w:rsid w:val="001F0182"/>
    <w:rsid w:val="001F0AE8"/>
    <w:rsid w:val="001F39B5"/>
    <w:rsid w:val="001F3AA4"/>
    <w:rsid w:val="001F5167"/>
    <w:rsid w:val="001F5E37"/>
    <w:rsid w:val="001F6859"/>
    <w:rsid w:val="00204BB1"/>
    <w:rsid w:val="00205248"/>
    <w:rsid w:val="00213594"/>
    <w:rsid w:val="002137B7"/>
    <w:rsid w:val="00213C0B"/>
    <w:rsid w:val="00214728"/>
    <w:rsid w:val="00215195"/>
    <w:rsid w:val="00215E6B"/>
    <w:rsid w:val="00216382"/>
    <w:rsid w:val="00217815"/>
    <w:rsid w:val="00217C5E"/>
    <w:rsid w:val="002204C5"/>
    <w:rsid w:val="00221026"/>
    <w:rsid w:val="00221A86"/>
    <w:rsid w:val="0022319D"/>
    <w:rsid w:val="00225918"/>
    <w:rsid w:val="00226D42"/>
    <w:rsid w:val="002335F9"/>
    <w:rsid w:val="00233BC7"/>
    <w:rsid w:val="00237483"/>
    <w:rsid w:val="00237C69"/>
    <w:rsid w:val="002402B8"/>
    <w:rsid w:val="00240366"/>
    <w:rsid w:val="002442B3"/>
    <w:rsid w:val="0024537A"/>
    <w:rsid w:val="0024542F"/>
    <w:rsid w:val="00246FB7"/>
    <w:rsid w:val="00250E11"/>
    <w:rsid w:val="0025189F"/>
    <w:rsid w:val="0025321C"/>
    <w:rsid w:val="00254897"/>
    <w:rsid w:val="002550D5"/>
    <w:rsid w:val="00255E56"/>
    <w:rsid w:val="00256653"/>
    <w:rsid w:val="002566B3"/>
    <w:rsid w:val="00260D7B"/>
    <w:rsid w:val="002611C9"/>
    <w:rsid w:val="002612C2"/>
    <w:rsid w:val="00262E0A"/>
    <w:rsid w:val="0026394D"/>
    <w:rsid w:val="00263F13"/>
    <w:rsid w:val="00264073"/>
    <w:rsid w:val="002652D1"/>
    <w:rsid w:val="00265D46"/>
    <w:rsid w:val="00266347"/>
    <w:rsid w:val="00266CE0"/>
    <w:rsid w:val="00266FD4"/>
    <w:rsid w:val="00267C36"/>
    <w:rsid w:val="00271A8B"/>
    <w:rsid w:val="002727DE"/>
    <w:rsid w:val="00272899"/>
    <w:rsid w:val="00272A9C"/>
    <w:rsid w:val="00272D65"/>
    <w:rsid w:val="002732BF"/>
    <w:rsid w:val="00273898"/>
    <w:rsid w:val="00273963"/>
    <w:rsid w:val="002745D8"/>
    <w:rsid w:val="002745F6"/>
    <w:rsid w:val="00275C67"/>
    <w:rsid w:val="002763A9"/>
    <w:rsid w:val="00280776"/>
    <w:rsid w:val="002817FA"/>
    <w:rsid w:val="002821A6"/>
    <w:rsid w:val="00282250"/>
    <w:rsid w:val="00283C41"/>
    <w:rsid w:val="00284536"/>
    <w:rsid w:val="00285EBB"/>
    <w:rsid w:val="00287B74"/>
    <w:rsid w:val="00287FDE"/>
    <w:rsid w:val="00290524"/>
    <w:rsid w:val="002909CE"/>
    <w:rsid w:val="00290A0A"/>
    <w:rsid w:val="0029234D"/>
    <w:rsid w:val="00292739"/>
    <w:rsid w:val="0029357E"/>
    <w:rsid w:val="002938E4"/>
    <w:rsid w:val="002944FB"/>
    <w:rsid w:val="002948BD"/>
    <w:rsid w:val="0029625B"/>
    <w:rsid w:val="00296373"/>
    <w:rsid w:val="00297D8B"/>
    <w:rsid w:val="002A12BB"/>
    <w:rsid w:val="002A24C3"/>
    <w:rsid w:val="002A2BE9"/>
    <w:rsid w:val="002A3F1F"/>
    <w:rsid w:val="002A4DEC"/>
    <w:rsid w:val="002A514B"/>
    <w:rsid w:val="002A54DC"/>
    <w:rsid w:val="002A7982"/>
    <w:rsid w:val="002B0079"/>
    <w:rsid w:val="002B11F3"/>
    <w:rsid w:val="002B1EC7"/>
    <w:rsid w:val="002B256C"/>
    <w:rsid w:val="002B2B1E"/>
    <w:rsid w:val="002B5018"/>
    <w:rsid w:val="002B6AC1"/>
    <w:rsid w:val="002B77F1"/>
    <w:rsid w:val="002C177A"/>
    <w:rsid w:val="002C39C5"/>
    <w:rsid w:val="002C3AB1"/>
    <w:rsid w:val="002C4102"/>
    <w:rsid w:val="002C4172"/>
    <w:rsid w:val="002C49DB"/>
    <w:rsid w:val="002C4D08"/>
    <w:rsid w:val="002C4DC3"/>
    <w:rsid w:val="002C5CD0"/>
    <w:rsid w:val="002C6094"/>
    <w:rsid w:val="002C6473"/>
    <w:rsid w:val="002C6627"/>
    <w:rsid w:val="002C68A2"/>
    <w:rsid w:val="002C6E89"/>
    <w:rsid w:val="002D00F5"/>
    <w:rsid w:val="002D01CF"/>
    <w:rsid w:val="002D0B57"/>
    <w:rsid w:val="002D0DF3"/>
    <w:rsid w:val="002D144E"/>
    <w:rsid w:val="002D1FD8"/>
    <w:rsid w:val="002D223A"/>
    <w:rsid w:val="002D40F0"/>
    <w:rsid w:val="002D4EFD"/>
    <w:rsid w:val="002D5028"/>
    <w:rsid w:val="002D52F0"/>
    <w:rsid w:val="002E1C95"/>
    <w:rsid w:val="002E38DF"/>
    <w:rsid w:val="002E5AF5"/>
    <w:rsid w:val="002E69F2"/>
    <w:rsid w:val="002E7A49"/>
    <w:rsid w:val="002E7AC2"/>
    <w:rsid w:val="002F1384"/>
    <w:rsid w:val="002F1A88"/>
    <w:rsid w:val="002F2563"/>
    <w:rsid w:val="002F3E38"/>
    <w:rsid w:val="002F4400"/>
    <w:rsid w:val="002F4415"/>
    <w:rsid w:val="002F4751"/>
    <w:rsid w:val="002F5D9A"/>
    <w:rsid w:val="002F5F74"/>
    <w:rsid w:val="002F62C9"/>
    <w:rsid w:val="002F6DF5"/>
    <w:rsid w:val="002F73FF"/>
    <w:rsid w:val="003009C1"/>
    <w:rsid w:val="00300CB6"/>
    <w:rsid w:val="00304C87"/>
    <w:rsid w:val="00305C39"/>
    <w:rsid w:val="00306784"/>
    <w:rsid w:val="0030680E"/>
    <w:rsid w:val="003071D1"/>
    <w:rsid w:val="0030732A"/>
    <w:rsid w:val="00310134"/>
    <w:rsid w:val="00310F27"/>
    <w:rsid w:val="00312F2E"/>
    <w:rsid w:val="00314A07"/>
    <w:rsid w:val="00315D90"/>
    <w:rsid w:val="0031656B"/>
    <w:rsid w:val="00316F48"/>
    <w:rsid w:val="003174E3"/>
    <w:rsid w:val="0032049C"/>
    <w:rsid w:val="00320769"/>
    <w:rsid w:val="00320C92"/>
    <w:rsid w:val="003211D4"/>
    <w:rsid w:val="0032133F"/>
    <w:rsid w:val="00321765"/>
    <w:rsid w:val="00322429"/>
    <w:rsid w:val="00323E5F"/>
    <w:rsid w:val="00323F27"/>
    <w:rsid w:val="00325B21"/>
    <w:rsid w:val="00331C7C"/>
    <w:rsid w:val="003339AC"/>
    <w:rsid w:val="00335295"/>
    <w:rsid w:val="003362B8"/>
    <w:rsid w:val="00336E0E"/>
    <w:rsid w:val="00337070"/>
    <w:rsid w:val="00340D98"/>
    <w:rsid w:val="00342006"/>
    <w:rsid w:val="0034236E"/>
    <w:rsid w:val="0034379E"/>
    <w:rsid w:val="00346ECF"/>
    <w:rsid w:val="00350869"/>
    <w:rsid w:val="00350F1C"/>
    <w:rsid w:val="00350F9C"/>
    <w:rsid w:val="00351747"/>
    <w:rsid w:val="00351C13"/>
    <w:rsid w:val="00351CED"/>
    <w:rsid w:val="00352968"/>
    <w:rsid w:val="00352AB1"/>
    <w:rsid w:val="00353105"/>
    <w:rsid w:val="003531C0"/>
    <w:rsid w:val="00354A9E"/>
    <w:rsid w:val="00356581"/>
    <w:rsid w:val="003565A9"/>
    <w:rsid w:val="0035696C"/>
    <w:rsid w:val="003576B0"/>
    <w:rsid w:val="00360F22"/>
    <w:rsid w:val="00362732"/>
    <w:rsid w:val="00362F42"/>
    <w:rsid w:val="003631DC"/>
    <w:rsid w:val="00363358"/>
    <w:rsid w:val="00363836"/>
    <w:rsid w:val="00363DCA"/>
    <w:rsid w:val="00367AFA"/>
    <w:rsid w:val="003701BD"/>
    <w:rsid w:val="003703B2"/>
    <w:rsid w:val="00371AFE"/>
    <w:rsid w:val="00373B41"/>
    <w:rsid w:val="00374492"/>
    <w:rsid w:val="00374BA4"/>
    <w:rsid w:val="00375A65"/>
    <w:rsid w:val="00376A46"/>
    <w:rsid w:val="00377321"/>
    <w:rsid w:val="00380C34"/>
    <w:rsid w:val="00381B0C"/>
    <w:rsid w:val="0038512B"/>
    <w:rsid w:val="003857F3"/>
    <w:rsid w:val="00385F51"/>
    <w:rsid w:val="003864A2"/>
    <w:rsid w:val="0038717E"/>
    <w:rsid w:val="00387F4D"/>
    <w:rsid w:val="00390F81"/>
    <w:rsid w:val="00392B65"/>
    <w:rsid w:val="0039388E"/>
    <w:rsid w:val="003948C5"/>
    <w:rsid w:val="0039563B"/>
    <w:rsid w:val="003979D0"/>
    <w:rsid w:val="003A0FE9"/>
    <w:rsid w:val="003A38FF"/>
    <w:rsid w:val="003A3910"/>
    <w:rsid w:val="003A4901"/>
    <w:rsid w:val="003A76D7"/>
    <w:rsid w:val="003A7E47"/>
    <w:rsid w:val="003B06F0"/>
    <w:rsid w:val="003B0D4C"/>
    <w:rsid w:val="003B18CA"/>
    <w:rsid w:val="003B2A52"/>
    <w:rsid w:val="003B2DFD"/>
    <w:rsid w:val="003B2F99"/>
    <w:rsid w:val="003B65CA"/>
    <w:rsid w:val="003B6FF4"/>
    <w:rsid w:val="003B7472"/>
    <w:rsid w:val="003B7800"/>
    <w:rsid w:val="003B7F59"/>
    <w:rsid w:val="003C016C"/>
    <w:rsid w:val="003C03F1"/>
    <w:rsid w:val="003C1E27"/>
    <w:rsid w:val="003C1EA6"/>
    <w:rsid w:val="003C2413"/>
    <w:rsid w:val="003C528B"/>
    <w:rsid w:val="003C6830"/>
    <w:rsid w:val="003C7692"/>
    <w:rsid w:val="003C7A06"/>
    <w:rsid w:val="003D0F43"/>
    <w:rsid w:val="003D1579"/>
    <w:rsid w:val="003D1613"/>
    <w:rsid w:val="003D2571"/>
    <w:rsid w:val="003D391D"/>
    <w:rsid w:val="003D54DA"/>
    <w:rsid w:val="003D6325"/>
    <w:rsid w:val="003D6326"/>
    <w:rsid w:val="003D6DE4"/>
    <w:rsid w:val="003D7460"/>
    <w:rsid w:val="003E0A29"/>
    <w:rsid w:val="003E3FAD"/>
    <w:rsid w:val="003E459F"/>
    <w:rsid w:val="003E4A97"/>
    <w:rsid w:val="003E4E5F"/>
    <w:rsid w:val="003E5076"/>
    <w:rsid w:val="003E6F53"/>
    <w:rsid w:val="003F0C99"/>
    <w:rsid w:val="003F0F0C"/>
    <w:rsid w:val="003F15ED"/>
    <w:rsid w:val="003F1A30"/>
    <w:rsid w:val="003F1BC7"/>
    <w:rsid w:val="003F2B90"/>
    <w:rsid w:val="003F3218"/>
    <w:rsid w:val="003F3693"/>
    <w:rsid w:val="003F4436"/>
    <w:rsid w:val="003F443D"/>
    <w:rsid w:val="003F6827"/>
    <w:rsid w:val="003F7072"/>
    <w:rsid w:val="00401B49"/>
    <w:rsid w:val="00402436"/>
    <w:rsid w:val="004038A0"/>
    <w:rsid w:val="00403ABD"/>
    <w:rsid w:val="00403EA2"/>
    <w:rsid w:val="00404DB4"/>
    <w:rsid w:val="0040531B"/>
    <w:rsid w:val="00405AF4"/>
    <w:rsid w:val="004062E8"/>
    <w:rsid w:val="00407708"/>
    <w:rsid w:val="0041099A"/>
    <w:rsid w:val="00412A80"/>
    <w:rsid w:val="00412AAD"/>
    <w:rsid w:val="004132FC"/>
    <w:rsid w:val="004142FD"/>
    <w:rsid w:val="00414D77"/>
    <w:rsid w:val="00415427"/>
    <w:rsid w:val="00416584"/>
    <w:rsid w:val="00416808"/>
    <w:rsid w:val="004178FF"/>
    <w:rsid w:val="00417F19"/>
    <w:rsid w:val="004205AC"/>
    <w:rsid w:val="004206A6"/>
    <w:rsid w:val="00421793"/>
    <w:rsid w:val="00421957"/>
    <w:rsid w:val="004232D9"/>
    <w:rsid w:val="0042423C"/>
    <w:rsid w:val="0042456C"/>
    <w:rsid w:val="0042473D"/>
    <w:rsid w:val="004249E8"/>
    <w:rsid w:val="00424B5D"/>
    <w:rsid w:val="00425F37"/>
    <w:rsid w:val="00427910"/>
    <w:rsid w:val="004303EA"/>
    <w:rsid w:val="004311CB"/>
    <w:rsid w:val="0043164F"/>
    <w:rsid w:val="00431912"/>
    <w:rsid w:val="00431B3B"/>
    <w:rsid w:val="00431EC6"/>
    <w:rsid w:val="00432B95"/>
    <w:rsid w:val="004337C5"/>
    <w:rsid w:val="0043652C"/>
    <w:rsid w:val="004367EA"/>
    <w:rsid w:val="004378A1"/>
    <w:rsid w:val="00437E60"/>
    <w:rsid w:val="0044074F"/>
    <w:rsid w:val="0044286A"/>
    <w:rsid w:val="00442C64"/>
    <w:rsid w:val="004454FD"/>
    <w:rsid w:val="004458DD"/>
    <w:rsid w:val="004462D3"/>
    <w:rsid w:val="00446A90"/>
    <w:rsid w:val="0044730B"/>
    <w:rsid w:val="00450CC1"/>
    <w:rsid w:val="00452417"/>
    <w:rsid w:val="0045320F"/>
    <w:rsid w:val="0045579E"/>
    <w:rsid w:val="00456BAD"/>
    <w:rsid w:val="0045760B"/>
    <w:rsid w:val="00460967"/>
    <w:rsid w:val="00462369"/>
    <w:rsid w:val="00462892"/>
    <w:rsid w:val="004628A9"/>
    <w:rsid w:val="0046353B"/>
    <w:rsid w:val="00464F65"/>
    <w:rsid w:val="004650C8"/>
    <w:rsid w:val="00465D54"/>
    <w:rsid w:val="00466649"/>
    <w:rsid w:val="00466F45"/>
    <w:rsid w:val="0046716C"/>
    <w:rsid w:val="00467396"/>
    <w:rsid w:val="00467D71"/>
    <w:rsid w:val="00470BD2"/>
    <w:rsid w:val="004722C3"/>
    <w:rsid w:val="00474CC6"/>
    <w:rsid w:val="00477066"/>
    <w:rsid w:val="00477357"/>
    <w:rsid w:val="00480A74"/>
    <w:rsid w:val="00480AB2"/>
    <w:rsid w:val="00482221"/>
    <w:rsid w:val="004827EE"/>
    <w:rsid w:val="00483494"/>
    <w:rsid w:val="004842E4"/>
    <w:rsid w:val="00484C89"/>
    <w:rsid w:val="00486DB9"/>
    <w:rsid w:val="00487858"/>
    <w:rsid w:val="004901BF"/>
    <w:rsid w:val="00490779"/>
    <w:rsid w:val="0049163D"/>
    <w:rsid w:val="0049194C"/>
    <w:rsid w:val="00494551"/>
    <w:rsid w:val="00494E72"/>
    <w:rsid w:val="00495A02"/>
    <w:rsid w:val="004A06FD"/>
    <w:rsid w:val="004A0BAD"/>
    <w:rsid w:val="004A1696"/>
    <w:rsid w:val="004A1A96"/>
    <w:rsid w:val="004A23EC"/>
    <w:rsid w:val="004A2A95"/>
    <w:rsid w:val="004A3639"/>
    <w:rsid w:val="004A48E2"/>
    <w:rsid w:val="004A4FFB"/>
    <w:rsid w:val="004A6887"/>
    <w:rsid w:val="004A6DF7"/>
    <w:rsid w:val="004A791B"/>
    <w:rsid w:val="004A7D3A"/>
    <w:rsid w:val="004B2083"/>
    <w:rsid w:val="004B26C5"/>
    <w:rsid w:val="004B306A"/>
    <w:rsid w:val="004B31F1"/>
    <w:rsid w:val="004B3393"/>
    <w:rsid w:val="004B36EC"/>
    <w:rsid w:val="004B4CD1"/>
    <w:rsid w:val="004B5AA1"/>
    <w:rsid w:val="004B6163"/>
    <w:rsid w:val="004B7E83"/>
    <w:rsid w:val="004C0AF0"/>
    <w:rsid w:val="004C0CA3"/>
    <w:rsid w:val="004C0EF6"/>
    <w:rsid w:val="004C2290"/>
    <w:rsid w:val="004C3F49"/>
    <w:rsid w:val="004C47C3"/>
    <w:rsid w:val="004C531D"/>
    <w:rsid w:val="004C772E"/>
    <w:rsid w:val="004D09AA"/>
    <w:rsid w:val="004D0A75"/>
    <w:rsid w:val="004D0EA4"/>
    <w:rsid w:val="004D0EDA"/>
    <w:rsid w:val="004D1760"/>
    <w:rsid w:val="004D26BF"/>
    <w:rsid w:val="004D2D70"/>
    <w:rsid w:val="004D4C28"/>
    <w:rsid w:val="004D5430"/>
    <w:rsid w:val="004D57AB"/>
    <w:rsid w:val="004E0417"/>
    <w:rsid w:val="004E0DD8"/>
    <w:rsid w:val="004E139C"/>
    <w:rsid w:val="004E175C"/>
    <w:rsid w:val="004E2BC7"/>
    <w:rsid w:val="004E30F0"/>
    <w:rsid w:val="004E4E97"/>
    <w:rsid w:val="004E563E"/>
    <w:rsid w:val="004E6CF4"/>
    <w:rsid w:val="004E6F17"/>
    <w:rsid w:val="004F0691"/>
    <w:rsid w:val="004F0A5F"/>
    <w:rsid w:val="004F0BF0"/>
    <w:rsid w:val="004F1472"/>
    <w:rsid w:val="004F1CD7"/>
    <w:rsid w:val="004F2BC6"/>
    <w:rsid w:val="005003BF"/>
    <w:rsid w:val="00500B94"/>
    <w:rsid w:val="00501A6D"/>
    <w:rsid w:val="0050271E"/>
    <w:rsid w:val="0050430F"/>
    <w:rsid w:val="005049B7"/>
    <w:rsid w:val="00506175"/>
    <w:rsid w:val="005061E2"/>
    <w:rsid w:val="0050791E"/>
    <w:rsid w:val="00510028"/>
    <w:rsid w:val="005136DC"/>
    <w:rsid w:val="00513719"/>
    <w:rsid w:val="005139EF"/>
    <w:rsid w:val="00514629"/>
    <w:rsid w:val="00520603"/>
    <w:rsid w:val="00520805"/>
    <w:rsid w:val="00520F83"/>
    <w:rsid w:val="0052204F"/>
    <w:rsid w:val="00522356"/>
    <w:rsid w:val="005231F0"/>
    <w:rsid w:val="00525502"/>
    <w:rsid w:val="0052553E"/>
    <w:rsid w:val="005259F0"/>
    <w:rsid w:val="00525A21"/>
    <w:rsid w:val="005267E0"/>
    <w:rsid w:val="005270C6"/>
    <w:rsid w:val="005272D7"/>
    <w:rsid w:val="005308FC"/>
    <w:rsid w:val="00532667"/>
    <w:rsid w:val="0053348B"/>
    <w:rsid w:val="00533BE3"/>
    <w:rsid w:val="00534F11"/>
    <w:rsid w:val="005351DA"/>
    <w:rsid w:val="005358A4"/>
    <w:rsid w:val="00535989"/>
    <w:rsid w:val="00536AB3"/>
    <w:rsid w:val="005404CC"/>
    <w:rsid w:val="00543140"/>
    <w:rsid w:val="005431AD"/>
    <w:rsid w:val="00544EE2"/>
    <w:rsid w:val="00546D03"/>
    <w:rsid w:val="005478EA"/>
    <w:rsid w:val="00550EC3"/>
    <w:rsid w:val="005517B3"/>
    <w:rsid w:val="00552E66"/>
    <w:rsid w:val="00553E0C"/>
    <w:rsid w:val="00554C9F"/>
    <w:rsid w:val="00555069"/>
    <w:rsid w:val="0055710F"/>
    <w:rsid w:val="00557845"/>
    <w:rsid w:val="00560414"/>
    <w:rsid w:val="00560F4D"/>
    <w:rsid w:val="00561871"/>
    <w:rsid w:val="00561897"/>
    <w:rsid w:val="0056190A"/>
    <w:rsid w:val="005625EB"/>
    <w:rsid w:val="00563A51"/>
    <w:rsid w:val="00565172"/>
    <w:rsid w:val="005654EF"/>
    <w:rsid w:val="00566161"/>
    <w:rsid w:val="00566310"/>
    <w:rsid w:val="005668EC"/>
    <w:rsid w:val="00566B4C"/>
    <w:rsid w:val="00566C16"/>
    <w:rsid w:val="005671F9"/>
    <w:rsid w:val="0056792E"/>
    <w:rsid w:val="005701E1"/>
    <w:rsid w:val="005714EC"/>
    <w:rsid w:val="00571B6F"/>
    <w:rsid w:val="00571E95"/>
    <w:rsid w:val="005753F6"/>
    <w:rsid w:val="00575528"/>
    <w:rsid w:val="00575631"/>
    <w:rsid w:val="00576A30"/>
    <w:rsid w:val="005773B9"/>
    <w:rsid w:val="00577D45"/>
    <w:rsid w:val="0058039B"/>
    <w:rsid w:val="00581D6E"/>
    <w:rsid w:val="0058283D"/>
    <w:rsid w:val="00582886"/>
    <w:rsid w:val="005829DE"/>
    <w:rsid w:val="00583A45"/>
    <w:rsid w:val="00583C59"/>
    <w:rsid w:val="005846BF"/>
    <w:rsid w:val="0058543E"/>
    <w:rsid w:val="00590923"/>
    <w:rsid w:val="00590AF4"/>
    <w:rsid w:val="00591A7B"/>
    <w:rsid w:val="00592CA9"/>
    <w:rsid w:val="00592FCE"/>
    <w:rsid w:val="005936C0"/>
    <w:rsid w:val="0059392F"/>
    <w:rsid w:val="00594FFF"/>
    <w:rsid w:val="0059531F"/>
    <w:rsid w:val="0059593D"/>
    <w:rsid w:val="0059609B"/>
    <w:rsid w:val="0059617E"/>
    <w:rsid w:val="005962E0"/>
    <w:rsid w:val="005978B1"/>
    <w:rsid w:val="00597CEE"/>
    <w:rsid w:val="005A097A"/>
    <w:rsid w:val="005A22B6"/>
    <w:rsid w:val="005A2E94"/>
    <w:rsid w:val="005A6199"/>
    <w:rsid w:val="005B052E"/>
    <w:rsid w:val="005B0932"/>
    <w:rsid w:val="005B1147"/>
    <w:rsid w:val="005B23B5"/>
    <w:rsid w:val="005B380D"/>
    <w:rsid w:val="005B385A"/>
    <w:rsid w:val="005B4AFA"/>
    <w:rsid w:val="005B4C53"/>
    <w:rsid w:val="005B5687"/>
    <w:rsid w:val="005B5AA4"/>
    <w:rsid w:val="005B6AA7"/>
    <w:rsid w:val="005B6BE1"/>
    <w:rsid w:val="005B7178"/>
    <w:rsid w:val="005B71C0"/>
    <w:rsid w:val="005C1960"/>
    <w:rsid w:val="005C4614"/>
    <w:rsid w:val="005C5FE4"/>
    <w:rsid w:val="005D0697"/>
    <w:rsid w:val="005D25B4"/>
    <w:rsid w:val="005D2EF2"/>
    <w:rsid w:val="005D42C8"/>
    <w:rsid w:val="005D45F7"/>
    <w:rsid w:val="005D4610"/>
    <w:rsid w:val="005D5070"/>
    <w:rsid w:val="005D64E7"/>
    <w:rsid w:val="005D790F"/>
    <w:rsid w:val="005E0E24"/>
    <w:rsid w:val="005E1967"/>
    <w:rsid w:val="005E1A69"/>
    <w:rsid w:val="005E402B"/>
    <w:rsid w:val="005E4596"/>
    <w:rsid w:val="005E47DA"/>
    <w:rsid w:val="005E50C9"/>
    <w:rsid w:val="005F0DB3"/>
    <w:rsid w:val="005F1EC2"/>
    <w:rsid w:val="005F26CB"/>
    <w:rsid w:val="005F3030"/>
    <w:rsid w:val="005F3BB6"/>
    <w:rsid w:val="005F4336"/>
    <w:rsid w:val="005F5F12"/>
    <w:rsid w:val="005F7692"/>
    <w:rsid w:val="005F7FD1"/>
    <w:rsid w:val="00600574"/>
    <w:rsid w:val="006035B7"/>
    <w:rsid w:val="00603BCC"/>
    <w:rsid w:val="00603DF0"/>
    <w:rsid w:val="00604707"/>
    <w:rsid w:val="00605652"/>
    <w:rsid w:val="00605869"/>
    <w:rsid w:val="00611C26"/>
    <w:rsid w:val="0061204D"/>
    <w:rsid w:val="0061262C"/>
    <w:rsid w:val="00613DD7"/>
    <w:rsid w:val="00614448"/>
    <w:rsid w:val="00615450"/>
    <w:rsid w:val="0061556A"/>
    <w:rsid w:val="0062085A"/>
    <w:rsid w:val="00620D76"/>
    <w:rsid w:val="00621419"/>
    <w:rsid w:val="00621A27"/>
    <w:rsid w:val="00621C0A"/>
    <w:rsid w:val="00622353"/>
    <w:rsid w:val="0062294E"/>
    <w:rsid w:val="00622B8C"/>
    <w:rsid w:val="00622C84"/>
    <w:rsid w:val="00622D3C"/>
    <w:rsid w:val="00623523"/>
    <w:rsid w:val="00623848"/>
    <w:rsid w:val="00623AA9"/>
    <w:rsid w:val="00625470"/>
    <w:rsid w:val="00627789"/>
    <w:rsid w:val="0063006C"/>
    <w:rsid w:val="00630845"/>
    <w:rsid w:val="00631572"/>
    <w:rsid w:val="0063199E"/>
    <w:rsid w:val="006327B6"/>
    <w:rsid w:val="0063307E"/>
    <w:rsid w:val="006336AB"/>
    <w:rsid w:val="006337E5"/>
    <w:rsid w:val="0063513B"/>
    <w:rsid w:val="006405B0"/>
    <w:rsid w:val="00640756"/>
    <w:rsid w:val="00640C8C"/>
    <w:rsid w:val="00641D9A"/>
    <w:rsid w:val="0064397B"/>
    <w:rsid w:val="0064496E"/>
    <w:rsid w:val="00644E3C"/>
    <w:rsid w:val="00646F14"/>
    <w:rsid w:val="00647EBA"/>
    <w:rsid w:val="00647F54"/>
    <w:rsid w:val="006515FC"/>
    <w:rsid w:val="00651638"/>
    <w:rsid w:val="00654179"/>
    <w:rsid w:val="00654201"/>
    <w:rsid w:val="00654DB7"/>
    <w:rsid w:val="00655825"/>
    <w:rsid w:val="00656129"/>
    <w:rsid w:val="00660946"/>
    <w:rsid w:val="006614C3"/>
    <w:rsid w:val="006619A8"/>
    <w:rsid w:val="00663F7A"/>
    <w:rsid w:val="006644A1"/>
    <w:rsid w:val="0066503F"/>
    <w:rsid w:val="00665321"/>
    <w:rsid w:val="00665779"/>
    <w:rsid w:val="00665AA0"/>
    <w:rsid w:val="00665F68"/>
    <w:rsid w:val="00667405"/>
    <w:rsid w:val="006676E9"/>
    <w:rsid w:val="006703D1"/>
    <w:rsid w:val="0067088F"/>
    <w:rsid w:val="00670D22"/>
    <w:rsid w:val="0067380D"/>
    <w:rsid w:val="00673C8E"/>
    <w:rsid w:val="00675E84"/>
    <w:rsid w:val="0067655E"/>
    <w:rsid w:val="00676672"/>
    <w:rsid w:val="00676A2C"/>
    <w:rsid w:val="00676C81"/>
    <w:rsid w:val="0067781A"/>
    <w:rsid w:val="00677FCE"/>
    <w:rsid w:val="0068006E"/>
    <w:rsid w:val="006818EA"/>
    <w:rsid w:val="006822FB"/>
    <w:rsid w:val="006826CA"/>
    <w:rsid w:val="00683D1C"/>
    <w:rsid w:val="00683F4F"/>
    <w:rsid w:val="0068522C"/>
    <w:rsid w:val="00686CF1"/>
    <w:rsid w:val="006873E1"/>
    <w:rsid w:val="00690AA2"/>
    <w:rsid w:val="00692997"/>
    <w:rsid w:val="00692B49"/>
    <w:rsid w:val="00693811"/>
    <w:rsid w:val="00693B81"/>
    <w:rsid w:val="00694107"/>
    <w:rsid w:val="00696083"/>
    <w:rsid w:val="006A24BC"/>
    <w:rsid w:val="006A312E"/>
    <w:rsid w:val="006A37CD"/>
    <w:rsid w:val="006A380C"/>
    <w:rsid w:val="006A403A"/>
    <w:rsid w:val="006A5783"/>
    <w:rsid w:val="006A773D"/>
    <w:rsid w:val="006B077B"/>
    <w:rsid w:val="006B17D3"/>
    <w:rsid w:val="006B2472"/>
    <w:rsid w:val="006B280C"/>
    <w:rsid w:val="006B3DBD"/>
    <w:rsid w:val="006B4C4E"/>
    <w:rsid w:val="006B5B58"/>
    <w:rsid w:val="006B7801"/>
    <w:rsid w:val="006B7E31"/>
    <w:rsid w:val="006C0918"/>
    <w:rsid w:val="006C1380"/>
    <w:rsid w:val="006C2877"/>
    <w:rsid w:val="006C28D5"/>
    <w:rsid w:val="006C3483"/>
    <w:rsid w:val="006C39AE"/>
    <w:rsid w:val="006C420F"/>
    <w:rsid w:val="006C463E"/>
    <w:rsid w:val="006C46D3"/>
    <w:rsid w:val="006C4AB2"/>
    <w:rsid w:val="006C6150"/>
    <w:rsid w:val="006C66B6"/>
    <w:rsid w:val="006C7B2D"/>
    <w:rsid w:val="006C7BCE"/>
    <w:rsid w:val="006D0160"/>
    <w:rsid w:val="006D04A2"/>
    <w:rsid w:val="006D08E2"/>
    <w:rsid w:val="006D0D57"/>
    <w:rsid w:val="006D25F4"/>
    <w:rsid w:val="006D2A4F"/>
    <w:rsid w:val="006D329F"/>
    <w:rsid w:val="006D4215"/>
    <w:rsid w:val="006D54FE"/>
    <w:rsid w:val="006D621D"/>
    <w:rsid w:val="006D62FB"/>
    <w:rsid w:val="006D7695"/>
    <w:rsid w:val="006D795C"/>
    <w:rsid w:val="006E5CD6"/>
    <w:rsid w:val="006E6C05"/>
    <w:rsid w:val="006E7CF2"/>
    <w:rsid w:val="006F040A"/>
    <w:rsid w:val="006F0EBA"/>
    <w:rsid w:val="006F1F0B"/>
    <w:rsid w:val="006F2A78"/>
    <w:rsid w:val="006F4554"/>
    <w:rsid w:val="006F4873"/>
    <w:rsid w:val="006F59C0"/>
    <w:rsid w:val="006F6E5C"/>
    <w:rsid w:val="006F72BB"/>
    <w:rsid w:val="00701C67"/>
    <w:rsid w:val="00701E9C"/>
    <w:rsid w:val="007041F5"/>
    <w:rsid w:val="00705A3F"/>
    <w:rsid w:val="00706F57"/>
    <w:rsid w:val="0070776F"/>
    <w:rsid w:val="00707924"/>
    <w:rsid w:val="00712280"/>
    <w:rsid w:val="00713974"/>
    <w:rsid w:val="007151A3"/>
    <w:rsid w:val="007159FD"/>
    <w:rsid w:val="00716543"/>
    <w:rsid w:val="0071757F"/>
    <w:rsid w:val="00717882"/>
    <w:rsid w:val="00717B76"/>
    <w:rsid w:val="00722E79"/>
    <w:rsid w:val="007230C9"/>
    <w:rsid w:val="007243AB"/>
    <w:rsid w:val="00724565"/>
    <w:rsid w:val="00724CC0"/>
    <w:rsid w:val="00724F01"/>
    <w:rsid w:val="0072588B"/>
    <w:rsid w:val="00727251"/>
    <w:rsid w:val="00727641"/>
    <w:rsid w:val="00732D79"/>
    <w:rsid w:val="00732EE0"/>
    <w:rsid w:val="00733051"/>
    <w:rsid w:val="00733103"/>
    <w:rsid w:val="00734820"/>
    <w:rsid w:val="00734A78"/>
    <w:rsid w:val="00735B82"/>
    <w:rsid w:val="00736DCE"/>
    <w:rsid w:val="007373D3"/>
    <w:rsid w:val="0073784A"/>
    <w:rsid w:val="0074112B"/>
    <w:rsid w:val="00741CCC"/>
    <w:rsid w:val="00742AE2"/>
    <w:rsid w:val="00743356"/>
    <w:rsid w:val="0074407A"/>
    <w:rsid w:val="007440CC"/>
    <w:rsid w:val="00745960"/>
    <w:rsid w:val="00745AA2"/>
    <w:rsid w:val="00745E53"/>
    <w:rsid w:val="00746B6E"/>
    <w:rsid w:val="007470C6"/>
    <w:rsid w:val="007477E8"/>
    <w:rsid w:val="00747CF0"/>
    <w:rsid w:val="007502B3"/>
    <w:rsid w:val="00751437"/>
    <w:rsid w:val="00751FE3"/>
    <w:rsid w:val="00755472"/>
    <w:rsid w:val="007576CF"/>
    <w:rsid w:val="00757CD8"/>
    <w:rsid w:val="00761109"/>
    <w:rsid w:val="00761B09"/>
    <w:rsid w:val="00761BBC"/>
    <w:rsid w:val="00761C29"/>
    <w:rsid w:val="007620CB"/>
    <w:rsid w:val="00763E45"/>
    <w:rsid w:val="007658A8"/>
    <w:rsid w:val="007669B8"/>
    <w:rsid w:val="00767BC6"/>
    <w:rsid w:val="00767E58"/>
    <w:rsid w:val="00770C69"/>
    <w:rsid w:val="007710F4"/>
    <w:rsid w:val="0077113A"/>
    <w:rsid w:val="00771C53"/>
    <w:rsid w:val="007721DD"/>
    <w:rsid w:val="007734FD"/>
    <w:rsid w:val="007749EB"/>
    <w:rsid w:val="00774F2F"/>
    <w:rsid w:val="00775204"/>
    <w:rsid w:val="007762ED"/>
    <w:rsid w:val="007767FA"/>
    <w:rsid w:val="0077718E"/>
    <w:rsid w:val="00780452"/>
    <w:rsid w:val="007810E6"/>
    <w:rsid w:val="00781802"/>
    <w:rsid w:val="00781A96"/>
    <w:rsid w:val="00781FD4"/>
    <w:rsid w:val="0078319E"/>
    <w:rsid w:val="00784615"/>
    <w:rsid w:val="00785087"/>
    <w:rsid w:val="0078590E"/>
    <w:rsid w:val="00786052"/>
    <w:rsid w:val="00786AEE"/>
    <w:rsid w:val="00787CB1"/>
    <w:rsid w:val="00787FAD"/>
    <w:rsid w:val="007903AB"/>
    <w:rsid w:val="00790920"/>
    <w:rsid w:val="007917F8"/>
    <w:rsid w:val="007918CF"/>
    <w:rsid w:val="007923BD"/>
    <w:rsid w:val="00792B08"/>
    <w:rsid w:val="00792E1C"/>
    <w:rsid w:val="00793281"/>
    <w:rsid w:val="007932EF"/>
    <w:rsid w:val="007941FE"/>
    <w:rsid w:val="00794F05"/>
    <w:rsid w:val="007964BA"/>
    <w:rsid w:val="007A2C3C"/>
    <w:rsid w:val="007A3661"/>
    <w:rsid w:val="007A3A57"/>
    <w:rsid w:val="007A65AE"/>
    <w:rsid w:val="007A6A5D"/>
    <w:rsid w:val="007B0121"/>
    <w:rsid w:val="007B322A"/>
    <w:rsid w:val="007B441C"/>
    <w:rsid w:val="007B519F"/>
    <w:rsid w:val="007B66E1"/>
    <w:rsid w:val="007B779C"/>
    <w:rsid w:val="007C2FAF"/>
    <w:rsid w:val="007C5435"/>
    <w:rsid w:val="007C5FFF"/>
    <w:rsid w:val="007C6469"/>
    <w:rsid w:val="007D1153"/>
    <w:rsid w:val="007D122E"/>
    <w:rsid w:val="007D12B5"/>
    <w:rsid w:val="007D24AE"/>
    <w:rsid w:val="007D2AB7"/>
    <w:rsid w:val="007D3C3E"/>
    <w:rsid w:val="007D3DC8"/>
    <w:rsid w:val="007D4984"/>
    <w:rsid w:val="007D5F77"/>
    <w:rsid w:val="007E01C0"/>
    <w:rsid w:val="007E1F3D"/>
    <w:rsid w:val="007E1F7F"/>
    <w:rsid w:val="007E3A99"/>
    <w:rsid w:val="007E3DF3"/>
    <w:rsid w:val="007E3E96"/>
    <w:rsid w:val="007E4C85"/>
    <w:rsid w:val="007E5941"/>
    <w:rsid w:val="007E799F"/>
    <w:rsid w:val="007E7D19"/>
    <w:rsid w:val="007F08B2"/>
    <w:rsid w:val="007F1005"/>
    <w:rsid w:val="007F11EB"/>
    <w:rsid w:val="007F1C14"/>
    <w:rsid w:val="007F3955"/>
    <w:rsid w:val="00800D12"/>
    <w:rsid w:val="00804857"/>
    <w:rsid w:val="00805313"/>
    <w:rsid w:val="0080634D"/>
    <w:rsid w:val="00806DC4"/>
    <w:rsid w:val="00806FDD"/>
    <w:rsid w:val="00811A5E"/>
    <w:rsid w:val="008128CB"/>
    <w:rsid w:val="00813C9E"/>
    <w:rsid w:val="0081464D"/>
    <w:rsid w:val="00814B71"/>
    <w:rsid w:val="00814E86"/>
    <w:rsid w:val="008154E2"/>
    <w:rsid w:val="0081710A"/>
    <w:rsid w:val="00820A28"/>
    <w:rsid w:val="00821981"/>
    <w:rsid w:val="00822107"/>
    <w:rsid w:val="00822320"/>
    <w:rsid w:val="0082244A"/>
    <w:rsid w:val="008235C4"/>
    <w:rsid w:val="00824D5A"/>
    <w:rsid w:val="00825D3C"/>
    <w:rsid w:val="00827D1E"/>
    <w:rsid w:val="00830462"/>
    <w:rsid w:val="008336A9"/>
    <w:rsid w:val="008347FB"/>
    <w:rsid w:val="0083534B"/>
    <w:rsid w:val="0083540C"/>
    <w:rsid w:val="008356A4"/>
    <w:rsid w:val="008356D9"/>
    <w:rsid w:val="00836095"/>
    <w:rsid w:val="008365E5"/>
    <w:rsid w:val="00837993"/>
    <w:rsid w:val="008401E8"/>
    <w:rsid w:val="0084256A"/>
    <w:rsid w:val="00843803"/>
    <w:rsid w:val="00843856"/>
    <w:rsid w:val="0084464F"/>
    <w:rsid w:val="0084474C"/>
    <w:rsid w:val="0084501F"/>
    <w:rsid w:val="00846F2D"/>
    <w:rsid w:val="0084788F"/>
    <w:rsid w:val="00847B4E"/>
    <w:rsid w:val="00847BB0"/>
    <w:rsid w:val="00847D9B"/>
    <w:rsid w:val="00850544"/>
    <w:rsid w:val="00850573"/>
    <w:rsid w:val="008507F8"/>
    <w:rsid w:val="008514B7"/>
    <w:rsid w:val="00851595"/>
    <w:rsid w:val="0085294D"/>
    <w:rsid w:val="00853606"/>
    <w:rsid w:val="008538E2"/>
    <w:rsid w:val="008544AA"/>
    <w:rsid w:val="0085498C"/>
    <w:rsid w:val="00855070"/>
    <w:rsid w:val="00855A1D"/>
    <w:rsid w:val="00856130"/>
    <w:rsid w:val="008567B5"/>
    <w:rsid w:val="00860592"/>
    <w:rsid w:val="008617DA"/>
    <w:rsid w:val="00862861"/>
    <w:rsid w:val="00864292"/>
    <w:rsid w:val="008646C2"/>
    <w:rsid w:val="00865016"/>
    <w:rsid w:val="0086538B"/>
    <w:rsid w:val="00865F96"/>
    <w:rsid w:val="0086638B"/>
    <w:rsid w:val="00867910"/>
    <w:rsid w:val="00870812"/>
    <w:rsid w:val="0087125D"/>
    <w:rsid w:val="00871BB4"/>
    <w:rsid w:val="00872A0B"/>
    <w:rsid w:val="00874FF2"/>
    <w:rsid w:val="008765A8"/>
    <w:rsid w:val="0087680E"/>
    <w:rsid w:val="0087700D"/>
    <w:rsid w:val="00877A06"/>
    <w:rsid w:val="008810A3"/>
    <w:rsid w:val="008812DE"/>
    <w:rsid w:val="008819C6"/>
    <w:rsid w:val="00882C35"/>
    <w:rsid w:val="008834FD"/>
    <w:rsid w:val="00885963"/>
    <w:rsid w:val="00887A4C"/>
    <w:rsid w:val="0089304F"/>
    <w:rsid w:val="00893167"/>
    <w:rsid w:val="00893B71"/>
    <w:rsid w:val="00894E37"/>
    <w:rsid w:val="0089528C"/>
    <w:rsid w:val="008965B9"/>
    <w:rsid w:val="00896615"/>
    <w:rsid w:val="0089686E"/>
    <w:rsid w:val="008976C1"/>
    <w:rsid w:val="00897E5C"/>
    <w:rsid w:val="008A0F4A"/>
    <w:rsid w:val="008A1660"/>
    <w:rsid w:val="008A3C15"/>
    <w:rsid w:val="008A7552"/>
    <w:rsid w:val="008B02B6"/>
    <w:rsid w:val="008B48FF"/>
    <w:rsid w:val="008B6A7A"/>
    <w:rsid w:val="008B795F"/>
    <w:rsid w:val="008C05BA"/>
    <w:rsid w:val="008C0D0A"/>
    <w:rsid w:val="008C0EBE"/>
    <w:rsid w:val="008C0F11"/>
    <w:rsid w:val="008C1158"/>
    <w:rsid w:val="008C35ED"/>
    <w:rsid w:val="008C3D1A"/>
    <w:rsid w:val="008C3E8F"/>
    <w:rsid w:val="008C493A"/>
    <w:rsid w:val="008C5C16"/>
    <w:rsid w:val="008C629E"/>
    <w:rsid w:val="008C6F71"/>
    <w:rsid w:val="008C717F"/>
    <w:rsid w:val="008C7DF1"/>
    <w:rsid w:val="008D12FD"/>
    <w:rsid w:val="008D2263"/>
    <w:rsid w:val="008D2D5A"/>
    <w:rsid w:val="008D382E"/>
    <w:rsid w:val="008D5605"/>
    <w:rsid w:val="008D70E7"/>
    <w:rsid w:val="008D7BE3"/>
    <w:rsid w:val="008E11FB"/>
    <w:rsid w:val="008E1984"/>
    <w:rsid w:val="008E1EAB"/>
    <w:rsid w:val="008E56CA"/>
    <w:rsid w:val="008F0D58"/>
    <w:rsid w:val="008F2950"/>
    <w:rsid w:val="008F48EE"/>
    <w:rsid w:val="008F6362"/>
    <w:rsid w:val="008F69E2"/>
    <w:rsid w:val="008F6D68"/>
    <w:rsid w:val="008F7848"/>
    <w:rsid w:val="008F7866"/>
    <w:rsid w:val="0090025E"/>
    <w:rsid w:val="0090139B"/>
    <w:rsid w:val="00901C95"/>
    <w:rsid w:val="009022A8"/>
    <w:rsid w:val="00903661"/>
    <w:rsid w:val="00905085"/>
    <w:rsid w:val="00905FE0"/>
    <w:rsid w:val="00907E75"/>
    <w:rsid w:val="00910FD1"/>
    <w:rsid w:val="00911194"/>
    <w:rsid w:val="00911446"/>
    <w:rsid w:val="00912BE7"/>
    <w:rsid w:val="00912F9C"/>
    <w:rsid w:val="0092129D"/>
    <w:rsid w:val="009238F6"/>
    <w:rsid w:val="00924EA8"/>
    <w:rsid w:val="0092583A"/>
    <w:rsid w:val="00927253"/>
    <w:rsid w:val="00927489"/>
    <w:rsid w:val="009275AF"/>
    <w:rsid w:val="00930FC5"/>
    <w:rsid w:val="00931217"/>
    <w:rsid w:val="009326A1"/>
    <w:rsid w:val="00932A76"/>
    <w:rsid w:val="009342D4"/>
    <w:rsid w:val="00934A6A"/>
    <w:rsid w:val="00935829"/>
    <w:rsid w:val="009369E4"/>
    <w:rsid w:val="00941E42"/>
    <w:rsid w:val="00942051"/>
    <w:rsid w:val="009423CA"/>
    <w:rsid w:val="00942449"/>
    <w:rsid w:val="00942972"/>
    <w:rsid w:val="0094484D"/>
    <w:rsid w:val="00944B81"/>
    <w:rsid w:val="00952A19"/>
    <w:rsid w:val="009536CF"/>
    <w:rsid w:val="0095390E"/>
    <w:rsid w:val="00954ED9"/>
    <w:rsid w:val="00957557"/>
    <w:rsid w:val="00957E21"/>
    <w:rsid w:val="00957E66"/>
    <w:rsid w:val="00960B09"/>
    <w:rsid w:val="00960B0D"/>
    <w:rsid w:val="00961D4E"/>
    <w:rsid w:val="00963C14"/>
    <w:rsid w:val="00964164"/>
    <w:rsid w:val="00966247"/>
    <w:rsid w:val="00972764"/>
    <w:rsid w:val="00973FA9"/>
    <w:rsid w:val="00974EF2"/>
    <w:rsid w:val="0097605D"/>
    <w:rsid w:val="00976617"/>
    <w:rsid w:val="00977A57"/>
    <w:rsid w:val="00980402"/>
    <w:rsid w:val="009816C4"/>
    <w:rsid w:val="00983363"/>
    <w:rsid w:val="00984733"/>
    <w:rsid w:val="009847BA"/>
    <w:rsid w:val="00985123"/>
    <w:rsid w:val="00985EA0"/>
    <w:rsid w:val="009867D7"/>
    <w:rsid w:val="0098775B"/>
    <w:rsid w:val="00987F56"/>
    <w:rsid w:val="00990230"/>
    <w:rsid w:val="009918DD"/>
    <w:rsid w:val="009919F0"/>
    <w:rsid w:val="0099200A"/>
    <w:rsid w:val="009922CD"/>
    <w:rsid w:val="009936B5"/>
    <w:rsid w:val="00994F21"/>
    <w:rsid w:val="00995065"/>
    <w:rsid w:val="009960EC"/>
    <w:rsid w:val="009A098A"/>
    <w:rsid w:val="009A0C8D"/>
    <w:rsid w:val="009A1671"/>
    <w:rsid w:val="009A2043"/>
    <w:rsid w:val="009A2A86"/>
    <w:rsid w:val="009A31B0"/>
    <w:rsid w:val="009A483F"/>
    <w:rsid w:val="009A4D68"/>
    <w:rsid w:val="009A4F9C"/>
    <w:rsid w:val="009A5B6E"/>
    <w:rsid w:val="009A727A"/>
    <w:rsid w:val="009A7CCF"/>
    <w:rsid w:val="009B12CC"/>
    <w:rsid w:val="009B19DF"/>
    <w:rsid w:val="009B1D5C"/>
    <w:rsid w:val="009B4AB3"/>
    <w:rsid w:val="009B6257"/>
    <w:rsid w:val="009B663C"/>
    <w:rsid w:val="009B67F1"/>
    <w:rsid w:val="009C042E"/>
    <w:rsid w:val="009C1128"/>
    <w:rsid w:val="009C1A1D"/>
    <w:rsid w:val="009C1B02"/>
    <w:rsid w:val="009C2C22"/>
    <w:rsid w:val="009C2D8C"/>
    <w:rsid w:val="009C351D"/>
    <w:rsid w:val="009C6FB1"/>
    <w:rsid w:val="009D07CE"/>
    <w:rsid w:val="009D1795"/>
    <w:rsid w:val="009D19FF"/>
    <w:rsid w:val="009D1FAE"/>
    <w:rsid w:val="009D3A7F"/>
    <w:rsid w:val="009D3F3A"/>
    <w:rsid w:val="009D4E18"/>
    <w:rsid w:val="009D52EA"/>
    <w:rsid w:val="009D5362"/>
    <w:rsid w:val="009E3DC9"/>
    <w:rsid w:val="009E557C"/>
    <w:rsid w:val="009E5B01"/>
    <w:rsid w:val="009E5C23"/>
    <w:rsid w:val="009E5F52"/>
    <w:rsid w:val="009E6E65"/>
    <w:rsid w:val="009E762E"/>
    <w:rsid w:val="009F08FA"/>
    <w:rsid w:val="009F0E12"/>
    <w:rsid w:val="009F0E6F"/>
    <w:rsid w:val="009F0FFE"/>
    <w:rsid w:val="009F13B0"/>
    <w:rsid w:val="009F32EB"/>
    <w:rsid w:val="009F40EC"/>
    <w:rsid w:val="009F7735"/>
    <w:rsid w:val="00A00168"/>
    <w:rsid w:val="00A00C2B"/>
    <w:rsid w:val="00A01250"/>
    <w:rsid w:val="00A021A2"/>
    <w:rsid w:val="00A02BC7"/>
    <w:rsid w:val="00A036D8"/>
    <w:rsid w:val="00A06533"/>
    <w:rsid w:val="00A075BC"/>
    <w:rsid w:val="00A07D6A"/>
    <w:rsid w:val="00A10361"/>
    <w:rsid w:val="00A114C3"/>
    <w:rsid w:val="00A11890"/>
    <w:rsid w:val="00A11DA8"/>
    <w:rsid w:val="00A122AA"/>
    <w:rsid w:val="00A1311B"/>
    <w:rsid w:val="00A13344"/>
    <w:rsid w:val="00A13566"/>
    <w:rsid w:val="00A13845"/>
    <w:rsid w:val="00A14D53"/>
    <w:rsid w:val="00A164F0"/>
    <w:rsid w:val="00A20F1B"/>
    <w:rsid w:val="00A23925"/>
    <w:rsid w:val="00A26498"/>
    <w:rsid w:val="00A26637"/>
    <w:rsid w:val="00A26C21"/>
    <w:rsid w:val="00A26D19"/>
    <w:rsid w:val="00A272F9"/>
    <w:rsid w:val="00A308B4"/>
    <w:rsid w:val="00A30A37"/>
    <w:rsid w:val="00A32946"/>
    <w:rsid w:val="00A32FDC"/>
    <w:rsid w:val="00A349B3"/>
    <w:rsid w:val="00A34F06"/>
    <w:rsid w:val="00A35CB2"/>
    <w:rsid w:val="00A35D5F"/>
    <w:rsid w:val="00A4069F"/>
    <w:rsid w:val="00A41265"/>
    <w:rsid w:val="00A41EA7"/>
    <w:rsid w:val="00A427B7"/>
    <w:rsid w:val="00A436DC"/>
    <w:rsid w:val="00A4374A"/>
    <w:rsid w:val="00A43BC4"/>
    <w:rsid w:val="00A46849"/>
    <w:rsid w:val="00A47D82"/>
    <w:rsid w:val="00A47D84"/>
    <w:rsid w:val="00A47DA0"/>
    <w:rsid w:val="00A509B0"/>
    <w:rsid w:val="00A53B77"/>
    <w:rsid w:val="00A54085"/>
    <w:rsid w:val="00A55364"/>
    <w:rsid w:val="00A572EC"/>
    <w:rsid w:val="00A60B6D"/>
    <w:rsid w:val="00A6258F"/>
    <w:rsid w:val="00A640FF"/>
    <w:rsid w:val="00A64D1B"/>
    <w:rsid w:val="00A65135"/>
    <w:rsid w:val="00A65157"/>
    <w:rsid w:val="00A65963"/>
    <w:rsid w:val="00A65AE6"/>
    <w:rsid w:val="00A65C35"/>
    <w:rsid w:val="00A66C8D"/>
    <w:rsid w:val="00A6720C"/>
    <w:rsid w:val="00A67434"/>
    <w:rsid w:val="00A70BAE"/>
    <w:rsid w:val="00A70F06"/>
    <w:rsid w:val="00A71445"/>
    <w:rsid w:val="00A72091"/>
    <w:rsid w:val="00A73F2B"/>
    <w:rsid w:val="00A77048"/>
    <w:rsid w:val="00A773F7"/>
    <w:rsid w:val="00A808E5"/>
    <w:rsid w:val="00A8113D"/>
    <w:rsid w:val="00A81981"/>
    <w:rsid w:val="00A81A78"/>
    <w:rsid w:val="00A824EC"/>
    <w:rsid w:val="00A832C1"/>
    <w:rsid w:val="00A843D9"/>
    <w:rsid w:val="00A85C13"/>
    <w:rsid w:val="00A87BAB"/>
    <w:rsid w:val="00A91174"/>
    <w:rsid w:val="00A915A8"/>
    <w:rsid w:val="00A93EFB"/>
    <w:rsid w:val="00A949F6"/>
    <w:rsid w:val="00A94C86"/>
    <w:rsid w:val="00AA0A1B"/>
    <w:rsid w:val="00AA1017"/>
    <w:rsid w:val="00AA1884"/>
    <w:rsid w:val="00AA3649"/>
    <w:rsid w:val="00AA3C3F"/>
    <w:rsid w:val="00AA4190"/>
    <w:rsid w:val="00AA5A15"/>
    <w:rsid w:val="00AA5E0B"/>
    <w:rsid w:val="00AA614E"/>
    <w:rsid w:val="00AA657D"/>
    <w:rsid w:val="00AA6E61"/>
    <w:rsid w:val="00AA6FD0"/>
    <w:rsid w:val="00AB060A"/>
    <w:rsid w:val="00AB06AE"/>
    <w:rsid w:val="00AB164C"/>
    <w:rsid w:val="00AB16B6"/>
    <w:rsid w:val="00AB2DD3"/>
    <w:rsid w:val="00AB352C"/>
    <w:rsid w:val="00AB3D30"/>
    <w:rsid w:val="00AB3EEC"/>
    <w:rsid w:val="00AB426B"/>
    <w:rsid w:val="00AB6666"/>
    <w:rsid w:val="00AB6A94"/>
    <w:rsid w:val="00AB72A2"/>
    <w:rsid w:val="00AB7333"/>
    <w:rsid w:val="00AC0489"/>
    <w:rsid w:val="00AC0B2A"/>
    <w:rsid w:val="00AC2565"/>
    <w:rsid w:val="00AC28DD"/>
    <w:rsid w:val="00AC2A9B"/>
    <w:rsid w:val="00AC3465"/>
    <w:rsid w:val="00AC34F3"/>
    <w:rsid w:val="00AC3C18"/>
    <w:rsid w:val="00AC3F16"/>
    <w:rsid w:val="00AC42D6"/>
    <w:rsid w:val="00AC5247"/>
    <w:rsid w:val="00AC5265"/>
    <w:rsid w:val="00AC5483"/>
    <w:rsid w:val="00AC61C6"/>
    <w:rsid w:val="00AC6726"/>
    <w:rsid w:val="00AC6C33"/>
    <w:rsid w:val="00AC6F49"/>
    <w:rsid w:val="00AC70A2"/>
    <w:rsid w:val="00AC7183"/>
    <w:rsid w:val="00AD0DC8"/>
    <w:rsid w:val="00AD3651"/>
    <w:rsid w:val="00AD3EF4"/>
    <w:rsid w:val="00AD4132"/>
    <w:rsid w:val="00AD4ECB"/>
    <w:rsid w:val="00AD5892"/>
    <w:rsid w:val="00AD589C"/>
    <w:rsid w:val="00AD5B38"/>
    <w:rsid w:val="00AD6E0D"/>
    <w:rsid w:val="00AE0996"/>
    <w:rsid w:val="00AE1DA3"/>
    <w:rsid w:val="00AE204C"/>
    <w:rsid w:val="00AE23EA"/>
    <w:rsid w:val="00AE2999"/>
    <w:rsid w:val="00AE45DF"/>
    <w:rsid w:val="00AE57E9"/>
    <w:rsid w:val="00AE5A59"/>
    <w:rsid w:val="00AE6138"/>
    <w:rsid w:val="00AE6CC1"/>
    <w:rsid w:val="00AE6CE9"/>
    <w:rsid w:val="00AE6CF1"/>
    <w:rsid w:val="00AE6E41"/>
    <w:rsid w:val="00AE7765"/>
    <w:rsid w:val="00AE7A50"/>
    <w:rsid w:val="00AF1217"/>
    <w:rsid w:val="00AF37F6"/>
    <w:rsid w:val="00AF488E"/>
    <w:rsid w:val="00AF56EF"/>
    <w:rsid w:val="00AF5A8F"/>
    <w:rsid w:val="00AF5AA8"/>
    <w:rsid w:val="00AF6170"/>
    <w:rsid w:val="00AF6F8A"/>
    <w:rsid w:val="00AF6FEA"/>
    <w:rsid w:val="00AF7314"/>
    <w:rsid w:val="00AF7C04"/>
    <w:rsid w:val="00B00D4B"/>
    <w:rsid w:val="00B0161E"/>
    <w:rsid w:val="00B02974"/>
    <w:rsid w:val="00B0317C"/>
    <w:rsid w:val="00B045A6"/>
    <w:rsid w:val="00B04D42"/>
    <w:rsid w:val="00B05246"/>
    <w:rsid w:val="00B06BF0"/>
    <w:rsid w:val="00B06DC2"/>
    <w:rsid w:val="00B072FB"/>
    <w:rsid w:val="00B076D1"/>
    <w:rsid w:val="00B0783B"/>
    <w:rsid w:val="00B1287C"/>
    <w:rsid w:val="00B13C38"/>
    <w:rsid w:val="00B13F94"/>
    <w:rsid w:val="00B142F5"/>
    <w:rsid w:val="00B151F8"/>
    <w:rsid w:val="00B17682"/>
    <w:rsid w:val="00B17741"/>
    <w:rsid w:val="00B2038B"/>
    <w:rsid w:val="00B21091"/>
    <w:rsid w:val="00B21105"/>
    <w:rsid w:val="00B22857"/>
    <w:rsid w:val="00B231AA"/>
    <w:rsid w:val="00B23AF3"/>
    <w:rsid w:val="00B24170"/>
    <w:rsid w:val="00B244D6"/>
    <w:rsid w:val="00B24F55"/>
    <w:rsid w:val="00B252BA"/>
    <w:rsid w:val="00B2553A"/>
    <w:rsid w:val="00B25BCB"/>
    <w:rsid w:val="00B27672"/>
    <w:rsid w:val="00B32B3D"/>
    <w:rsid w:val="00B3309A"/>
    <w:rsid w:val="00B33418"/>
    <w:rsid w:val="00B33E8E"/>
    <w:rsid w:val="00B352EB"/>
    <w:rsid w:val="00B355A8"/>
    <w:rsid w:val="00B36709"/>
    <w:rsid w:val="00B36D69"/>
    <w:rsid w:val="00B41FE9"/>
    <w:rsid w:val="00B42E74"/>
    <w:rsid w:val="00B446B0"/>
    <w:rsid w:val="00B44984"/>
    <w:rsid w:val="00B475B6"/>
    <w:rsid w:val="00B47758"/>
    <w:rsid w:val="00B50206"/>
    <w:rsid w:val="00B50709"/>
    <w:rsid w:val="00B50834"/>
    <w:rsid w:val="00B50F8A"/>
    <w:rsid w:val="00B52422"/>
    <w:rsid w:val="00B52E41"/>
    <w:rsid w:val="00B52F8D"/>
    <w:rsid w:val="00B530C3"/>
    <w:rsid w:val="00B535B0"/>
    <w:rsid w:val="00B54267"/>
    <w:rsid w:val="00B54FE4"/>
    <w:rsid w:val="00B5687C"/>
    <w:rsid w:val="00B56A87"/>
    <w:rsid w:val="00B56CB4"/>
    <w:rsid w:val="00B579E5"/>
    <w:rsid w:val="00B57AA3"/>
    <w:rsid w:val="00B6141D"/>
    <w:rsid w:val="00B61C06"/>
    <w:rsid w:val="00B61D4B"/>
    <w:rsid w:val="00B62A69"/>
    <w:rsid w:val="00B6317D"/>
    <w:rsid w:val="00B6559F"/>
    <w:rsid w:val="00B655EE"/>
    <w:rsid w:val="00B70A06"/>
    <w:rsid w:val="00B70E66"/>
    <w:rsid w:val="00B71037"/>
    <w:rsid w:val="00B7125A"/>
    <w:rsid w:val="00B713E3"/>
    <w:rsid w:val="00B72440"/>
    <w:rsid w:val="00B73249"/>
    <w:rsid w:val="00B73518"/>
    <w:rsid w:val="00B73A65"/>
    <w:rsid w:val="00B73B02"/>
    <w:rsid w:val="00B7539A"/>
    <w:rsid w:val="00B75CE8"/>
    <w:rsid w:val="00B762A7"/>
    <w:rsid w:val="00B76323"/>
    <w:rsid w:val="00B76516"/>
    <w:rsid w:val="00B77C17"/>
    <w:rsid w:val="00B821C8"/>
    <w:rsid w:val="00B82888"/>
    <w:rsid w:val="00B82B35"/>
    <w:rsid w:val="00B82D29"/>
    <w:rsid w:val="00B83AEA"/>
    <w:rsid w:val="00B83FF4"/>
    <w:rsid w:val="00B840DD"/>
    <w:rsid w:val="00B85C9C"/>
    <w:rsid w:val="00B87192"/>
    <w:rsid w:val="00B875F2"/>
    <w:rsid w:val="00B90983"/>
    <w:rsid w:val="00B92522"/>
    <w:rsid w:val="00B9253E"/>
    <w:rsid w:val="00B92999"/>
    <w:rsid w:val="00B93B6D"/>
    <w:rsid w:val="00B93EA1"/>
    <w:rsid w:val="00B94907"/>
    <w:rsid w:val="00B94E86"/>
    <w:rsid w:val="00B959CD"/>
    <w:rsid w:val="00B961DF"/>
    <w:rsid w:val="00BA036C"/>
    <w:rsid w:val="00BA152A"/>
    <w:rsid w:val="00BA2FA1"/>
    <w:rsid w:val="00BA3AD9"/>
    <w:rsid w:val="00BA4D6C"/>
    <w:rsid w:val="00BA5CCF"/>
    <w:rsid w:val="00BA5E73"/>
    <w:rsid w:val="00BA60AD"/>
    <w:rsid w:val="00BA62E0"/>
    <w:rsid w:val="00BA76F3"/>
    <w:rsid w:val="00BA7752"/>
    <w:rsid w:val="00BA78E9"/>
    <w:rsid w:val="00BB0B0A"/>
    <w:rsid w:val="00BB1308"/>
    <w:rsid w:val="00BB19E6"/>
    <w:rsid w:val="00BB1CD3"/>
    <w:rsid w:val="00BB3F6E"/>
    <w:rsid w:val="00BB4A52"/>
    <w:rsid w:val="00BB52C0"/>
    <w:rsid w:val="00BB70F2"/>
    <w:rsid w:val="00BB72DA"/>
    <w:rsid w:val="00BC2A63"/>
    <w:rsid w:val="00BC30CD"/>
    <w:rsid w:val="00BC332C"/>
    <w:rsid w:val="00BC338A"/>
    <w:rsid w:val="00BC467E"/>
    <w:rsid w:val="00BC471A"/>
    <w:rsid w:val="00BC5197"/>
    <w:rsid w:val="00BC5E2E"/>
    <w:rsid w:val="00BD06FC"/>
    <w:rsid w:val="00BD158B"/>
    <w:rsid w:val="00BD1EAA"/>
    <w:rsid w:val="00BD2037"/>
    <w:rsid w:val="00BD557E"/>
    <w:rsid w:val="00BD65F2"/>
    <w:rsid w:val="00BE1B75"/>
    <w:rsid w:val="00BF03CA"/>
    <w:rsid w:val="00BF2183"/>
    <w:rsid w:val="00BF28F6"/>
    <w:rsid w:val="00BF36C3"/>
    <w:rsid w:val="00BF61B7"/>
    <w:rsid w:val="00BF6B67"/>
    <w:rsid w:val="00C01737"/>
    <w:rsid w:val="00C022EB"/>
    <w:rsid w:val="00C0243D"/>
    <w:rsid w:val="00C042F2"/>
    <w:rsid w:val="00C07A32"/>
    <w:rsid w:val="00C07B77"/>
    <w:rsid w:val="00C07DB5"/>
    <w:rsid w:val="00C07F7A"/>
    <w:rsid w:val="00C12DCE"/>
    <w:rsid w:val="00C153E9"/>
    <w:rsid w:val="00C17954"/>
    <w:rsid w:val="00C2215B"/>
    <w:rsid w:val="00C23AF7"/>
    <w:rsid w:val="00C25A07"/>
    <w:rsid w:val="00C26ED5"/>
    <w:rsid w:val="00C30E20"/>
    <w:rsid w:val="00C325DD"/>
    <w:rsid w:val="00C3300B"/>
    <w:rsid w:val="00C34E2E"/>
    <w:rsid w:val="00C35EA7"/>
    <w:rsid w:val="00C36427"/>
    <w:rsid w:val="00C36AEB"/>
    <w:rsid w:val="00C40D10"/>
    <w:rsid w:val="00C41C41"/>
    <w:rsid w:val="00C44D7C"/>
    <w:rsid w:val="00C45954"/>
    <w:rsid w:val="00C45965"/>
    <w:rsid w:val="00C45D14"/>
    <w:rsid w:val="00C45EA9"/>
    <w:rsid w:val="00C533F3"/>
    <w:rsid w:val="00C54126"/>
    <w:rsid w:val="00C54965"/>
    <w:rsid w:val="00C549B9"/>
    <w:rsid w:val="00C54E14"/>
    <w:rsid w:val="00C55052"/>
    <w:rsid w:val="00C55A52"/>
    <w:rsid w:val="00C5604A"/>
    <w:rsid w:val="00C56166"/>
    <w:rsid w:val="00C563E8"/>
    <w:rsid w:val="00C57776"/>
    <w:rsid w:val="00C5781B"/>
    <w:rsid w:val="00C60F7F"/>
    <w:rsid w:val="00C61164"/>
    <w:rsid w:val="00C61D6E"/>
    <w:rsid w:val="00C627D9"/>
    <w:rsid w:val="00C6484A"/>
    <w:rsid w:val="00C64993"/>
    <w:rsid w:val="00C65318"/>
    <w:rsid w:val="00C65389"/>
    <w:rsid w:val="00C65464"/>
    <w:rsid w:val="00C65A17"/>
    <w:rsid w:val="00C660C2"/>
    <w:rsid w:val="00C70887"/>
    <w:rsid w:val="00C709C8"/>
    <w:rsid w:val="00C720DA"/>
    <w:rsid w:val="00C7271B"/>
    <w:rsid w:val="00C755D7"/>
    <w:rsid w:val="00C76A77"/>
    <w:rsid w:val="00C773F8"/>
    <w:rsid w:val="00C77750"/>
    <w:rsid w:val="00C77C72"/>
    <w:rsid w:val="00C80F8E"/>
    <w:rsid w:val="00C826F5"/>
    <w:rsid w:val="00C83370"/>
    <w:rsid w:val="00C83601"/>
    <w:rsid w:val="00C83E3F"/>
    <w:rsid w:val="00C84537"/>
    <w:rsid w:val="00C84EAC"/>
    <w:rsid w:val="00C86E56"/>
    <w:rsid w:val="00C8750C"/>
    <w:rsid w:val="00C87EA6"/>
    <w:rsid w:val="00C90601"/>
    <w:rsid w:val="00C9149E"/>
    <w:rsid w:val="00C92382"/>
    <w:rsid w:val="00C93500"/>
    <w:rsid w:val="00C93A38"/>
    <w:rsid w:val="00C94468"/>
    <w:rsid w:val="00C95776"/>
    <w:rsid w:val="00C97323"/>
    <w:rsid w:val="00C97734"/>
    <w:rsid w:val="00CA0166"/>
    <w:rsid w:val="00CA1C59"/>
    <w:rsid w:val="00CA2047"/>
    <w:rsid w:val="00CA2556"/>
    <w:rsid w:val="00CA2609"/>
    <w:rsid w:val="00CA2722"/>
    <w:rsid w:val="00CA3408"/>
    <w:rsid w:val="00CA60EB"/>
    <w:rsid w:val="00CA6817"/>
    <w:rsid w:val="00CA6C8F"/>
    <w:rsid w:val="00CA6DC4"/>
    <w:rsid w:val="00CA6EAB"/>
    <w:rsid w:val="00CA7989"/>
    <w:rsid w:val="00CB0616"/>
    <w:rsid w:val="00CB0983"/>
    <w:rsid w:val="00CB2C1D"/>
    <w:rsid w:val="00CB2EB2"/>
    <w:rsid w:val="00CB4335"/>
    <w:rsid w:val="00CB4C85"/>
    <w:rsid w:val="00CB5A0E"/>
    <w:rsid w:val="00CB5C4B"/>
    <w:rsid w:val="00CB5E97"/>
    <w:rsid w:val="00CB7499"/>
    <w:rsid w:val="00CB79A0"/>
    <w:rsid w:val="00CC0327"/>
    <w:rsid w:val="00CC185A"/>
    <w:rsid w:val="00CC47DB"/>
    <w:rsid w:val="00CC5364"/>
    <w:rsid w:val="00CD12EB"/>
    <w:rsid w:val="00CD2E12"/>
    <w:rsid w:val="00CD50B4"/>
    <w:rsid w:val="00CD59CE"/>
    <w:rsid w:val="00CD660D"/>
    <w:rsid w:val="00CD74F4"/>
    <w:rsid w:val="00CD7695"/>
    <w:rsid w:val="00CE0165"/>
    <w:rsid w:val="00CE0405"/>
    <w:rsid w:val="00CE09C4"/>
    <w:rsid w:val="00CE170E"/>
    <w:rsid w:val="00CE310E"/>
    <w:rsid w:val="00CE377C"/>
    <w:rsid w:val="00CE3AF8"/>
    <w:rsid w:val="00CE3C23"/>
    <w:rsid w:val="00CE4CF2"/>
    <w:rsid w:val="00CE5523"/>
    <w:rsid w:val="00CE62BE"/>
    <w:rsid w:val="00CE6BF5"/>
    <w:rsid w:val="00CE75C8"/>
    <w:rsid w:val="00CF093F"/>
    <w:rsid w:val="00CF1310"/>
    <w:rsid w:val="00CF1E31"/>
    <w:rsid w:val="00CF33AD"/>
    <w:rsid w:val="00CF38ED"/>
    <w:rsid w:val="00CF39F7"/>
    <w:rsid w:val="00CF3D7E"/>
    <w:rsid w:val="00CF403E"/>
    <w:rsid w:val="00CF5268"/>
    <w:rsid w:val="00CF59F0"/>
    <w:rsid w:val="00CF6117"/>
    <w:rsid w:val="00D003DB"/>
    <w:rsid w:val="00D00BD3"/>
    <w:rsid w:val="00D00D19"/>
    <w:rsid w:val="00D0125C"/>
    <w:rsid w:val="00D02652"/>
    <w:rsid w:val="00D04805"/>
    <w:rsid w:val="00D05057"/>
    <w:rsid w:val="00D0574A"/>
    <w:rsid w:val="00D11324"/>
    <w:rsid w:val="00D12073"/>
    <w:rsid w:val="00D1239D"/>
    <w:rsid w:val="00D12804"/>
    <w:rsid w:val="00D13E94"/>
    <w:rsid w:val="00D140EA"/>
    <w:rsid w:val="00D15F5B"/>
    <w:rsid w:val="00D16A92"/>
    <w:rsid w:val="00D1781A"/>
    <w:rsid w:val="00D20418"/>
    <w:rsid w:val="00D21066"/>
    <w:rsid w:val="00D212BF"/>
    <w:rsid w:val="00D221DE"/>
    <w:rsid w:val="00D235CB"/>
    <w:rsid w:val="00D24671"/>
    <w:rsid w:val="00D30106"/>
    <w:rsid w:val="00D306BD"/>
    <w:rsid w:val="00D312C5"/>
    <w:rsid w:val="00D316A5"/>
    <w:rsid w:val="00D32BB8"/>
    <w:rsid w:val="00D33847"/>
    <w:rsid w:val="00D35F34"/>
    <w:rsid w:val="00D3623E"/>
    <w:rsid w:val="00D36695"/>
    <w:rsid w:val="00D36726"/>
    <w:rsid w:val="00D372F9"/>
    <w:rsid w:val="00D3733E"/>
    <w:rsid w:val="00D41069"/>
    <w:rsid w:val="00D4437B"/>
    <w:rsid w:val="00D4584C"/>
    <w:rsid w:val="00D466B6"/>
    <w:rsid w:val="00D4723E"/>
    <w:rsid w:val="00D4773D"/>
    <w:rsid w:val="00D53BD4"/>
    <w:rsid w:val="00D53FB2"/>
    <w:rsid w:val="00D554E5"/>
    <w:rsid w:val="00D57A81"/>
    <w:rsid w:val="00D623D3"/>
    <w:rsid w:val="00D641F3"/>
    <w:rsid w:val="00D661CC"/>
    <w:rsid w:val="00D66A63"/>
    <w:rsid w:val="00D70AD6"/>
    <w:rsid w:val="00D731CA"/>
    <w:rsid w:val="00D741AC"/>
    <w:rsid w:val="00D74C2E"/>
    <w:rsid w:val="00D76952"/>
    <w:rsid w:val="00D7776B"/>
    <w:rsid w:val="00D808D7"/>
    <w:rsid w:val="00D8105B"/>
    <w:rsid w:val="00D810A6"/>
    <w:rsid w:val="00D810DA"/>
    <w:rsid w:val="00D81263"/>
    <w:rsid w:val="00D81897"/>
    <w:rsid w:val="00D82CE1"/>
    <w:rsid w:val="00D838C2"/>
    <w:rsid w:val="00D8468E"/>
    <w:rsid w:val="00D84D38"/>
    <w:rsid w:val="00D85575"/>
    <w:rsid w:val="00D874D0"/>
    <w:rsid w:val="00D878B2"/>
    <w:rsid w:val="00D911F2"/>
    <w:rsid w:val="00D9130F"/>
    <w:rsid w:val="00D91788"/>
    <w:rsid w:val="00D920F4"/>
    <w:rsid w:val="00D9225B"/>
    <w:rsid w:val="00D92F1A"/>
    <w:rsid w:val="00D930AE"/>
    <w:rsid w:val="00D93D65"/>
    <w:rsid w:val="00D93EE2"/>
    <w:rsid w:val="00D9637F"/>
    <w:rsid w:val="00D972BB"/>
    <w:rsid w:val="00D97F88"/>
    <w:rsid w:val="00DA058B"/>
    <w:rsid w:val="00DA17B3"/>
    <w:rsid w:val="00DA3364"/>
    <w:rsid w:val="00DA5824"/>
    <w:rsid w:val="00DA6439"/>
    <w:rsid w:val="00DA7857"/>
    <w:rsid w:val="00DB0D29"/>
    <w:rsid w:val="00DB1FCE"/>
    <w:rsid w:val="00DB222F"/>
    <w:rsid w:val="00DB252F"/>
    <w:rsid w:val="00DB3CFC"/>
    <w:rsid w:val="00DB41F3"/>
    <w:rsid w:val="00DB4F65"/>
    <w:rsid w:val="00DB5174"/>
    <w:rsid w:val="00DB5555"/>
    <w:rsid w:val="00DB5C2D"/>
    <w:rsid w:val="00DC2096"/>
    <w:rsid w:val="00DC293F"/>
    <w:rsid w:val="00DC2FA3"/>
    <w:rsid w:val="00DC3C0B"/>
    <w:rsid w:val="00DC4C70"/>
    <w:rsid w:val="00DC55C9"/>
    <w:rsid w:val="00DC65D0"/>
    <w:rsid w:val="00DC7780"/>
    <w:rsid w:val="00DC7BB5"/>
    <w:rsid w:val="00DC7DCB"/>
    <w:rsid w:val="00DD3174"/>
    <w:rsid w:val="00DD3289"/>
    <w:rsid w:val="00DD376B"/>
    <w:rsid w:val="00DD4649"/>
    <w:rsid w:val="00DD5B18"/>
    <w:rsid w:val="00DD6715"/>
    <w:rsid w:val="00DD75C9"/>
    <w:rsid w:val="00DD7892"/>
    <w:rsid w:val="00DD7D9D"/>
    <w:rsid w:val="00DE0182"/>
    <w:rsid w:val="00DE03DD"/>
    <w:rsid w:val="00DE1206"/>
    <w:rsid w:val="00DE311C"/>
    <w:rsid w:val="00DE32C5"/>
    <w:rsid w:val="00DE5931"/>
    <w:rsid w:val="00DE5FF1"/>
    <w:rsid w:val="00DE7A06"/>
    <w:rsid w:val="00DE7B11"/>
    <w:rsid w:val="00DF0963"/>
    <w:rsid w:val="00DF23A0"/>
    <w:rsid w:val="00DF28D4"/>
    <w:rsid w:val="00DF2B7F"/>
    <w:rsid w:val="00DF33B1"/>
    <w:rsid w:val="00DF5617"/>
    <w:rsid w:val="00DF6016"/>
    <w:rsid w:val="00DF7185"/>
    <w:rsid w:val="00E039DE"/>
    <w:rsid w:val="00E04222"/>
    <w:rsid w:val="00E04CCE"/>
    <w:rsid w:val="00E06C17"/>
    <w:rsid w:val="00E07A9A"/>
    <w:rsid w:val="00E1039E"/>
    <w:rsid w:val="00E10454"/>
    <w:rsid w:val="00E10DE6"/>
    <w:rsid w:val="00E11127"/>
    <w:rsid w:val="00E117A7"/>
    <w:rsid w:val="00E12894"/>
    <w:rsid w:val="00E14036"/>
    <w:rsid w:val="00E14243"/>
    <w:rsid w:val="00E15189"/>
    <w:rsid w:val="00E151F0"/>
    <w:rsid w:val="00E1541A"/>
    <w:rsid w:val="00E15AF0"/>
    <w:rsid w:val="00E15D0D"/>
    <w:rsid w:val="00E15D43"/>
    <w:rsid w:val="00E1601A"/>
    <w:rsid w:val="00E179DE"/>
    <w:rsid w:val="00E17DEB"/>
    <w:rsid w:val="00E17EF5"/>
    <w:rsid w:val="00E21103"/>
    <w:rsid w:val="00E217C1"/>
    <w:rsid w:val="00E21836"/>
    <w:rsid w:val="00E219AF"/>
    <w:rsid w:val="00E23692"/>
    <w:rsid w:val="00E23FA7"/>
    <w:rsid w:val="00E243A5"/>
    <w:rsid w:val="00E24758"/>
    <w:rsid w:val="00E24F48"/>
    <w:rsid w:val="00E24F9C"/>
    <w:rsid w:val="00E27434"/>
    <w:rsid w:val="00E31D2E"/>
    <w:rsid w:val="00E32766"/>
    <w:rsid w:val="00E339A2"/>
    <w:rsid w:val="00E349EE"/>
    <w:rsid w:val="00E3524F"/>
    <w:rsid w:val="00E35594"/>
    <w:rsid w:val="00E364D2"/>
    <w:rsid w:val="00E378AC"/>
    <w:rsid w:val="00E37BE4"/>
    <w:rsid w:val="00E37DAA"/>
    <w:rsid w:val="00E40024"/>
    <w:rsid w:val="00E40358"/>
    <w:rsid w:val="00E407D5"/>
    <w:rsid w:val="00E41FA6"/>
    <w:rsid w:val="00E43699"/>
    <w:rsid w:val="00E43FAE"/>
    <w:rsid w:val="00E456F6"/>
    <w:rsid w:val="00E47354"/>
    <w:rsid w:val="00E525D8"/>
    <w:rsid w:val="00E526C3"/>
    <w:rsid w:val="00E535F7"/>
    <w:rsid w:val="00E53DA1"/>
    <w:rsid w:val="00E54A6E"/>
    <w:rsid w:val="00E555D0"/>
    <w:rsid w:val="00E56548"/>
    <w:rsid w:val="00E5741E"/>
    <w:rsid w:val="00E60F98"/>
    <w:rsid w:val="00E61F47"/>
    <w:rsid w:val="00E61F6E"/>
    <w:rsid w:val="00E62D20"/>
    <w:rsid w:val="00E635D4"/>
    <w:rsid w:val="00E65EDF"/>
    <w:rsid w:val="00E6747E"/>
    <w:rsid w:val="00E676CB"/>
    <w:rsid w:val="00E6791D"/>
    <w:rsid w:val="00E71862"/>
    <w:rsid w:val="00E72C55"/>
    <w:rsid w:val="00E75678"/>
    <w:rsid w:val="00E7685B"/>
    <w:rsid w:val="00E768CB"/>
    <w:rsid w:val="00E8023E"/>
    <w:rsid w:val="00E80524"/>
    <w:rsid w:val="00E823E9"/>
    <w:rsid w:val="00E827BF"/>
    <w:rsid w:val="00E833FA"/>
    <w:rsid w:val="00E8342F"/>
    <w:rsid w:val="00E83D4B"/>
    <w:rsid w:val="00E87E46"/>
    <w:rsid w:val="00E91301"/>
    <w:rsid w:val="00E91DE0"/>
    <w:rsid w:val="00E92210"/>
    <w:rsid w:val="00E9264F"/>
    <w:rsid w:val="00E92986"/>
    <w:rsid w:val="00E93825"/>
    <w:rsid w:val="00E93C05"/>
    <w:rsid w:val="00E943B9"/>
    <w:rsid w:val="00E945BA"/>
    <w:rsid w:val="00E94CBB"/>
    <w:rsid w:val="00E95BE2"/>
    <w:rsid w:val="00E967CF"/>
    <w:rsid w:val="00E96CAC"/>
    <w:rsid w:val="00E975AB"/>
    <w:rsid w:val="00E97D4D"/>
    <w:rsid w:val="00EA03DF"/>
    <w:rsid w:val="00EA08AB"/>
    <w:rsid w:val="00EA092F"/>
    <w:rsid w:val="00EA288C"/>
    <w:rsid w:val="00EA4107"/>
    <w:rsid w:val="00EA5373"/>
    <w:rsid w:val="00EA54DB"/>
    <w:rsid w:val="00EA787C"/>
    <w:rsid w:val="00EB003B"/>
    <w:rsid w:val="00EB0568"/>
    <w:rsid w:val="00EB1608"/>
    <w:rsid w:val="00EB1835"/>
    <w:rsid w:val="00EB2536"/>
    <w:rsid w:val="00EB25D2"/>
    <w:rsid w:val="00EB25DF"/>
    <w:rsid w:val="00EB2AAB"/>
    <w:rsid w:val="00EB380E"/>
    <w:rsid w:val="00EB4767"/>
    <w:rsid w:val="00EB4A83"/>
    <w:rsid w:val="00EB4AEF"/>
    <w:rsid w:val="00EB4B97"/>
    <w:rsid w:val="00EB52EE"/>
    <w:rsid w:val="00EB561D"/>
    <w:rsid w:val="00EB66C2"/>
    <w:rsid w:val="00EB7150"/>
    <w:rsid w:val="00EC0381"/>
    <w:rsid w:val="00EC1A11"/>
    <w:rsid w:val="00EC41E2"/>
    <w:rsid w:val="00ED0A48"/>
    <w:rsid w:val="00ED14DD"/>
    <w:rsid w:val="00ED4E5B"/>
    <w:rsid w:val="00ED54A1"/>
    <w:rsid w:val="00ED6054"/>
    <w:rsid w:val="00ED6292"/>
    <w:rsid w:val="00ED6C71"/>
    <w:rsid w:val="00ED6CEC"/>
    <w:rsid w:val="00ED731D"/>
    <w:rsid w:val="00ED7DD8"/>
    <w:rsid w:val="00EE0288"/>
    <w:rsid w:val="00EE0886"/>
    <w:rsid w:val="00EE08F0"/>
    <w:rsid w:val="00EE24E4"/>
    <w:rsid w:val="00EE2681"/>
    <w:rsid w:val="00EE308C"/>
    <w:rsid w:val="00EE3AFA"/>
    <w:rsid w:val="00EE3C3E"/>
    <w:rsid w:val="00EE443A"/>
    <w:rsid w:val="00EE4541"/>
    <w:rsid w:val="00EE6E0B"/>
    <w:rsid w:val="00EF12E0"/>
    <w:rsid w:val="00EF1B2E"/>
    <w:rsid w:val="00EF1D7F"/>
    <w:rsid w:val="00EF2E32"/>
    <w:rsid w:val="00EF2FA9"/>
    <w:rsid w:val="00EF3D65"/>
    <w:rsid w:val="00EF5608"/>
    <w:rsid w:val="00EF564C"/>
    <w:rsid w:val="00EF5CCF"/>
    <w:rsid w:val="00EF6FE4"/>
    <w:rsid w:val="00F00B94"/>
    <w:rsid w:val="00F00F41"/>
    <w:rsid w:val="00F02234"/>
    <w:rsid w:val="00F02D9D"/>
    <w:rsid w:val="00F03D38"/>
    <w:rsid w:val="00F04473"/>
    <w:rsid w:val="00F05362"/>
    <w:rsid w:val="00F06326"/>
    <w:rsid w:val="00F1022C"/>
    <w:rsid w:val="00F10373"/>
    <w:rsid w:val="00F11618"/>
    <w:rsid w:val="00F12265"/>
    <w:rsid w:val="00F12460"/>
    <w:rsid w:val="00F133E9"/>
    <w:rsid w:val="00F13FEE"/>
    <w:rsid w:val="00F14E07"/>
    <w:rsid w:val="00F14F98"/>
    <w:rsid w:val="00F153B9"/>
    <w:rsid w:val="00F17986"/>
    <w:rsid w:val="00F17997"/>
    <w:rsid w:val="00F201BA"/>
    <w:rsid w:val="00F20392"/>
    <w:rsid w:val="00F226B1"/>
    <w:rsid w:val="00F23DD2"/>
    <w:rsid w:val="00F25D9D"/>
    <w:rsid w:val="00F2646C"/>
    <w:rsid w:val="00F26B97"/>
    <w:rsid w:val="00F26BC7"/>
    <w:rsid w:val="00F31CF1"/>
    <w:rsid w:val="00F34885"/>
    <w:rsid w:val="00F36064"/>
    <w:rsid w:val="00F37C26"/>
    <w:rsid w:val="00F4079D"/>
    <w:rsid w:val="00F416EC"/>
    <w:rsid w:val="00F42368"/>
    <w:rsid w:val="00F4258B"/>
    <w:rsid w:val="00F42BBB"/>
    <w:rsid w:val="00F43672"/>
    <w:rsid w:val="00F43B68"/>
    <w:rsid w:val="00F446ED"/>
    <w:rsid w:val="00F51218"/>
    <w:rsid w:val="00F512EB"/>
    <w:rsid w:val="00F51B41"/>
    <w:rsid w:val="00F5358C"/>
    <w:rsid w:val="00F53E84"/>
    <w:rsid w:val="00F54E15"/>
    <w:rsid w:val="00F54E2B"/>
    <w:rsid w:val="00F56D63"/>
    <w:rsid w:val="00F60D33"/>
    <w:rsid w:val="00F60E91"/>
    <w:rsid w:val="00F624DC"/>
    <w:rsid w:val="00F63C0F"/>
    <w:rsid w:val="00F63EAC"/>
    <w:rsid w:val="00F64B2E"/>
    <w:rsid w:val="00F67567"/>
    <w:rsid w:val="00F703B2"/>
    <w:rsid w:val="00F71B50"/>
    <w:rsid w:val="00F732FB"/>
    <w:rsid w:val="00F753AD"/>
    <w:rsid w:val="00F76B7B"/>
    <w:rsid w:val="00F774CE"/>
    <w:rsid w:val="00F80172"/>
    <w:rsid w:val="00F80D17"/>
    <w:rsid w:val="00F81160"/>
    <w:rsid w:val="00F82544"/>
    <w:rsid w:val="00F82B44"/>
    <w:rsid w:val="00F8336C"/>
    <w:rsid w:val="00F83B2D"/>
    <w:rsid w:val="00F84350"/>
    <w:rsid w:val="00F84788"/>
    <w:rsid w:val="00F853B1"/>
    <w:rsid w:val="00F85555"/>
    <w:rsid w:val="00F861A5"/>
    <w:rsid w:val="00F86466"/>
    <w:rsid w:val="00F865C5"/>
    <w:rsid w:val="00F86818"/>
    <w:rsid w:val="00F90B46"/>
    <w:rsid w:val="00F921AE"/>
    <w:rsid w:val="00F92B16"/>
    <w:rsid w:val="00F931F1"/>
    <w:rsid w:val="00F935FA"/>
    <w:rsid w:val="00F938BA"/>
    <w:rsid w:val="00F93973"/>
    <w:rsid w:val="00F93E0D"/>
    <w:rsid w:val="00F943F3"/>
    <w:rsid w:val="00F95D38"/>
    <w:rsid w:val="00F96C99"/>
    <w:rsid w:val="00F96E14"/>
    <w:rsid w:val="00FA028D"/>
    <w:rsid w:val="00FA2174"/>
    <w:rsid w:val="00FA2725"/>
    <w:rsid w:val="00FA3865"/>
    <w:rsid w:val="00FA5106"/>
    <w:rsid w:val="00FB0266"/>
    <w:rsid w:val="00FB1923"/>
    <w:rsid w:val="00FB235D"/>
    <w:rsid w:val="00FB5524"/>
    <w:rsid w:val="00FB55E3"/>
    <w:rsid w:val="00FB6E24"/>
    <w:rsid w:val="00FC1774"/>
    <w:rsid w:val="00FC1C56"/>
    <w:rsid w:val="00FC2322"/>
    <w:rsid w:val="00FC4136"/>
    <w:rsid w:val="00FC4181"/>
    <w:rsid w:val="00FC4503"/>
    <w:rsid w:val="00FC4CF3"/>
    <w:rsid w:val="00FC528C"/>
    <w:rsid w:val="00FC5D34"/>
    <w:rsid w:val="00FC7CD6"/>
    <w:rsid w:val="00FD1D7D"/>
    <w:rsid w:val="00FD1FCE"/>
    <w:rsid w:val="00FD457E"/>
    <w:rsid w:val="00FD5294"/>
    <w:rsid w:val="00FD5CB7"/>
    <w:rsid w:val="00FD7553"/>
    <w:rsid w:val="00FE005D"/>
    <w:rsid w:val="00FE0164"/>
    <w:rsid w:val="00FE0198"/>
    <w:rsid w:val="00FE2038"/>
    <w:rsid w:val="00FE2565"/>
    <w:rsid w:val="00FE2A9D"/>
    <w:rsid w:val="00FE2AD6"/>
    <w:rsid w:val="00FE2CD3"/>
    <w:rsid w:val="00FE2DF0"/>
    <w:rsid w:val="00FE384F"/>
    <w:rsid w:val="00FE3ED5"/>
    <w:rsid w:val="00FE4D06"/>
    <w:rsid w:val="00FE503A"/>
    <w:rsid w:val="00FE5503"/>
    <w:rsid w:val="00FE6386"/>
    <w:rsid w:val="00FE749C"/>
    <w:rsid w:val="00FE7E4D"/>
    <w:rsid w:val="00FF1616"/>
    <w:rsid w:val="00FF2759"/>
    <w:rsid w:val="00FF2EA1"/>
    <w:rsid w:val="00FF343E"/>
    <w:rsid w:val="00FF367D"/>
    <w:rsid w:val="00FF3AE1"/>
    <w:rsid w:val="00FF6ED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9B2AE"/>
  <w15:docId w15:val="{191CEC9B-C316-484E-8E1A-C4D67685D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nl-NL" w:eastAsia="nl-NL"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05057"/>
    <w:rPr>
      <w:rFonts w:ascii="Arial" w:hAnsi="Arial" w:cs="Arial"/>
      <w:sz w:val="22"/>
    </w:rPr>
  </w:style>
  <w:style w:type="paragraph" w:styleId="Kop1">
    <w:name w:val="heading 1"/>
    <w:aliases w:val="Hoofdstukkop"/>
    <w:basedOn w:val="Standaard"/>
    <w:next w:val="Standaard"/>
    <w:link w:val="Kop1Char"/>
    <w:uiPriority w:val="99"/>
    <w:qFormat/>
    <w:rsid w:val="007E1F3D"/>
    <w:pPr>
      <w:keepNext/>
      <w:numPr>
        <w:numId w:val="27"/>
      </w:numPr>
      <w:spacing w:before="240" w:after="60"/>
      <w:outlineLvl w:val="0"/>
    </w:pPr>
    <w:rPr>
      <w:rFonts w:ascii="Cambria" w:hAnsi="Cambria"/>
      <w:b/>
      <w:bCs/>
      <w:kern w:val="32"/>
      <w:sz w:val="32"/>
      <w:szCs w:val="32"/>
    </w:rPr>
  </w:style>
  <w:style w:type="paragraph" w:styleId="Kop20">
    <w:name w:val="heading 2"/>
    <w:basedOn w:val="Standaard"/>
    <w:next w:val="Standaard"/>
    <w:link w:val="Kop2Char"/>
    <w:uiPriority w:val="99"/>
    <w:unhideWhenUsed/>
    <w:qFormat/>
    <w:rsid w:val="00E179DE"/>
    <w:pPr>
      <w:keepNext/>
      <w:numPr>
        <w:ilvl w:val="1"/>
        <w:numId w:val="25"/>
      </w:numPr>
      <w:spacing w:before="240" w:after="60"/>
      <w:outlineLvl w:val="1"/>
    </w:pPr>
    <w:rPr>
      <w:rFonts w:ascii="Cambria" w:hAnsi="Cambria"/>
      <w:b/>
      <w:bCs/>
      <w:i/>
      <w:iCs/>
      <w:sz w:val="28"/>
      <w:szCs w:val="28"/>
    </w:rPr>
  </w:style>
  <w:style w:type="paragraph" w:styleId="Kop3">
    <w:name w:val="heading 3"/>
    <w:aliases w:val="Sub-Paragraaf"/>
    <w:basedOn w:val="Standaard"/>
    <w:next w:val="Standaard"/>
    <w:link w:val="Kop3Char"/>
    <w:uiPriority w:val="9"/>
    <w:unhideWhenUsed/>
    <w:qFormat/>
    <w:rsid w:val="00ED0A48"/>
    <w:pPr>
      <w:keepNext/>
      <w:numPr>
        <w:ilvl w:val="2"/>
        <w:numId w:val="1"/>
      </w:numPr>
      <w:spacing w:after="240"/>
      <w:outlineLvl w:val="2"/>
    </w:pPr>
    <w:rPr>
      <w:rFonts w:ascii="Cambria" w:hAnsi="Cambria" w:cs="Times New Roman"/>
      <w:b/>
      <w:bCs/>
      <w:sz w:val="20"/>
      <w:szCs w:val="26"/>
    </w:rPr>
  </w:style>
  <w:style w:type="paragraph" w:styleId="Kop4">
    <w:name w:val="heading 4"/>
    <w:basedOn w:val="Standaard"/>
    <w:next w:val="Standaard"/>
    <w:link w:val="Kop4Char"/>
    <w:uiPriority w:val="99"/>
    <w:unhideWhenUsed/>
    <w:qFormat/>
    <w:rsid w:val="00D05057"/>
    <w:pPr>
      <w:keepNext/>
      <w:spacing w:before="240" w:after="60"/>
      <w:outlineLvl w:val="3"/>
    </w:pPr>
    <w:rPr>
      <w:b/>
      <w:bCs/>
      <w:sz w:val="28"/>
      <w:szCs w:val="28"/>
    </w:rPr>
  </w:style>
  <w:style w:type="paragraph" w:styleId="Kop5">
    <w:name w:val="heading 5"/>
    <w:basedOn w:val="Standaard"/>
    <w:next w:val="Standaard"/>
    <w:link w:val="Kop5Char"/>
    <w:uiPriority w:val="99"/>
    <w:unhideWhenUsed/>
    <w:qFormat/>
    <w:rsid w:val="00D05057"/>
    <w:pPr>
      <w:spacing w:before="240" w:after="60"/>
      <w:outlineLvl w:val="4"/>
    </w:pPr>
    <w:rPr>
      <w:b/>
      <w:bCs/>
      <w:i/>
      <w:iCs/>
      <w:sz w:val="26"/>
      <w:szCs w:val="26"/>
    </w:rPr>
  </w:style>
  <w:style w:type="paragraph" w:styleId="Kop6">
    <w:name w:val="heading 6"/>
    <w:basedOn w:val="Standaard"/>
    <w:next w:val="Standaard"/>
    <w:link w:val="Kop6Char"/>
    <w:uiPriority w:val="99"/>
    <w:unhideWhenUsed/>
    <w:qFormat/>
    <w:rsid w:val="00D05057"/>
    <w:pPr>
      <w:spacing w:before="240" w:after="60"/>
      <w:outlineLvl w:val="5"/>
    </w:pPr>
    <w:rPr>
      <w:b/>
      <w:bCs/>
      <w:szCs w:val="22"/>
    </w:rPr>
  </w:style>
  <w:style w:type="paragraph" w:styleId="Kop7">
    <w:name w:val="heading 7"/>
    <w:basedOn w:val="Standaard"/>
    <w:next w:val="Standaard"/>
    <w:link w:val="Kop7Char"/>
    <w:uiPriority w:val="99"/>
    <w:unhideWhenUsed/>
    <w:qFormat/>
    <w:rsid w:val="00D05057"/>
    <w:pPr>
      <w:spacing w:before="240" w:after="60"/>
      <w:outlineLvl w:val="6"/>
    </w:pPr>
  </w:style>
  <w:style w:type="paragraph" w:styleId="Kop8">
    <w:name w:val="heading 8"/>
    <w:basedOn w:val="Standaard"/>
    <w:next w:val="Standaard"/>
    <w:link w:val="Kop8Char"/>
    <w:uiPriority w:val="99"/>
    <w:unhideWhenUsed/>
    <w:qFormat/>
    <w:rsid w:val="00D05057"/>
    <w:pPr>
      <w:spacing w:before="240" w:after="60"/>
      <w:outlineLvl w:val="7"/>
    </w:pPr>
    <w:rPr>
      <w:i/>
      <w:iCs/>
    </w:rPr>
  </w:style>
  <w:style w:type="paragraph" w:styleId="Kop9">
    <w:name w:val="heading 9"/>
    <w:basedOn w:val="Standaard"/>
    <w:next w:val="Standaard"/>
    <w:link w:val="Kop9Char"/>
    <w:uiPriority w:val="99"/>
    <w:unhideWhenUsed/>
    <w:qFormat/>
    <w:rsid w:val="00694107"/>
    <w:pPr>
      <w:spacing w:before="240" w:after="60"/>
      <w:outlineLvl w:val="8"/>
    </w:pPr>
    <w:rPr>
      <w:rFonts w:ascii="Cambria" w:hAnsi="Cambria"/>
      <w:szCs w:val="2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kop Char"/>
    <w:link w:val="Kop1"/>
    <w:uiPriority w:val="99"/>
    <w:rsid w:val="00694107"/>
    <w:rPr>
      <w:rFonts w:ascii="Cambria" w:hAnsi="Cambria" w:cs="Arial"/>
      <w:b/>
      <w:bCs/>
      <w:kern w:val="32"/>
      <w:sz w:val="32"/>
      <w:szCs w:val="32"/>
    </w:rPr>
  </w:style>
  <w:style w:type="character" w:customStyle="1" w:styleId="Kop2Char">
    <w:name w:val="Kop 2 Char"/>
    <w:link w:val="Kop20"/>
    <w:uiPriority w:val="99"/>
    <w:rsid w:val="007E1F3D"/>
    <w:rPr>
      <w:rFonts w:ascii="Cambria" w:hAnsi="Cambria" w:cs="Arial"/>
      <w:b/>
      <w:bCs/>
      <w:i/>
      <w:iCs/>
      <w:sz w:val="28"/>
      <w:szCs w:val="28"/>
    </w:rPr>
  </w:style>
  <w:style w:type="character" w:customStyle="1" w:styleId="Kop3Char">
    <w:name w:val="Kop 3 Char"/>
    <w:aliases w:val="Sub-Paragraaf Char"/>
    <w:link w:val="Kop3"/>
    <w:uiPriority w:val="9"/>
    <w:rsid w:val="00ED0A48"/>
    <w:rPr>
      <w:rFonts w:ascii="Cambria" w:hAnsi="Cambria"/>
      <w:b/>
      <w:bCs/>
      <w:sz w:val="20"/>
      <w:szCs w:val="26"/>
    </w:rPr>
  </w:style>
  <w:style w:type="character" w:customStyle="1" w:styleId="Kop4Char">
    <w:name w:val="Kop 4 Char"/>
    <w:link w:val="Kop4"/>
    <w:uiPriority w:val="99"/>
    <w:rsid w:val="00694107"/>
    <w:rPr>
      <w:b/>
      <w:bCs/>
      <w:sz w:val="28"/>
      <w:szCs w:val="28"/>
      <w:lang w:val="en-US" w:eastAsia="en-US" w:bidi="en-US"/>
    </w:rPr>
  </w:style>
  <w:style w:type="character" w:customStyle="1" w:styleId="Kop5Char">
    <w:name w:val="Kop 5 Char"/>
    <w:link w:val="Kop5"/>
    <w:uiPriority w:val="99"/>
    <w:rsid w:val="00694107"/>
    <w:rPr>
      <w:b/>
      <w:bCs/>
      <w:i/>
      <w:iCs/>
      <w:sz w:val="26"/>
      <w:szCs w:val="26"/>
      <w:lang w:val="en-US" w:eastAsia="en-US" w:bidi="en-US"/>
    </w:rPr>
  </w:style>
  <w:style w:type="character" w:customStyle="1" w:styleId="Kop6Char">
    <w:name w:val="Kop 6 Char"/>
    <w:link w:val="Kop6"/>
    <w:uiPriority w:val="99"/>
    <w:rsid w:val="00694107"/>
    <w:rPr>
      <w:b/>
      <w:bCs/>
      <w:sz w:val="22"/>
      <w:szCs w:val="22"/>
      <w:lang w:val="en-US" w:eastAsia="en-US" w:bidi="en-US"/>
    </w:rPr>
  </w:style>
  <w:style w:type="character" w:customStyle="1" w:styleId="Kop7Char">
    <w:name w:val="Kop 7 Char"/>
    <w:link w:val="Kop7"/>
    <w:uiPriority w:val="99"/>
    <w:rsid w:val="00694107"/>
    <w:rPr>
      <w:sz w:val="24"/>
      <w:szCs w:val="24"/>
      <w:lang w:val="en-US" w:eastAsia="en-US" w:bidi="en-US"/>
    </w:rPr>
  </w:style>
  <w:style w:type="character" w:customStyle="1" w:styleId="Kop8Char">
    <w:name w:val="Kop 8 Char"/>
    <w:link w:val="Kop8"/>
    <w:uiPriority w:val="99"/>
    <w:rsid w:val="00694107"/>
    <w:rPr>
      <w:i/>
      <w:iCs/>
      <w:sz w:val="24"/>
      <w:szCs w:val="24"/>
      <w:lang w:val="en-US" w:eastAsia="en-US" w:bidi="en-US"/>
    </w:rPr>
  </w:style>
  <w:style w:type="character" w:customStyle="1" w:styleId="Kop9Char">
    <w:name w:val="Kop 9 Char"/>
    <w:link w:val="Kop9"/>
    <w:uiPriority w:val="99"/>
    <w:rsid w:val="00694107"/>
    <w:rPr>
      <w:rFonts w:ascii="Cambria" w:hAnsi="Cambria"/>
      <w:sz w:val="22"/>
      <w:szCs w:val="22"/>
      <w:lang w:val="en-US" w:eastAsia="en-US" w:bidi="en-US"/>
    </w:rPr>
  </w:style>
  <w:style w:type="paragraph" w:styleId="Bijschrift">
    <w:name w:val="caption"/>
    <w:aliases w:val="Tabelkop"/>
    <w:basedOn w:val="Standaard"/>
    <w:next w:val="Standaard"/>
    <w:uiPriority w:val="35"/>
    <w:unhideWhenUsed/>
    <w:qFormat/>
    <w:rsid w:val="00D05057"/>
    <w:rPr>
      <w:b/>
      <w:bCs/>
      <w:color w:val="4F81BD"/>
      <w:sz w:val="18"/>
      <w:szCs w:val="18"/>
    </w:rPr>
  </w:style>
  <w:style w:type="paragraph" w:styleId="Titel">
    <w:name w:val="Title"/>
    <w:basedOn w:val="Standaard"/>
    <w:next w:val="Standaard"/>
    <w:link w:val="TitelChar"/>
    <w:uiPriority w:val="99"/>
    <w:qFormat/>
    <w:rsid w:val="00694107"/>
    <w:pPr>
      <w:spacing w:before="240" w:after="60"/>
      <w:jc w:val="center"/>
      <w:outlineLvl w:val="0"/>
    </w:pPr>
    <w:rPr>
      <w:rFonts w:ascii="Cambria" w:hAnsi="Cambria"/>
      <w:b/>
      <w:bCs/>
      <w:kern w:val="28"/>
      <w:sz w:val="32"/>
      <w:szCs w:val="32"/>
    </w:rPr>
  </w:style>
  <w:style w:type="character" w:customStyle="1" w:styleId="TitelChar">
    <w:name w:val="Titel Char"/>
    <w:link w:val="Titel"/>
    <w:uiPriority w:val="99"/>
    <w:rsid w:val="00694107"/>
    <w:rPr>
      <w:rFonts w:ascii="Cambria" w:eastAsia="Times New Roman" w:hAnsi="Cambria" w:cs="Times New Roman"/>
      <w:b/>
      <w:bCs/>
      <w:kern w:val="28"/>
      <w:sz w:val="32"/>
      <w:szCs w:val="32"/>
    </w:rPr>
  </w:style>
  <w:style w:type="paragraph" w:styleId="Ondertitel">
    <w:name w:val="Subtitle"/>
    <w:basedOn w:val="Standaard"/>
    <w:next w:val="Standaard"/>
    <w:link w:val="OndertitelChar"/>
    <w:uiPriority w:val="99"/>
    <w:qFormat/>
    <w:rsid w:val="00D05057"/>
    <w:pPr>
      <w:spacing w:after="60"/>
      <w:jc w:val="center"/>
      <w:outlineLvl w:val="1"/>
    </w:pPr>
    <w:rPr>
      <w:rFonts w:ascii="Cambria" w:hAnsi="Cambria"/>
    </w:rPr>
  </w:style>
  <w:style w:type="character" w:customStyle="1" w:styleId="OndertitelChar">
    <w:name w:val="Ondertitel Char"/>
    <w:link w:val="Ondertitel"/>
    <w:uiPriority w:val="99"/>
    <w:rsid w:val="00694107"/>
    <w:rPr>
      <w:rFonts w:ascii="Cambria" w:hAnsi="Cambria"/>
      <w:sz w:val="24"/>
      <w:szCs w:val="24"/>
      <w:lang w:val="en-US" w:eastAsia="en-US" w:bidi="en-US"/>
    </w:rPr>
  </w:style>
  <w:style w:type="character" w:styleId="Zwaar">
    <w:name w:val="Strong"/>
    <w:uiPriority w:val="99"/>
    <w:qFormat/>
    <w:rsid w:val="00694107"/>
    <w:rPr>
      <w:b/>
      <w:bCs/>
    </w:rPr>
  </w:style>
  <w:style w:type="character" w:styleId="Nadruk">
    <w:name w:val="Emphasis"/>
    <w:uiPriority w:val="99"/>
    <w:qFormat/>
    <w:rsid w:val="00694107"/>
    <w:rPr>
      <w:rFonts w:ascii="Calibri" w:hAnsi="Calibri"/>
      <w:b/>
      <w:i/>
      <w:iCs/>
    </w:rPr>
  </w:style>
  <w:style w:type="paragraph" w:styleId="Geenafstand">
    <w:name w:val="No Spacing"/>
    <w:basedOn w:val="Standaard"/>
    <w:qFormat/>
    <w:rsid w:val="00D05057"/>
    <w:rPr>
      <w:szCs w:val="32"/>
    </w:rPr>
  </w:style>
  <w:style w:type="paragraph" w:styleId="Lijstalinea">
    <w:name w:val="List Paragraph"/>
    <w:basedOn w:val="Standaard"/>
    <w:uiPriority w:val="34"/>
    <w:qFormat/>
    <w:rsid w:val="00D05057"/>
    <w:pPr>
      <w:ind w:left="720"/>
      <w:contextualSpacing/>
    </w:pPr>
  </w:style>
  <w:style w:type="paragraph" w:styleId="Citaat">
    <w:name w:val="Quote"/>
    <w:basedOn w:val="Standaard"/>
    <w:next w:val="Standaard"/>
    <w:link w:val="CitaatChar"/>
    <w:uiPriority w:val="29"/>
    <w:qFormat/>
    <w:rsid w:val="00D05057"/>
    <w:rPr>
      <w:i/>
    </w:rPr>
  </w:style>
  <w:style w:type="character" w:customStyle="1" w:styleId="CitaatChar">
    <w:name w:val="Citaat Char"/>
    <w:link w:val="Citaat"/>
    <w:uiPriority w:val="29"/>
    <w:rsid w:val="00694107"/>
    <w:rPr>
      <w:i/>
      <w:sz w:val="24"/>
      <w:szCs w:val="24"/>
      <w:lang w:val="en-US" w:eastAsia="en-US" w:bidi="en-US"/>
    </w:rPr>
  </w:style>
  <w:style w:type="paragraph" w:styleId="Duidelijkcitaat">
    <w:name w:val="Intense Quote"/>
    <w:basedOn w:val="Standaard"/>
    <w:next w:val="Standaard"/>
    <w:link w:val="DuidelijkcitaatChar"/>
    <w:uiPriority w:val="30"/>
    <w:qFormat/>
    <w:rsid w:val="00D05057"/>
    <w:pPr>
      <w:ind w:left="720" w:right="720"/>
    </w:pPr>
    <w:rPr>
      <w:b/>
      <w:i/>
      <w:szCs w:val="22"/>
    </w:rPr>
  </w:style>
  <w:style w:type="character" w:customStyle="1" w:styleId="DuidelijkcitaatChar">
    <w:name w:val="Duidelijk citaat Char"/>
    <w:link w:val="Duidelijkcitaat"/>
    <w:uiPriority w:val="30"/>
    <w:rsid w:val="00694107"/>
    <w:rPr>
      <w:b/>
      <w:i/>
      <w:sz w:val="24"/>
      <w:szCs w:val="22"/>
      <w:lang w:val="en-US" w:eastAsia="en-US" w:bidi="en-US"/>
    </w:rPr>
  </w:style>
  <w:style w:type="character" w:styleId="Subtielebenadrukking">
    <w:name w:val="Subtle Emphasis"/>
    <w:uiPriority w:val="99"/>
    <w:qFormat/>
    <w:rsid w:val="00694107"/>
    <w:rPr>
      <w:i/>
      <w:color w:val="5A5A5A"/>
    </w:rPr>
  </w:style>
  <w:style w:type="character" w:styleId="Intensievebenadrukking">
    <w:name w:val="Intense Emphasis"/>
    <w:uiPriority w:val="21"/>
    <w:qFormat/>
    <w:rsid w:val="00694107"/>
    <w:rPr>
      <w:b/>
      <w:i/>
      <w:sz w:val="24"/>
      <w:szCs w:val="24"/>
      <w:u w:val="single"/>
    </w:rPr>
  </w:style>
  <w:style w:type="character" w:styleId="Subtieleverwijzing">
    <w:name w:val="Subtle Reference"/>
    <w:uiPriority w:val="31"/>
    <w:qFormat/>
    <w:rsid w:val="00694107"/>
    <w:rPr>
      <w:sz w:val="24"/>
      <w:szCs w:val="24"/>
      <w:u w:val="single"/>
    </w:rPr>
  </w:style>
  <w:style w:type="character" w:styleId="Intensieveverwijzing">
    <w:name w:val="Intense Reference"/>
    <w:uiPriority w:val="32"/>
    <w:qFormat/>
    <w:rsid w:val="00694107"/>
    <w:rPr>
      <w:b/>
      <w:sz w:val="24"/>
      <w:u w:val="single"/>
    </w:rPr>
  </w:style>
  <w:style w:type="character" w:styleId="Titelvanboek">
    <w:name w:val="Book Title"/>
    <w:uiPriority w:val="33"/>
    <w:qFormat/>
    <w:rsid w:val="00694107"/>
    <w:rPr>
      <w:rFonts w:ascii="Cambria" w:eastAsia="Times New Roman" w:hAnsi="Cambria"/>
      <w:b/>
      <w:i/>
      <w:sz w:val="24"/>
      <w:szCs w:val="24"/>
    </w:rPr>
  </w:style>
  <w:style w:type="paragraph" w:styleId="Kopvaninhoudsopgave">
    <w:name w:val="TOC Heading"/>
    <w:basedOn w:val="Kop1"/>
    <w:next w:val="Standaard"/>
    <w:uiPriority w:val="99"/>
    <w:unhideWhenUsed/>
    <w:qFormat/>
    <w:rsid w:val="00694107"/>
    <w:pPr>
      <w:outlineLvl w:val="9"/>
    </w:pPr>
  </w:style>
  <w:style w:type="paragraph" w:styleId="Inhopg1">
    <w:name w:val="toc 1"/>
    <w:basedOn w:val="Standaard"/>
    <w:next w:val="Standaard"/>
    <w:autoRedefine/>
    <w:uiPriority w:val="39"/>
    <w:unhideWhenUsed/>
    <w:rsid w:val="00AA1884"/>
    <w:pPr>
      <w:tabs>
        <w:tab w:val="right" w:leader="dot" w:pos="9062"/>
      </w:tabs>
      <w:spacing w:after="100"/>
    </w:pPr>
  </w:style>
  <w:style w:type="paragraph" w:styleId="Ballontekst">
    <w:name w:val="Balloon Text"/>
    <w:basedOn w:val="Standaard"/>
    <w:link w:val="BallontekstChar"/>
    <w:uiPriority w:val="99"/>
    <w:unhideWhenUsed/>
    <w:rsid w:val="00623523"/>
    <w:rPr>
      <w:rFonts w:ascii="Tahoma" w:hAnsi="Tahoma" w:cs="Tahoma"/>
      <w:sz w:val="16"/>
      <w:szCs w:val="16"/>
    </w:rPr>
  </w:style>
  <w:style w:type="character" w:customStyle="1" w:styleId="BallontekstChar">
    <w:name w:val="Ballontekst Char"/>
    <w:link w:val="Ballontekst"/>
    <w:uiPriority w:val="99"/>
    <w:rsid w:val="00623523"/>
    <w:rPr>
      <w:rFonts w:ascii="Tahoma" w:hAnsi="Tahoma" w:cs="Tahoma"/>
      <w:sz w:val="16"/>
      <w:szCs w:val="16"/>
    </w:rPr>
  </w:style>
  <w:style w:type="paragraph" w:styleId="Koptekst">
    <w:name w:val="header"/>
    <w:basedOn w:val="Standaard"/>
    <w:link w:val="KoptekstChar"/>
    <w:uiPriority w:val="99"/>
    <w:unhideWhenUsed/>
    <w:rsid w:val="00D05057"/>
    <w:pPr>
      <w:tabs>
        <w:tab w:val="center" w:pos="4536"/>
        <w:tab w:val="right" w:pos="9072"/>
      </w:tabs>
    </w:pPr>
  </w:style>
  <w:style w:type="character" w:customStyle="1" w:styleId="KoptekstChar">
    <w:name w:val="Koptekst Char"/>
    <w:link w:val="Koptekst"/>
    <w:uiPriority w:val="99"/>
    <w:rsid w:val="00623523"/>
    <w:rPr>
      <w:sz w:val="24"/>
      <w:szCs w:val="24"/>
      <w:lang w:val="en-US" w:eastAsia="en-US" w:bidi="en-US"/>
    </w:rPr>
  </w:style>
  <w:style w:type="paragraph" w:styleId="Voettekst">
    <w:name w:val="footer"/>
    <w:basedOn w:val="Standaard"/>
    <w:link w:val="VoettekstChar"/>
    <w:uiPriority w:val="99"/>
    <w:unhideWhenUsed/>
    <w:rsid w:val="00D05057"/>
    <w:pPr>
      <w:tabs>
        <w:tab w:val="center" w:pos="4536"/>
        <w:tab w:val="right" w:pos="9072"/>
      </w:tabs>
    </w:pPr>
  </w:style>
  <w:style w:type="character" w:customStyle="1" w:styleId="VoettekstChar">
    <w:name w:val="Voettekst Char"/>
    <w:link w:val="Voettekst"/>
    <w:uiPriority w:val="99"/>
    <w:rsid w:val="00623523"/>
    <w:rPr>
      <w:sz w:val="24"/>
      <w:szCs w:val="24"/>
      <w:lang w:val="en-US" w:eastAsia="en-US" w:bidi="en-US"/>
    </w:rPr>
  </w:style>
  <w:style w:type="paragraph" w:styleId="Inhopg2">
    <w:name w:val="toc 2"/>
    <w:basedOn w:val="Standaard"/>
    <w:next w:val="Standaard"/>
    <w:autoRedefine/>
    <w:uiPriority w:val="39"/>
    <w:unhideWhenUsed/>
    <w:rsid w:val="00AA1884"/>
    <w:pPr>
      <w:tabs>
        <w:tab w:val="left" w:pos="960"/>
        <w:tab w:val="right" w:leader="dot" w:pos="9062"/>
      </w:tabs>
      <w:spacing w:after="100"/>
      <w:ind w:left="240"/>
    </w:pPr>
  </w:style>
  <w:style w:type="character" w:styleId="Hyperlink">
    <w:name w:val="Hyperlink"/>
    <w:uiPriority w:val="99"/>
    <w:unhideWhenUsed/>
    <w:rsid w:val="0061556A"/>
    <w:rPr>
      <w:color w:val="0000FF"/>
      <w:u w:val="single"/>
    </w:rPr>
  </w:style>
  <w:style w:type="paragraph" w:styleId="Inhopg3">
    <w:name w:val="toc 3"/>
    <w:basedOn w:val="Standaard"/>
    <w:next w:val="Standaard"/>
    <w:autoRedefine/>
    <w:uiPriority w:val="39"/>
    <w:unhideWhenUsed/>
    <w:rsid w:val="00D05057"/>
    <w:pPr>
      <w:spacing w:after="100"/>
      <w:ind w:left="480"/>
    </w:pPr>
  </w:style>
  <w:style w:type="table" w:styleId="Tabelraster">
    <w:name w:val="Table Grid"/>
    <w:basedOn w:val="Standaardtabel"/>
    <w:uiPriority w:val="99"/>
    <w:rsid w:val="00B961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GevolgdeHyperlink">
    <w:name w:val="FollowedHyperlink"/>
    <w:uiPriority w:val="99"/>
    <w:unhideWhenUsed/>
    <w:rsid w:val="00EC0381"/>
    <w:rPr>
      <w:color w:val="800080"/>
      <w:u w:val="single"/>
    </w:rPr>
  </w:style>
  <w:style w:type="character" w:customStyle="1" w:styleId="mw-headline">
    <w:name w:val="mw-headline"/>
    <w:basedOn w:val="Standaardalinea-lettertype"/>
    <w:rsid w:val="0085294D"/>
  </w:style>
  <w:style w:type="paragraph" w:styleId="Normaalweb">
    <w:name w:val="Normal (Web)"/>
    <w:basedOn w:val="Standaard"/>
    <w:uiPriority w:val="99"/>
    <w:semiHidden/>
    <w:unhideWhenUsed/>
    <w:rsid w:val="00D05057"/>
    <w:pPr>
      <w:spacing w:before="100" w:beforeAutospacing="1" w:after="100" w:afterAutospacing="1"/>
    </w:pPr>
    <w:rPr>
      <w:rFonts w:ascii="Times New Roman" w:hAnsi="Times New Roman"/>
    </w:rPr>
  </w:style>
  <w:style w:type="paragraph" w:styleId="Tekstzonderopmaak">
    <w:name w:val="Plain Text"/>
    <w:basedOn w:val="Standaard"/>
    <w:link w:val="TekstzonderopmaakChar"/>
    <w:uiPriority w:val="99"/>
    <w:rsid w:val="00E456F6"/>
    <w:pPr>
      <w:spacing w:line="220" w:lineRule="atLeast"/>
    </w:pPr>
    <w:rPr>
      <w:rFonts w:ascii="Courier New" w:hAnsi="Courier New" w:cs="Courier New"/>
      <w:sz w:val="20"/>
      <w:szCs w:val="20"/>
      <w:lang w:eastAsia="ar-SA"/>
    </w:rPr>
  </w:style>
  <w:style w:type="character" w:customStyle="1" w:styleId="TekstzonderopmaakChar">
    <w:name w:val="Tekst zonder opmaak Char"/>
    <w:link w:val="Tekstzonderopmaak"/>
    <w:uiPriority w:val="99"/>
    <w:semiHidden/>
    <w:rsid w:val="00E456F6"/>
    <w:rPr>
      <w:rFonts w:ascii="Courier New" w:eastAsia="Times New Roman" w:hAnsi="Courier New" w:cs="Courier New"/>
      <w:sz w:val="20"/>
      <w:szCs w:val="20"/>
      <w:lang w:val="nl-NL" w:eastAsia="ar-SA" w:bidi="ar-SA"/>
    </w:rPr>
  </w:style>
  <w:style w:type="paragraph" w:styleId="Inhopg4">
    <w:name w:val="toc 4"/>
    <w:basedOn w:val="Standaard"/>
    <w:next w:val="Standaard"/>
    <w:autoRedefine/>
    <w:uiPriority w:val="39"/>
    <w:unhideWhenUsed/>
    <w:rsid w:val="00D05057"/>
    <w:pPr>
      <w:ind w:left="720"/>
    </w:pPr>
  </w:style>
  <w:style w:type="paragraph" w:styleId="Lijstopsomteken">
    <w:name w:val="List Bullet"/>
    <w:basedOn w:val="Standaard"/>
    <w:uiPriority w:val="99"/>
    <w:unhideWhenUsed/>
    <w:rsid w:val="002F1384"/>
    <w:pPr>
      <w:spacing w:before="80" w:after="80"/>
    </w:pPr>
    <w:rPr>
      <w:rFonts w:eastAsia="Arial Unicode MS"/>
      <w:sz w:val="20"/>
      <w:szCs w:val="20"/>
    </w:rPr>
  </w:style>
  <w:style w:type="paragraph" w:customStyle="1" w:styleId="Rapporttitel">
    <w:name w:val="Rapporttitel"/>
    <w:basedOn w:val="Standaard"/>
    <w:next w:val="Standaard"/>
    <w:rsid w:val="00AC6C33"/>
    <w:pPr>
      <w:suppressAutoHyphens/>
      <w:spacing w:line="480" w:lineRule="atLeast"/>
      <w:jc w:val="both"/>
    </w:pPr>
    <w:rPr>
      <w:rFonts w:ascii="Verdana" w:hAnsi="Verdana" w:cs="Calibri"/>
      <w:sz w:val="28"/>
      <w:lang w:eastAsia="ar-SA"/>
    </w:rPr>
  </w:style>
  <w:style w:type="paragraph" w:customStyle="1" w:styleId="RapportOndertitel">
    <w:name w:val="RapportOndertitel"/>
    <w:basedOn w:val="Standaard"/>
    <w:next w:val="Standaard"/>
    <w:rsid w:val="00D05057"/>
    <w:pPr>
      <w:suppressAutoHyphens/>
      <w:spacing w:line="240" w:lineRule="atLeast"/>
      <w:jc w:val="both"/>
    </w:pPr>
    <w:rPr>
      <w:rFonts w:ascii="Verdana" w:hAnsi="Verdana" w:cs="Calibri"/>
      <w:lang w:eastAsia="ar-SA"/>
    </w:rPr>
  </w:style>
  <w:style w:type="character" w:styleId="Verwijzingopmerking">
    <w:name w:val="annotation reference"/>
    <w:uiPriority w:val="99"/>
    <w:semiHidden/>
    <w:unhideWhenUsed/>
    <w:rsid w:val="001C14E1"/>
    <w:rPr>
      <w:sz w:val="16"/>
      <w:szCs w:val="16"/>
    </w:rPr>
  </w:style>
  <w:style w:type="paragraph" w:styleId="Tekstopmerking">
    <w:name w:val="annotation text"/>
    <w:basedOn w:val="Standaard"/>
    <w:link w:val="TekstopmerkingChar"/>
    <w:uiPriority w:val="99"/>
    <w:unhideWhenUsed/>
    <w:rsid w:val="00D05057"/>
    <w:rPr>
      <w:sz w:val="20"/>
      <w:szCs w:val="20"/>
    </w:rPr>
  </w:style>
  <w:style w:type="character" w:customStyle="1" w:styleId="TekstopmerkingChar">
    <w:name w:val="Tekst opmerking Char"/>
    <w:link w:val="Tekstopmerking"/>
    <w:uiPriority w:val="99"/>
    <w:rsid w:val="001C14E1"/>
    <w:rPr>
      <w:lang w:val="en-US" w:eastAsia="en-US" w:bidi="en-US"/>
    </w:rPr>
  </w:style>
  <w:style w:type="paragraph" w:styleId="Inhopg5">
    <w:name w:val="toc 5"/>
    <w:basedOn w:val="Standaard"/>
    <w:next w:val="Standaard"/>
    <w:autoRedefine/>
    <w:uiPriority w:val="39"/>
    <w:unhideWhenUsed/>
    <w:rsid w:val="00D05057"/>
    <w:pPr>
      <w:ind w:left="960"/>
    </w:pPr>
  </w:style>
  <w:style w:type="paragraph" w:styleId="Onderwerpvanopmerking">
    <w:name w:val="annotation subject"/>
    <w:basedOn w:val="Tekstopmerking"/>
    <w:next w:val="Tekstopmerking"/>
    <w:link w:val="OnderwerpvanopmerkingChar"/>
    <w:uiPriority w:val="99"/>
    <w:unhideWhenUsed/>
    <w:rsid w:val="00D05057"/>
    <w:rPr>
      <w:b/>
      <w:bCs/>
    </w:rPr>
  </w:style>
  <w:style w:type="character" w:customStyle="1" w:styleId="OnderwerpvanopmerkingChar">
    <w:name w:val="Onderwerp van opmerking Char"/>
    <w:link w:val="Onderwerpvanopmerking"/>
    <w:uiPriority w:val="99"/>
    <w:rsid w:val="0042473D"/>
    <w:rPr>
      <w:b/>
      <w:bCs/>
      <w:lang w:val="en-US" w:eastAsia="en-US" w:bidi="en-US"/>
    </w:rPr>
  </w:style>
  <w:style w:type="paragraph" w:styleId="Revisie">
    <w:name w:val="Revision"/>
    <w:hidden/>
    <w:uiPriority w:val="99"/>
    <w:semiHidden/>
    <w:rsid w:val="002F5F74"/>
    <w:rPr>
      <w:lang w:val="en-US" w:eastAsia="en-US" w:bidi="en-US"/>
    </w:rPr>
  </w:style>
  <w:style w:type="paragraph" w:customStyle="1" w:styleId="Hoofdstuktitelzondernummering">
    <w:name w:val="Hoofdstuktitel zonder nummering"/>
    <w:basedOn w:val="Standaard"/>
    <w:next w:val="Standaard"/>
    <w:link w:val="HoofdstuktitelzondernummeringChar"/>
    <w:autoRedefine/>
    <w:qFormat/>
    <w:rsid w:val="004827EE"/>
    <w:pPr>
      <w:pageBreakBefore/>
      <w:spacing w:after="200" w:line="276" w:lineRule="auto"/>
      <w:outlineLvl w:val="0"/>
    </w:pPr>
    <w:rPr>
      <w:rFonts w:ascii="Verdana" w:eastAsia="Calibri" w:hAnsi="Verdana"/>
      <w:b/>
      <w:i/>
      <w:color w:val="E37222"/>
      <w:sz w:val="40"/>
      <w:szCs w:val="22"/>
    </w:rPr>
  </w:style>
  <w:style w:type="character" w:customStyle="1" w:styleId="HoofdstuktitelzondernummeringChar">
    <w:name w:val="Hoofdstuktitel zonder nummering Char"/>
    <w:basedOn w:val="Standaardalinea-lettertype"/>
    <w:link w:val="Hoofdstuktitelzondernummering"/>
    <w:rsid w:val="004827EE"/>
    <w:rPr>
      <w:rFonts w:ascii="Verdana" w:eastAsia="Calibri" w:hAnsi="Verdana"/>
      <w:b/>
      <w:i/>
      <w:color w:val="E37222"/>
      <w:sz w:val="40"/>
      <w:szCs w:val="22"/>
      <w:lang w:eastAsia="en-US"/>
    </w:rPr>
  </w:style>
  <w:style w:type="paragraph" w:styleId="Voetnoottekst">
    <w:name w:val="footnote text"/>
    <w:basedOn w:val="Standaard"/>
    <w:link w:val="VoetnoottekstChar"/>
    <w:uiPriority w:val="99"/>
    <w:semiHidden/>
    <w:unhideWhenUsed/>
    <w:rsid w:val="00D05057"/>
    <w:rPr>
      <w:sz w:val="20"/>
      <w:szCs w:val="20"/>
    </w:rPr>
  </w:style>
  <w:style w:type="character" w:customStyle="1" w:styleId="VoetnoottekstChar">
    <w:name w:val="Voetnoottekst Char"/>
    <w:basedOn w:val="Standaardalinea-lettertype"/>
    <w:link w:val="Voetnoottekst"/>
    <w:uiPriority w:val="99"/>
    <w:semiHidden/>
    <w:rsid w:val="00246FB7"/>
    <w:rPr>
      <w:lang w:val="en-US" w:eastAsia="en-US" w:bidi="en-US"/>
    </w:rPr>
  </w:style>
  <w:style w:type="character" w:styleId="Voetnootmarkering">
    <w:name w:val="footnote reference"/>
    <w:basedOn w:val="Standaardalinea-lettertype"/>
    <w:uiPriority w:val="99"/>
    <w:semiHidden/>
    <w:unhideWhenUsed/>
    <w:rsid w:val="00246FB7"/>
    <w:rPr>
      <w:vertAlign w:val="superscript"/>
    </w:rPr>
  </w:style>
  <w:style w:type="paragraph" w:styleId="Plattetekst">
    <w:name w:val="Body Text"/>
    <w:basedOn w:val="Standaard"/>
    <w:link w:val="Plattetekst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6804"/>
        <w:tab w:val="left" w:pos="7230"/>
        <w:tab w:val="left" w:pos="7371"/>
      </w:tabs>
      <w:ind w:right="-567"/>
    </w:pPr>
    <w:rPr>
      <w:szCs w:val="20"/>
    </w:rPr>
  </w:style>
  <w:style w:type="character" w:customStyle="1" w:styleId="PlattetekstChar">
    <w:name w:val="Platte tekst Char"/>
    <w:basedOn w:val="Standaardalinea-lettertype"/>
    <w:link w:val="Plattetekst"/>
    <w:uiPriority w:val="99"/>
    <w:rsid w:val="00641D9A"/>
    <w:rPr>
      <w:rFonts w:ascii="Arial" w:hAnsi="Arial"/>
      <w:sz w:val="22"/>
      <w:szCs w:val="20"/>
    </w:rPr>
  </w:style>
  <w:style w:type="paragraph" w:customStyle="1" w:styleId="Referentiekop">
    <w:name w:val="Referentiekop"/>
    <w:uiPriority w:val="99"/>
    <w:rsid w:val="00641D9A"/>
    <w:pPr>
      <w:tabs>
        <w:tab w:val="left" w:pos="284"/>
        <w:tab w:val="left" w:pos="567"/>
        <w:tab w:val="left" w:pos="851"/>
        <w:tab w:val="left" w:pos="1134"/>
        <w:tab w:val="left" w:pos="1276"/>
        <w:tab w:val="left" w:pos="1418"/>
        <w:tab w:val="left" w:pos="1560"/>
        <w:tab w:val="left" w:pos="2552"/>
        <w:tab w:val="left" w:pos="3686"/>
        <w:tab w:val="left" w:pos="4820"/>
        <w:tab w:val="left" w:pos="5954"/>
        <w:tab w:val="left" w:pos="7088"/>
        <w:tab w:val="left" w:pos="8222"/>
        <w:tab w:val="left" w:pos="9356"/>
      </w:tabs>
      <w:spacing w:line="288" w:lineRule="auto"/>
    </w:pPr>
    <w:rPr>
      <w:rFonts w:ascii="Verdana" w:hAnsi="Verdana"/>
      <w:i/>
      <w:color w:val="000000"/>
      <w:sz w:val="20"/>
      <w:szCs w:val="20"/>
    </w:rPr>
  </w:style>
  <w:style w:type="paragraph" w:customStyle="1" w:styleId="Afzendgegevens">
    <w:name w:val="Afzendgegevens"/>
    <w:basedOn w:val="Standaard"/>
    <w:uiPriority w:val="99"/>
    <w:rsid w:val="00641D9A"/>
    <w:pPr>
      <w:tabs>
        <w:tab w:val="left" w:pos="142"/>
        <w:tab w:val="left" w:pos="284"/>
        <w:tab w:val="left" w:pos="459"/>
        <w:tab w:val="left" w:pos="567"/>
        <w:tab w:val="left" w:pos="851"/>
        <w:tab w:val="left" w:pos="1134"/>
        <w:tab w:val="left" w:pos="1418"/>
        <w:tab w:val="left" w:pos="2268"/>
        <w:tab w:val="left" w:pos="3119"/>
        <w:tab w:val="left" w:pos="3969"/>
        <w:tab w:val="left" w:pos="4820"/>
        <w:tab w:val="left" w:pos="5670"/>
        <w:tab w:val="left" w:pos="6521"/>
        <w:tab w:val="left" w:pos="7371"/>
      </w:tabs>
    </w:pPr>
    <w:rPr>
      <w:i/>
      <w:color w:val="000000"/>
      <w:spacing w:val="-6"/>
      <w:sz w:val="16"/>
      <w:szCs w:val="20"/>
    </w:rPr>
  </w:style>
  <w:style w:type="character" w:styleId="Paginanummer">
    <w:name w:val="page number"/>
    <w:basedOn w:val="Standaardalinea-lettertype"/>
    <w:uiPriority w:val="99"/>
    <w:rsid w:val="00641D9A"/>
    <w:rPr>
      <w:rFonts w:ascii="Verdana" w:hAnsi="Verdana" w:cs="Times New Roman"/>
      <w:sz w:val="16"/>
      <w:lang w:val="nl-NL"/>
    </w:rPr>
  </w:style>
  <w:style w:type="paragraph" w:customStyle="1" w:styleId="Opmaak4">
    <w:name w:val="Opmaak4"/>
    <w:basedOn w:val="Koptekst"/>
    <w:uiPriority w:val="99"/>
    <w:rsid w:val="00641D9A"/>
    <w:pPr>
      <w:tabs>
        <w:tab w:val="clear" w:pos="4536"/>
        <w:tab w:val="clear" w:pos="9072"/>
        <w:tab w:val="left" w:pos="284"/>
        <w:tab w:val="left" w:pos="567"/>
        <w:tab w:val="left" w:pos="851"/>
        <w:tab w:val="left" w:pos="1134"/>
        <w:tab w:val="left" w:pos="1418"/>
        <w:tab w:val="left" w:pos="2268"/>
        <w:tab w:val="left" w:pos="3119"/>
        <w:tab w:val="left" w:pos="3969"/>
        <w:tab w:val="center" w:pos="4153"/>
        <w:tab w:val="left" w:pos="4820"/>
        <w:tab w:val="left" w:pos="5670"/>
        <w:tab w:val="left" w:pos="6521"/>
        <w:tab w:val="left" w:pos="7371"/>
        <w:tab w:val="right" w:pos="8306"/>
      </w:tabs>
    </w:pPr>
    <w:rPr>
      <w:color w:val="00FF00"/>
      <w:szCs w:val="20"/>
    </w:rPr>
  </w:style>
  <w:style w:type="paragraph" w:customStyle="1" w:styleId="Kop-enVoettekst">
    <w:name w:val="Kop- en Voettekst"/>
    <w:uiPriority w:val="99"/>
    <w:rsid w:val="00641D9A"/>
    <w:pPr>
      <w:tabs>
        <w:tab w:val="left" w:pos="142"/>
        <w:tab w:val="right" w:pos="8647"/>
      </w:tabs>
      <w:spacing w:line="180" w:lineRule="auto"/>
    </w:pPr>
    <w:rPr>
      <w:rFonts w:ascii="Verdana" w:hAnsi="Verdana"/>
      <w:color w:val="000000"/>
      <w:sz w:val="14"/>
      <w:szCs w:val="20"/>
    </w:rPr>
  </w:style>
  <w:style w:type="paragraph" w:customStyle="1" w:styleId="EindeRegelBroodtekst">
    <w:name w:val="EindeRegelBroodtekst"/>
    <w:basedOn w:val="Standaard"/>
    <w:next w:val="Standaard"/>
    <w:uiPriority w:val="99"/>
    <w:rsid w:val="00641D9A"/>
    <w:pPr>
      <w:pBdr>
        <w:bottom w:val="single" w:sz="6" w:space="3" w:color="auto"/>
      </w:pBdr>
      <w:tabs>
        <w:tab w:val="left" w:pos="-2694"/>
        <w:tab w:val="left" w:pos="284"/>
        <w:tab w:val="left" w:pos="567"/>
        <w:tab w:val="left" w:pos="851"/>
        <w:tab w:val="left" w:pos="1134"/>
        <w:tab w:val="left" w:pos="1418"/>
        <w:tab w:val="left" w:pos="1843"/>
        <w:tab w:val="left" w:pos="2268"/>
        <w:tab w:val="left" w:pos="3119"/>
        <w:tab w:val="left" w:pos="3969"/>
        <w:tab w:val="left" w:pos="4820"/>
        <w:tab w:val="left" w:pos="5670"/>
        <w:tab w:val="left" w:pos="6521"/>
        <w:tab w:val="left" w:pos="7371"/>
      </w:tabs>
      <w:spacing w:after="480"/>
    </w:pPr>
    <w:rPr>
      <w:i/>
      <w:szCs w:val="20"/>
    </w:rPr>
  </w:style>
  <w:style w:type="paragraph" w:customStyle="1" w:styleId="Tussenkopje">
    <w:name w:val="Tussenkopje"/>
    <w:next w:val="Standaard"/>
    <w:uiPriority w:val="99"/>
    <w:rsid w:val="00641D9A"/>
    <w:pPr>
      <w:tabs>
        <w:tab w:val="left" w:pos="284"/>
        <w:tab w:val="left" w:pos="567"/>
        <w:tab w:val="left" w:pos="851"/>
        <w:tab w:val="left" w:pos="1134"/>
        <w:tab w:val="left" w:pos="1418"/>
        <w:tab w:val="left" w:pos="2552"/>
        <w:tab w:val="left" w:pos="3686"/>
        <w:tab w:val="left" w:pos="3969"/>
        <w:tab w:val="left" w:pos="4253"/>
        <w:tab w:val="left" w:pos="4820"/>
        <w:tab w:val="left" w:pos="5954"/>
        <w:tab w:val="left" w:pos="7088"/>
        <w:tab w:val="left" w:pos="8222"/>
        <w:tab w:val="left" w:pos="9356"/>
      </w:tabs>
      <w:spacing w:after="60"/>
      <w:ind w:right="-567"/>
    </w:pPr>
    <w:rPr>
      <w:rFonts w:ascii="Verdana" w:hAnsi="Verdana"/>
      <w:b/>
      <w:i/>
      <w:color w:val="000000"/>
      <w:sz w:val="20"/>
      <w:szCs w:val="20"/>
    </w:rPr>
  </w:style>
  <w:style w:type="paragraph" w:styleId="Inhopg6">
    <w:name w:val="toc 6"/>
    <w:basedOn w:val="Standaard"/>
    <w:next w:val="Standaard"/>
    <w:autoRedefine/>
    <w:uiPriority w:val="3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000"/>
    </w:pPr>
    <w:rPr>
      <w:sz w:val="18"/>
      <w:szCs w:val="20"/>
    </w:rPr>
  </w:style>
  <w:style w:type="paragraph" w:styleId="Inhopg7">
    <w:name w:val="toc 7"/>
    <w:basedOn w:val="Standaard"/>
    <w:next w:val="Standaard"/>
    <w:autoRedefine/>
    <w:uiPriority w:val="3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200"/>
    </w:pPr>
    <w:rPr>
      <w:sz w:val="18"/>
      <w:szCs w:val="20"/>
    </w:rPr>
  </w:style>
  <w:style w:type="paragraph" w:styleId="Inhopg8">
    <w:name w:val="toc 8"/>
    <w:basedOn w:val="Standaard"/>
    <w:next w:val="Standaard"/>
    <w:autoRedefine/>
    <w:uiPriority w:val="3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400"/>
    </w:pPr>
    <w:rPr>
      <w:sz w:val="18"/>
      <w:szCs w:val="20"/>
    </w:rPr>
  </w:style>
  <w:style w:type="paragraph" w:styleId="Inhopg9">
    <w:name w:val="toc 9"/>
    <w:basedOn w:val="Standaard"/>
    <w:next w:val="Standaard"/>
    <w:autoRedefine/>
    <w:uiPriority w:val="3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600"/>
    </w:pPr>
    <w:rPr>
      <w:sz w:val="18"/>
      <w:szCs w:val="20"/>
    </w:rPr>
  </w:style>
  <w:style w:type="paragraph" w:customStyle="1" w:styleId="Kop10">
    <w:name w:val="Kop1"/>
    <w:next w:val="Standaard"/>
    <w:uiPriority w:val="99"/>
    <w:rsid w:val="00641D9A"/>
    <w:pPr>
      <w:pageBreakBefore/>
      <w:numPr>
        <w:numId w:val="13"/>
      </w:numPr>
      <w:tabs>
        <w:tab w:val="left" w:pos="3969"/>
        <w:tab w:val="left" w:pos="4253"/>
      </w:tabs>
      <w:spacing w:before="200" w:after="600"/>
    </w:pPr>
    <w:rPr>
      <w:rFonts w:ascii="Verdana" w:hAnsi="Verdana"/>
      <w:color w:val="00FF00"/>
      <w:szCs w:val="20"/>
    </w:rPr>
  </w:style>
  <w:style w:type="paragraph" w:customStyle="1" w:styleId="Kop2">
    <w:name w:val="Kop2"/>
    <w:next w:val="Standaard"/>
    <w:uiPriority w:val="99"/>
    <w:rsid w:val="00641D9A"/>
    <w:pPr>
      <w:numPr>
        <w:ilvl w:val="1"/>
        <w:numId w:val="14"/>
      </w:numPr>
      <w:tabs>
        <w:tab w:val="left" w:pos="3969"/>
        <w:tab w:val="left" w:pos="4253"/>
      </w:tabs>
      <w:spacing w:before="600" w:after="200"/>
    </w:pPr>
    <w:rPr>
      <w:rFonts w:ascii="Verdana" w:hAnsi="Verdana"/>
      <w:b/>
      <w:i/>
      <w:color w:val="FFFF00"/>
      <w:sz w:val="20"/>
      <w:szCs w:val="20"/>
    </w:rPr>
  </w:style>
  <w:style w:type="paragraph" w:customStyle="1" w:styleId="Inhoudsopgave">
    <w:name w:val="Inhoudsopgave"/>
    <w:next w:val="Standaard"/>
    <w:uiPriority w:val="99"/>
    <w:rsid w:val="00641D9A"/>
    <w:pPr>
      <w:spacing w:before="800" w:after="300"/>
    </w:pPr>
    <w:rPr>
      <w:rFonts w:ascii="Verdana" w:hAnsi="Verdana"/>
      <w:b/>
      <w:sz w:val="28"/>
      <w:szCs w:val="20"/>
    </w:rPr>
  </w:style>
  <w:style w:type="paragraph" w:customStyle="1" w:styleId="Opsomming">
    <w:name w:val="Opsomming"/>
    <w:basedOn w:val="Standaard"/>
    <w:uiPriority w:val="99"/>
    <w:rsid w:val="00641D9A"/>
    <w:pPr>
      <w:numPr>
        <w:numId w:val="15"/>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paragraph" w:customStyle="1" w:styleId="paginanummer0">
    <w:name w:val="paginanummer"/>
    <w:next w:val="Standaard"/>
    <w:uiPriority w:val="99"/>
    <w:rsid w:val="00641D9A"/>
    <w:pPr>
      <w:tabs>
        <w:tab w:val="right" w:pos="8505"/>
      </w:tabs>
    </w:pPr>
    <w:rPr>
      <w:rFonts w:ascii="Verdana" w:hAnsi="Verdana"/>
      <w:color w:val="000000"/>
      <w:sz w:val="16"/>
      <w:szCs w:val="20"/>
    </w:rPr>
  </w:style>
  <w:style w:type="paragraph" w:styleId="Aanhef">
    <w:name w:val="Salutation"/>
    <w:basedOn w:val="Standaard"/>
    <w:next w:val="Standaard"/>
    <w:link w:val="Aanhef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character" w:customStyle="1" w:styleId="AanhefChar">
    <w:name w:val="Aanhef Char"/>
    <w:basedOn w:val="Standaardalinea-lettertype"/>
    <w:link w:val="Aanhef"/>
    <w:uiPriority w:val="99"/>
    <w:rsid w:val="00641D9A"/>
    <w:rPr>
      <w:rFonts w:ascii="Arial" w:hAnsi="Arial"/>
      <w:sz w:val="22"/>
      <w:szCs w:val="20"/>
    </w:rPr>
  </w:style>
  <w:style w:type="paragraph" w:customStyle="1" w:styleId="Titelsub">
    <w:name w:val="Titelsub"/>
    <w:basedOn w:val="Standaard"/>
    <w:uiPriority w:val="99"/>
    <w:rsid w:val="00641D9A"/>
    <w:pPr>
      <w:tabs>
        <w:tab w:val="left" w:pos="284"/>
        <w:tab w:val="left" w:pos="567"/>
        <w:tab w:val="left" w:pos="851"/>
        <w:tab w:val="left" w:pos="1134"/>
        <w:tab w:val="left" w:pos="1418"/>
        <w:tab w:val="left" w:pos="2268"/>
        <w:tab w:val="left" w:pos="3119"/>
        <w:tab w:val="left" w:pos="3402"/>
        <w:tab w:val="left" w:pos="3686"/>
        <w:tab w:val="left" w:pos="4820"/>
        <w:tab w:val="left" w:pos="5670"/>
        <w:tab w:val="left" w:pos="6521"/>
        <w:tab w:val="left" w:pos="7371"/>
      </w:tabs>
      <w:ind w:left="1644"/>
    </w:pPr>
    <w:rPr>
      <w:i/>
      <w:szCs w:val="20"/>
    </w:rPr>
  </w:style>
  <w:style w:type="paragraph" w:customStyle="1" w:styleId="Volledigheidsregel">
    <w:name w:val="Volledigheidsregel"/>
    <w:uiPriority w:val="99"/>
    <w:rsid w:val="00641D9A"/>
    <w:pPr>
      <w:pBdr>
        <w:top w:val="single" w:sz="4" w:space="9" w:color="auto"/>
      </w:pBdr>
      <w:spacing w:line="288" w:lineRule="auto"/>
    </w:pPr>
    <w:rPr>
      <w:rFonts w:ascii="Verdana" w:hAnsi="Verdana"/>
      <w:sz w:val="20"/>
      <w:szCs w:val="20"/>
    </w:rPr>
  </w:style>
  <w:style w:type="paragraph" w:customStyle="1" w:styleId="BijlageKop">
    <w:name w:val="BijlageKop"/>
    <w:next w:val="Standaard"/>
    <w:uiPriority w:val="99"/>
    <w:rsid w:val="00641D9A"/>
    <w:pPr>
      <w:tabs>
        <w:tab w:val="right" w:pos="8647"/>
        <w:tab w:val="left" w:pos="10348"/>
      </w:tabs>
      <w:spacing w:before="300" w:after="1134"/>
    </w:pPr>
    <w:rPr>
      <w:rFonts w:ascii="Verdana" w:hAnsi="Verdana"/>
      <w:b/>
      <w:sz w:val="28"/>
      <w:szCs w:val="20"/>
    </w:rPr>
  </w:style>
  <w:style w:type="paragraph" w:customStyle="1" w:styleId="InhoudsopgaveBijlage">
    <w:name w:val="InhoudsopgaveBijlage"/>
    <w:basedOn w:val="Standaard"/>
    <w:uiPriority w:val="99"/>
    <w:rsid w:val="00641D9A"/>
    <w:pPr>
      <w:tabs>
        <w:tab w:val="left" w:pos="284"/>
        <w:tab w:val="left" w:pos="567"/>
        <w:tab w:val="left" w:pos="851"/>
        <w:tab w:val="left" w:pos="993"/>
        <w:tab w:val="left" w:pos="1134"/>
        <w:tab w:val="left" w:pos="1418"/>
        <w:tab w:val="left" w:pos="2268"/>
        <w:tab w:val="left" w:pos="3119"/>
        <w:tab w:val="left" w:pos="3969"/>
        <w:tab w:val="left" w:pos="4820"/>
        <w:tab w:val="left" w:pos="5670"/>
        <w:tab w:val="left" w:pos="6521"/>
        <w:tab w:val="left" w:pos="7371"/>
      </w:tabs>
    </w:pPr>
    <w:rPr>
      <w:b/>
      <w:sz w:val="28"/>
      <w:szCs w:val="20"/>
    </w:rPr>
  </w:style>
  <w:style w:type="paragraph" w:customStyle="1" w:styleId="In1">
    <w:name w:val="In1"/>
    <w:uiPriority w:val="99"/>
    <w:rsid w:val="00641D9A"/>
    <w:pPr>
      <w:numPr>
        <w:numId w:val="16"/>
      </w:numPr>
      <w:spacing w:line="288" w:lineRule="auto"/>
    </w:pPr>
    <w:rPr>
      <w:rFonts w:ascii="Verdana" w:hAnsi="Verdana"/>
      <w:sz w:val="20"/>
      <w:szCs w:val="20"/>
    </w:rPr>
  </w:style>
  <w:style w:type="paragraph" w:customStyle="1" w:styleId="Tabel">
    <w:name w:val="Tabel"/>
    <w:next w:val="Standaard"/>
    <w:uiPriority w:val="99"/>
    <w:rsid w:val="00641D9A"/>
    <w:pPr>
      <w:spacing w:line="288" w:lineRule="auto"/>
    </w:pPr>
    <w:rPr>
      <w:rFonts w:ascii="Verdana" w:hAnsi="Verdana"/>
      <w:sz w:val="16"/>
      <w:szCs w:val="20"/>
    </w:rPr>
  </w:style>
  <w:style w:type="paragraph" w:customStyle="1" w:styleId="In2">
    <w:name w:val="In2"/>
    <w:uiPriority w:val="99"/>
    <w:rsid w:val="00641D9A"/>
    <w:pPr>
      <w:numPr>
        <w:ilvl w:val="1"/>
        <w:numId w:val="17"/>
      </w:numPr>
      <w:spacing w:line="288" w:lineRule="auto"/>
    </w:pPr>
    <w:rPr>
      <w:rFonts w:ascii="Verdana" w:hAnsi="Verdana"/>
      <w:sz w:val="20"/>
      <w:szCs w:val="20"/>
    </w:rPr>
  </w:style>
  <w:style w:type="paragraph" w:styleId="Lijstopsomteken2">
    <w:name w:val="List Bullet 2"/>
    <w:basedOn w:val="Standaard"/>
    <w:autoRedefine/>
    <w:uiPriority w:val="99"/>
    <w:rsid w:val="00641D9A"/>
    <w:pPr>
      <w:tabs>
        <w:tab w:val="num" w:pos="643"/>
      </w:tabs>
      <w:ind w:left="643" w:hanging="360"/>
    </w:pPr>
    <w:rPr>
      <w:rFonts w:ascii="Verdana" w:hAnsi="Verdana"/>
      <w:szCs w:val="20"/>
    </w:rPr>
  </w:style>
  <w:style w:type="paragraph" w:styleId="Adresenvelop">
    <w:name w:val="envelope address"/>
    <w:basedOn w:val="Standaard"/>
    <w:uiPriority w:val="99"/>
    <w:rsid w:val="00641D9A"/>
    <w:pPr>
      <w:framePr w:w="7920" w:h="1980" w:hRule="exact" w:hSpace="141" w:wrap="auto" w:hAnchor="page" w:xAlign="center" w:yAlign="bottom"/>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2880"/>
    </w:pPr>
    <w:rPr>
      <w:szCs w:val="20"/>
    </w:rPr>
  </w:style>
  <w:style w:type="paragraph" w:styleId="Afsluiting">
    <w:name w:val="Closing"/>
    <w:basedOn w:val="Standaard"/>
    <w:link w:val="Afsluiting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4252"/>
    </w:pPr>
    <w:rPr>
      <w:szCs w:val="20"/>
    </w:rPr>
  </w:style>
  <w:style w:type="character" w:customStyle="1" w:styleId="AfsluitingChar">
    <w:name w:val="Afsluiting Char"/>
    <w:basedOn w:val="Standaardalinea-lettertype"/>
    <w:link w:val="Afsluiting"/>
    <w:uiPriority w:val="99"/>
    <w:rsid w:val="00641D9A"/>
    <w:rPr>
      <w:rFonts w:ascii="Arial" w:hAnsi="Arial"/>
      <w:sz w:val="22"/>
      <w:szCs w:val="20"/>
    </w:rPr>
  </w:style>
  <w:style w:type="paragraph" w:styleId="Afzender">
    <w:name w:val="envelope return"/>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paragraph" w:styleId="Berichtkop">
    <w:name w:val="Message Header"/>
    <w:basedOn w:val="Standaard"/>
    <w:link w:val="BerichtkopChar"/>
    <w:uiPriority w:val="99"/>
    <w:rsid w:val="00641D9A"/>
    <w:pPr>
      <w:pBdr>
        <w:top w:val="single" w:sz="6" w:space="1" w:color="auto"/>
        <w:left w:val="single" w:sz="6" w:space="1" w:color="auto"/>
        <w:bottom w:val="single" w:sz="6" w:space="1" w:color="auto"/>
        <w:right w:val="single" w:sz="6" w:space="1" w:color="auto"/>
      </w:pBdr>
      <w:shd w:val="pct20" w:color="auto" w:fill="auto"/>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134" w:hanging="1134"/>
    </w:pPr>
    <w:rPr>
      <w:szCs w:val="20"/>
    </w:rPr>
  </w:style>
  <w:style w:type="character" w:customStyle="1" w:styleId="BerichtkopChar">
    <w:name w:val="Berichtkop Char"/>
    <w:basedOn w:val="Standaardalinea-lettertype"/>
    <w:link w:val="Berichtkop"/>
    <w:uiPriority w:val="99"/>
    <w:rsid w:val="00641D9A"/>
    <w:rPr>
      <w:rFonts w:ascii="Arial" w:hAnsi="Arial"/>
      <w:szCs w:val="20"/>
      <w:shd w:val="pct20" w:color="auto" w:fill="auto"/>
    </w:rPr>
  </w:style>
  <w:style w:type="paragraph" w:styleId="Bloktekst">
    <w:name w:val="Block Text"/>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1440" w:right="1440"/>
    </w:pPr>
    <w:rPr>
      <w:szCs w:val="20"/>
    </w:rPr>
  </w:style>
  <w:style w:type="paragraph" w:styleId="Bronvermelding">
    <w:name w:val="table of authorities"/>
    <w:basedOn w:val="Standaard"/>
    <w:next w:val="Standaard"/>
    <w:uiPriority w:val="99"/>
    <w:semiHidden/>
    <w:rsid w:val="00641D9A"/>
    <w:pPr>
      <w:ind w:left="200" w:hanging="200"/>
    </w:pPr>
    <w:rPr>
      <w:szCs w:val="20"/>
    </w:rPr>
  </w:style>
  <w:style w:type="paragraph" w:styleId="Datum">
    <w:name w:val="Date"/>
    <w:basedOn w:val="Standaard"/>
    <w:next w:val="Standaard"/>
    <w:link w:val="Datum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character" w:customStyle="1" w:styleId="DatumChar">
    <w:name w:val="Datum Char"/>
    <w:basedOn w:val="Standaardalinea-lettertype"/>
    <w:link w:val="Datum"/>
    <w:uiPriority w:val="99"/>
    <w:rsid w:val="00641D9A"/>
    <w:rPr>
      <w:rFonts w:ascii="Arial" w:hAnsi="Arial"/>
      <w:sz w:val="22"/>
      <w:szCs w:val="20"/>
    </w:rPr>
  </w:style>
  <w:style w:type="paragraph" w:styleId="Documentstructuur">
    <w:name w:val="Document Map"/>
    <w:basedOn w:val="Standaard"/>
    <w:link w:val="DocumentstructuurChar"/>
    <w:uiPriority w:val="99"/>
    <w:semiHidden/>
    <w:rsid w:val="00641D9A"/>
    <w:pPr>
      <w:shd w:val="clear" w:color="auto" w:fill="000080"/>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rFonts w:ascii="Tahoma" w:hAnsi="Tahoma"/>
      <w:szCs w:val="20"/>
    </w:rPr>
  </w:style>
  <w:style w:type="character" w:customStyle="1" w:styleId="DocumentstructuurChar">
    <w:name w:val="Documentstructuur Char"/>
    <w:basedOn w:val="Standaardalinea-lettertype"/>
    <w:link w:val="Documentstructuur"/>
    <w:uiPriority w:val="99"/>
    <w:semiHidden/>
    <w:rsid w:val="00641D9A"/>
    <w:rPr>
      <w:rFonts w:ascii="Tahoma" w:hAnsi="Tahoma"/>
      <w:sz w:val="22"/>
      <w:szCs w:val="20"/>
      <w:shd w:val="clear" w:color="auto" w:fill="000080"/>
    </w:rPr>
  </w:style>
  <w:style w:type="character" w:styleId="Eindnootmarkering">
    <w:name w:val="endnote reference"/>
    <w:basedOn w:val="Standaardalinea-lettertype"/>
    <w:uiPriority w:val="99"/>
    <w:semiHidden/>
    <w:rsid w:val="00641D9A"/>
    <w:rPr>
      <w:rFonts w:cs="Times New Roman"/>
      <w:vertAlign w:val="superscript"/>
      <w:lang w:val="nl-NL"/>
    </w:rPr>
  </w:style>
  <w:style w:type="paragraph" w:styleId="Eindnoottekst">
    <w:name w:val="endnote text"/>
    <w:basedOn w:val="Standaard"/>
    <w:link w:val="EindnoottekstChar"/>
    <w:uiPriority w:val="99"/>
    <w:semiHidden/>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character" w:customStyle="1" w:styleId="EindnoottekstChar">
    <w:name w:val="Eindnoottekst Char"/>
    <w:basedOn w:val="Standaardalinea-lettertype"/>
    <w:link w:val="Eindnoottekst"/>
    <w:uiPriority w:val="99"/>
    <w:semiHidden/>
    <w:rsid w:val="00641D9A"/>
    <w:rPr>
      <w:rFonts w:ascii="Arial" w:hAnsi="Arial"/>
      <w:sz w:val="22"/>
      <w:szCs w:val="20"/>
    </w:rPr>
  </w:style>
  <w:style w:type="paragraph" w:styleId="Handtekening">
    <w:name w:val="Signature"/>
    <w:basedOn w:val="Standaard"/>
    <w:link w:val="Handtekening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4252"/>
    </w:pPr>
    <w:rPr>
      <w:szCs w:val="20"/>
    </w:rPr>
  </w:style>
  <w:style w:type="character" w:customStyle="1" w:styleId="HandtekeningChar">
    <w:name w:val="Handtekening Char"/>
    <w:basedOn w:val="Standaardalinea-lettertype"/>
    <w:link w:val="Handtekening"/>
    <w:uiPriority w:val="99"/>
    <w:rsid w:val="00641D9A"/>
    <w:rPr>
      <w:rFonts w:ascii="Arial" w:hAnsi="Arial"/>
      <w:sz w:val="22"/>
      <w:szCs w:val="20"/>
    </w:rPr>
  </w:style>
  <w:style w:type="paragraph" w:styleId="Index1">
    <w:name w:val="index 1"/>
    <w:basedOn w:val="Standaard"/>
    <w:next w:val="Standaard"/>
    <w:autoRedefine/>
    <w:uiPriority w:val="99"/>
    <w:semiHidden/>
    <w:rsid w:val="00641D9A"/>
    <w:pPr>
      <w:ind w:left="200" w:hanging="200"/>
    </w:pPr>
    <w:rPr>
      <w:szCs w:val="20"/>
    </w:rPr>
  </w:style>
  <w:style w:type="paragraph" w:styleId="Index2">
    <w:name w:val="index 2"/>
    <w:basedOn w:val="Standaard"/>
    <w:next w:val="Standaard"/>
    <w:autoRedefine/>
    <w:uiPriority w:val="99"/>
    <w:semiHidden/>
    <w:rsid w:val="00641D9A"/>
    <w:pPr>
      <w:ind w:left="400" w:hanging="200"/>
    </w:pPr>
    <w:rPr>
      <w:szCs w:val="20"/>
    </w:rPr>
  </w:style>
  <w:style w:type="paragraph" w:styleId="Index3">
    <w:name w:val="index 3"/>
    <w:basedOn w:val="Standaard"/>
    <w:next w:val="Standaard"/>
    <w:autoRedefine/>
    <w:uiPriority w:val="99"/>
    <w:semiHidden/>
    <w:rsid w:val="00641D9A"/>
    <w:pPr>
      <w:ind w:left="600" w:hanging="200"/>
    </w:pPr>
    <w:rPr>
      <w:szCs w:val="20"/>
    </w:rPr>
  </w:style>
  <w:style w:type="paragraph" w:styleId="Index4">
    <w:name w:val="index 4"/>
    <w:basedOn w:val="Standaard"/>
    <w:next w:val="Standaard"/>
    <w:autoRedefine/>
    <w:uiPriority w:val="99"/>
    <w:semiHidden/>
    <w:rsid w:val="00641D9A"/>
    <w:pPr>
      <w:ind w:left="800" w:hanging="200"/>
    </w:pPr>
    <w:rPr>
      <w:szCs w:val="20"/>
    </w:rPr>
  </w:style>
  <w:style w:type="paragraph" w:styleId="Index5">
    <w:name w:val="index 5"/>
    <w:basedOn w:val="Standaard"/>
    <w:next w:val="Standaard"/>
    <w:autoRedefine/>
    <w:uiPriority w:val="99"/>
    <w:semiHidden/>
    <w:rsid w:val="00641D9A"/>
    <w:pPr>
      <w:ind w:left="1000" w:hanging="200"/>
    </w:pPr>
    <w:rPr>
      <w:szCs w:val="20"/>
    </w:rPr>
  </w:style>
  <w:style w:type="paragraph" w:styleId="Index6">
    <w:name w:val="index 6"/>
    <w:basedOn w:val="Standaard"/>
    <w:next w:val="Standaard"/>
    <w:autoRedefine/>
    <w:uiPriority w:val="99"/>
    <w:semiHidden/>
    <w:rsid w:val="00641D9A"/>
    <w:pPr>
      <w:ind w:left="1200" w:hanging="200"/>
    </w:pPr>
    <w:rPr>
      <w:szCs w:val="20"/>
    </w:rPr>
  </w:style>
  <w:style w:type="paragraph" w:styleId="Index7">
    <w:name w:val="index 7"/>
    <w:basedOn w:val="Standaard"/>
    <w:next w:val="Standaard"/>
    <w:autoRedefine/>
    <w:uiPriority w:val="99"/>
    <w:semiHidden/>
    <w:rsid w:val="00641D9A"/>
    <w:pPr>
      <w:ind w:left="1400" w:hanging="200"/>
    </w:pPr>
    <w:rPr>
      <w:szCs w:val="20"/>
    </w:rPr>
  </w:style>
  <w:style w:type="paragraph" w:styleId="Index8">
    <w:name w:val="index 8"/>
    <w:basedOn w:val="Standaard"/>
    <w:next w:val="Standaard"/>
    <w:autoRedefine/>
    <w:uiPriority w:val="99"/>
    <w:semiHidden/>
    <w:rsid w:val="00641D9A"/>
    <w:pPr>
      <w:ind w:left="1600" w:hanging="200"/>
    </w:pPr>
    <w:rPr>
      <w:szCs w:val="20"/>
    </w:rPr>
  </w:style>
  <w:style w:type="paragraph" w:styleId="Index9">
    <w:name w:val="index 9"/>
    <w:basedOn w:val="Standaard"/>
    <w:next w:val="Standaard"/>
    <w:autoRedefine/>
    <w:uiPriority w:val="99"/>
    <w:semiHidden/>
    <w:rsid w:val="00641D9A"/>
    <w:pPr>
      <w:ind w:left="1800" w:hanging="200"/>
    </w:pPr>
    <w:rPr>
      <w:szCs w:val="20"/>
    </w:rPr>
  </w:style>
  <w:style w:type="paragraph" w:styleId="Indexkop">
    <w:name w:val="index heading"/>
    <w:basedOn w:val="Standaard"/>
    <w:next w:val="Index1"/>
    <w:uiPriority w:val="99"/>
    <w:semiHidden/>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b/>
      <w:szCs w:val="20"/>
    </w:rPr>
  </w:style>
  <w:style w:type="paragraph" w:styleId="Kopbronvermelding">
    <w:name w:val="toa heading"/>
    <w:basedOn w:val="Standaard"/>
    <w:next w:val="Standaard"/>
    <w:uiPriority w:val="99"/>
    <w:semiHidden/>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before="120"/>
    </w:pPr>
    <w:rPr>
      <w:b/>
      <w:szCs w:val="20"/>
    </w:rPr>
  </w:style>
  <w:style w:type="paragraph" w:styleId="Lijst">
    <w:name w:val="List"/>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283" w:hanging="283"/>
    </w:pPr>
    <w:rPr>
      <w:szCs w:val="20"/>
    </w:rPr>
  </w:style>
  <w:style w:type="paragraph" w:styleId="Lijst2">
    <w:name w:val="List 2"/>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566" w:hanging="283"/>
    </w:pPr>
    <w:rPr>
      <w:szCs w:val="20"/>
    </w:rPr>
  </w:style>
  <w:style w:type="paragraph" w:styleId="Lijst3">
    <w:name w:val="List 3"/>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849" w:hanging="283"/>
    </w:pPr>
    <w:rPr>
      <w:szCs w:val="20"/>
    </w:rPr>
  </w:style>
  <w:style w:type="paragraph" w:styleId="Lijst4">
    <w:name w:val="List 4"/>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132" w:hanging="283"/>
    </w:pPr>
    <w:rPr>
      <w:szCs w:val="20"/>
    </w:rPr>
  </w:style>
  <w:style w:type="paragraph" w:styleId="Lijst5">
    <w:name w:val="List 5"/>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1415" w:hanging="283"/>
    </w:pPr>
    <w:rPr>
      <w:szCs w:val="20"/>
    </w:rPr>
  </w:style>
  <w:style w:type="paragraph" w:styleId="Lijstmetafbeeldingen">
    <w:name w:val="table of figures"/>
    <w:basedOn w:val="Standaard"/>
    <w:next w:val="Standaard"/>
    <w:uiPriority w:val="99"/>
    <w:semiHidden/>
    <w:rsid w:val="00641D9A"/>
    <w:pPr>
      <w:ind w:left="400" w:hanging="400"/>
    </w:pPr>
    <w:rPr>
      <w:szCs w:val="20"/>
    </w:rPr>
  </w:style>
  <w:style w:type="paragraph" w:styleId="Lijstopsomteken3">
    <w:name w:val="List Bullet 3"/>
    <w:basedOn w:val="Standaard"/>
    <w:autoRedefine/>
    <w:uiPriority w:val="99"/>
    <w:rsid w:val="00641D9A"/>
    <w:pPr>
      <w:numPr>
        <w:numId w:val="10"/>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paragraph" w:styleId="Lijstopsomteken4">
    <w:name w:val="List Bullet 4"/>
    <w:basedOn w:val="Standaard"/>
    <w:autoRedefine/>
    <w:uiPriority w:val="99"/>
    <w:rsid w:val="00641D9A"/>
    <w:pPr>
      <w:numPr>
        <w:numId w:val="11"/>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paragraph" w:styleId="Lijstopsomteken5">
    <w:name w:val="List Bullet 5"/>
    <w:basedOn w:val="Standaard"/>
    <w:autoRedefine/>
    <w:uiPriority w:val="99"/>
    <w:rsid w:val="00641D9A"/>
    <w:pPr>
      <w:numPr>
        <w:numId w:val="12"/>
      </w:num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paragraph" w:styleId="Lijstnummering">
    <w:name w:val="List Number"/>
    <w:basedOn w:val="Standaard"/>
    <w:uiPriority w:val="99"/>
    <w:rsid w:val="00641D9A"/>
    <w:pPr>
      <w:tabs>
        <w:tab w:val="left" w:pos="284"/>
        <w:tab w:val="num" w:pos="360"/>
        <w:tab w:val="left" w:pos="567"/>
        <w:tab w:val="left" w:pos="851"/>
        <w:tab w:val="left" w:pos="1134"/>
        <w:tab w:val="left" w:pos="1418"/>
        <w:tab w:val="left" w:pos="2268"/>
        <w:tab w:val="left" w:pos="3119"/>
        <w:tab w:val="left" w:pos="3969"/>
        <w:tab w:val="left" w:pos="4820"/>
        <w:tab w:val="left" w:pos="5670"/>
        <w:tab w:val="left" w:pos="6521"/>
        <w:tab w:val="left" w:pos="7371"/>
      </w:tabs>
      <w:ind w:left="360" w:hanging="360"/>
    </w:pPr>
    <w:rPr>
      <w:szCs w:val="20"/>
    </w:rPr>
  </w:style>
  <w:style w:type="paragraph" w:styleId="Lijstnummering2">
    <w:name w:val="List Number 2"/>
    <w:basedOn w:val="Standaard"/>
    <w:uiPriority w:val="99"/>
    <w:rsid w:val="00641D9A"/>
    <w:pPr>
      <w:tabs>
        <w:tab w:val="left" w:pos="284"/>
        <w:tab w:val="left" w:pos="567"/>
        <w:tab w:val="num" w:pos="643"/>
        <w:tab w:val="left" w:pos="851"/>
        <w:tab w:val="left" w:pos="1134"/>
        <w:tab w:val="left" w:pos="1418"/>
        <w:tab w:val="left" w:pos="2268"/>
        <w:tab w:val="left" w:pos="3119"/>
        <w:tab w:val="left" w:pos="3969"/>
        <w:tab w:val="left" w:pos="4820"/>
        <w:tab w:val="left" w:pos="5670"/>
        <w:tab w:val="left" w:pos="6521"/>
        <w:tab w:val="left" w:pos="7371"/>
      </w:tabs>
      <w:ind w:left="643" w:hanging="360"/>
    </w:pPr>
    <w:rPr>
      <w:szCs w:val="20"/>
    </w:rPr>
  </w:style>
  <w:style w:type="paragraph" w:styleId="Lijstnummering3">
    <w:name w:val="List Number 3"/>
    <w:basedOn w:val="Standaard"/>
    <w:uiPriority w:val="99"/>
    <w:rsid w:val="00641D9A"/>
    <w:pPr>
      <w:tabs>
        <w:tab w:val="left" w:pos="284"/>
        <w:tab w:val="left" w:pos="567"/>
        <w:tab w:val="left" w:pos="851"/>
        <w:tab w:val="num" w:pos="926"/>
        <w:tab w:val="left" w:pos="1134"/>
        <w:tab w:val="left" w:pos="1418"/>
        <w:tab w:val="left" w:pos="2268"/>
        <w:tab w:val="left" w:pos="3119"/>
        <w:tab w:val="left" w:pos="3969"/>
        <w:tab w:val="left" w:pos="4820"/>
        <w:tab w:val="left" w:pos="5670"/>
        <w:tab w:val="left" w:pos="6521"/>
        <w:tab w:val="left" w:pos="7371"/>
      </w:tabs>
      <w:ind w:left="926" w:hanging="360"/>
    </w:pPr>
    <w:rPr>
      <w:szCs w:val="20"/>
    </w:rPr>
  </w:style>
  <w:style w:type="paragraph" w:styleId="Lijstnummering4">
    <w:name w:val="List Number 4"/>
    <w:basedOn w:val="Standaard"/>
    <w:uiPriority w:val="99"/>
    <w:rsid w:val="00641D9A"/>
    <w:pPr>
      <w:tabs>
        <w:tab w:val="left" w:pos="284"/>
        <w:tab w:val="left" w:pos="567"/>
        <w:tab w:val="left" w:pos="851"/>
        <w:tab w:val="left" w:pos="1134"/>
        <w:tab w:val="num" w:pos="1209"/>
        <w:tab w:val="left" w:pos="1418"/>
        <w:tab w:val="left" w:pos="2268"/>
        <w:tab w:val="left" w:pos="3119"/>
        <w:tab w:val="left" w:pos="3969"/>
        <w:tab w:val="left" w:pos="4820"/>
        <w:tab w:val="left" w:pos="5670"/>
        <w:tab w:val="left" w:pos="6521"/>
        <w:tab w:val="left" w:pos="7371"/>
      </w:tabs>
      <w:ind w:left="1209" w:hanging="360"/>
    </w:pPr>
    <w:rPr>
      <w:szCs w:val="20"/>
    </w:rPr>
  </w:style>
  <w:style w:type="paragraph" w:styleId="Lijstnummering5">
    <w:name w:val="List Number 5"/>
    <w:basedOn w:val="Standaard"/>
    <w:uiPriority w:val="99"/>
    <w:rsid w:val="00641D9A"/>
    <w:pPr>
      <w:numPr>
        <w:numId w:val="17"/>
      </w:numPr>
      <w:tabs>
        <w:tab w:val="clear" w:pos="360"/>
        <w:tab w:val="left" w:pos="284"/>
        <w:tab w:val="left" w:pos="567"/>
        <w:tab w:val="left" w:pos="851"/>
        <w:tab w:val="left" w:pos="1134"/>
        <w:tab w:val="left" w:pos="1418"/>
        <w:tab w:val="num" w:pos="1492"/>
        <w:tab w:val="left" w:pos="2268"/>
        <w:tab w:val="left" w:pos="3119"/>
        <w:tab w:val="left" w:pos="3969"/>
        <w:tab w:val="left" w:pos="4820"/>
        <w:tab w:val="left" w:pos="5670"/>
        <w:tab w:val="left" w:pos="6521"/>
        <w:tab w:val="left" w:pos="7371"/>
      </w:tabs>
      <w:ind w:left="1492" w:hanging="360"/>
    </w:pPr>
    <w:rPr>
      <w:szCs w:val="20"/>
    </w:rPr>
  </w:style>
  <w:style w:type="paragraph" w:styleId="Lijstvoortzetting">
    <w:name w:val="List Continue"/>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283"/>
    </w:pPr>
    <w:rPr>
      <w:szCs w:val="20"/>
    </w:rPr>
  </w:style>
  <w:style w:type="paragraph" w:styleId="Lijstvoortzetting2">
    <w:name w:val="List Continue 2"/>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566"/>
    </w:pPr>
    <w:rPr>
      <w:szCs w:val="20"/>
    </w:rPr>
  </w:style>
  <w:style w:type="paragraph" w:styleId="Lijstvoortzetting3">
    <w:name w:val="List Continue 3"/>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849"/>
    </w:pPr>
    <w:rPr>
      <w:szCs w:val="20"/>
    </w:rPr>
  </w:style>
  <w:style w:type="paragraph" w:styleId="Lijstvoortzetting4">
    <w:name w:val="List Continue 4"/>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1132"/>
    </w:pPr>
    <w:rPr>
      <w:szCs w:val="20"/>
    </w:rPr>
  </w:style>
  <w:style w:type="paragraph" w:styleId="Lijstvoortzetting5">
    <w:name w:val="List Continue 5"/>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1415"/>
    </w:pPr>
    <w:rPr>
      <w:szCs w:val="20"/>
    </w:rPr>
  </w:style>
  <w:style w:type="paragraph" w:styleId="Macrotekst">
    <w:name w:val="macro"/>
    <w:link w:val="MacrotekstChar"/>
    <w:uiPriority w:val="99"/>
    <w:semiHidden/>
    <w:rsid w:val="00641D9A"/>
    <w:pPr>
      <w:tabs>
        <w:tab w:val="left" w:pos="480"/>
        <w:tab w:val="left" w:pos="960"/>
        <w:tab w:val="left" w:pos="1440"/>
        <w:tab w:val="left" w:pos="1920"/>
        <w:tab w:val="left" w:pos="2400"/>
        <w:tab w:val="left" w:pos="2880"/>
        <w:tab w:val="left" w:pos="3360"/>
        <w:tab w:val="left" w:pos="3840"/>
        <w:tab w:val="left" w:pos="4320"/>
      </w:tabs>
      <w:spacing w:line="288" w:lineRule="auto"/>
    </w:pPr>
    <w:rPr>
      <w:rFonts w:ascii="Courier New" w:hAnsi="Courier New"/>
      <w:sz w:val="20"/>
      <w:szCs w:val="20"/>
    </w:rPr>
  </w:style>
  <w:style w:type="character" w:customStyle="1" w:styleId="MacrotekstChar">
    <w:name w:val="Macrotekst Char"/>
    <w:basedOn w:val="Standaardalinea-lettertype"/>
    <w:link w:val="Macrotekst"/>
    <w:uiPriority w:val="99"/>
    <w:semiHidden/>
    <w:rsid w:val="00641D9A"/>
    <w:rPr>
      <w:rFonts w:ascii="Courier New" w:hAnsi="Courier New"/>
      <w:sz w:val="20"/>
      <w:szCs w:val="20"/>
    </w:rPr>
  </w:style>
  <w:style w:type="paragraph" w:styleId="Notitiekop">
    <w:name w:val="Note Heading"/>
    <w:basedOn w:val="Standaard"/>
    <w:next w:val="Standaard"/>
    <w:link w:val="Notitiekop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pPr>
    <w:rPr>
      <w:szCs w:val="20"/>
    </w:rPr>
  </w:style>
  <w:style w:type="character" w:customStyle="1" w:styleId="NotitiekopChar">
    <w:name w:val="Notitiekop Char"/>
    <w:basedOn w:val="Standaardalinea-lettertype"/>
    <w:link w:val="Notitiekop"/>
    <w:uiPriority w:val="99"/>
    <w:rsid w:val="00641D9A"/>
    <w:rPr>
      <w:rFonts w:ascii="Arial" w:hAnsi="Arial"/>
      <w:sz w:val="22"/>
      <w:szCs w:val="20"/>
    </w:rPr>
  </w:style>
  <w:style w:type="paragraph" w:styleId="Plattetekst2">
    <w:name w:val="Body Text 2"/>
    <w:basedOn w:val="Standaard"/>
    <w:link w:val="Plattetekst2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line="480" w:lineRule="auto"/>
    </w:pPr>
    <w:rPr>
      <w:szCs w:val="20"/>
    </w:rPr>
  </w:style>
  <w:style w:type="character" w:customStyle="1" w:styleId="Plattetekst2Char">
    <w:name w:val="Platte tekst 2 Char"/>
    <w:basedOn w:val="Standaardalinea-lettertype"/>
    <w:link w:val="Plattetekst2"/>
    <w:uiPriority w:val="99"/>
    <w:rsid w:val="00641D9A"/>
    <w:rPr>
      <w:rFonts w:ascii="Arial" w:hAnsi="Arial"/>
      <w:sz w:val="22"/>
      <w:szCs w:val="20"/>
    </w:rPr>
  </w:style>
  <w:style w:type="paragraph" w:styleId="Plattetekst3">
    <w:name w:val="Body Text 3"/>
    <w:basedOn w:val="Standaard"/>
    <w:link w:val="Plattetekst3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pPr>
    <w:rPr>
      <w:sz w:val="16"/>
      <w:szCs w:val="20"/>
    </w:rPr>
  </w:style>
  <w:style w:type="character" w:customStyle="1" w:styleId="Plattetekst3Char">
    <w:name w:val="Platte tekst 3 Char"/>
    <w:basedOn w:val="Standaardalinea-lettertype"/>
    <w:link w:val="Plattetekst3"/>
    <w:uiPriority w:val="99"/>
    <w:rsid w:val="00641D9A"/>
    <w:rPr>
      <w:rFonts w:ascii="Arial" w:hAnsi="Arial"/>
      <w:sz w:val="16"/>
      <w:szCs w:val="20"/>
    </w:rPr>
  </w:style>
  <w:style w:type="paragraph" w:styleId="Platteteksteersteinspringing">
    <w:name w:val="Body Text First Indent"/>
    <w:basedOn w:val="Plattetekst"/>
    <w:link w:val="PlatteteksteersteinspringingChar"/>
    <w:uiPriority w:val="99"/>
    <w:rsid w:val="00641D9A"/>
    <w:pPr>
      <w:tabs>
        <w:tab w:val="clear" w:pos="6804"/>
        <w:tab w:val="clear" w:pos="7230"/>
      </w:tabs>
      <w:spacing w:after="120"/>
      <w:ind w:right="0" w:firstLine="210"/>
    </w:pPr>
  </w:style>
  <w:style w:type="character" w:customStyle="1" w:styleId="PlatteteksteersteinspringingChar">
    <w:name w:val="Platte tekst eerste inspringing Char"/>
    <w:basedOn w:val="PlattetekstChar"/>
    <w:link w:val="Platteteksteersteinspringing"/>
    <w:uiPriority w:val="99"/>
    <w:rsid w:val="00641D9A"/>
    <w:rPr>
      <w:rFonts w:ascii="Arial" w:hAnsi="Arial"/>
      <w:sz w:val="22"/>
      <w:szCs w:val="20"/>
    </w:rPr>
  </w:style>
  <w:style w:type="paragraph" w:styleId="Plattetekstinspringen">
    <w:name w:val="Body Text Indent"/>
    <w:basedOn w:val="Standaard"/>
    <w:link w:val="Plattetekstinspringen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283"/>
    </w:pPr>
    <w:rPr>
      <w:szCs w:val="20"/>
    </w:rPr>
  </w:style>
  <w:style w:type="character" w:customStyle="1" w:styleId="PlattetekstinspringenChar">
    <w:name w:val="Platte tekst inspringen Char"/>
    <w:basedOn w:val="Standaardalinea-lettertype"/>
    <w:link w:val="Plattetekstinspringen"/>
    <w:uiPriority w:val="99"/>
    <w:rsid w:val="00641D9A"/>
    <w:rPr>
      <w:rFonts w:ascii="Arial" w:hAnsi="Arial"/>
      <w:sz w:val="22"/>
      <w:szCs w:val="20"/>
    </w:rPr>
  </w:style>
  <w:style w:type="paragraph" w:styleId="Platteteksteersteinspringing2">
    <w:name w:val="Body Text First Indent 2"/>
    <w:basedOn w:val="Plattetekstinspringen"/>
    <w:link w:val="Platteteksteersteinspringing2Char"/>
    <w:uiPriority w:val="99"/>
    <w:rsid w:val="00641D9A"/>
    <w:pPr>
      <w:ind w:firstLine="210"/>
    </w:pPr>
  </w:style>
  <w:style w:type="character" w:customStyle="1" w:styleId="Platteteksteersteinspringing2Char">
    <w:name w:val="Platte tekst eerste inspringing 2 Char"/>
    <w:basedOn w:val="PlattetekstinspringenChar"/>
    <w:link w:val="Platteteksteersteinspringing2"/>
    <w:uiPriority w:val="99"/>
    <w:rsid w:val="00641D9A"/>
    <w:rPr>
      <w:rFonts w:ascii="Arial" w:hAnsi="Arial"/>
      <w:sz w:val="22"/>
      <w:szCs w:val="20"/>
    </w:rPr>
  </w:style>
  <w:style w:type="paragraph" w:styleId="Plattetekstinspringen2">
    <w:name w:val="Body Text Indent 2"/>
    <w:basedOn w:val="Standaard"/>
    <w:link w:val="Plattetekstinspringen2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line="480" w:lineRule="auto"/>
      <w:ind w:left="283"/>
    </w:pPr>
    <w:rPr>
      <w:szCs w:val="20"/>
    </w:rPr>
  </w:style>
  <w:style w:type="character" w:customStyle="1" w:styleId="Plattetekstinspringen2Char">
    <w:name w:val="Platte tekst inspringen 2 Char"/>
    <w:basedOn w:val="Standaardalinea-lettertype"/>
    <w:link w:val="Plattetekstinspringen2"/>
    <w:uiPriority w:val="99"/>
    <w:rsid w:val="00641D9A"/>
    <w:rPr>
      <w:rFonts w:ascii="Arial" w:hAnsi="Arial"/>
      <w:sz w:val="22"/>
      <w:szCs w:val="20"/>
    </w:rPr>
  </w:style>
  <w:style w:type="paragraph" w:styleId="Plattetekstinspringen3">
    <w:name w:val="Body Text Indent 3"/>
    <w:basedOn w:val="Standaard"/>
    <w:link w:val="Plattetekstinspringen3Char"/>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after="120"/>
      <w:ind w:left="283"/>
    </w:pPr>
    <w:rPr>
      <w:sz w:val="16"/>
      <w:szCs w:val="20"/>
    </w:rPr>
  </w:style>
  <w:style w:type="character" w:customStyle="1" w:styleId="Plattetekstinspringen3Char">
    <w:name w:val="Platte tekst inspringen 3 Char"/>
    <w:basedOn w:val="Standaardalinea-lettertype"/>
    <w:link w:val="Plattetekstinspringen3"/>
    <w:uiPriority w:val="99"/>
    <w:rsid w:val="00641D9A"/>
    <w:rPr>
      <w:rFonts w:ascii="Arial" w:hAnsi="Arial"/>
      <w:sz w:val="16"/>
      <w:szCs w:val="20"/>
    </w:rPr>
  </w:style>
  <w:style w:type="character" w:styleId="Regelnummer">
    <w:name w:val="line number"/>
    <w:basedOn w:val="Standaardalinea-lettertype"/>
    <w:uiPriority w:val="99"/>
    <w:rsid w:val="00641D9A"/>
    <w:rPr>
      <w:rFonts w:cs="Times New Roman"/>
      <w:lang w:val="nl-NL"/>
    </w:rPr>
  </w:style>
  <w:style w:type="paragraph" w:styleId="Standaardinspringing">
    <w:name w:val="Normal Indent"/>
    <w:basedOn w:val="Standaard"/>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ind w:left="720"/>
    </w:pPr>
    <w:rPr>
      <w:szCs w:val="20"/>
    </w:rPr>
  </w:style>
  <w:style w:type="paragraph" w:customStyle="1" w:styleId="TabelKop">
    <w:name w:val="TabelKop"/>
    <w:basedOn w:val="Standaard"/>
    <w:uiPriority w:val="99"/>
    <w:rsid w:val="00641D9A"/>
    <w:pPr>
      <w:keepNext/>
      <w:tabs>
        <w:tab w:val="left" w:pos="142"/>
        <w:tab w:val="left" w:pos="459"/>
      </w:tabs>
      <w:spacing w:before="300" w:after="120"/>
    </w:pPr>
    <w:rPr>
      <w:b/>
      <w:color w:val="000000"/>
      <w:sz w:val="16"/>
      <w:szCs w:val="20"/>
      <w:lang w:eastAsia="en-US"/>
    </w:rPr>
  </w:style>
  <w:style w:type="table" w:styleId="Eenvoudigetabel3">
    <w:name w:val="Table Simple 3"/>
    <w:basedOn w:val="Standaardtabel"/>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line="288" w:lineRule="auto"/>
    </w:pPr>
    <w:rPr>
      <w:rFonts w:ascii="Times New Roman" w:hAnsi="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customStyle="1" w:styleId="57">
    <w:name w:val="57"/>
    <w:uiPriority w:val="99"/>
    <w:rsid w:val="00641D9A"/>
    <w:pPr>
      <w:widowControl w:val="0"/>
      <w:autoSpaceDE w:val="0"/>
      <w:autoSpaceDN w:val="0"/>
      <w:adjustRightInd w:val="0"/>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108" w:type="dxa"/>
        <w:bottom w:w="0" w:type="dxa"/>
        <w:right w:w="108" w:type="dxa"/>
      </w:tblCellMar>
    </w:tblPr>
  </w:style>
  <w:style w:type="table" w:styleId="3D-effectenvoortabel1">
    <w:name w:val="Table 3D effects 1"/>
    <w:basedOn w:val="Standaardtabel"/>
    <w:uiPriority w:val="99"/>
    <w:rsid w:val="00641D9A"/>
    <w:pPr>
      <w:tabs>
        <w:tab w:val="left" w:pos="284"/>
        <w:tab w:val="left" w:pos="567"/>
        <w:tab w:val="left" w:pos="851"/>
        <w:tab w:val="left" w:pos="1134"/>
        <w:tab w:val="left" w:pos="1418"/>
        <w:tab w:val="left" w:pos="2268"/>
        <w:tab w:val="left" w:pos="3119"/>
        <w:tab w:val="left" w:pos="3969"/>
        <w:tab w:val="left" w:pos="4820"/>
        <w:tab w:val="left" w:pos="5670"/>
        <w:tab w:val="left" w:pos="6521"/>
        <w:tab w:val="left" w:pos="7371"/>
      </w:tabs>
      <w:spacing w:line="288" w:lineRule="auto"/>
    </w:pPr>
    <w:rPr>
      <w:rFonts w:ascii="Times New Roman" w:hAnsi="Times New Roman"/>
      <w:sz w:val="20"/>
      <w:szCs w:val="20"/>
    </w:r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Bulletlist1">
    <w:name w:val="Bullet list 1"/>
    <w:basedOn w:val="Geenafstand"/>
    <w:uiPriority w:val="99"/>
    <w:rsid w:val="00641D9A"/>
    <w:pPr>
      <w:numPr>
        <w:numId w:val="18"/>
      </w:numPr>
      <w:tabs>
        <w:tab w:val="left" w:pos="426"/>
      </w:tabs>
      <w:spacing w:before="40" w:line="276" w:lineRule="auto"/>
      <w:ind w:left="426" w:hanging="426"/>
    </w:pPr>
    <w:rPr>
      <w:rFonts w:ascii="Trebuchet MS" w:hAnsi="Trebuchet MS"/>
      <w:sz w:val="18"/>
      <w:szCs w:val="22"/>
    </w:rPr>
  </w:style>
  <w:style w:type="character" w:customStyle="1" w:styleId="apple-style-span">
    <w:name w:val="apple-style-span"/>
    <w:basedOn w:val="Standaardalinea-lettertype"/>
    <w:uiPriority w:val="99"/>
    <w:rsid w:val="00641D9A"/>
    <w:rPr>
      <w:rFonts w:cs="Times New Roman"/>
    </w:rPr>
  </w:style>
  <w:style w:type="paragraph" w:customStyle="1" w:styleId="Tussenkop">
    <w:name w:val="Tussenkop"/>
    <w:basedOn w:val="Standaard"/>
    <w:next w:val="Standaard"/>
    <w:link w:val="TussenkopChar"/>
    <w:autoRedefine/>
    <w:qFormat/>
    <w:rsid w:val="008819C6"/>
    <w:pPr>
      <w:spacing w:before="200" w:line="276" w:lineRule="auto"/>
    </w:pPr>
    <w:rPr>
      <w:rFonts w:ascii="Verdana" w:eastAsia="Calibri" w:hAnsi="Verdana" w:cstheme="minorHAnsi"/>
      <w:b/>
      <w:color w:val="E37222"/>
      <w:kern w:val="32"/>
      <w:sz w:val="18"/>
      <w:szCs w:val="18"/>
      <w:lang w:eastAsia="en-US"/>
    </w:rPr>
  </w:style>
  <w:style w:type="character" w:customStyle="1" w:styleId="TussenkopChar">
    <w:name w:val="Tussenkop Char"/>
    <w:basedOn w:val="Standaardalinea-lettertype"/>
    <w:link w:val="Tussenkop"/>
    <w:rsid w:val="008819C6"/>
    <w:rPr>
      <w:rFonts w:ascii="Verdana" w:eastAsia="Calibri" w:hAnsi="Verdana" w:cstheme="minorHAnsi"/>
      <w:b/>
      <w:color w:val="E37222"/>
      <w:kern w:val="32"/>
      <w:sz w:val="18"/>
      <w:szCs w:val="18"/>
      <w:lang w:eastAsia="en-US"/>
    </w:rPr>
  </w:style>
  <w:style w:type="paragraph" w:customStyle="1" w:styleId="Default">
    <w:name w:val="Default"/>
    <w:rsid w:val="002C3AB1"/>
    <w:pPr>
      <w:autoSpaceDE w:val="0"/>
      <w:autoSpaceDN w:val="0"/>
      <w:adjustRightInd w:val="0"/>
    </w:pPr>
    <w:rPr>
      <w:rFonts w:cs="Calibri"/>
      <w:color w:val="000000"/>
    </w:rPr>
  </w:style>
  <w:style w:type="paragraph" w:customStyle="1" w:styleId="sdfootnote">
    <w:name w:val="sdfootnote"/>
    <w:basedOn w:val="Standaard"/>
    <w:rsid w:val="00733103"/>
    <w:pPr>
      <w:spacing w:before="100" w:beforeAutospacing="1"/>
      <w:ind w:left="284" w:hanging="284"/>
    </w:pPr>
    <w:rPr>
      <w:rFonts w:ascii="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79577">
      <w:bodyDiv w:val="1"/>
      <w:marLeft w:val="0"/>
      <w:marRight w:val="0"/>
      <w:marTop w:val="0"/>
      <w:marBottom w:val="0"/>
      <w:divBdr>
        <w:top w:val="none" w:sz="0" w:space="0" w:color="auto"/>
        <w:left w:val="none" w:sz="0" w:space="0" w:color="auto"/>
        <w:bottom w:val="none" w:sz="0" w:space="0" w:color="auto"/>
        <w:right w:val="none" w:sz="0" w:space="0" w:color="auto"/>
      </w:divBdr>
      <w:divsChild>
        <w:div w:id="1531333314">
          <w:marLeft w:val="0"/>
          <w:marRight w:val="0"/>
          <w:marTop w:val="0"/>
          <w:marBottom w:val="0"/>
          <w:divBdr>
            <w:top w:val="none" w:sz="0" w:space="0" w:color="auto"/>
            <w:left w:val="none" w:sz="0" w:space="0" w:color="auto"/>
            <w:bottom w:val="none" w:sz="0" w:space="0" w:color="auto"/>
            <w:right w:val="none" w:sz="0" w:space="0" w:color="auto"/>
          </w:divBdr>
        </w:div>
      </w:divsChild>
    </w:div>
    <w:div w:id="73092796">
      <w:bodyDiv w:val="1"/>
      <w:marLeft w:val="0"/>
      <w:marRight w:val="0"/>
      <w:marTop w:val="0"/>
      <w:marBottom w:val="0"/>
      <w:divBdr>
        <w:top w:val="none" w:sz="0" w:space="0" w:color="auto"/>
        <w:left w:val="none" w:sz="0" w:space="0" w:color="auto"/>
        <w:bottom w:val="none" w:sz="0" w:space="0" w:color="auto"/>
        <w:right w:val="none" w:sz="0" w:space="0" w:color="auto"/>
      </w:divBdr>
    </w:div>
    <w:div w:id="86662349">
      <w:bodyDiv w:val="1"/>
      <w:marLeft w:val="0"/>
      <w:marRight w:val="0"/>
      <w:marTop w:val="0"/>
      <w:marBottom w:val="0"/>
      <w:divBdr>
        <w:top w:val="none" w:sz="0" w:space="0" w:color="auto"/>
        <w:left w:val="none" w:sz="0" w:space="0" w:color="auto"/>
        <w:bottom w:val="none" w:sz="0" w:space="0" w:color="auto"/>
        <w:right w:val="none" w:sz="0" w:space="0" w:color="auto"/>
      </w:divBdr>
    </w:div>
    <w:div w:id="88698707">
      <w:bodyDiv w:val="1"/>
      <w:marLeft w:val="0"/>
      <w:marRight w:val="0"/>
      <w:marTop w:val="0"/>
      <w:marBottom w:val="0"/>
      <w:divBdr>
        <w:top w:val="none" w:sz="0" w:space="0" w:color="auto"/>
        <w:left w:val="none" w:sz="0" w:space="0" w:color="auto"/>
        <w:bottom w:val="none" w:sz="0" w:space="0" w:color="auto"/>
        <w:right w:val="none" w:sz="0" w:space="0" w:color="auto"/>
      </w:divBdr>
    </w:div>
    <w:div w:id="159318817">
      <w:bodyDiv w:val="1"/>
      <w:marLeft w:val="0"/>
      <w:marRight w:val="0"/>
      <w:marTop w:val="0"/>
      <w:marBottom w:val="0"/>
      <w:divBdr>
        <w:top w:val="none" w:sz="0" w:space="0" w:color="auto"/>
        <w:left w:val="none" w:sz="0" w:space="0" w:color="auto"/>
        <w:bottom w:val="none" w:sz="0" w:space="0" w:color="auto"/>
        <w:right w:val="none" w:sz="0" w:space="0" w:color="auto"/>
      </w:divBdr>
    </w:div>
    <w:div w:id="164632294">
      <w:bodyDiv w:val="1"/>
      <w:marLeft w:val="0"/>
      <w:marRight w:val="0"/>
      <w:marTop w:val="0"/>
      <w:marBottom w:val="0"/>
      <w:divBdr>
        <w:top w:val="none" w:sz="0" w:space="0" w:color="auto"/>
        <w:left w:val="none" w:sz="0" w:space="0" w:color="auto"/>
        <w:bottom w:val="none" w:sz="0" w:space="0" w:color="auto"/>
        <w:right w:val="none" w:sz="0" w:space="0" w:color="auto"/>
      </w:divBdr>
    </w:div>
    <w:div w:id="318464554">
      <w:bodyDiv w:val="1"/>
      <w:marLeft w:val="0"/>
      <w:marRight w:val="0"/>
      <w:marTop w:val="0"/>
      <w:marBottom w:val="0"/>
      <w:divBdr>
        <w:top w:val="none" w:sz="0" w:space="0" w:color="auto"/>
        <w:left w:val="none" w:sz="0" w:space="0" w:color="auto"/>
        <w:bottom w:val="none" w:sz="0" w:space="0" w:color="auto"/>
        <w:right w:val="none" w:sz="0" w:space="0" w:color="auto"/>
      </w:divBdr>
    </w:div>
    <w:div w:id="346059104">
      <w:bodyDiv w:val="1"/>
      <w:marLeft w:val="0"/>
      <w:marRight w:val="0"/>
      <w:marTop w:val="0"/>
      <w:marBottom w:val="0"/>
      <w:divBdr>
        <w:top w:val="none" w:sz="0" w:space="0" w:color="auto"/>
        <w:left w:val="none" w:sz="0" w:space="0" w:color="auto"/>
        <w:bottom w:val="none" w:sz="0" w:space="0" w:color="auto"/>
        <w:right w:val="none" w:sz="0" w:space="0" w:color="auto"/>
      </w:divBdr>
      <w:divsChild>
        <w:div w:id="1664091183">
          <w:marLeft w:val="0"/>
          <w:marRight w:val="0"/>
          <w:marTop w:val="0"/>
          <w:marBottom w:val="0"/>
          <w:divBdr>
            <w:top w:val="none" w:sz="0" w:space="0" w:color="auto"/>
            <w:left w:val="none" w:sz="0" w:space="0" w:color="auto"/>
            <w:bottom w:val="none" w:sz="0" w:space="0" w:color="auto"/>
            <w:right w:val="none" w:sz="0" w:space="0" w:color="auto"/>
          </w:divBdr>
        </w:div>
      </w:divsChild>
    </w:div>
    <w:div w:id="385418993">
      <w:bodyDiv w:val="1"/>
      <w:marLeft w:val="0"/>
      <w:marRight w:val="0"/>
      <w:marTop w:val="0"/>
      <w:marBottom w:val="0"/>
      <w:divBdr>
        <w:top w:val="none" w:sz="0" w:space="0" w:color="auto"/>
        <w:left w:val="none" w:sz="0" w:space="0" w:color="auto"/>
        <w:bottom w:val="none" w:sz="0" w:space="0" w:color="auto"/>
        <w:right w:val="none" w:sz="0" w:space="0" w:color="auto"/>
      </w:divBdr>
    </w:div>
    <w:div w:id="385614544">
      <w:bodyDiv w:val="1"/>
      <w:marLeft w:val="0"/>
      <w:marRight w:val="0"/>
      <w:marTop w:val="0"/>
      <w:marBottom w:val="0"/>
      <w:divBdr>
        <w:top w:val="none" w:sz="0" w:space="0" w:color="auto"/>
        <w:left w:val="none" w:sz="0" w:space="0" w:color="auto"/>
        <w:bottom w:val="none" w:sz="0" w:space="0" w:color="auto"/>
        <w:right w:val="none" w:sz="0" w:space="0" w:color="auto"/>
      </w:divBdr>
    </w:div>
    <w:div w:id="469790947">
      <w:bodyDiv w:val="1"/>
      <w:marLeft w:val="0"/>
      <w:marRight w:val="0"/>
      <w:marTop w:val="0"/>
      <w:marBottom w:val="0"/>
      <w:divBdr>
        <w:top w:val="none" w:sz="0" w:space="0" w:color="auto"/>
        <w:left w:val="none" w:sz="0" w:space="0" w:color="auto"/>
        <w:bottom w:val="none" w:sz="0" w:space="0" w:color="auto"/>
        <w:right w:val="none" w:sz="0" w:space="0" w:color="auto"/>
      </w:divBdr>
    </w:div>
    <w:div w:id="497311030">
      <w:bodyDiv w:val="1"/>
      <w:marLeft w:val="0"/>
      <w:marRight w:val="0"/>
      <w:marTop w:val="0"/>
      <w:marBottom w:val="0"/>
      <w:divBdr>
        <w:top w:val="none" w:sz="0" w:space="0" w:color="auto"/>
        <w:left w:val="none" w:sz="0" w:space="0" w:color="auto"/>
        <w:bottom w:val="none" w:sz="0" w:space="0" w:color="auto"/>
        <w:right w:val="none" w:sz="0" w:space="0" w:color="auto"/>
      </w:divBdr>
    </w:div>
    <w:div w:id="536116625">
      <w:bodyDiv w:val="1"/>
      <w:marLeft w:val="0"/>
      <w:marRight w:val="0"/>
      <w:marTop w:val="0"/>
      <w:marBottom w:val="0"/>
      <w:divBdr>
        <w:top w:val="none" w:sz="0" w:space="0" w:color="auto"/>
        <w:left w:val="none" w:sz="0" w:space="0" w:color="auto"/>
        <w:bottom w:val="none" w:sz="0" w:space="0" w:color="auto"/>
        <w:right w:val="none" w:sz="0" w:space="0" w:color="auto"/>
      </w:divBdr>
    </w:div>
    <w:div w:id="543566805">
      <w:bodyDiv w:val="1"/>
      <w:marLeft w:val="0"/>
      <w:marRight w:val="0"/>
      <w:marTop w:val="0"/>
      <w:marBottom w:val="0"/>
      <w:divBdr>
        <w:top w:val="none" w:sz="0" w:space="0" w:color="auto"/>
        <w:left w:val="none" w:sz="0" w:space="0" w:color="auto"/>
        <w:bottom w:val="none" w:sz="0" w:space="0" w:color="auto"/>
        <w:right w:val="none" w:sz="0" w:space="0" w:color="auto"/>
      </w:divBdr>
    </w:div>
    <w:div w:id="544565999">
      <w:bodyDiv w:val="1"/>
      <w:marLeft w:val="0"/>
      <w:marRight w:val="0"/>
      <w:marTop w:val="0"/>
      <w:marBottom w:val="0"/>
      <w:divBdr>
        <w:top w:val="none" w:sz="0" w:space="0" w:color="auto"/>
        <w:left w:val="none" w:sz="0" w:space="0" w:color="auto"/>
        <w:bottom w:val="none" w:sz="0" w:space="0" w:color="auto"/>
        <w:right w:val="none" w:sz="0" w:space="0" w:color="auto"/>
      </w:divBdr>
    </w:div>
    <w:div w:id="548347465">
      <w:bodyDiv w:val="1"/>
      <w:marLeft w:val="0"/>
      <w:marRight w:val="0"/>
      <w:marTop w:val="0"/>
      <w:marBottom w:val="0"/>
      <w:divBdr>
        <w:top w:val="none" w:sz="0" w:space="0" w:color="auto"/>
        <w:left w:val="none" w:sz="0" w:space="0" w:color="auto"/>
        <w:bottom w:val="none" w:sz="0" w:space="0" w:color="auto"/>
        <w:right w:val="none" w:sz="0" w:space="0" w:color="auto"/>
      </w:divBdr>
    </w:div>
    <w:div w:id="574555826">
      <w:bodyDiv w:val="1"/>
      <w:marLeft w:val="0"/>
      <w:marRight w:val="0"/>
      <w:marTop w:val="0"/>
      <w:marBottom w:val="0"/>
      <w:divBdr>
        <w:top w:val="none" w:sz="0" w:space="0" w:color="auto"/>
        <w:left w:val="none" w:sz="0" w:space="0" w:color="auto"/>
        <w:bottom w:val="none" w:sz="0" w:space="0" w:color="auto"/>
        <w:right w:val="none" w:sz="0" w:space="0" w:color="auto"/>
      </w:divBdr>
    </w:div>
    <w:div w:id="624239226">
      <w:bodyDiv w:val="1"/>
      <w:marLeft w:val="0"/>
      <w:marRight w:val="0"/>
      <w:marTop w:val="0"/>
      <w:marBottom w:val="0"/>
      <w:divBdr>
        <w:top w:val="none" w:sz="0" w:space="0" w:color="auto"/>
        <w:left w:val="none" w:sz="0" w:space="0" w:color="auto"/>
        <w:bottom w:val="none" w:sz="0" w:space="0" w:color="auto"/>
        <w:right w:val="none" w:sz="0" w:space="0" w:color="auto"/>
      </w:divBdr>
    </w:div>
    <w:div w:id="629676371">
      <w:bodyDiv w:val="1"/>
      <w:marLeft w:val="0"/>
      <w:marRight w:val="0"/>
      <w:marTop w:val="0"/>
      <w:marBottom w:val="0"/>
      <w:divBdr>
        <w:top w:val="none" w:sz="0" w:space="0" w:color="auto"/>
        <w:left w:val="none" w:sz="0" w:space="0" w:color="auto"/>
        <w:bottom w:val="none" w:sz="0" w:space="0" w:color="auto"/>
        <w:right w:val="none" w:sz="0" w:space="0" w:color="auto"/>
      </w:divBdr>
    </w:div>
    <w:div w:id="689113190">
      <w:bodyDiv w:val="1"/>
      <w:marLeft w:val="0"/>
      <w:marRight w:val="0"/>
      <w:marTop w:val="0"/>
      <w:marBottom w:val="0"/>
      <w:divBdr>
        <w:top w:val="none" w:sz="0" w:space="0" w:color="auto"/>
        <w:left w:val="none" w:sz="0" w:space="0" w:color="auto"/>
        <w:bottom w:val="none" w:sz="0" w:space="0" w:color="auto"/>
        <w:right w:val="none" w:sz="0" w:space="0" w:color="auto"/>
      </w:divBdr>
    </w:div>
    <w:div w:id="707880843">
      <w:bodyDiv w:val="1"/>
      <w:marLeft w:val="0"/>
      <w:marRight w:val="0"/>
      <w:marTop w:val="0"/>
      <w:marBottom w:val="0"/>
      <w:divBdr>
        <w:top w:val="none" w:sz="0" w:space="0" w:color="auto"/>
        <w:left w:val="none" w:sz="0" w:space="0" w:color="auto"/>
        <w:bottom w:val="none" w:sz="0" w:space="0" w:color="auto"/>
        <w:right w:val="none" w:sz="0" w:space="0" w:color="auto"/>
      </w:divBdr>
    </w:div>
    <w:div w:id="748700279">
      <w:bodyDiv w:val="1"/>
      <w:marLeft w:val="0"/>
      <w:marRight w:val="0"/>
      <w:marTop w:val="0"/>
      <w:marBottom w:val="0"/>
      <w:divBdr>
        <w:top w:val="none" w:sz="0" w:space="0" w:color="auto"/>
        <w:left w:val="none" w:sz="0" w:space="0" w:color="auto"/>
        <w:bottom w:val="none" w:sz="0" w:space="0" w:color="auto"/>
        <w:right w:val="none" w:sz="0" w:space="0" w:color="auto"/>
      </w:divBdr>
    </w:div>
    <w:div w:id="761952008">
      <w:bodyDiv w:val="1"/>
      <w:marLeft w:val="0"/>
      <w:marRight w:val="0"/>
      <w:marTop w:val="0"/>
      <w:marBottom w:val="0"/>
      <w:divBdr>
        <w:top w:val="none" w:sz="0" w:space="0" w:color="auto"/>
        <w:left w:val="none" w:sz="0" w:space="0" w:color="auto"/>
        <w:bottom w:val="none" w:sz="0" w:space="0" w:color="auto"/>
        <w:right w:val="none" w:sz="0" w:space="0" w:color="auto"/>
      </w:divBdr>
    </w:div>
    <w:div w:id="800346783">
      <w:bodyDiv w:val="1"/>
      <w:marLeft w:val="0"/>
      <w:marRight w:val="0"/>
      <w:marTop w:val="0"/>
      <w:marBottom w:val="0"/>
      <w:divBdr>
        <w:top w:val="none" w:sz="0" w:space="0" w:color="auto"/>
        <w:left w:val="none" w:sz="0" w:space="0" w:color="auto"/>
        <w:bottom w:val="none" w:sz="0" w:space="0" w:color="auto"/>
        <w:right w:val="none" w:sz="0" w:space="0" w:color="auto"/>
      </w:divBdr>
    </w:div>
    <w:div w:id="856577954">
      <w:bodyDiv w:val="1"/>
      <w:marLeft w:val="0"/>
      <w:marRight w:val="0"/>
      <w:marTop w:val="0"/>
      <w:marBottom w:val="0"/>
      <w:divBdr>
        <w:top w:val="none" w:sz="0" w:space="0" w:color="auto"/>
        <w:left w:val="none" w:sz="0" w:space="0" w:color="auto"/>
        <w:bottom w:val="none" w:sz="0" w:space="0" w:color="auto"/>
        <w:right w:val="none" w:sz="0" w:space="0" w:color="auto"/>
      </w:divBdr>
    </w:div>
    <w:div w:id="904729935">
      <w:bodyDiv w:val="1"/>
      <w:marLeft w:val="0"/>
      <w:marRight w:val="0"/>
      <w:marTop w:val="0"/>
      <w:marBottom w:val="0"/>
      <w:divBdr>
        <w:top w:val="none" w:sz="0" w:space="0" w:color="auto"/>
        <w:left w:val="none" w:sz="0" w:space="0" w:color="auto"/>
        <w:bottom w:val="none" w:sz="0" w:space="0" w:color="auto"/>
        <w:right w:val="none" w:sz="0" w:space="0" w:color="auto"/>
      </w:divBdr>
    </w:div>
    <w:div w:id="912735236">
      <w:bodyDiv w:val="1"/>
      <w:marLeft w:val="0"/>
      <w:marRight w:val="0"/>
      <w:marTop w:val="0"/>
      <w:marBottom w:val="0"/>
      <w:divBdr>
        <w:top w:val="none" w:sz="0" w:space="0" w:color="auto"/>
        <w:left w:val="none" w:sz="0" w:space="0" w:color="auto"/>
        <w:bottom w:val="none" w:sz="0" w:space="0" w:color="auto"/>
        <w:right w:val="none" w:sz="0" w:space="0" w:color="auto"/>
      </w:divBdr>
    </w:div>
    <w:div w:id="936255734">
      <w:bodyDiv w:val="1"/>
      <w:marLeft w:val="0"/>
      <w:marRight w:val="0"/>
      <w:marTop w:val="0"/>
      <w:marBottom w:val="0"/>
      <w:divBdr>
        <w:top w:val="none" w:sz="0" w:space="0" w:color="auto"/>
        <w:left w:val="none" w:sz="0" w:space="0" w:color="auto"/>
        <w:bottom w:val="none" w:sz="0" w:space="0" w:color="auto"/>
        <w:right w:val="none" w:sz="0" w:space="0" w:color="auto"/>
      </w:divBdr>
    </w:div>
    <w:div w:id="954750282">
      <w:bodyDiv w:val="1"/>
      <w:marLeft w:val="0"/>
      <w:marRight w:val="0"/>
      <w:marTop w:val="0"/>
      <w:marBottom w:val="0"/>
      <w:divBdr>
        <w:top w:val="none" w:sz="0" w:space="0" w:color="auto"/>
        <w:left w:val="none" w:sz="0" w:space="0" w:color="auto"/>
        <w:bottom w:val="none" w:sz="0" w:space="0" w:color="auto"/>
        <w:right w:val="none" w:sz="0" w:space="0" w:color="auto"/>
      </w:divBdr>
    </w:div>
    <w:div w:id="970019504">
      <w:bodyDiv w:val="1"/>
      <w:marLeft w:val="0"/>
      <w:marRight w:val="0"/>
      <w:marTop w:val="0"/>
      <w:marBottom w:val="0"/>
      <w:divBdr>
        <w:top w:val="none" w:sz="0" w:space="0" w:color="auto"/>
        <w:left w:val="none" w:sz="0" w:space="0" w:color="auto"/>
        <w:bottom w:val="none" w:sz="0" w:space="0" w:color="auto"/>
        <w:right w:val="none" w:sz="0" w:space="0" w:color="auto"/>
      </w:divBdr>
    </w:div>
    <w:div w:id="1056508489">
      <w:bodyDiv w:val="1"/>
      <w:marLeft w:val="0"/>
      <w:marRight w:val="0"/>
      <w:marTop w:val="0"/>
      <w:marBottom w:val="0"/>
      <w:divBdr>
        <w:top w:val="none" w:sz="0" w:space="0" w:color="auto"/>
        <w:left w:val="none" w:sz="0" w:space="0" w:color="auto"/>
        <w:bottom w:val="none" w:sz="0" w:space="0" w:color="auto"/>
        <w:right w:val="none" w:sz="0" w:space="0" w:color="auto"/>
      </w:divBdr>
      <w:divsChild>
        <w:div w:id="855535876">
          <w:marLeft w:val="0"/>
          <w:marRight w:val="0"/>
          <w:marTop w:val="0"/>
          <w:marBottom w:val="0"/>
          <w:divBdr>
            <w:top w:val="none" w:sz="0" w:space="0" w:color="auto"/>
            <w:left w:val="none" w:sz="0" w:space="0" w:color="auto"/>
            <w:bottom w:val="none" w:sz="0" w:space="0" w:color="auto"/>
            <w:right w:val="none" w:sz="0" w:space="0" w:color="auto"/>
          </w:divBdr>
        </w:div>
      </w:divsChild>
    </w:div>
    <w:div w:id="1075932381">
      <w:bodyDiv w:val="1"/>
      <w:marLeft w:val="0"/>
      <w:marRight w:val="0"/>
      <w:marTop w:val="0"/>
      <w:marBottom w:val="0"/>
      <w:divBdr>
        <w:top w:val="none" w:sz="0" w:space="0" w:color="auto"/>
        <w:left w:val="none" w:sz="0" w:space="0" w:color="auto"/>
        <w:bottom w:val="none" w:sz="0" w:space="0" w:color="auto"/>
        <w:right w:val="none" w:sz="0" w:space="0" w:color="auto"/>
      </w:divBdr>
    </w:div>
    <w:div w:id="1104837443">
      <w:bodyDiv w:val="1"/>
      <w:marLeft w:val="0"/>
      <w:marRight w:val="0"/>
      <w:marTop w:val="0"/>
      <w:marBottom w:val="0"/>
      <w:divBdr>
        <w:top w:val="none" w:sz="0" w:space="0" w:color="auto"/>
        <w:left w:val="none" w:sz="0" w:space="0" w:color="auto"/>
        <w:bottom w:val="none" w:sz="0" w:space="0" w:color="auto"/>
        <w:right w:val="none" w:sz="0" w:space="0" w:color="auto"/>
      </w:divBdr>
      <w:divsChild>
        <w:div w:id="687869848">
          <w:marLeft w:val="0"/>
          <w:marRight w:val="0"/>
          <w:marTop w:val="0"/>
          <w:marBottom w:val="0"/>
          <w:divBdr>
            <w:top w:val="none" w:sz="0" w:space="0" w:color="auto"/>
            <w:left w:val="none" w:sz="0" w:space="0" w:color="auto"/>
            <w:bottom w:val="none" w:sz="0" w:space="0" w:color="auto"/>
            <w:right w:val="none" w:sz="0" w:space="0" w:color="auto"/>
          </w:divBdr>
          <w:divsChild>
            <w:div w:id="74711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8124">
      <w:bodyDiv w:val="1"/>
      <w:marLeft w:val="0"/>
      <w:marRight w:val="0"/>
      <w:marTop w:val="45"/>
      <w:marBottom w:val="45"/>
      <w:divBdr>
        <w:top w:val="none" w:sz="0" w:space="0" w:color="auto"/>
        <w:left w:val="none" w:sz="0" w:space="0" w:color="auto"/>
        <w:bottom w:val="none" w:sz="0" w:space="0" w:color="auto"/>
        <w:right w:val="none" w:sz="0" w:space="0" w:color="auto"/>
      </w:divBdr>
      <w:divsChild>
        <w:div w:id="1048457251">
          <w:marLeft w:val="0"/>
          <w:marRight w:val="0"/>
          <w:marTop w:val="0"/>
          <w:marBottom w:val="0"/>
          <w:divBdr>
            <w:top w:val="none" w:sz="0" w:space="0" w:color="auto"/>
            <w:left w:val="none" w:sz="0" w:space="0" w:color="auto"/>
            <w:bottom w:val="none" w:sz="0" w:space="0" w:color="auto"/>
            <w:right w:val="none" w:sz="0" w:space="0" w:color="auto"/>
          </w:divBdr>
          <w:divsChild>
            <w:div w:id="1511261416">
              <w:marLeft w:val="0"/>
              <w:marRight w:val="0"/>
              <w:marTop w:val="0"/>
              <w:marBottom w:val="0"/>
              <w:divBdr>
                <w:top w:val="none" w:sz="0" w:space="0" w:color="auto"/>
                <w:left w:val="none" w:sz="0" w:space="0" w:color="auto"/>
                <w:bottom w:val="none" w:sz="0" w:space="0" w:color="auto"/>
                <w:right w:val="none" w:sz="0" w:space="0" w:color="auto"/>
              </w:divBdr>
              <w:divsChild>
                <w:div w:id="2107530766">
                  <w:marLeft w:val="2385"/>
                  <w:marRight w:val="3960"/>
                  <w:marTop w:val="0"/>
                  <w:marBottom w:val="0"/>
                  <w:divBdr>
                    <w:top w:val="none" w:sz="0" w:space="0" w:color="auto"/>
                    <w:left w:val="single" w:sz="6" w:space="0" w:color="D3E1F9"/>
                    <w:bottom w:val="none" w:sz="0" w:space="0" w:color="auto"/>
                    <w:right w:val="none" w:sz="0" w:space="0" w:color="auto"/>
                  </w:divBdr>
                  <w:divsChild>
                    <w:div w:id="1720470203">
                      <w:marLeft w:val="0"/>
                      <w:marRight w:val="0"/>
                      <w:marTop w:val="0"/>
                      <w:marBottom w:val="0"/>
                      <w:divBdr>
                        <w:top w:val="none" w:sz="0" w:space="0" w:color="auto"/>
                        <w:left w:val="none" w:sz="0" w:space="0" w:color="auto"/>
                        <w:bottom w:val="none" w:sz="0" w:space="0" w:color="auto"/>
                        <w:right w:val="none" w:sz="0" w:space="0" w:color="auto"/>
                      </w:divBdr>
                      <w:divsChild>
                        <w:div w:id="11655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722221">
      <w:bodyDiv w:val="1"/>
      <w:marLeft w:val="0"/>
      <w:marRight w:val="0"/>
      <w:marTop w:val="0"/>
      <w:marBottom w:val="0"/>
      <w:divBdr>
        <w:top w:val="none" w:sz="0" w:space="0" w:color="auto"/>
        <w:left w:val="none" w:sz="0" w:space="0" w:color="auto"/>
        <w:bottom w:val="none" w:sz="0" w:space="0" w:color="auto"/>
        <w:right w:val="none" w:sz="0" w:space="0" w:color="auto"/>
      </w:divBdr>
      <w:divsChild>
        <w:div w:id="376470105">
          <w:marLeft w:val="0"/>
          <w:marRight w:val="0"/>
          <w:marTop w:val="0"/>
          <w:marBottom w:val="0"/>
          <w:divBdr>
            <w:top w:val="none" w:sz="0" w:space="0" w:color="auto"/>
            <w:left w:val="none" w:sz="0" w:space="0" w:color="auto"/>
            <w:bottom w:val="none" w:sz="0" w:space="0" w:color="auto"/>
            <w:right w:val="none" w:sz="0" w:space="0" w:color="auto"/>
          </w:divBdr>
        </w:div>
        <w:div w:id="1610892935">
          <w:marLeft w:val="0"/>
          <w:marRight w:val="0"/>
          <w:marTop w:val="0"/>
          <w:marBottom w:val="0"/>
          <w:divBdr>
            <w:top w:val="none" w:sz="0" w:space="0" w:color="auto"/>
            <w:left w:val="none" w:sz="0" w:space="0" w:color="auto"/>
            <w:bottom w:val="none" w:sz="0" w:space="0" w:color="auto"/>
            <w:right w:val="none" w:sz="0" w:space="0" w:color="auto"/>
          </w:divBdr>
        </w:div>
      </w:divsChild>
    </w:div>
    <w:div w:id="1306743788">
      <w:bodyDiv w:val="1"/>
      <w:marLeft w:val="0"/>
      <w:marRight w:val="0"/>
      <w:marTop w:val="0"/>
      <w:marBottom w:val="0"/>
      <w:divBdr>
        <w:top w:val="none" w:sz="0" w:space="0" w:color="auto"/>
        <w:left w:val="none" w:sz="0" w:space="0" w:color="auto"/>
        <w:bottom w:val="none" w:sz="0" w:space="0" w:color="auto"/>
        <w:right w:val="none" w:sz="0" w:space="0" w:color="auto"/>
      </w:divBdr>
    </w:div>
    <w:div w:id="1320305680">
      <w:bodyDiv w:val="1"/>
      <w:marLeft w:val="0"/>
      <w:marRight w:val="0"/>
      <w:marTop w:val="0"/>
      <w:marBottom w:val="0"/>
      <w:divBdr>
        <w:top w:val="none" w:sz="0" w:space="0" w:color="auto"/>
        <w:left w:val="none" w:sz="0" w:space="0" w:color="auto"/>
        <w:bottom w:val="none" w:sz="0" w:space="0" w:color="auto"/>
        <w:right w:val="none" w:sz="0" w:space="0" w:color="auto"/>
      </w:divBdr>
    </w:div>
    <w:div w:id="1373460247">
      <w:bodyDiv w:val="1"/>
      <w:marLeft w:val="0"/>
      <w:marRight w:val="0"/>
      <w:marTop w:val="0"/>
      <w:marBottom w:val="0"/>
      <w:divBdr>
        <w:top w:val="none" w:sz="0" w:space="0" w:color="auto"/>
        <w:left w:val="none" w:sz="0" w:space="0" w:color="auto"/>
        <w:bottom w:val="none" w:sz="0" w:space="0" w:color="auto"/>
        <w:right w:val="none" w:sz="0" w:space="0" w:color="auto"/>
      </w:divBdr>
    </w:div>
    <w:div w:id="1438403771">
      <w:bodyDiv w:val="1"/>
      <w:marLeft w:val="0"/>
      <w:marRight w:val="0"/>
      <w:marTop w:val="0"/>
      <w:marBottom w:val="0"/>
      <w:divBdr>
        <w:top w:val="none" w:sz="0" w:space="0" w:color="auto"/>
        <w:left w:val="none" w:sz="0" w:space="0" w:color="auto"/>
        <w:bottom w:val="none" w:sz="0" w:space="0" w:color="auto"/>
        <w:right w:val="none" w:sz="0" w:space="0" w:color="auto"/>
      </w:divBdr>
    </w:div>
    <w:div w:id="1490099662">
      <w:bodyDiv w:val="1"/>
      <w:marLeft w:val="0"/>
      <w:marRight w:val="0"/>
      <w:marTop w:val="0"/>
      <w:marBottom w:val="0"/>
      <w:divBdr>
        <w:top w:val="none" w:sz="0" w:space="0" w:color="auto"/>
        <w:left w:val="none" w:sz="0" w:space="0" w:color="auto"/>
        <w:bottom w:val="none" w:sz="0" w:space="0" w:color="auto"/>
        <w:right w:val="none" w:sz="0" w:space="0" w:color="auto"/>
      </w:divBdr>
    </w:div>
    <w:div w:id="1571234384">
      <w:bodyDiv w:val="1"/>
      <w:marLeft w:val="0"/>
      <w:marRight w:val="0"/>
      <w:marTop w:val="0"/>
      <w:marBottom w:val="0"/>
      <w:divBdr>
        <w:top w:val="none" w:sz="0" w:space="0" w:color="auto"/>
        <w:left w:val="none" w:sz="0" w:space="0" w:color="auto"/>
        <w:bottom w:val="none" w:sz="0" w:space="0" w:color="auto"/>
        <w:right w:val="none" w:sz="0" w:space="0" w:color="auto"/>
      </w:divBdr>
    </w:div>
    <w:div w:id="1591967512">
      <w:bodyDiv w:val="1"/>
      <w:marLeft w:val="0"/>
      <w:marRight w:val="0"/>
      <w:marTop w:val="0"/>
      <w:marBottom w:val="0"/>
      <w:divBdr>
        <w:top w:val="none" w:sz="0" w:space="0" w:color="auto"/>
        <w:left w:val="none" w:sz="0" w:space="0" w:color="auto"/>
        <w:bottom w:val="none" w:sz="0" w:space="0" w:color="auto"/>
        <w:right w:val="none" w:sz="0" w:space="0" w:color="auto"/>
      </w:divBdr>
    </w:div>
    <w:div w:id="1652784325">
      <w:bodyDiv w:val="1"/>
      <w:marLeft w:val="0"/>
      <w:marRight w:val="0"/>
      <w:marTop w:val="0"/>
      <w:marBottom w:val="0"/>
      <w:divBdr>
        <w:top w:val="none" w:sz="0" w:space="0" w:color="auto"/>
        <w:left w:val="none" w:sz="0" w:space="0" w:color="auto"/>
        <w:bottom w:val="none" w:sz="0" w:space="0" w:color="auto"/>
        <w:right w:val="none" w:sz="0" w:space="0" w:color="auto"/>
      </w:divBdr>
    </w:div>
    <w:div w:id="1663856094">
      <w:bodyDiv w:val="1"/>
      <w:marLeft w:val="0"/>
      <w:marRight w:val="0"/>
      <w:marTop w:val="0"/>
      <w:marBottom w:val="0"/>
      <w:divBdr>
        <w:top w:val="none" w:sz="0" w:space="0" w:color="auto"/>
        <w:left w:val="none" w:sz="0" w:space="0" w:color="auto"/>
        <w:bottom w:val="none" w:sz="0" w:space="0" w:color="auto"/>
        <w:right w:val="none" w:sz="0" w:space="0" w:color="auto"/>
      </w:divBdr>
    </w:div>
    <w:div w:id="1742678791">
      <w:bodyDiv w:val="1"/>
      <w:marLeft w:val="0"/>
      <w:marRight w:val="0"/>
      <w:marTop w:val="0"/>
      <w:marBottom w:val="0"/>
      <w:divBdr>
        <w:top w:val="none" w:sz="0" w:space="0" w:color="auto"/>
        <w:left w:val="none" w:sz="0" w:space="0" w:color="auto"/>
        <w:bottom w:val="none" w:sz="0" w:space="0" w:color="auto"/>
        <w:right w:val="none" w:sz="0" w:space="0" w:color="auto"/>
      </w:divBdr>
    </w:div>
    <w:div w:id="1793741438">
      <w:bodyDiv w:val="1"/>
      <w:marLeft w:val="0"/>
      <w:marRight w:val="0"/>
      <w:marTop w:val="0"/>
      <w:marBottom w:val="0"/>
      <w:divBdr>
        <w:top w:val="none" w:sz="0" w:space="0" w:color="auto"/>
        <w:left w:val="none" w:sz="0" w:space="0" w:color="auto"/>
        <w:bottom w:val="none" w:sz="0" w:space="0" w:color="auto"/>
        <w:right w:val="none" w:sz="0" w:space="0" w:color="auto"/>
      </w:divBdr>
    </w:div>
    <w:div w:id="1821849984">
      <w:bodyDiv w:val="1"/>
      <w:marLeft w:val="0"/>
      <w:marRight w:val="0"/>
      <w:marTop w:val="0"/>
      <w:marBottom w:val="0"/>
      <w:divBdr>
        <w:top w:val="none" w:sz="0" w:space="0" w:color="auto"/>
        <w:left w:val="none" w:sz="0" w:space="0" w:color="auto"/>
        <w:bottom w:val="none" w:sz="0" w:space="0" w:color="auto"/>
        <w:right w:val="none" w:sz="0" w:space="0" w:color="auto"/>
      </w:divBdr>
    </w:div>
    <w:div w:id="1838840192">
      <w:bodyDiv w:val="1"/>
      <w:marLeft w:val="0"/>
      <w:marRight w:val="0"/>
      <w:marTop w:val="0"/>
      <w:marBottom w:val="0"/>
      <w:divBdr>
        <w:top w:val="none" w:sz="0" w:space="0" w:color="auto"/>
        <w:left w:val="none" w:sz="0" w:space="0" w:color="auto"/>
        <w:bottom w:val="none" w:sz="0" w:space="0" w:color="auto"/>
        <w:right w:val="none" w:sz="0" w:space="0" w:color="auto"/>
      </w:divBdr>
    </w:div>
    <w:div w:id="1883012846">
      <w:bodyDiv w:val="1"/>
      <w:marLeft w:val="0"/>
      <w:marRight w:val="0"/>
      <w:marTop w:val="0"/>
      <w:marBottom w:val="0"/>
      <w:divBdr>
        <w:top w:val="none" w:sz="0" w:space="0" w:color="auto"/>
        <w:left w:val="none" w:sz="0" w:space="0" w:color="auto"/>
        <w:bottom w:val="none" w:sz="0" w:space="0" w:color="auto"/>
        <w:right w:val="none" w:sz="0" w:space="0" w:color="auto"/>
      </w:divBdr>
    </w:div>
    <w:div w:id="1951551316">
      <w:bodyDiv w:val="1"/>
      <w:marLeft w:val="0"/>
      <w:marRight w:val="0"/>
      <w:marTop w:val="0"/>
      <w:marBottom w:val="0"/>
      <w:divBdr>
        <w:top w:val="none" w:sz="0" w:space="0" w:color="auto"/>
        <w:left w:val="none" w:sz="0" w:space="0" w:color="auto"/>
        <w:bottom w:val="none" w:sz="0" w:space="0" w:color="auto"/>
        <w:right w:val="none" w:sz="0" w:space="0" w:color="auto"/>
      </w:divBdr>
    </w:div>
    <w:div w:id="2046709502">
      <w:bodyDiv w:val="1"/>
      <w:marLeft w:val="0"/>
      <w:marRight w:val="0"/>
      <w:marTop w:val="0"/>
      <w:marBottom w:val="0"/>
      <w:divBdr>
        <w:top w:val="none" w:sz="0" w:space="0" w:color="auto"/>
        <w:left w:val="none" w:sz="0" w:space="0" w:color="auto"/>
        <w:bottom w:val="none" w:sz="0" w:space="0" w:color="auto"/>
        <w:right w:val="none" w:sz="0" w:space="0" w:color="auto"/>
      </w:divBdr>
    </w:div>
    <w:div w:id="2067071009">
      <w:bodyDiv w:val="1"/>
      <w:marLeft w:val="0"/>
      <w:marRight w:val="0"/>
      <w:marTop w:val="0"/>
      <w:marBottom w:val="0"/>
      <w:divBdr>
        <w:top w:val="none" w:sz="0" w:space="0" w:color="auto"/>
        <w:left w:val="none" w:sz="0" w:space="0" w:color="auto"/>
        <w:bottom w:val="none" w:sz="0" w:space="0" w:color="auto"/>
        <w:right w:val="none" w:sz="0" w:space="0" w:color="auto"/>
      </w:divBdr>
      <w:divsChild>
        <w:div w:id="28458145">
          <w:marLeft w:val="0"/>
          <w:marRight w:val="0"/>
          <w:marTop w:val="0"/>
          <w:marBottom w:val="0"/>
          <w:divBdr>
            <w:top w:val="none" w:sz="0" w:space="0" w:color="auto"/>
            <w:left w:val="none" w:sz="0" w:space="0" w:color="auto"/>
            <w:bottom w:val="none" w:sz="0" w:space="0" w:color="auto"/>
            <w:right w:val="none" w:sz="0" w:space="0" w:color="auto"/>
          </w:divBdr>
          <w:divsChild>
            <w:div w:id="1577713984">
              <w:marLeft w:val="0"/>
              <w:marRight w:val="0"/>
              <w:marTop w:val="0"/>
              <w:marBottom w:val="0"/>
              <w:divBdr>
                <w:top w:val="none" w:sz="0" w:space="0" w:color="auto"/>
                <w:left w:val="none" w:sz="0" w:space="0" w:color="auto"/>
                <w:bottom w:val="none" w:sz="0" w:space="0" w:color="auto"/>
                <w:right w:val="none" w:sz="0" w:space="0" w:color="auto"/>
              </w:divBdr>
              <w:divsChild>
                <w:div w:id="16582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851008">
      <w:bodyDiv w:val="1"/>
      <w:marLeft w:val="0"/>
      <w:marRight w:val="0"/>
      <w:marTop w:val="0"/>
      <w:marBottom w:val="0"/>
      <w:divBdr>
        <w:top w:val="none" w:sz="0" w:space="0" w:color="auto"/>
        <w:left w:val="none" w:sz="0" w:space="0" w:color="auto"/>
        <w:bottom w:val="none" w:sz="0" w:space="0" w:color="auto"/>
        <w:right w:val="none" w:sz="0" w:space="0" w:color="auto"/>
      </w:divBdr>
    </w:div>
    <w:div w:id="2079278455">
      <w:bodyDiv w:val="1"/>
      <w:marLeft w:val="0"/>
      <w:marRight w:val="0"/>
      <w:marTop w:val="0"/>
      <w:marBottom w:val="0"/>
      <w:divBdr>
        <w:top w:val="none" w:sz="0" w:space="0" w:color="auto"/>
        <w:left w:val="none" w:sz="0" w:space="0" w:color="auto"/>
        <w:bottom w:val="none" w:sz="0" w:space="0" w:color="auto"/>
        <w:right w:val="none" w:sz="0" w:space="0" w:color="auto"/>
      </w:divBdr>
    </w:div>
    <w:div w:id="2081637372">
      <w:bodyDiv w:val="1"/>
      <w:marLeft w:val="0"/>
      <w:marRight w:val="0"/>
      <w:marTop w:val="0"/>
      <w:marBottom w:val="0"/>
      <w:divBdr>
        <w:top w:val="none" w:sz="0" w:space="0" w:color="auto"/>
        <w:left w:val="none" w:sz="0" w:space="0" w:color="auto"/>
        <w:bottom w:val="none" w:sz="0" w:space="0" w:color="auto"/>
        <w:right w:val="none" w:sz="0" w:space="0" w:color="auto"/>
      </w:divBdr>
    </w:div>
    <w:div w:id="2124642573">
      <w:bodyDiv w:val="1"/>
      <w:marLeft w:val="0"/>
      <w:marRight w:val="0"/>
      <w:marTop w:val="0"/>
      <w:marBottom w:val="0"/>
      <w:divBdr>
        <w:top w:val="none" w:sz="0" w:space="0" w:color="auto"/>
        <w:left w:val="none" w:sz="0" w:space="0" w:color="auto"/>
        <w:bottom w:val="none" w:sz="0" w:space="0" w:color="auto"/>
        <w:right w:val="none" w:sz="0" w:space="0" w:color="auto"/>
      </w:divBdr>
    </w:div>
    <w:div w:id="213197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tyles" Target="styles.xml"/><Relationship Id="rId18" Type="http://schemas.openxmlformats.org/officeDocument/2006/relationships/hyperlink" Target="https://new.kinggemeenten.nl/gemma/informatiearchitectuur/documenten/informatiearchitectuur-algemeen" TargetMode="External"/><Relationship Id="rId26" Type="http://schemas.openxmlformats.org/officeDocument/2006/relationships/hyperlink" Target="http://www.archimate.nl" TargetMode="External"/><Relationship Id="rId39" Type="http://schemas.openxmlformats.org/officeDocument/2006/relationships/image" Target="media/image6.png"/><Relationship Id="rId21" Type="http://schemas.openxmlformats.org/officeDocument/2006/relationships/hyperlink" Target="https://new.kinggemeenten.nl/gemma/stuf/stuf-301/standaard" TargetMode="External"/><Relationship Id="rId34" Type="http://schemas.openxmlformats.org/officeDocument/2006/relationships/image" Target="media/image1.png"/><Relationship Id="rId42" Type="http://schemas.openxmlformats.org/officeDocument/2006/relationships/oleObject" Target="embeddings/oleObject1.bin"/><Relationship Id="rId47" Type="http://schemas.openxmlformats.org/officeDocument/2006/relationships/image" Target="media/image11.emf"/><Relationship Id="rId50" Type="http://schemas.openxmlformats.org/officeDocument/2006/relationships/oleObject" Target="embeddings/oleObject4.bin"/><Relationship Id="rId55" Type="http://schemas.openxmlformats.org/officeDocument/2006/relationships/image" Target="media/image15.emf"/><Relationship Id="rId63"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notes" Target="footnotes.xml"/><Relationship Id="rId20" Type="http://schemas.openxmlformats.org/officeDocument/2006/relationships/hyperlink" Target="https://new.kinggemeenten.nl/gemma/informatiemodellen/rsgb/rsgb-in-gebruik" TargetMode="External"/><Relationship Id="rId29" Type="http://schemas.openxmlformats.org/officeDocument/2006/relationships/hyperlink" Target="https://new.kinggemeenten.nl/gemma/stuf/koppelvlakken/zs-dms" TargetMode="External"/><Relationship Id="rId41" Type="http://schemas.openxmlformats.org/officeDocument/2006/relationships/image" Target="media/image8.emf"/><Relationship Id="rId54" Type="http://schemas.openxmlformats.org/officeDocument/2006/relationships/oleObject" Target="embeddings/oleObject6.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hyperlink" Target="https://new.kinggemeenten.nl/gemma/stuf/stuf-301/standaard" TargetMode="External"/><Relationship Id="rId32" Type="http://schemas.openxmlformats.org/officeDocument/2006/relationships/hyperlink" Target="http://www.kadaster.nl/web/artikel/download/BAG-grondslagen-catalogus.htm"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0.emf"/><Relationship Id="rId53" Type="http://schemas.openxmlformats.org/officeDocument/2006/relationships/image" Target="media/image14.emf"/><Relationship Id="rId58" Type="http://schemas.openxmlformats.org/officeDocument/2006/relationships/oleObject" Target="embeddings/oleObject8.bin"/><Relationship Id="rId5" Type="http://schemas.openxmlformats.org/officeDocument/2006/relationships/customXml" Target="../customXml/item5.xml"/><Relationship Id="rId15" Type="http://schemas.openxmlformats.org/officeDocument/2006/relationships/webSettings" Target="webSettings.xml"/><Relationship Id="rId23" Type="http://schemas.openxmlformats.org/officeDocument/2006/relationships/hyperlink" Target="https://new.kinggemeenten.nl/gemma/stuf/stuf-301/stuf-zkn" TargetMode="External"/><Relationship Id="rId28" Type="http://schemas.openxmlformats.org/officeDocument/2006/relationships/hyperlink" Target="http://www.infomil.nl/onderwerpen/integrale/omgevingsloket/berichtenverkeer/stuf-basisbegrippen" TargetMode="External"/><Relationship Id="rId36" Type="http://schemas.openxmlformats.org/officeDocument/2006/relationships/image" Target="media/image3.png"/><Relationship Id="rId49" Type="http://schemas.openxmlformats.org/officeDocument/2006/relationships/image" Target="media/image12.emf"/><Relationship Id="rId57" Type="http://schemas.openxmlformats.org/officeDocument/2006/relationships/image" Target="media/image16.emf"/><Relationship Id="rId61" Type="http://schemas.openxmlformats.org/officeDocument/2006/relationships/footer" Target="footer1.xml"/><Relationship Id="rId10" Type="http://schemas.openxmlformats.org/officeDocument/2006/relationships/customXml" Target="../customXml/item10.xml"/><Relationship Id="rId19" Type="http://schemas.openxmlformats.org/officeDocument/2006/relationships/hyperlink" Target="https://new.kinggemeenten.nl/gemma/informatiemodellen/rgbz/rgbz-in-gebruik" TargetMode="External"/><Relationship Id="rId31" Type="http://schemas.openxmlformats.org/officeDocument/2006/relationships/hyperlink" Target="http://www.kadaster.nl/web/artikel/productartikel/BAG-Bevragen.htm" TargetMode="External"/><Relationship Id="rId44" Type="http://schemas.openxmlformats.org/officeDocument/2006/relationships/image" Target="media/image9.jpg"/><Relationship Id="rId52" Type="http://schemas.openxmlformats.org/officeDocument/2006/relationships/oleObject" Target="embeddings/oleObject5.bin"/><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settings" Target="settings.xml"/><Relationship Id="rId22" Type="http://schemas.openxmlformats.org/officeDocument/2006/relationships/hyperlink" Target="https://new.kinggemeenten.nl/gemma/stuf/stuf-301/stuf-bg" TargetMode="External"/><Relationship Id="rId27" Type="http://schemas.openxmlformats.org/officeDocument/2006/relationships/hyperlink" Target="https://new.kinggemeenten.nl/gemma/stuf/stuf-301/stuf-bg" TargetMode="External"/><Relationship Id="rId30" Type="http://schemas.openxmlformats.org/officeDocument/2006/relationships/hyperlink" Target="http://www.geonovum.nl/geostandaarden" TargetMode="External"/><Relationship Id="rId35" Type="http://schemas.openxmlformats.org/officeDocument/2006/relationships/image" Target="media/image2.jpeg"/><Relationship Id="rId43" Type="http://schemas.openxmlformats.org/officeDocument/2006/relationships/hyperlink" Target="https://new.kinggemeenten.nl/informatiebeveiliging/downloads-informatiebeveiligingsdienst" TargetMode="External"/><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image" Target="media/image13.emf"/><Relationship Id="rId3" Type="http://schemas.openxmlformats.org/officeDocument/2006/relationships/customXml" Target="../customXml/item3.xml"/><Relationship Id="rId12" Type="http://schemas.openxmlformats.org/officeDocument/2006/relationships/numbering" Target="numbering.xml"/><Relationship Id="rId17" Type="http://schemas.openxmlformats.org/officeDocument/2006/relationships/endnotes" Target="endnotes.xml"/><Relationship Id="rId25" Type="http://schemas.openxmlformats.org/officeDocument/2006/relationships/hyperlink" Target="https://new.kinggemeenten.nl/gemma/informatiemodellen/ztc-in-gebruik" TargetMode="External"/><Relationship Id="rId33" Type="http://schemas.openxmlformats.org/officeDocument/2006/relationships/hyperlink" Target="https://new.kinggemeenten.nl/gemma/stuf/stuf-extern/stuf-woz" TargetMode="External"/><Relationship Id="rId38" Type="http://schemas.openxmlformats.org/officeDocument/2006/relationships/image" Target="media/image5.gif"/><Relationship Id="rId46" Type="http://schemas.openxmlformats.org/officeDocument/2006/relationships/oleObject" Target="embeddings/oleObject2.bin"/><Relationship Id="rId5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7A8D520D7D39D4E84A6A2CD41C6E42B" ma:contentTypeVersion="0" ma:contentTypeDescription="Een nieuw document maken." ma:contentTypeScope="" ma:versionID="2920c82ae09ef5af5ee2198d3d3ac46d">
  <xsd:schema xmlns:xsd="http://www.w3.org/2001/XMLSchema" xmlns:xs="http://www.w3.org/2001/XMLSchema" xmlns:p="http://schemas.microsoft.com/office/2006/metadata/properties" targetNamespace="http://schemas.microsoft.com/office/2006/metadata/properties" ma:root="true" ma:fieldsID="a17e5968c79d9fe2fc9f8835eee23f5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F0C37-0C3F-4858-9827-3FC1424FB53C}">
  <ds:schemaRefs>
    <ds:schemaRef ds:uri="http://schemas.microsoft.com/office/2006/metadata/properties"/>
    <ds:schemaRef ds:uri="http://schemas.microsoft.com/office/infopath/2007/PartnerControls"/>
  </ds:schemaRefs>
</ds:datastoreItem>
</file>

<file path=customXml/itemProps10.xml><?xml version="1.0" encoding="utf-8"?>
<ds:datastoreItem xmlns:ds="http://schemas.openxmlformats.org/officeDocument/2006/customXml" ds:itemID="{1E0D1ED6-2B87-4589-8A45-DE436E88C7F7}">
  <ds:schemaRefs>
    <ds:schemaRef ds:uri="http://schemas.openxmlformats.org/officeDocument/2006/bibliography"/>
  </ds:schemaRefs>
</ds:datastoreItem>
</file>

<file path=customXml/itemProps11.xml><?xml version="1.0" encoding="utf-8"?>
<ds:datastoreItem xmlns:ds="http://schemas.openxmlformats.org/officeDocument/2006/customXml" ds:itemID="{5F9FE9DB-0C81-4B81-8304-FAFA33BEEC13}">
  <ds:schemaRefs>
    <ds:schemaRef ds:uri="http://schemas.openxmlformats.org/officeDocument/2006/bibliography"/>
  </ds:schemaRefs>
</ds:datastoreItem>
</file>

<file path=customXml/itemProps2.xml><?xml version="1.0" encoding="utf-8"?>
<ds:datastoreItem xmlns:ds="http://schemas.openxmlformats.org/officeDocument/2006/customXml" ds:itemID="{36B7F971-1EEB-4DAB-8CF8-272D48B2E7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740E2AD-F2CB-4EFE-B6D2-1816791A98BE}">
  <ds:schemaRefs>
    <ds:schemaRef ds:uri="http://schemas.microsoft.com/sharepoint/v3/contenttype/forms"/>
  </ds:schemaRefs>
</ds:datastoreItem>
</file>

<file path=customXml/itemProps4.xml><?xml version="1.0" encoding="utf-8"?>
<ds:datastoreItem xmlns:ds="http://schemas.openxmlformats.org/officeDocument/2006/customXml" ds:itemID="{1738F5A4-7CE2-4304-BE2B-489381F246DA}">
  <ds:schemaRefs>
    <ds:schemaRef ds:uri="http://schemas.openxmlformats.org/officeDocument/2006/bibliography"/>
  </ds:schemaRefs>
</ds:datastoreItem>
</file>

<file path=customXml/itemProps5.xml><?xml version="1.0" encoding="utf-8"?>
<ds:datastoreItem xmlns:ds="http://schemas.openxmlformats.org/officeDocument/2006/customXml" ds:itemID="{343A427D-8351-4EE4-8104-2E5921BEABFF}">
  <ds:schemaRefs>
    <ds:schemaRef ds:uri="http://schemas.openxmlformats.org/officeDocument/2006/bibliography"/>
  </ds:schemaRefs>
</ds:datastoreItem>
</file>

<file path=customXml/itemProps6.xml><?xml version="1.0" encoding="utf-8"?>
<ds:datastoreItem xmlns:ds="http://schemas.openxmlformats.org/officeDocument/2006/customXml" ds:itemID="{398579E4-4E5D-4A5B-B5A9-D9C86213C20E}">
  <ds:schemaRefs>
    <ds:schemaRef ds:uri="http://schemas.openxmlformats.org/officeDocument/2006/bibliography"/>
  </ds:schemaRefs>
</ds:datastoreItem>
</file>

<file path=customXml/itemProps7.xml><?xml version="1.0" encoding="utf-8"?>
<ds:datastoreItem xmlns:ds="http://schemas.openxmlformats.org/officeDocument/2006/customXml" ds:itemID="{FC0EA055-3FEE-45C7-BC0B-37F9DAF0B732}">
  <ds:schemaRefs>
    <ds:schemaRef ds:uri="http://schemas.openxmlformats.org/officeDocument/2006/bibliography"/>
  </ds:schemaRefs>
</ds:datastoreItem>
</file>

<file path=customXml/itemProps8.xml><?xml version="1.0" encoding="utf-8"?>
<ds:datastoreItem xmlns:ds="http://schemas.openxmlformats.org/officeDocument/2006/customXml" ds:itemID="{2D5932BC-0985-4765-8808-ABA64930EEBC}">
  <ds:schemaRefs>
    <ds:schemaRef ds:uri="http://schemas.openxmlformats.org/officeDocument/2006/bibliography"/>
  </ds:schemaRefs>
</ds:datastoreItem>
</file>

<file path=customXml/itemProps9.xml><?xml version="1.0" encoding="utf-8"?>
<ds:datastoreItem xmlns:ds="http://schemas.openxmlformats.org/officeDocument/2006/customXml" ds:itemID="{F8ACAA83-A13B-4C70-8C5D-9327494C9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54</Pages>
  <Words>14432</Words>
  <Characters>79381</Characters>
  <Application>Microsoft Office Word</Application>
  <DocSecurity>0</DocSecurity>
  <Lines>661</Lines>
  <Paragraphs>187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Koppelvlakspecificatie Wabo Bag</vt:lpstr>
      <vt:lpstr>Koppelvlakspecificatie Wabo Bag</vt:lpstr>
    </vt:vector>
  </TitlesOfParts>
  <Manager>Peter Klaver</Manager>
  <Company>Operatie NUP, KwalisteitsInstituut Nederlandse Gemeenten</Company>
  <LinksUpToDate>false</LinksUpToDate>
  <CharactersWithSpaces>93626</CharactersWithSpaces>
  <SharedDoc>false</SharedDoc>
  <HLinks>
    <vt:vector size="696" baseType="variant">
      <vt:variant>
        <vt:i4>6094879</vt:i4>
      </vt:variant>
      <vt:variant>
        <vt:i4>762</vt:i4>
      </vt:variant>
      <vt:variant>
        <vt:i4>0</vt:i4>
      </vt:variant>
      <vt:variant>
        <vt:i4>5</vt:i4>
      </vt:variant>
      <vt:variant>
        <vt:lpwstr>http://www.egem.nl/king/cmis</vt:lpwstr>
      </vt:variant>
      <vt:variant>
        <vt:lpwstr/>
      </vt:variant>
      <vt:variant>
        <vt:i4>6094879</vt:i4>
      </vt:variant>
      <vt:variant>
        <vt:i4>759</vt:i4>
      </vt:variant>
      <vt:variant>
        <vt:i4>0</vt:i4>
      </vt:variant>
      <vt:variant>
        <vt:i4>5</vt:i4>
      </vt:variant>
      <vt:variant>
        <vt:lpwstr>http://www.egem.nl/king/cmis</vt:lpwstr>
      </vt:variant>
      <vt:variant>
        <vt:lpwstr/>
      </vt:variant>
      <vt:variant>
        <vt:i4>6094879</vt:i4>
      </vt:variant>
      <vt:variant>
        <vt:i4>756</vt:i4>
      </vt:variant>
      <vt:variant>
        <vt:i4>0</vt:i4>
      </vt:variant>
      <vt:variant>
        <vt:i4>5</vt:i4>
      </vt:variant>
      <vt:variant>
        <vt:lpwstr>http://www.egem.nl/king/cmis</vt:lpwstr>
      </vt:variant>
      <vt:variant>
        <vt:lpwstr/>
      </vt:variant>
      <vt:variant>
        <vt:i4>6094879</vt:i4>
      </vt:variant>
      <vt:variant>
        <vt:i4>753</vt:i4>
      </vt:variant>
      <vt:variant>
        <vt:i4>0</vt:i4>
      </vt:variant>
      <vt:variant>
        <vt:i4>5</vt:i4>
      </vt:variant>
      <vt:variant>
        <vt:lpwstr>http://www.egem.nl/king/cmis</vt:lpwstr>
      </vt:variant>
      <vt:variant>
        <vt:lpwstr/>
      </vt:variant>
      <vt:variant>
        <vt:i4>6094879</vt:i4>
      </vt:variant>
      <vt:variant>
        <vt:i4>750</vt:i4>
      </vt:variant>
      <vt:variant>
        <vt:i4>0</vt:i4>
      </vt:variant>
      <vt:variant>
        <vt:i4>5</vt:i4>
      </vt:variant>
      <vt:variant>
        <vt:lpwstr>http://www.egem.nl/king/cmis</vt:lpwstr>
      </vt:variant>
      <vt:variant>
        <vt:lpwstr/>
      </vt:variant>
      <vt:variant>
        <vt:i4>6094879</vt:i4>
      </vt:variant>
      <vt:variant>
        <vt:i4>747</vt:i4>
      </vt:variant>
      <vt:variant>
        <vt:i4>0</vt:i4>
      </vt:variant>
      <vt:variant>
        <vt:i4>5</vt:i4>
      </vt:variant>
      <vt:variant>
        <vt:lpwstr>http://www.egem.nl/king/cmis</vt:lpwstr>
      </vt:variant>
      <vt:variant>
        <vt:lpwstr/>
      </vt:variant>
      <vt:variant>
        <vt:i4>6094879</vt:i4>
      </vt:variant>
      <vt:variant>
        <vt:i4>744</vt:i4>
      </vt:variant>
      <vt:variant>
        <vt:i4>0</vt:i4>
      </vt:variant>
      <vt:variant>
        <vt:i4>5</vt:i4>
      </vt:variant>
      <vt:variant>
        <vt:lpwstr>http://www.egem.nl/king/cmis</vt:lpwstr>
      </vt:variant>
      <vt:variant>
        <vt:lpwstr/>
      </vt:variant>
      <vt:variant>
        <vt:i4>6094879</vt:i4>
      </vt:variant>
      <vt:variant>
        <vt:i4>741</vt:i4>
      </vt:variant>
      <vt:variant>
        <vt:i4>0</vt:i4>
      </vt:variant>
      <vt:variant>
        <vt:i4>5</vt:i4>
      </vt:variant>
      <vt:variant>
        <vt:lpwstr>http://www.egem.nl/king/cmis</vt:lpwstr>
      </vt:variant>
      <vt:variant>
        <vt:lpwstr/>
      </vt:variant>
      <vt:variant>
        <vt:i4>6094879</vt:i4>
      </vt:variant>
      <vt:variant>
        <vt:i4>738</vt:i4>
      </vt:variant>
      <vt:variant>
        <vt:i4>0</vt:i4>
      </vt:variant>
      <vt:variant>
        <vt:i4>5</vt:i4>
      </vt:variant>
      <vt:variant>
        <vt:lpwstr>http://www.egem.nl/king/cmis</vt:lpwstr>
      </vt:variant>
      <vt:variant>
        <vt:lpwstr/>
      </vt:variant>
      <vt:variant>
        <vt:i4>327697</vt:i4>
      </vt:variant>
      <vt:variant>
        <vt:i4>672</vt:i4>
      </vt:variant>
      <vt:variant>
        <vt:i4>0</vt:i4>
      </vt:variant>
      <vt:variant>
        <vt:i4>5</vt:i4>
      </vt:variant>
      <vt:variant>
        <vt:lpwstr>http://www.archimate.nl/</vt:lpwstr>
      </vt:variant>
      <vt:variant>
        <vt:lpwstr/>
      </vt:variant>
      <vt:variant>
        <vt:i4>1441842</vt:i4>
      </vt:variant>
      <vt:variant>
        <vt:i4>632</vt:i4>
      </vt:variant>
      <vt:variant>
        <vt:i4>0</vt:i4>
      </vt:variant>
      <vt:variant>
        <vt:i4>5</vt:i4>
      </vt:variant>
      <vt:variant>
        <vt:lpwstr/>
      </vt:variant>
      <vt:variant>
        <vt:lpwstr>_Toc307412778</vt:lpwstr>
      </vt:variant>
      <vt:variant>
        <vt:i4>1441842</vt:i4>
      </vt:variant>
      <vt:variant>
        <vt:i4>626</vt:i4>
      </vt:variant>
      <vt:variant>
        <vt:i4>0</vt:i4>
      </vt:variant>
      <vt:variant>
        <vt:i4>5</vt:i4>
      </vt:variant>
      <vt:variant>
        <vt:lpwstr/>
      </vt:variant>
      <vt:variant>
        <vt:lpwstr>_Toc307412777</vt:lpwstr>
      </vt:variant>
      <vt:variant>
        <vt:i4>1441842</vt:i4>
      </vt:variant>
      <vt:variant>
        <vt:i4>620</vt:i4>
      </vt:variant>
      <vt:variant>
        <vt:i4>0</vt:i4>
      </vt:variant>
      <vt:variant>
        <vt:i4>5</vt:i4>
      </vt:variant>
      <vt:variant>
        <vt:lpwstr/>
      </vt:variant>
      <vt:variant>
        <vt:lpwstr>_Toc307412776</vt:lpwstr>
      </vt:variant>
      <vt:variant>
        <vt:i4>1441842</vt:i4>
      </vt:variant>
      <vt:variant>
        <vt:i4>614</vt:i4>
      </vt:variant>
      <vt:variant>
        <vt:i4>0</vt:i4>
      </vt:variant>
      <vt:variant>
        <vt:i4>5</vt:i4>
      </vt:variant>
      <vt:variant>
        <vt:lpwstr/>
      </vt:variant>
      <vt:variant>
        <vt:lpwstr>_Toc307412775</vt:lpwstr>
      </vt:variant>
      <vt:variant>
        <vt:i4>1441842</vt:i4>
      </vt:variant>
      <vt:variant>
        <vt:i4>608</vt:i4>
      </vt:variant>
      <vt:variant>
        <vt:i4>0</vt:i4>
      </vt:variant>
      <vt:variant>
        <vt:i4>5</vt:i4>
      </vt:variant>
      <vt:variant>
        <vt:lpwstr/>
      </vt:variant>
      <vt:variant>
        <vt:lpwstr>_Toc307412774</vt:lpwstr>
      </vt:variant>
      <vt:variant>
        <vt:i4>1441842</vt:i4>
      </vt:variant>
      <vt:variant>
        <vt:i4>602</vt:i4>
      </vt:variant>
      <vt:variant>
        <vt:i4>0</vt:i4>
      </vt:variant>
      <vt:variant>
        <vt:i4>5</vt:i4>
      </vt:variant>
      <vt:variant>
        <vt:lpwstr/>
      </vt:variant>
      <vt:variant>
        <vt:lpwstr>_Toc307412773</vt:lpwstr>
      </vt:variant>
      <vt:variant>
        <vt:i4>1441842</vt:i4>
      </vt:variant>
      <vt:variant>
        <vt:i4>596</vt:i4>
      </vt:variant>
      <vt:variant>
        <vt:i4>0</vt:i4>
      </vt:variant>
      <vt:variant>
        <vt:i4>5</vt:i4>
      </vt:variant>
      <vt:variant>
        <vt:lpwstr/>
      </vt:variant>
      <vt:variant>
        <vt:lpwstr>_Toc307412772</vt:lpwstr>
      </vt:variant>
      <vt:variant>
        <vt:i4>1441842</vt:i4>
      </vt:variant>
      <vt:variant>
        <vt:i4>590</vt:i4>
      </vt:variant>
      <vt:variant>
        <vt:i4>0</vt:i4>
      </vt:variant>
      <vt:variant>
        <vt:i4>5</vt:i4>
      </vt:variant>
      <vt:variant>
        <vt:lpwstr/>
      </vt:variant>
      <vt:variant>
        <vt:lpwstr>_Toc307412771</vt:lpwstr>
      </vt:variant>
      <vt:variant>
        <vt:i4>1441842</vt:i4>
      </vt:variant>
      <vt:variant>
        <vt:i4>584</vt:i4>
      </vt:variant>
      <vt:variant>
        <vt:i4>0</vt:i4>
      </vt:variant>
      <vt:variant>
        <vt:i4>5</vt:i4>
      </vt:variant>
      <vt:variant>
        <vt:lpwstr/>
      </vt:variant>
      <vt:variant>
        <vt:lpwstr>_Toc307412770</vt:lpwstr>
      </vt:variant>
      <vt:variant>
        <vt:i4>1507378</vt:i4>
      </vt:variant>
      <vt:variant>
        <vt:i4>578</vt:i4>
      </vt:variant>
      <vt:variant>
        <vt:i4>0</vt:i4>
      </vt:variant>
      <vt:variant>
        <vt:i4>5</vt:i4>
      </vt:variant>
      <vt:variant>
        <vt:lpwstr/>
      </vt:variant>
      <vt:variant>
        <vt:lpwstr>_Toc307412769</vt:lpwstr>
      </vt:variant>
      <vt:variant>
        <vt:i4>1507378</vt:i4>
      </vt:variant>
      <vt:variant>
        <vt:i4>572</vt:i4>
      </vt:variant>
      <vt:variant>
        <vt:i4>0</vt:i4>
      </vt:variant>
      <vt:variant>
        <vt:i4>5</vt:i4>
      </vt:variant>
      <vt:variant>
        <vt:lpwstr/>
      </vt:variant>
      <vt:variant>
        <vt:lpwstr>_Toc307412768</vt:lpwstr>
      </vt:variant>
      <vt:variant>
        <vt:i4>1507378</vt:i4>
      </vt:variant>
      <vt:variant>
        <vt:i4>566</vt:i4>
      </vt:variant>
      <vt:variant>
        <vt:i4>0</vt:i4>
      </vt:variant>
      <vt:variant>
        <vt:i4>5</vt:i4>
      </vt:variant>
      <vt:variant>
        <vt:lpwstr/>
      </vt:variant>
      <vt:variant>
        <vt:lpwstr>_Toc307412767</vt:lpwstr>
      </vt:variant>
      <vt:variant>
        <vt:i4>1507378</vt:i4>
      </vt:variant>
      <vt:variant>
        <vt:i4>560</vt:i4>
      </vt:variant>
      <vt:variant>
        <vt:i4>0</vt:i4>
      </vt:variant>
      <vt:variant>
        <vt:i4>5</vt:i4>
      </vt:variant>
      <vt:variant>
        <vt:lpwstr/>
      </vt:variant>
      <vt:variant>
        <vt:lpwstr>_Toc307412766</vt:lpwstr>
      </vt:variant>
      <vt:variant>
        <vt:i4>1507378</vt:i4>
      </vt:variant>
      <vt:variant>
        <vt:i4>554</vt:i4>
      </vt:variant>
      <vt:variant>
        <vt:i4>0</vt:i4>
      </vt:variant>
      <vt:variant>
        <vt:i4>5</vt:i4>
      </vt:variant>
      <vt:variant>
        <vt:lpwstr/>
      </vt:variant>
      <vt:variant>
        <vt:lpwstr>_Toc307412765</vt:lpwstr>
      </vt:variant>
      <vt:variant>
        <vt:i4>1507378</vt:i4>
      </vt:variant>
      <vt:variant>
        <vt:i4>548</vt:i4>
      </vt:variant>
      <vt:variant>
        <vt:i4>0</vt:i4>
      </vt:variant>
      <vt:variant>
        <vt:i4>5</vt:i4>
      </vt:variant>
      <vt:variant>
        <vt:lpwstr/>
      </vt:variant>
      <vt:variant>
        <vt:lpwstr>_Toc307412764</vt:lpwstr>
      </vt:variant>
      <vt:variant>
        <vt:i4>1507378</vt:i4>
      </vt:variant>
      <vt:variant>
        <vt:i4>542</vt:i4>
      </vt:variant>
      <vt:variant>
        <vt:i4>0</vt:i4>
      </vt:variant>
      <vt:variant>
        <vt:i4>5</vt:i4>
      </vt:variant>
      <vt:variant>
        <vt:lpwstr/>
      </vt:variant>
      <vt:variant>
        <vt:lpwstr>_Toc307412763</vt:lpwstr>
      </vt:variant>
      <vt:variant>
        <vt:i4>1507378</vt:i4>
      </vt:variant>
      <vt:variant>
        <vt:i4>536</vt:i4>
      </vt:variant>
      <vt:variant>
        <vt:i4>0</vt:i4>
      </vt:variant>
      <vt:variant>
        <vt:i4>5</vt:i4>
      </vt:variant>
      <vt:variant>
        <vt:lpwstr/>
      </vt:variant>
      <vt:variant>
        <vt:lpwstr>_Toc307412762</vt:lpwstr>
      </vt:variant>
      <vt:variant>
        <vt:i4>1507378</vt:i4>
      </vt:variant>
      <vt:variant>
        <vt:i4>530</vt:i4>
      </vt:variant>
      <vt:variant>
        <vt:i4>0</vt:i4>
      </vt:variant>
      <vt:variant>
        <vt:i4>5</vt:i4>
      </vt:variant>
      <vt:variant>
        <vt:lpwstr/>
      </vt:variant>
      <vt:variant>
        <vt:lpwstr>_Toc307412761</vt:lpwstr>
      </vt:variant>
      <vt:variant>
        <vt:i4>1507378</vt:i4>
      </vt:variant>
      <vt:variant>
        <vt:i4>524</vt:i4>
      </vt:variant>
      <vt:variant>
        <vt:i4>0</vt:i4>
      </vt:variant>
      <vt:variant>
        <vt:i4>5</vt:i4>
      </vt:variant>
      <vt:variant>
        <vt:lpwstr/>
      </vt:variant>
      <vt:variant>
        <vt:lpwstr>_Toc307412760</vt:lpwstr>
      </vt:variant>
      <vt:variant>
        <vt:i4>1310770</vt:i4>
      </vt:variant>
      <vt:variant>
        <vt:i4>518</vt:i4>
      </vt:variant>
      <vt:variant>
        <vt:i4>0</vt:i4>
      </vt:variant>
      <vt:variant>
        <vt:i4>5</vt:i4>
      </vt:variant>
      <vt:variant>
        <vt:lpwstr/>
      </vt:variant>
      <vt:variant>
        <vt:lpwstr>_Toc307412759</vt:lpwstr>
      </vt:variant>
      <vt:variant>
        <vt:i4>1310770</vt:i4>
      </vt:variant>
      <vt:variant>
        <vt:i4>512</vt:i4>
      </vt:variant>
      <vt:variant>
        <vt:i4>0</vt:i4>
      </vt:variant>
      <vt:variant>
        <vt:i4>5</vt:i4>
      </vt:variant>
      <vt:variant>
        <vt:lpwstr/>
      </vt:variant>
      <vt:variant>
        <vt:lpwstr>_Toc307412758</vt:lpwstr>
      </vt:variant>
      <vt:variant>
        <vt:i4>1310770</vt:i4>
      </vt:variant>
      <vt:variant>
        <vt:i4>506</vt:i4>
      </vt:variant>
      <vt:variant>
        <vt:i4>0</vt:i4>
      </vt:variant>
      <vt:variant>
        <vt:i4>5</vt:i4>
      </vt:variant>
      <vt:variant>
        <vt:lpwstr/>
      </vt:variant>
      <vt:variant>
        <vt:lpwstr>_Toc307412757</vt:lpwstr>
      </vt:variant>
      <vt:variant>
        <vt:i4>1310770</vt:i4>
      </vt:variant>
      <vt:variant>
        <vt:i4>500</vt:i4>
      </vt:variant>
      <vt:variant>
        <vt:i4>0</vt:i4>
      </vt:variant>
      <vt:variant>
        <vt:i4>5</vt:i4>
      </vt:variant>
      <vt:variant>
        <vt:lpwstr/>
      </vt:variant>
      <vt:variant>
        <vt:lpwstr>_Toc307412756</vt:lpwstr>
      </vt:variant>
      <vt:variant>
        <vt:i4>1310770</vt:i4>
      </vt:variant>
      <vt:variant>
        <vt:i4>494</vt:i4>
      </vt:variant>
      <vt:variant>
        <vt:i4>0</vt:i4>
      </vt:variant>
      <vt:variant>
        <vt:i4>5</vt:i4>
      </vt:variant>
      <vt:variant>
        <vt:lpwstr/>
      </vt:variant>
      <vt:variant>
        <vt:lpwstr>_Toc307412755</vt:lpwstr>
      </vt:variant>
      <vt:variant>
        <vt:i4>1310770</vt:i4>
      </vt:variant>
      <vt:variant>
        <vt:i4>488</vt:i4>
      </vt:variant>
      <vt:variant>
        <vt:i4>0</vt:i4>
      </vt:variant>
      <vt:variant>
        <vt:i4>5</vt:i4>
      </vt:variant>
      <vt:variant>
        <vt:lpwstr/>
      </vt:variant>
      <vt:variant>
        <vt:lpwstr>_Toc307412754</vt:lpwstr>
      </vt:variant>
      <vt:variant>
        <vt:i4>1310770</vt:i4>
      </vt:variant>
      <vt:variant>
        <vt:i4>482</vt:i4>
      </vt:variant>
      <vt:variant>
        <vt:i4>0</vt:i4>
      </vt:variant>
      <vt:variant>
        <vt:i4>5</vt:i4>
      </vt:variant>
      <vt:variant>
        <vt:lpwstr/>
      </vt:variant>
      <vt:variant>
        <vt:lpwstr>_Toc307412753</vt:lpwstr>
      </vt:variant>
      <vt:variant>
        <vt:i4>1310770</vt:i4>
      </vt:variant>
      <vt:variant>
        <vt:i4>476</vt:i4>
      </vt:variant>
      <vt:variant>
        <vt:i4>0</vt:i4>
      </vt:variant>
      <vt:variant>
        <vt:i4>5</vt:i4>
      </vt:variant>
      <vt:variant>
        <vt:lpwstr/>
      </vt:variant>
      <vt:variant>
        <vt:lpwstr>_Toc307412752</vt:lpwstr>
      </vt:variant>
      <vt:variant>
        <vt:i4>1310770</vt:i4>
      </vt:variant>
      <vt:variant>
        <vt:i4>470</vt:i4>
      </vt:variant>
      <vt:variant>
        <vt:i4>0</vt:i4>
      </vt:variant>
      <vt:variant>
        <vt:i4>5</vt:i4>
      </vt:variant>
      <vt:variant>
        <vt:lpwstr/>
      </vt:variant>
      <vt:variant>
        <vt:lpwstr>_Toc307412751</vt:lpwstr>
      </vt:variant>
      <vt:variant>
        <vt:i4>1310770</vt:i4>
      </vt:variant>
      <vt:variant>
        <vt:i4>464</vt:i4>
      </vt:variant>
      <vt:variant>
        <vt:i4>0</vt:i4>
      </vt:variant>
      <vt:variant>
        <vt:i4>5</vt:i4>
      </vt:variant>
      <vt:variant>
        <vt:lpwstr/>
      </vt:variant>
      <vt:variant>
        <vt:lpwstr>_Toc307412750</vt:lpwstr>
      </vt:variant>
      <vt:variant>
        <vt:i4>1376306</vt:i4>
      </vt:variant>
      <vt:variant>
        <vt:i4>458</vt:i4>
      </vt:variant>
      <vt:variant>
        <vt:i4>0</vt:i4>
      </vt:variant>
      <vt:variant>
        <vt:i4>5</vt:i4>
      </vt:variant>
      <vt:variant>
        <vt:lpwstr/>
      </vt:variant>
      <vt:variant>
        <vt:lpwstr>_Toc307412749</vt:lpwstr>
      </vt:variant>
      <vt:variant>
        <vt:i4>1376306</vt:i4>
      </vt:variant>
      <vt:variant>
        <vt:i4>452</vt:i4>
      </vt:variant>
      <vt:variant>
        <vt:i4>0</vt:i4>
      </vt:variant>
      <vt:variant>
        <vt:i4>5</vt:i4>
      </vt:variant>
      <vt:variant>
        <vt:lpwstr/>
      </vt:variant>
      <vt:variant>
        <vt:lpwstr>_Toc307412748</vt:lpwstr>
      </vt:variant>
      <vt:variant>
        <vt:i4>1376306</vt:i4>
      </vt:variant>
      <vt:variant>
        <vt:i4>446</vt:i4>
      </vt:variant>
      <vt:variant>
        <vt:i4>0</vt:i4>
      </vt:variant>
      <vt:variant>
        <vt:i4>5</vt:i4>
      </vt:variant>
      <vt:variant>
        <vt:lpwstr/>
      </vt:variant>
      <vt:variant>
        <vt:lpwstr>_Toc307412747</vt:lpwstr>
      </vt:variant>
      <vt:variant>
        <vt:i4>1376306</vt:i4>
      </vt:variant>
      <vt:variant>
        <vt:i4>440</vt:i4>
      </vt:variant>
      <vt:variant>
        <vt:i4>0</vt:i4>
      </vt:variant>
      <vt:variant>
        <vt:i4>5</vt:i4>
      </vt:variant>
      <vt:variant>
        <vt:lpwstr/>
      </vt:variant>
      <vt:variant>
        <vt:lpwstr>_Toc307412746</vt:lpwstr>
      </vt:variant>
      <vt:variant>
        <vt:i4>1376306</vt:i4>
      </vt:variant>
      <vt:variant>
        <vt:i4>434</vt:i4>
      </vt:variant>
      <vt:variant>
        <vt:i4>0</vt:i4>
      </vt:variant>
      <vt:variant>
        <vt:i4>5</vt:i4>
      </vt:variant>
      <vt:variant>
        <vt:lpwstr/>
      </vt:variant>
      <vt:variant>
        <vt:lpwstr>_Toc307412745</vt:lpwstr>
      </vt:variant>
      <vt:variant>
        <vt:i4>1376306</vt:i4>
      </vt:variant>
      <vt:variant>
        <vt:i4>428</vt:i4>
      </vt:variant>
      <vt:variant>
        <vt:i4>0</vt:i4>
      </vt:variant>
      <vt:variant>
        <vt:i4>5</vt:i4>
      </vt:variant>
      <vt:variant>
        <vt:lpwstr/>
      </vt:variant>
      <vt:variant>
        <vt:lpwstr>_Toc307412744</vt:lpwstr>
      </vt:variant>
      <vt:variant>
        <vt:i4>1376306</vt:i4>
      </vt:variant>
      <vt:variant>
        <vt:i4>422</vt:i4>
      </vt:variant>
      <vt:variant>
        <vt:i4>0</vt:i4>
      </vt:variant>
      <vt:variant>
        <vt:i4>5</vt:i4>
      </vt:variant>
      <vt:variant>
        <vt:lpwstr/>
      </vt:variant>
      <vt:variant>
        <vt:lpwstr>_Toc307412743</vt:lpwstr>
      </vt:variant>
      <vt:variant>
        <vt:i4>1376306</vt:i4>
      </vt:variant>
      <vt:variant>
        <vt:i4>416</vt:i4>
      </vt:variant>
      <vt:variant>
        <vt:i4>0</vt:i4>
      </vt:variant>
      <vt:variant>
        <vt:i4>5</vt:i4>
      </vt:variant>
      <vt:variant>
        <vt:lpwstr/>
      </vt:variant>
      <vt:variant>
        <vt:lpwstr>_Toc307412742</vt:lpwstr>
      </vt:variant>
      <vt:variant>
        <vt:i4>1376306</vt:i4>
      </vt:variant>
      <vt:variant>
        <vt:i4>410</vt:i4>
      </vt:variant>
      <vt:variant>
        <vt:i4>0</vt:i4>
      </vt:variant>
      <vt:variant>
        <vt:i4>5</vt:i4>
      </vt:variant>
      <vt:variant>
        <vt:lpwstr/>
      </vt:variant>
      <vt:variant>
        <vt:lpwstr>_Toc307412741</vt:lpwstr>
      </vt:variant>
      <vt:variant>
        <vt:i4>1376306</vt:i4>
      </vt:variant>
      <vt:variant>
        <vt:i4>404</vt:i4>
      </vt:variant>
      <vt:variant>
        <vt:i4>0</vt:i4>
      </vt:variant>
      <vt:variant>
        <vt:i4>5</vt:i4>
      </vt:variant>
      <vt:variant>
        <vt:lpwstr/>
      </vt:variant>
      <vt:variant>
        <vt:lpwstr>_Toc307412740</vt:lpwstr>
      </vt:variant>
      <vt:variant>
        <vt:i4>1179698</vt:i4>
      </vt:variant>
      <vt:variant>
        <vt:i4>398</vt:i4>
      </vt:variant>
      <vt:variant>
        <vt:i4>0</vt:i4>
      </vt:variant>
      <vt:variant>
        <vt:i4>5</vt:i4>
      </vt:variant>
      <vt:variant>
        <vt:lpwstr/>
      </vt:variant>
      <vt:variant>
        <vt:lpwstr>_Toc307412739</vt:lpwstr>
      </vt:variant>
      <vt:variant>
        <vt:i4>1179698</vt:i4>
      </vt:variant>
      <vt:variant>
        <vt:i4>392</vt:i4>
      </vt:variant>
      <vt:variant>
        <vt:i4>0</vt:i4>
      </vt:variant>
      <vt:variant>
        <vt:i4>5</vt:i4>
      </vt:variant>
      <vt:variant>
        <vt:lpwstr/>
      </vt:variant>
      <vt:variant>
        <vt:lpwstr>_Toc307412738</vt:lpwstr>
      </vt:variant>
      <vt:variant>
        <vt:i4>1179698</vt:i4>
      </vt:variant>
      <vt:variant>
        <vt:i4>386</vt:i4>
      </vt:variant>
      <vt:variant>
        <vt:i4>0</vt:i4>
      </vt:variant>
      <vt:variant>
        <vt:i4>5</vt:i4>
      </vt:variant>
      <vt:variant>
        <vt:lpwstr/>
      </vt:variant>
      <vt:variant>
        <vt:lpwstr>_Toc307412737</vt:lpwstr>
      </vt:variant>
      <vt:variant>
        <vt:i4>1179698</vt:i4>
      </vt:variant>
      <vt:variant>
        <vt:i4>380</vt:i4>
      </vt:variant>
      <vt:variant>
        <vt:i4>0</vt:i4>
      </vt:variant>
      <vt:variant>
        <vt:i4>5</vt:i4>
      </vt:variant>
      <vt:variant>
        <vt:lpwstr/>
      </vt:variant>
      <vt:variant>
        <vt:lpwstr>_Toc307412736</vt:lpwstr>
      </vt:variant>
      <vt:variant>
        <vt:i4>1179698</vt:i4>
      </vt:variant>
      <vt:variant>
        <vt:i4>374</vt:i4>
      </vt:variant>
      <vt:variant>
        <vt:i4>0</vt:i4>
      </vt:variant>
      <vt:variant>
        <vt:i4>5</vt:i4>
      </vt:variant>
      <vt:variant>
        <vt:lpwstr/>
      </vt:variant>
      <vt:variant>
        <vt:lpwstr>_Toc307412735</vt:lpwstr>
      </vt:variant>
      <vt:variant>
        <vt:i4>1179698</vt:i4>
      </vt:variant>
      <vt:variant>
        <vt:i4>368</vt:i4>
      </vt:variant>
      <vt:variant>
        <vt:i4>0</vt:i4>
      </vt:variant>
      <vt:variant>
        <vt:i4>5</vt:i4>
      </vt:variant>
      <vt:variant>
        <vt:lpwstr/>
      </vt:variant>
      <vt:variant>
        <vt:lpwstr>_Toc307412734</vt:lpwstr>
      </vt:variant>
      <vt:variant>
        <vt:i4>1179698</vt:i4>
      </vt:variant>
      <vt:variant>
        <vt:i4>362</vt:i4>
      </vt:variant>
      <vt:variant>
        <vt:i4>0</vt:i4>
      </vt:variant>
      <vt:variant>
        <vt:i4>5</vt:i4>
      </vt:variant>
      <vt:variant>
        <vt:lpwstr/>
      </vt:variant>
      <vt:variant>
        <vt:lpwstr>_Toc307412733</vt:lpwstr>
      </vt:variant>
      <vt:variant>
        <vt:i4>1179698</vt:i4>
      </vt:variant>
      <vt:variant>
        <vt:i4>356</vt:i4>
      </vt:variant>
      <vt:variant>
        <vt:i4>0</vt:i4>
      </vt:variant>
      <vt:variant>
        <vt:i4>5</vt:i4>
      </vt:variant>
      <vt:variant>
        <vt:lpwstr/>
      </vt:variant>
      <vt:variant>
        <vt:lpwstr>_Toc307412732</vt:lpwstr>
      </vt:variant>
      <vt:variant>
        <vt:i4>1179698</vt:i4>
      </vt:variant>
      <vt:variant>
        <vt:i4>350</vt:i4>
      </vt:variant>
      <vt:variant>
        <vt:i4>0</vt:i4>
      </vt:variant>
      <vt:variant>
        <vt:i4>5</vt:i4>
      </vt:variant>
      <vt:variant>
        <vt:lpwstr/>
      </vt:variant>
      <vt:variant>
        <vt:lpwstr>_Toc307412731</vt:lpwstr>
      </vt:variant>
      <vt:variant>
        <vt:i4>1179698</vt:i4>
      </vt:variant>
      <vt:variant>
        <vt:i4>344</vt:i4>
      </vt:variant>
      <vt:variant>
        <vt:i4>0</vt:i4>
      </vt:variant>
      <vt:variant>
        <vt:i4>5</vt:i4>
      </vt:variant>
      <vt:variant>
        <vt:lpwstr/>
      </vt:variant>
      <vt:variant>
        <vt:lpwstr>_Toc307412730</vt:lpwstr>
      </vt:variant>
      <vt:variant>
        <vt:i4>1245234</vt:i4>
      </vt:variant>
      <vt:variant>
        <vt:i4>338</vt:i4>
      </vt:variant>
      <vt:variant>
        <vt:i4>0</vt:i4>
      </vt:variant>
      <vt:variant>
        <vt:i4>5</vt:i4>
      </vt:variant>
      <vt:variant>
        <vt:lpwstr/>
      </vt:variant>
      <vt:variant>
        <vt:lpwstr>_Toc307412729</vt:lpwstr>
      </vt:variant>
      <vt:variant>
        <vt:i4>1245234</vt:i4>
      </vt:variant>
      <vt:variant>
        <vt:i4>332</vt:i4>
      </vt:variant>
      <vt:variant>
        <vt:i4>0</vt:i4>
      </vt:variant>
      <vt:variant>
        <vt:i4>5</vt:i4>
      </vt:variant>
      <vt:variant>
        <vt:lpwstr/>
      </vt:variant>
      <vt:variant>
        <vt:lpwstr>_Toc307412728</vt:lpwstr>
      </vt:variant>
      <vt:variant>
        <vt:i4>1245234</vt:i4>
      </vt:variant>
      <vt:variant>
        <vt:i4>326</vt:i4>
      </vt:variant>
      <vt:variant>
        <vt:i4>0</vt:i4>
      </vt:variant>
      <vt:variant>
        <vt:i4>5</vt:i4>
      </vt:variant>
      <vt:variant>
        <vt:lpwstr/>
      </vt:variant>
      <vt:variant>
        <vt:lpwstr>_Toc307412727</vt:lpwstr>
      </vt:variant>
      <vt:variant>
        <vt:i4>1245234</vt:i4>
      </vt:variant>
      <vt:variant>
        <vt:i4>320</vt:i4>
      </vt:variant>
      <vt:variant>
        <vt:i4>0</vt:i4>
      </vt:variant>
      <vt:variant>
        <vt:i4>5</vt:i4>
      </vt:variant>
      <vt:variant>
        <vt:lpwstr/>
      </vt:variant>
      <vt:variant>
        <vt:lpwstr>_Toc307412726</vt:lpwstr>
      </vt:variant>
      <vt:variant>
        <vt:i4>1245234</vt:i4>
      </vt:variant>
      <vt:variant>
        <vt:i4>314</vt:i4>
      </vt:variant>
      <vt:variant>
        <vt:i4>0</vt:i4>
      </vt:variant>
      <vt:variant>
        <vt:i4>5</vt:i4>
      </vt:variant>
      <vt:variant>
        <vt:lpwstr/>
      </vt:variant>
      <vt:variant>
        <vt:lpwstr>_Toc307412725</vt:lpwstr>
      </vt:variant>
      <vt:variant>
        <vt:i4>1245234</vt:i4>
      </vt:variant>
      <vt:variant>
        <vt:i4>308</vt:i4>
      </vt:variant>
      <vt:variant>
        <vt:i4>0</vt:i4>
      </vt:variant>
      <vt:variant>
        <vt:i4>5</vt:i4>
      </vt:variant>
      <vt:variant>
        <vt:lpwstr/>
      </vt:variant>
      <vt:variant>
        <vt:lpwstr>_Toc307412724</vt:lpwstr>
      </vt:variant>
      <vt:variant>
        <vt:i4>1245234</vt:i4>
      </vt:variant>
      <vt:variant>
        <vt:i4>302</vt:i4>
      </vt:variant>
      <vt:variant>
        <vt:i4>0</vt:i4>
      </vt:variant>
      <vt:variant>
        <vt:i4>5</vt:i4>
      </vt:variant>
      <vt:variant>
        <vt:lpwstr/>
      </vt:variant>
      <vt:variant>
        <vt:lpwstr>_Toc307412723</vt:lpwstr>
      </vt:variant>
      <vt:variant>
        <vt:i4>1245234</vt:i4>
      </vt:variant>
      <vt:variant>
        <vt:i4>296</vt:i4>
      </vt:variant>
      <vt:variant>
        <vt:i4>0</vt:i4>
      </vt:variant>
      <vt:variant>
        <vt:i4>5</vt:i4>
      </vt:variant>
      <vt:variant>
        <vt:lpwstr/>
      </vt:variant>
      <vt:variant>
        <vt:lpwstr>_Toc307412722</vt:lpwstr>
      </vt:variant>
      <vt:variant>
        <vt:i4>1245234</vt:i4>
      </vt:variant>
      <vt:variant>
        <vt:i4>290</vt:i4>
      </vt:variant>
      <vt:variant>
        <vt:i4>0</vt:i4>
      </vt:variant>
      <vt:variant>
        <vt:i4>5</vt:i4>
      </vt:variant>
      <vt:variant>
        <vt:lpwstr/>
      </vt:variant>
      <vt:variant>
        <vt:lpwstr>_Toc307412721</vt:lpwstr>
      </vt:variant>
      <vt:variant>
        <vt:i4>1245234</vt:i4>
      </vt:variant>
      <vt:variant>
        <vt:i4>284</vt:i4>
      </vt:variant>
      <vt:variant>
        <vt:i4>0</vt:i4>
      </vt:variant>
      <vt:variant>
        <vt:i4>5</vt:i4>
      </vt:variant>
      <vt:variant>
        <vt:lpwstr/>
      </vt:variant>
      <vt:variant>
        <vt:lpwstr>_Toc307412720</vt:lpwstr>
      </vt:variant>
      <vt:variant>
        <vt:i4>1048626</vt:i4>
      </vt:variant>
      <vt:variant>
        <vt:i4>278</vt:i4>
      </vt:variant>
      <vt:variant>
        <vt:i4>0</vt:i4>
      </vt:variant>
      <vt:variant>
        <vt:i4>5</vt:i4>
      </vt:variant>
      <vt:variant>
        <vt:lpwstr/>
      </vt:variant>
      <vt:variant>
        <vt:lpwstr>_Toc307412719</vt:lpwstr>
      </vt:variant>
      <vt:variant>
        <vt:i4>1048626</vt:i4>
      </vt:variant>
      <vt:variant>
        <vt:i4>272</vt:i4>
      </vt:variant>
      <vt:variant>
        <vt:i4>0</vt:i4>
      </vt:variant>
      <vt:variant>
        <vt:i4>5</vt:i4>
      </vt:variant>
      <vt:variant>
        <vt:lpwstr/>
      </vt:variant>
      <vt:variant>
        <vt:lpwstr>_Toc307412718</vt:lpwstr>
      </vt:variant>
      <vt:variant>
        <vt:i4>1048626</vt:i4>
      </vt:variant>
      <vt:variant>
        <vt:i4>266</vt:i4>
      </vt:variant>
      <vt:variant>
        <vt:i4>0</vt:i4>
      </vt:variant>
      <vt:variant>
        <vt:i4>5</vt:i4>
      </vt:variant>
      <vt:variant>
        <vt:lpwstr/>
      </vt:variant>
      <vt:variant>
        <vt:lpwstr>_Toc307412717</vt:lpwstr>
      </vt:variant>
      <vt:variant>
        <vt:i4>1048626</vt:i4>
      </vt:variant>
      <vt:variant>
        <vt:i4>260</vt:i4>
      </vt:variant>
      <vt:variant>
        <vt:i4>0</vt:i4>
      </vt:variant>
      <vt:variant>
        <vt:i4>5</vt:i4>
      </vt:variant>
      <vt:variant>
        <vt:lpwstr/>
      </vt:variant>
      <vt:variant>
        <vt:lpwstr>_Toc307412716</vt:lpwstr>
      </vt:variant>
      <vt:variant>
        <vt:i4>1048626</vt:i4>
      </vt:variant>
      <vt:variant>
        <vt:i4>254</vt:i4>
      </vt:variant>
      <vt:variant>
        <vt:i4>0</vt:i4>
      </vt:variant>
      <vt:variant>
        <vt:i4>5</vt:i4>
      </vt:variant>
      <vt:variant>
        <vt:lpwstr/>
      </vt:variant>
      <vt:variant>
        <vt:lpwstr>_Toc307412715</vt:lpwstr>
      </vt:variant>
      <vt:variant>
        <vt:i4>1048626</vt:i4>
      </vt:variant>
      <vt:variant>
        <vt:i4>248</vt:i4>
      </vt:variant>
      <vt:variant>
        <vt:i4>0</vt:i4>
      </vt:variant>
      <vt:variant>
        <vt:i4>5</vt:i4>
      </vt:variant>
      <vt:variant>
        <vt:lpwstr/>
      </vt:variant>
      <vt:variant>
        <vt:lpwstr>_Toc307412714</vt:lpwstr>
      </vt:variant>
      <vt:variant>
        <vt:i4>1048626</vt:i4>
      </vt:variant>
      <vt:variant>
        <vt:i4>242</vt:i4>
      </vt:variant>
      <vt:variant>
        <vt:i4>0</vt:i4>
      </vt:variant>
      <vt:variant>
        <vt:i4>5</vt:i4>
      </vt:variant>
      <vt:variant>
        <vt:lpwstr/>
      </vt:variant>
      <vt:variant>
        <vt:lpwstr>_Toc307412713</vt:lpwstr>
      </vt:variant>
      <vt:variant>
        <vt:i4>1048626</vt:i4>
      </vt:variant>
      <vt:variant>
        <vt:i4>236</vt:i4>
      </vt:variant>
      <vt:variant>
        <vt:i4>0</vt:i4>
      </vt:variant>
      <vt:variant>
        <vt:i4>5</vt:i4>
      </vt:variant>
      <vt:variant>
        <vt:lpwstr/>
      </vt:variant>
      <vt:variant>
        <vt:lpwstr>_Toc307412712</vt:lpwstr>
      </vt:variant>
      <vt:variant>
        <vt:i4>1048626</vt:i4>
      </vt:variant>
      <vt:variant>
        <vt:i4>230</vt:i4>
      </vt:variant>
      <vt:variant>
        <vt:i4>0</vt:i4>
      </vt:variant>
      <vt:variant>
        <vt:i4>5</vt:i4>
      </vt:variant>
      <vt:variant>
        <vt:lpwstr/>
      </vt:variant>
      <vt:variant>
        <vt:lpwstr>_Toc307412711</vt:lpwstr>
      </vt:variant>
      <vt:variant>
        <vt:i4>1048626</vt:i4>
      </vt:variant>
      <vt:variant>
        <vt:i4>224</vt:i4>
      </vt:variant>
      <vt:variant>
        <vt:i4>0</vt:i4>
      </vt:variant>
      <vt:variant>
        <vt:i4>5</vt:i4>
      </vt:variant>
      <vt:variant>
        <vt:lpwstr/>
      </vt:variant>
      <vt:variant>
        <vt:lpwstr>_Toc307412710</vt:lpwstr>
      </vt:variant>
      <vt:variant>
        <vt:i4>1114162</vt:i4>
      </vt:variant>
      <vt:variant>
        <vt:i4>218</vt:i4>
      </vt:variant>
      <vt:variant>
        <vt:i4>0</vt:i4>
      </vt:variant>
      <vt:variant>
        <vt:i4>5</vt:i4>
      </vt:variant>
      <vt:variant>
        <vt:lpwstr/>
      </vt:variant>
      <vt:variant>
        <vt:lpwstr>_Toc307412709</vt:lpwstr>
      </vt:variant>
      <vt:variant>
        <vt:i4>1114162</vt:i4>
      </vt:variant>
      <vt:variant>
        <vt:i4>212</vt:i4>
      </vt:variant>
      <vt:variant>
        <vt:i4>0</vt:i4>
      </vt:variant>
      <vt:variant>
        <vt:i4>5</vt:i4>
      </vt:variant>
      <vt:variant>
        <vt:lpwstr/>
      </vt:variant>
      <vt:variant>
        <vt:lpwstr>_Toc307412708</vt:lpwstr>
      </vt:variant>
      <vt:variant>
        <vt:i4>1114162</vt:i4>
      </vt:variant>
      <vt:variant>
        <vt:i4>206</vt:i4>
      </vt:variant>
      <vt:variant>
        <vt:i4>0</vt:i4>
      </vt:variant>
      <vt:variant>
        <vt:i4>5</vt:i4>
      </vt:variant>
      <vt:variant>
        <vt:lpwstr/>
      </vt:variant>
      <vt:variant>
        <vt:lpwstr>_Toc307412707</vt:lpwstr>
      </vt:variant>
      <vt:variant>
        <vt:i4>1114162</vt:i4>
      </vt:variant>
      <vt:variant>
        <vt:i4>200</vt:i4>
      </vt:variant>
      <vt:variant>
        <vt:i4>0</vt:i4>
      </vt:variant>
      <vt:variant>
        <vt:i4>5</vt:i4>
      </vt:variant>
      <vt:variant>
        <vt:lpwstr/>
      </vt:variant>
      <vt:variant>
        <vt:lpwstr>_Toc307412706</vt:lpwstr>
      </vt:variant>
      <vt:variant>
        <vt:i4>1114162</vt:i4>
      </vt:variant>
      <vt:variant>
        <vt:i4>194</vt:i4>
      </vt:variant>
      <vt:variant>
        <vt:i4>0</vt:i4>
      </vt:variant>
      <vt:variant>
        <vt:i4>5</vt:i4>
      </vt:variant>
      <vt:variant>
        <vt:lpwstr/>
      </vt:variant>
      <vt:variant>
        <vt:lpwstr>_Toc307412705</vt:lpwstr>
      </vt:variant>
      <vt:variant>
        <vt:i4>1114162</vt:i4>
      </vt:variant>
      <vt:variant>
        <vt:i4>188</vt:i4>
      </vt:variant>
      <vt:variant>
        <vt:i4>0</vt:i4>
      </vt:variant>
      <vt:variant>
        <vt:i4>5</vt:i4>
      </vt:variant>
      <vt:variant>
        <vt:lpwstr/>
      </vt:variant>
      <vt:variant>
        <vt:lpwstr>_Toc307412704</vt:lpwstr>
      </vt:variant>
      <vt:variant>
        <vt:i4>1114162</vt:i4>
      </vt:variant>
      <vt:variant>
        <vt:i4>182</vt:i4>
      </vt:variant>
      <vt:variant>
        <vt:i4>0</vt:i4>
      </vt:variant>
      <vt:variant>
        <vt:i4>5</vt:i4>
      </vt:variant>
      <vt:variant>
        <vt:lpwstr/>
      </vt:variant>
      <vt:variant>
        <vt:lpwstr>_Toc307412703</vt:lpwstr>
      </vt:variant>
      <vt:variant>
        <vt:i4>1114162</vt:i4>
      </vt:variant>
      <vt:variant>
        <vt:i4>176</vt:i4>
      </vt:variant>
      <vt:variant>
        <vt:i4>0</vt:i4>
      </vt:variant>
      <vt:variant>
        <vt:i4>5</vt:i4>
      </vt:variant>
      <vt:variant>
        <vt:lpwstr/>
      </vt:variant>
      <vt:variant>
        <vt:lpwstr>_Toc307412702</vt:lpwstr>
      </vt:variant>
      <vt:variant>
        <vt:i4>1114162</vt:i4>
      </vt:variant>
      <vt:variant>
        <vt:i4>170</vt:i4>
      </vt:variant>
      <vt:variant>
        <vt:i4>0</vt:i4>
      </vt:variant>
      <vt:variant>
        <vt:i4>5</vt:i4>
      </vt:variant>
      <vt:variant>
        <vt:lpwstr/>
      </vt:variant>
      <vt:variant>
        <vt:lpwstr>_Toc307412701</vt:lpwstr>
      </vt:variant>
      <vt:variant>
        <vt:i4>1114162</vt:i4>
      </vt:variant>
      <vt:variant>
        <vt:i4>164</vt:i4>
      </vt:variant>
      <vt:variant>
        <vt:i4>0</vt:i4>
      </vt:variant>
      <vt:variant>
        <vt:i4>5</vt:i4>
      </vt:variant>
      <vt:variant>
        <vt:lpwstr/>
      </vt:variant>
      <vt:variant>
        <vt:lpwstr>_Toc307412700</vt:lpwstr>
      </vt:variant>
      <vt:variant>
        <vt:i4>1572915</vt:i4>
      </vt:variant>
      <vt:variant>
        <vt:i4>158</vt:i4>
      </vt:variant>
      <vt:variant>
        <vt:i4>0</vt:i4>
      </vt:variant>
      <vt:variant>
        <vt:i4>5</vt:i4>
      </vt:variant>
      <vt:variant>
        <vt:lpwstr/>
      </vt:variant>
      <vt:variant>
        <vt:lpwstr>_Toc307412699</vt:lpwstr>
      </vt:variant>
      <vt:variant>
        <vt:i4>1572915</vt:i4>
      </vt:variant>
      <vt:variant>
        <vt:i4>152</vt:i4>
      </vt:variant>
      <vt:variant>
        <vt:i4>0</vt:i4>
      </vt:variant>
      <vt:variant>
        <vt:i4>5</vt:i4>
      </vt:variant>
      <vt:variant>
        <vt:lpwstr/>
      </vt:variant>
      <vt:variant>
        <vt:lpwstr>_Toc307412698</vt:lpwstr>
      </vt:variant>
      <vt:variant>
        <vt:i4>1572915</vt:i4>
      </vt:variant>
      <vt:variant>
        <vt:i4>146</vt:i4>
      </vt:variant>
      <vt:variant>
        <vt:i4>0</vt:i4>
      </vt:variant>
      <vt:variant>
        <vt:i4>5</vt:i4>
      </vt:variant>
      <vt:variant>
        <vt:lpwstr/>
      </vt:variant>
      <vt:variant>
        <vt:lpwstr>_Toc307412697</vt:lpwstr>
      </vt:variant>
      <vt:variant>
        <vt:i4>1572915</vt:i4>
      </vt:variant>
      <vt:variant>
        <vt:i4>140</vt:i4>
      </vt:variant>
      <vt:variant>
        <vt:i4>0</vt:i4>
      </vt:variant>
      <vt:variant>
        <vt:i4>5</vt:i4>
      </vt:variant>
      <vt:variant>
        <vt:lpwstr/>
      </vt:variant>
      <vt:variant>
        <vt:lpwstr>_Toc307412696</vt:lpwstr>
      </vt:variant>
      <vt:variant>
        <vt:i4>1572915</vt:i4>
      </vt:variant>
      <vt:variant>
        <vt:i4>134</vt:i4>
      </vt:variant>
      <vt:variant>
        <vt:i4>0</vt:i4>
      </vt:variant>
      <vt:variant>
        <vt:i4>5</vt:i4>
      </vt:variant>
      <vt:variant>
        <vt:lpwstr/>
      </vt:variant>
      <vt:variant>
        <vt:lpwstr>_Toc307412695</vt:lpwstr>
      </vt:variant>
      <vt:variant>
        <vt:i4>1572915</vt:i4>
      </vt:variant>
      <vt:variant>
        <vt:i4>128</vt:i4>
      </vt:variant>
      <vt:variant>
        <vt:i4>0</vt:i4>
      </vt:variant>
      <vt:variant>
        <vt:i4>5</vt:i4>
      </vt:variant>
      <vt:variant>
        <vt:lpwstr/>
      </vt:variant>
      <vt:variant>
        <vt:lpwstr>_Toc307412694</vt:lpwstr>
      </vt:variant>
      <vt:variant>
        <vt:i4>1572915</vt:i4>
      </vt:variant>
      <vt:variant>
        <vt:i4>122</vt:i4>
      </vt:variant>
      <vt:variant>
        <vt:i4>0</vt:i4>
      </vt:variant>
      <vt:variant>
        <vt:i4>5</vt:i4>
      </vt:variant>
      <vt:variant>
        <vt:lpwstr/>
      </vt:variant>
      <vt:variant>
        <vt:lpwstr>_Toc307412693</vt:lpwstr>
      </vt:variant>
      <vt:variant>
        <vt:i4>1572915</vt:i4>
      </vt:variant>
      <vt:variant>
        <vt:i4>116</vt:i4>
      </vt:variant>
      <vt:variant>
        <vt:i4>0</vt:i4>
      </vt:variant>
      <vt:variant>
        <vt:i4>5</vt:i4>
      </vt:variant>
      <vt:variant>
        <vt:lpwstr/>
      </vt:variant>
      <vt:variant>
        <vt:lpwstr>_Toc307412692</vt:lpwstr>
      </vt:variant>
      <vt:variant>
        <vt:i4>1572915</vt:i4>
      </vt:variant>
      <vt:variant>
        <vt:i4>110</vt:i4>
      </vt:variant>
      <vt:variant>
        <vt:i4>0</vt:i4>
      </vt:variant>
      <vt:variant>
        <vt:i4>5</vt:i4>
      </vt:variant>
      <vt:variant>
        <vt:lpwstr/>
      </vt:variant>
      <vt:variant>
        <vt:lpwstr>_Toc307412691</vt:lpwstr>
      </vt:variant>
      <vt:variant>
        <vt:i4>1572915</vt:i4>
      </vt:variant>
      <vt:variant>
        <vt:i4>104</vt:i4>
      </vt:variant>
      <vt:variant>
        <vt:i4>0</vt:i4>
      </vt:variant>
      <vt:variant>
        <vt:i4>5</vt:i4>
      </vt:variant>
      <vt:variant>
        <vt:lpwstr/>
      </vt:variant>
      <vt:variant>
        <vt:lpwstr>_Toc307412690</vt:lpwstr>
      </vt:variant>
      <vt:variant>
        <vt:i4>1638451</vt:i4>
      </vt:variant>
      <vt:variant>
        <vt:i4>98</vt:i4>
      </vt:variant>
      <vt:variant>
        <vt:i4>0</vt:i4>
      </vt:variant>
      <vt:variant>
        <vt:i4>5</vt:i4>
      </vt:variant>
      <vt:variant>
        <vt:lpwstr/>
      </vt:variant>
      <vt:variant>
        <vt:lpwstr>_Toc307412689</vt:lpwstr>
      </vt:variant>
      <vt:variant>
        <vt:i4>1638451</vt:i4>
      </vt:variant>
      <vt:variant>
        <vt:i4>92</vt:i4>
      </vt:variant>
      <vt:variant>
        <vt:i4>0</vt:i4>
      </vt:variant>
      <vt:variant>
        <vt:i4>5</vt:i4>
      </vt:variant>
      <vt:variant>
        <vt:lpwstr/>
      </vt:variant>
      <vt:variant>
        <vt:lpwstr>_Toc307412688</vt:lpwstr>
      </vt:variant>
      <vt:variant>
        <vt:i4>1638451</vt:i4>
      </vt:variant>
      <vt:variant>
        <vt:i4>86</vt:i4>
      </vt:variant>
      <vt:variant>
        <vt:i4>0</vt:i4>
      </vt:variant>
      <vt:variant>
        <vt:i4>5</vt:i4>
      </vt:variant>
      <vt:variant>
        <vt:lpwstr/>
      </vt:variant>
      <vt:variant>
        <vt:lpwstr>_Toc307412687</vt:lpwstr>
      </vt:variant>
      <vt:variant>
        <vt:i4>1638451</vt:i4>
      </vt:variant>
      <vt:variant>
        <vt:i4>80</vt:i4>
      </vt:variant>
      <vt:variant>
        <vt:i4>0</vt:i4>
      </vt:variant>
      <vt:variant>
        <vt:i4>5</vt:i4>
      </vt:variant>
      <vt:variant>
        <vt:lpwstr/>
      </vt:variant>
      <vt:variant>
        <vt:lpwstr>_Toc307412686</vt:lpwstr>
      </vt:variant>
      <vt:variant>
        <vt:i4>1638451</vt:i4>
      </vt:variant>
      <vt:variant>
        <vt:i4>74</vt:i4>
      </vt:variant>
      <vt:variant>
        <vt:i4>0</vt:i4>
      </vt:variant>
      <vt:variant>
        <vt:i4>5</vt:i4>
      </vt:variant>
      <vt:variant>
        <vt:lpwstr/>
      </vt:variant>
      <vt:variant>
        <vt:lpwstr>_Toc307412685</vt:lpwstr>
      </vt:variant>
      <vt:variant>
        <vt:i4>1638451</vt:i4>
      </vt:variant>
      <vt:variant>
        <vt:i4>68</vt:i4>
      </vt:variant>
      <vt:variant>
        <vt:i4>0</vt:i4>
      </vt:variant>
      <vt:variant>
        <vt:i4>5</vt:i4>
      </vt:variant>
      <vt:variant>
        <vt:lpwstr/>
      </vt:variant>
      <vt:variant>
        <vt:lpwstr>_Toc307412684</vt:lpwstr>
      </vt:variant>
      <vt:variant>
        <vt:i4>1638451</vt:i4>
      </vt:variant>
      <vt:variant>
        <vt:i4>62</vt:i4>
      </vt:variant>
      <vt:variant>
        <vt:i4>0</vt:i4>
      </vt:variant>
      <vt:variant>
        <vt:i4>5</vt:i4>
      </vt:variant>
      <vt:variant>
        <vt:lpwstr/>
      </vt:variant>
      <vt:variant>
        <vt:lpwstr>_Toc307412683</vt:lpwstr>
      </vt:variant>
      <vt:variant>
        <vt:i4>1638451</vt:i4>
      </vt:variant>
      <vt:variant>
        <vt:i4>56</vt:i4>
      </vt:variant>
      <vt:variant>
        <vt:i4>0</vt:i4>
      </vt:variant>
      <vt:variant>
        <vt:i4>5</vt:i4>
      </vt:variant>
      <vt:variant>
        <vt:lpwstr/>
      </vt:variant>
      <vt:variant>
        <vt:lpwstr>_Toc307412682</vt:lpwstr>
      </vt:variant>
      <vt:variant>
        <vt:i4>1638451</vt:i4>
      </vt:variant>
      <vt:variant>
        <vt:i4>50</vt:i4>
      </vt:variant>
      <vt:variant>
        <vt:i4>0</vt:i4>
      </vt:variant>
      <vt:variant>
        <vt:i4>5</vt:i4>
      </vt:variant>
      <vt:variant>
        <vt:lpwstr/>
      </vt:variant>
      <vt:variant>
        <vt:lpwstr>_Toc307412681</vt:lpwstr>
      </vt:variant>
      <vt:variant>
        <vt:i4>1638451</vt:i4>
      </vt:variant>
      <vt:variant>
        <vt:i4>44</vt:i4>
      </vt:variant>
      <vt:variant>
        <vt:i4>0</vt:i4>
      </vt:variant>
      <vt:variant>
        <vt:i4>5</vt:i4>
      </vt:variant>
      <vt:variant>
        <vt:lpwstr/>
      </vt:variant>
      <vt:variant>
        <vt:lpwstr>_Toc307412680</vt:lpwstr>
      </vt:variant>
      <vt:variant>
        <vt:i4>1441843</vt:i4>
      </vt:variant>
      <vt:variant>
        <vt:i4>38</vt:i4>
      </vt:variant>
      <vt:variant>
        <vt:i4>0</vt:i4>
      </vt:variant>
      <vt:variant>
        <vt:i4>5</vt:i4>
      </vt:variant>
      <vt:variant>
        <vt:lpwstr/>
      </vt:variant>
      <vt:variant>
        <vt:lpwstr>_Toc307412679</vt:lpwstr>
      </vt:variant>
      <vt:variant>
        <vt:i4>1441843</vt:i4>
      </vt:variant>
      <vt:variant>
        <vt:i4>32</vt:i4>
      </vt:variant>
      <vt:variant>
        <vt:i4>0</vt:i4>
      </vt:variant>
      <vt:variant>
        <vt:i4>5</vt:i4>
      </vt:variant>
      <vt:variant>
        <vt:lpwstr/>
      </vt:variant>
      <vt:variant>
        <vt:lpwstr>_Toc307412678</vt:lpwstr>
      </vt:variant>
      <vt:variant>
        <vt:i4>1441843</vt:i4>
      </vt:variant>
      <vt:variant>
        <vt:i4>26</vt:i4>
      </vt:variant>
      <vt:variant>
        <vt:i4>0</vt:i4>
      </vt:variant>
      <vt:variant>
        <vt:i4>5</vt:i4>
      </vt:variant>
      <vt:variant>
        <vt:lpwstr/>
      </vt:variant>
      <vt:variant>
        <vt:lpwstr>_Toc307412677</vt:lpwstr>
      </vt:variant>
      <vt:variant>
        <vt:i4>1441843</vt:i4>
      </vt:variant>
      <vt:variant>
        <vt:i4>20</vt:i4>
      </vt:variant>
      <vt:variant>
        <vt:i4>0</vt:i4>
      </vt:variant>
      <vt:variant>
        <vt:i4>5</vt:i4>
      </vt:variant>
      <vt:variant>
        <vt:lpwstr/>
      </vt:variant>
      <vt:variant>
        <vt:lpwstr>_Toc307412676</vt:lpwstr>
      </vt:variant>
      <vt:variant>
        <vt:i4>1441843</vt:i4>
      </vt:variant>
      <vt:variant>
        <vt:i4>14</vt:i4>
      </vt:variant>
      <vt:variant>
        <vt:i4>0</vt:i4>
      </vt:variant>
      <vt:variant>
        <vt:i4>5</vt:i4>
      </vt:variant>
      <vt:variant>
        <vt:lpwstr/>
      </vt:variant>
      <vt:variant>
        <vt:lpwstr>_Toc307412675</vt:lpwstr>
      </vt:variant>
      <vt:variant>
        <vt:i4>1441843</vt:i4>
      </vt:variant>
      <vt:variant>
        <vt:i4>8</vt:i4>
      </vt:variant>
      <vt:variant>
        <vt:i4>0</vt:i4>
      </vt:variant>
      <vt:variant>
        <vt:i4>5</vt:i4>
      </vt:variant>
      <vt:variant>
        <vt:lpwstr/>
      </vt:variant>
      <vt:variant>
        <vt:lpwstr>_Toc307412674</vt:lpwstr>
      </vt:variant>
      <vt:variant>
        <vt:i4>1441843</vt:i4>
      </vt:variant>
      <vt:variant>
        <vt:i4>2</vt:i4>
      </vt:variant>
      <vt:variant>
        <vt:i4>0</vt:i4>
      </vt:variant>
      <vt:variant>
        <vt:i4>5</vt:i4>
      </vt:variant>
      <vt:variant>
        <vt:lpwstr/>
      </vt:variant>
      <vt:variant>
        <vt:lpwstr>_Toc307412673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Koppelvlakspecificatie Wabo Bag</dc:title>
  <dc:subject>Wabo Bag koppelvlak</dc:subject>
  <dc:creator>Adrie van Bohemen</dc:creator>
  <cp:lastModifiedBy>Henri Korver</cp:lastModifiedBy>
  <cp:revision>12</cp:revision>
  <cp:lastPrinted>2014-06-05T09:16:00Z</cp:lastPrinted>
  <dcterms:created xsi:type="dcterms:W3CDTF">2014-09-11T09:18:00Z</dcterms:created>
  <dcterms:modified xsi:type="dcterms:W3CDTF">2018-08-27T13:55:00Z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0x010100C7A8D520D7D39D4E84A6A2CD41C6E42B</vt:lpwstr>
  </property>
</Properties>
</file>