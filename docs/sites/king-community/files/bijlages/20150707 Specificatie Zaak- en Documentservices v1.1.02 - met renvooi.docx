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534360" w14:textId="65E37721" w:rsidR="00332412" w:rsidRDefault="00147A5D" w:rsidP="00C26ED5">
      <w:pPr>
        <w:spacing w:line="240" w:lineRule="atLeast"/>
        <w:rPr>
          <w:b/>
        </w:rPr>
      </w:pPr>
      <w:r>
        <w:rPr>
          <w:noProof/>
          <w:lang w:eastAsia="nl-NL"/>
        </w:rPr>
        <w:drawing>
          <wp:anchor distT="0" distB="0" distL="114300" distR="114300" simplePos="0" relativeHeight="251660288" behindDoc="1" locked="0" layoutInCell="1" allowOverlap="1" wp14:anchorId="625E1B0E" wp14:editId="78949CA6">
            <wp:simplePos x="0" y="0"/>
            <wp:positionH relativeFrom="margin">
              <wp:align>center</wp:align>
            </wp:positionH>
            <wp:positionV relativeFrom="margin">
              <wp:align>top</wp:align>
            </wp:positionV>
            <wp:extent cx="4152900" cy="1990725"/>
            <wp:effectExtent l="0" t="0" r="0" b="0"/>
            <wp:wrapSquare wrapText="bothSides"/>
            <wp:docPr id="9" name="Afbeelding 2" descr="cid:d131aafc-56b2-4776-9df9-b882d525e7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d131aafc-56b2-4776-9df9-b882d525e7be"/>
                    <pic:cNvPicPr>
                      <a:picLocks noChangeAspect="1" noChangeArrowheads="1"/>
                    </pic:cNvPicPr>
                  </pic:nvPicPr>
                  <pic:blipFill>
                    <a:blip r:embed="rId9" cstate="print"/>
                    <a:srcRect/>
                    <a:stretch>
                      <a:fillRect/>
                    </a:stretch>
                  </pic:blipFill>
                  <pic:spPr bwMode="auto">
                    <a:xfrm>
                      <a:off x="0" y="0"/>
                      <a:ext cx="4152900" cy="1990725"/>
                    </a:xfrm>
                    <a:prstGeom prst="rect">
                      <a:avLst/>
                    </a:prstGeom>
                    <a:noFill/>
                    <a:ln w="9525">
                      <a:noFill/>
                      <a:miter lim="800000"/>
                      <a:headEnd/>
                      <a:tailEnd/>
                    </a:ln>
                  </pic:spPr>
                </pic:pic>
              </a:graphicData>
            </a:graphic>
          </wp:anchor>
        </w:drawing>
      </w:r>
    </w:p>
    <w:p w14:paraId="024CA40D" w14:textId="77777777" w:rsidR="00F275D7" w:rsidRDefault="00F275D7" w:rsidP="00ED1D6F"/>
    <w:p w14:paraId="1E56B126" w14:textId="77777777" w:rsidR="004A05B4" w:rsidRDefault="004A05B4" w:rsidP="00ED1D6F"/>
    <w:p w14:paraId="6EA2A2B9" w14:textId="77777777" w:rsidR="004A05B4" w:rsidRDefault="004A05B4" w:rsidP="00ED1D6F"/>
    <w:p w14:paraId="704983BF" w14:textId="77777777" w:rsidR="004A05B4" w:rsidRDefault="004A05B4" w:rsidP="00ED1D6F"/>
    <w:p w14:paraId="513E48F5" w14:textId="37E49CC5" w:rsidR="00F275D7" w:rsidRDefault="002F6C65" w:rsidP="00ED1D6F">
      <w:pPr>
        <w:pStyle w:val="Titel"/>
      </w:pPr>
      <w:r w:rsidRPr="00EF5CCF" w:rsidDel="00F275D7">
        <w:t xml:space="preserve"> </w:t>
      </w:r>
    </w:p>
    <w:p w14:paraId="5D81CEB9" w14:textId="77777777" w:rsidR="00F275D7" w:rsidRDefault="00F275D7"/>
    <w:p w14:paraId="731166D6" w14:textId="77777777" w:rsidR="003E4A97" w:rsidRDefault="003E4A97" w:rsidP="00ED1D6F">
      <w:pPr>
        <w:spacing w:line="240" w:lineRule="auto"/>
      </w:pPr>
    </w:p>
    <w:p w14:paraId="7DA30F75" w14:textId="2C0B55DF" w:rsidR="003E4A97" w:rsidRDefault="000B78D8" w:rsidP="00ED1D6F">
      <w:pPr>
        <w:spacing w:line="240" w:lineRule="auto"/>
      </w:pPr>
      <w:r>
        <w:rPr>
          <w:noProof/>
          <w:lang w:eastAsia="nl-NL"/>
        </w:rPr>
        <w:pict w14:anchorId="6C86F1F1">
          <v:shapetype id="_x0000_t202" coordsize="21600,21600" o:spt="202" path="m,l,21600r21600,l21600,xe">
            <v:stroke joinstyle="miter"/>
            <v:path gradientshapeok="t" o:connecttype="rect"/>
          </v:shapetype>
          <v:shape id="Text Box 2" o:spid="_x0000_s1050" type="#_x0000_t202" style="position:absolute;margin-left:56.6pt;margin-top:163.4pt;width:339.9pt;height:408.5pt;z-index:251658240;visibility:visible;mso-wrap-distance-left:9.05pt;mso-wrap-distance-right:9.05pt;mso-position-horizontal-relative:margin;mso-position-vertic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" stroked="f">
            <v:fill opacity="0"/>
            <v:textbox style="mso-next-textbox:#Text Box 2" inset="0,0,0,0">
              <w:txbxContent>
                <w:p w14:paraId="58591F80" w14:textId="77777777" w:rsidR="000B78D8" w:rsidRDefault="000B78D8" w:rsidP="00147A5D">
                  <w:pPr>
                    <w:pStyle w:val="Titel"/>
                  </w:pPr>
                </w:p>
                <w:p w14:paraId="6E1A46C4" w14:textId="311A5E16" w:rsidR="000B78D8" w:rsidRDefault="000B78D8" w:rsidP="00147A5D">
                  <w:pPr>
                    <w:pStyle w:val="Titel"/>
                    <w:rPr>
                      <w:rStyle w:val="Nadruk"/>
                      <w:i w:val="0"/>
                    </w:rPr>
                  </w:pPr>
                  <w:r w:rsidRPr="00147A5D">
                    <w:t>Standaard Zaak- en Documentservices 1</w:t>
                  </w:r>
                  <w:del w:id="0" w:author="Joost Wijnings" w:date="2014-09-02T08:50:00Z">
                    <w:r w:rsidRPr="00147A5D" w:rsidDel="00950E4B">
                      <w:delText>.1</w:delText>
                    </w:r>
                  </w:del>
                  <w:r>
                    <w:rPr>
                      <w:rStyle w:val="Nadruk"/>
                    </w:rPr>
                    <w:br/>
                  </w:r>
                </w:p>
                <w:p w14:paraId="6C563ADD" w14:textId="77777777" w:rsidR="000B78D8" w:rsidRDefault="000B78D8" w:rsidP="00147A5D">
                  <w:pPr>
                    <w:pStyle w:val="Titel"/>
                    <w:rPr>
                      <w:rStyle w:val="Nadruk"/>
                    </w:rPr>
                  </w:pPr>
                  <w:r w:rsidRPr="00147A5D">
                    <w:rPr>
                      <w:rStyle w:val="Nadruk"/>
                    </w:rPr>
                    <w:t>Standaardservices voor het koppelen en ontsluiten van zaaksystemen en documentmanagementsystemen ten behoeve van zaakgericht werken en documentmanagement</w:t>
                  </w:r>
                </w:p>
                <w:p w14:paraId="2AC186FD" w14:textId="2A7B15F3" w:rsidR="000B78D8" w:rsidRDefault="000B78D8" w:rsidP="00147A5D">
                  <w:r>
                    <w:t xml:space="preserve">Documentversie: </w:t>
                  </w:r>
                  <w:r>
                    <w:tab/>
                    <w:t>1.1</w:t>
                  </w:r>
                  <w:bookmarkStart w:id="1" w:name="_GoBack"/>
                  <w:bookmarkEnd w:id="1"/>
                  <w:ins w:id="2" w:author="Joost Wijnings" w:date="2014-09-02T08:50:00Z">
                    <w:r>
                      <w:t>.</w:t>
                    </w:r>
                  </w:ins>
                  <w:del w:id="3" w:author="Michiel Verhoef" w:date="2015-07-07T11:25:00Z">
                    <w:r w:rsidDel="007C67F0">
                      <w:delText>0</w:delText>
                    </w:r>
                  </w:del>
                  <w:ins w:id="4" w:author="Joost Wijnings" w:date="2014-09-02T08:50:00Z">
                    <w:r>
                      <w:t>-</w:t>
                    </w:r>
                    <w:del w:id="5" w:author="Michiel Verhoef" w:date="2015-07-07T11:25:00Z">
                      <w:r w:rsidDel="007C67F0">
                        <w:delText>CONCEPT</w:delText>
                      </w:r>
                    </w:del>
                    <w:r>
                      <w:t>-02</w:t>
                    </w:r>
                  </w:ins>
                </w:p>
                <w:p w14:paraId="5D646E00" w14:textId="640596D6" w:rsidR="000B78D8" w:rsidRDefault="000B78D8" w:rsidP="00147A5D">
                  <w:r>
                    <w:t xml:space="preserve">Datum: </w:t>
                  </w:r>
                  <w:r>
                    <w:tab/>
                  </w:r>
                  <w:r>
                    <w:tab/>
                  </w:r>
                  <w:ins w:id="6" w:author="Joost Wijnings" w:date="2014-09-02T08:43:00Z">
                    <w:r>
                      <w:t>02</w:t>
                    </w:r>
                  </w:ins>
                  <w:del w:id="7" w:author="Joost Wijnings" w:date="2014-06-20T10:01:00Z">
                    <w:r w:rsidDel="007F2E62">
                      <w:delText>07</w:delText>
                    </w:r>
                  </w:del>
                  <w:r>
                    <w:t>-</w:t>
                  </w:r>
                  <w:del w:id="8" w:author="Joost Wijnings" w:date="2014-06-20T10:01:00Z">
                    <w:r w:rsidDel="007F2E62">
                      <w:delText>04</w:delText>
                    </w:r>
                  </w:del>
                  <w:ins w:id="9" w:author="Joost Wijnings" w:date="2014-06-20T10:01:00Z">
                    <w:r>
                      <w:t>0</w:t>
                    </w:r>
                  </w:ins>
                  <w:ins w:id="10" w:author="Joost Wijnings" w:date="2014-09-02T08:43:00Z">
                    <w:r>
                      <w:t>9</w:t>
                    </w:r>
                  </w:ins>
                  <w:r>
                    <w:t>-2014</w:t>
                  </w:r>
                </w:p>
                <w:p w14:paraId="662BEE17" w14:textId="4BF8FFD3" w:rsidR="000B78D8" w:rsidRDefault="000B78D8" w:rsidP="00147A5D">
                  <w:r>
                    <w:t xml:space="preserve">Versie van standaard: </w:t>
                  </w:r>
                  <w:r>
                    <w:tab/>
                    <w:t>1.1</w:t>
                  </w:r>
                  <w:del w:id="11" w:author="Michiel Verhoef" w:date="2015-08-03T15:18:00Z">
                    <w:r w:rsidDel="008A3EFE">
                      <w:delText>0</w:delText>
                    </w:r>
                  </w:del>
                  <w:ins w:id="12" w:author="Michiel Verhoef" w:date="2015-06-18T13:11:00Z">
                    <w:r>
                      <w:t>.02</w:t>
                    </w:r>
                  </w:ins>
                </w:p>
                <w:p w14:paraId="39774415" w14:textId="5CC51E43" w:rsidR="000B78D8" w:rsidRPr="00645DB9" w:rsidRDefault="000B78D8" w:rsidP="00147A5D">
                  <w:r>
                    <w:t xml:space="preserve">Status: </w:t>
                  </w:r>
                  <w:r>
                    <w:tab/>
                  </w:r>
                  <w:r>
                    <w:tab/>
                  </w:r>
                  <w:r>
                    <w:tab/>
                    <w:t>In gebruik</w:t>
                  </w:r>
                </w:p>
              </w:txbxContent>
            </v:textbox>
            <w10:wrap type="square" anchorx="margin" anchory="margin"/>
          </v:shape>
        </w:pict>
      </w:r>
    </w:p>
    <w:p w14:paraId="7394F51C" w14:textId="77777777" w:rsidR="003E4A97" w:rsidRDefault="003E4A97" w:rsidP="00ED1D6F">
      <w:pPr>
        <w:spacing w:line="240" w:lineRule="auto"/>
      </w:pPr>
    </w:p>
    <w:p w14:paraId="348C2BE2" w14:textId="77777777" w:rsidR="003E4A97" w:rsidRDefault="003E4A97" w:rsidP="00ED1D6F">
      <w:pPr>
        <w:spacing w:line="240" w:lineRule="auto"/>
      </w:pPr>
    </w:p>
    <w:p w14:paraId="007C488F" w14:textId="77777777" w:rsidR="003E4A97" w:rsidRDefault="003E4A97" w:rsidP="00ED1D6F">
      <w:pPr>
        <w:spacing w:line="240" w:lineRule="auto"/>
      </w:pPr>
    </w:p>
    <w:p w14:paraId="3AF8460E" w14:textId="77777777" w:rsidR="003E4A97" w:rsidRDefault="003E4A97" w:rsidP="00ED1D6F">
      <w:pPr>
        <w:spacing w:line="240" w:lineRule="auto"/>
      </w:pPr>
    </w:p>
    <w:p w14:paraId="61A45217" w14:textId="77777777" w:rsidR="003E4A97" w:rsidRDefault="003E4A97" w:rsidP="00ED1D6F">
      <w:pPr>
        <w:spacing w:line="240" w:lineRule="auto"/>
      </w:pPr>
    </w:p>
    <w:p w14:paraId="77EE1AD6" w14:textId="77777777" w:rsidR="00F275D7" w:rsidRDefault="00F275D7" w:rsidP="00ED1D6F">
      <w:pPr>
        <w:spacing w:line="240" w:lineRule="auto"/>
      </w:pPr>
    </w:p>
    <w:p w14:paraId="048885D2" w14:textId="77777777" w:rsidR="00F275D7" w:rsidRDefault="00F275D7" w:rsidP="00ED1D6F">
      <w:pPr>
        <w:spacing w:line="240" w:lineRule="auto"/>
      </w:pPr>
    </w:p>
    <w:p w14:paraId="0482895B" w14:textId="5175341D" w:rsidR="00F275D7" w:rsidRDefault="00F275D7" w:rsidP="00ED1D6F">
      <w:pPr>
        <w:spacing w:line="240" w:lineRule="auto"/>
      </w:pPr>
    </w:p>
    <w:p w14:paraId="1EDC2727" w14:textId="79395500" w:rsidR="00F275D7" w:rsidRDefault="00F275D7" w:rsidP="00ED1D6F">
      <w:pPr>
        <w:spacing w:line="240" w:lineRule="auto"/>
      </w:pPr>
    </w:p>
    <w:p w14:paraId="7ED6B464" w14:textId="277ED07F" w:rsidR="00F275D7" w:rsidRDefault="007276DF" w:rsidP="00ED1D6F">
      <w:pPr>
        <w:spacing w:line="240" w:lineRule="auto"/>
      </w:pPr>
      <w:r w:rsidRPr="005B0BF0">
        <w:rPr>
          <w:noProof/>
          <w:lang w:eastAsia="nl-NL"/>
        </w:rPr>
        <w:drawing>
          <wp:anchor distT="0" distB="0" distL="114300" distR="114300" simplePos="0" relativeHeight="251667456" behindDoc="1" locked="0" layoutInCell="1" allowOverlap="1" wp14:anchorId="1028587E" wp14:editId="1B8C5FAC">
            <wp:simplePos x="0" y="0"/>
            <wp:positionH relativeFrom="margin">
              <wp:posOffset>-909320</wp:posOffset>
            </wp:positionH>
            <wp:positionV relativeFrom="margin">
              <wp:posOffset>4310380</wp:posOffset>
            </wp:positionV>
            <wp:extent cx="7550785" cy="5645785"/>
            <wp:effectExtent l="0" t="0" r="0" b="0"/>
            <wp:wrapNone/>
            <wp:docPr id="7" name="Afbeelding 0" descr="backgr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backgrond.JPG"/>
                    <pic:cNvPicPr>
                      <a:picLocks noChangeAspect="1" noChangeArrowheads="1"/>
                    </pic:cNvPicPr>
                  </pic:nvPicPr>
                  <pic:blipFill>
                    <a:blip r:embed="rId10" cstate="print"/>
                    <a:srcRect/>
                    <a:stretch>
                      <a:fillRect/>
                    </a:stretch>
                  </pic:blipFill>
                  <pic:spPr bwMode="auto">
                    <a:xfrm>
                      <a:off x="0" y="0"/>
                      <a:ext cx="7550785" cy="5645785"/>
                    </a:xfrm>
                    <a:prstGeom prst="rect">
                      <a:avLst/>
                    </a:prstGeom>
                    <a:noFill/>
                    <a:ln w="9525">
                      <a:noFill/>
                      <a:miter lim="800000"/>
                      <a:headEnd/>
                      <a:tailEnd/>
                    </a:ln>
                  </pic:spPr>
                </pic:pic>
              </a:graphicData>
            </a:graphic>
          </wp:anchor>
        </w:drawing>
      </w:r>
    </w:p>
    <w:p w14:paraId="0DD36D7F" w14:textId="57277B63" w:rsidR="00F275D7" w:rsidRDefault="00F275D7" w:rsidP="00ED1D6F">
      <w:pPr>
        <w:spacing w:line="240" w:lineRule="auto"/>
      </w:pPr>
    </w:p>
    <w:p w14:paraId="031C5CB5" w14:textId="01B0FCAB" w:rsidR="00F275D7" w:rsidRDefault="00F275D7" w:rsidP="00ED1D6F">
      <w:pPr>
        <w:spacing w:line="240" w:lineRule="auto"/>
      </w:pPr>
    </w:p>
    <w:p w14:paraId="721D4EBD" w14:textId="77777777" w:rsidR="00F275D7" w:rsidRDefault="00F275D7" w:rsidP="00ED1D6F">
      <w:pPr>
        <w:spacing w:line="240" w:lineRule="auto"/>
      </w:pPr>
    </w:p>
    <w:p w14:paraId="69629156" w14:textId="538B9B6F" w:rsidR="00F275D7" w:rsidRDefault="00F275D7" w:rsidP="00ED1D6F">
      <w:pPr>
        <w:spacing w:line="240" w:lineRule="auto"/>
      </w:pPr>
    </w:p>
    <w:p w14:paraId="056E7792" w14:textId="1A1DB420" w:rsidR="00F275D7" w:rsidRDefault="00F275D7" w:rsidP="00ED1D6F">
      <w:pPr>
        <w:spacing w:line="240" w:lineRule="auto"/>
      </w:pPr>
    </w:p>
    <w:p w14:paraId="79EDE205" w14:textId="5B4C2CFA" w:rsidR="00F275D7" w:rsidRDefault="00F275D7" w:rsidP="00ED1D6F">
      <w:pPr>
        <w:spacing w:line="240" w:lineRule="auto"/>
      </w:pPr>
    </w:p>
    <w:p w14:paraId="3604CCAF" w14:textId="3EB42B97" w:rsidR="00F275D7" w:rsidRDefault="00F275D7" w:rsidP="00ED1D6F">
      <w:pPr>
        <w:spacing w:line="240" w:lineRule="auto"/>
      </w:pPr>
    </w:p>
    <w:p w14:paraId="712D1A95" w14:textId="6A31FC7E" w:rsidR="00F275D7" w:rsidRDefault="00F275D7" w:rsidP="00ED1D6F">
      <w:pPr>
        <w:spacing w:line="240" w:lineRule="auto"/>
      </w:pPr>
    </w:p>
    <w:p w14:paraId="6A61AB21" w14:textId="77777777" w:rsidR="00F275D7" w:rsidRDefault="00F275D7" w:rsidP="00ED1D6F">
      <w:pPr>
        <w:spacing w:line="240" w:lineRule="auto"/>
      </w:pPr>
    </w:p>
    <w:p w14:paraId="3FEF0B7F" w14:textId="0A2F428D" w:rsidR="00F275D7" w:rsidRDefault="00F275D7" w:rsidP="00ED1D6F">
      <w:pPr>
        <w:spacing w:line="240" w:lineRule="auto"/>
      </w:pPr>
    </w:p>
    <w:p w14:paraId="5098E04D" w14:textId="7B6CB992" w:rsidR="00F275D7" w:rsidRDefault="00F275D7" w:rsidP="00ED1D6F">
      <w:pPr>
        <w:spacing w:line="240" w:lineRule="auto"/>
      </w:pPr>
    </w:p>
    <w:p w14:paraId="13E1C9A9" w14:textId="780919EF" w:rsidR="00F275D7" w:rsidRDefault="00F275D7" w:rsidP="00ED1D6F">
      <w:pPr>
        <w:spacing w:line="240" w:lineRule="auto"/>
      </w:pPr>
    </w:p>
    <w:p w14:paraId="075AB39C" w14:textId="77777777" w:rsidR="00F275D7" w:rsidRDefault="00F275D7" w:rsidP="00ED1D6F">
      <w:pPr>
        <w:spacing w:line="240" w:lineRule="auto"/>
        <w:rPr>
          <w:b/>
        </w:rPr>
      </w:pPr>
    </w:p>
    <w:p w14:paraId="28381443" w14:textId="77777777" w:rsidR="007276DF" w:rsidRDefault="00694107">
      <w:pPr>
        <w:spacing w:before="0" w:line="240" w:lineRule="auto"/>
        <w:rPr>
          <w:rStyle w:val="TitelChar"/>
          <w:b w:val="0"/>
          <w:noProof/>
        </w:rPr>
      </w:pPr>
      <w:r w:rsidRPr="0061556A">
        <w:br w:type="page"/>
      </w:r>
      <w:bookmarkStart w:id="13" w:name="_Toc303865114"/>
      <w:bookmarkStart w:id="14" w:name="_Toc352940223"/>
      <w:r w:rsidR="007276DF" w:rsidRPr="00ED1D6F">
        <w:rPr>
          <w:rStyle w:val="TitelChar"/>
          <w:b w:val="0"/>
          <w:noProof/>
        </w:rPr>
        <w:lastRenderedPageBreak/>
        <w:t>Versiehistorie</w:t>
      </w:r>
    </w:p>
    <w:p w14:paraId="5A6B898A" w14:textId="77777777" w:rsidR="007276DF" w:rsidRPr="005938EF" w:rsidRDefault="007276DF">
      <w:pPr>
        <w:spacing w:before="0" w:line="240" w:lineRule="auto"/>
        <w:rPr>
          <w:b/>
        </w:rPr>
      </w:pPr>
      <w:r w:rsidRPr="00ED1D6F">
        <w:rPr>
          <w:b/>
        </w:rPr>
        <w:t xml:space="preserve"> </w:t>
      </w:r>
    </w:p>
    <w:tbl>
      <w:tblPr>
        <w:tblW w:w="9275" w:type="dxa"/>
        <w:tblBorders>
          <w:top w:val="single" w:sz="8" w:space="0" w:color="C0504D"/>
          <w:left w:val="single" w:sz="8" w:space="0" w:color="C0504D"/>
          <w:bottom w:val="single" w:sz="8" w:space="0" w:color="C0504D"/>
          <w:right w:val="single" w:sz="8" w:space="0" w:color="C0504D"/>
        </w:tblBorders>
        <w:tblLook w:val="04A0" w:firstRow="1" w:lastRow="0" w:firstColumn="1" w:lastColumn="0" w:noHBand="0" w:noVBand="1"/>
        <w:tblPrChange w:id="15" w:author="Joost Wijnings" w:date="2014-07-23T11:49:00Z">
          <w:tblPr>
            <w:tblW w:w="9275" w:type="dxa"/>
            <w:tblBorders>
              <w:top w:val="single" w:sz="8" w:space="0" w:color="C0504D"/>
              <w:left w:val="single" w:sz="8" w:space="0" w:color="C0504D"/>
              <w:bottom w:val="single" w:sz="8" w:space="0" w:color="C0504D"/>
              <w:right w:val="single" w:sz="8" w:space="0" w:color="C0504D"/>
            </w:tblBorders>
            <w:tblLook w:val="04A0" w:firstRow="1" w:lastRow="0" w:firstColumn="1" w:lastColumn="0" w:noHBand="0" w:noVBand="1"/>
          </w:tblPr>
        </w:tblPrChange>
      </w:tblPr>
      <w:tblGrid>
        <w:gridCol w:w="1624"/>
        <w:gridCol w:w="1302"/>
        <w:gridCol w:w="2248"/>
        <w:gridCol w:w="3870"/>
        <w:gridCol w:w="231"/>
        <w:tblGridChange w:id="16">
          <w:tblGrid>
            <w:gridCol w:w="941"/>
            <w:gridCol w:w="1395"/>
            <w:gridCol w:w="2368"/>
            <w:gridCol w:w="4338"/>
            <w:gridCol w:w="233"/>
          </w:tblGrid>
        </w:tblGridChange>
      </w:tblGrid>
      <w:tr w:rsidR="007276DF" w:rsidRPr="005B0BF0" w14:paraId="0F34DD74" w14:textId="77777777" w:rsidTr="00964ECA">
        <w:tc>
          <w:tcPr>
            <w:tcW w:w="1101" w:type="dxa"/>
            <w:tcBorders>
              <w:top w:val="single" w:sz="4" w:space="0" w:color="C0504D"/>
              <w:left w:val="single" w:sz="4" w:space="0" w:color="C0504D"/>
              <w:bottom w:val="single" w:sz="8" w:space="0" w:color="C0504D"/>
            </w:tcBorders>
            <w:shd w:val="clear" w:color="auto" w:fill="C0504D"/>
            <w:tcPrChange w:id="17" w:author="Joost Wijnings" w:date="2014-07-23T11:49:00Z">
              <w:tcPr>
                <w:tcW w:w="941" w:type="dxa"/>
                <w:tcBorders>
                  <w:top w:val="single" w:sz="4" w:space="0" w:color="C0504D"/>
                  <w:left w:val="single" w:sz="4" w:space="0" w:color="C0504D"/>
                  <w:bottom w:val="single" w:sz="8" w:space="0" w:color="C0504D"/>
                </w:tcBorders>
                <w:shd w:val="clear" w:color="auto" w:fill="C0504D"/>
              </w:tcPr>
            </w:tcPrChange>
          </w:tcPr>
          <w:p w14:paraId="6A8848EA" w14:textId="77777777" w:rsidR="007276DF" w:rsidRPr="00E4568D" w:rsidRDefault="007276DF" w:rsidP="007276DF">
            <w:pPr>
              <w:rPr>
                <w:b/>
                <w:noProof/>
                <w:color w:val="FFFFFF" w:themeColor="background1"/>
              </w:rPr>
            </w:pPr>
            <w:r w:rsidRPr="00E4568D">
              <w:rPr>
                <w:b/>
                <w:noProof/>
                <w:color w:val="FFFFFF" w:themeColor="background1"/>
              </w:rPr>
              <w:t>Versie</w:t>
            </w:r>
          </w:p>
        </w:tc>
        <w:tc>
          <w:tcPr>
            <w:tcW w:w="1417" w:type="dxa"/>
            <w:tcBorders>
              <w:top w:val="single" w:sz="4" w:space="0" w:color="C0504D"/>
              <w:bottom w:val="single" w:sz="8" w:space="0" w:color="C0504D"/>
            </w:tcBorders>
            <w:shd w:val="clear" w:color="auto" w:fill="C0504D"/>
            <w:tcPrChange w:id="18" w:author="Joost Wijnings" w:date="2014-07-23T11:49:00Z">
              <w:tcPr>
                <w:tcW w:w="1395" w:type="dxa"/>
                <w:tcBorders>
                  <w:top w:val="single" w:sz="4" w:space="0" w:color="C0504D"/>
                  <w:bottom w:val="single" w:sz="8" w:space="0" w:color="C0504D"/>
                </w:tcBorders>
                <w:shd w:val="clear" w:color="auto" w:fill="C0504D"/>
              </w:tcPr>
            </w:tcPrChange>
          </w:tcPr>
          <w:p w14:paraId="0962291B" w14:textId="77777777" w:rsidR="007276DF" w:rsidRPr="00E4568D" w:rsidRDefault="007276DF" w:rsidP="007276DF">
            <w:pPr>
              <w:rPr>
                <w:b/>
                <w:noProof/>
                <w:color w:val="FFFFFF" w:themeColor="background1"/>
              </w:rPr>
            </w:pPr>
            <w:r w:rsidRPr="00E4568D">
              <w:rPr>
                <w:b/>
                <w:noProof/>
                <w:color w:val="FFFFFF" w:themeColor="background1"/>
              </w:rPr>
              <w:t>Datum</w:t>
            </w:r>
          </w:p>
        </w:tc>
        <w:tc>
          <w:tcPr>
            <w:tcW w:w="2410" w:type="dxa"/>
            <w:tcBorders>
              <w:top w:val="single" w:sz="4" w:space="0" w:color="C0504D"/>
              <w:bottom w:val="single" w:sz="8" w:space="0" w:color="C0504D"/>
            </w:tcBorders>
            <w:shd w:val="clear" w:color="auto" w:fill="C0504D"/>
            <w:tcPrChange w:id="19" w:author="Joost Wijnings" w:date="2014-07-23T11:49:00Z">
              <w:tcPr>
                <w:tcW w:w="2368" w:type="dxa"/>
                <w:tcBorders>
                  <w:top w:val="single" w:sz="4" w:space="0" w:color="C0504D"/>
                  <w:bottom w:val="single" w:sz="8" w:space="0" w:color="C0504D"/>
                </w:tcBorders>
                <w:shd w:val="clear" w:color="auto" w:fill="C0504D"/>
              </w:tcPr>
            </w:tcPrChange>
          </w:tcPr>
          <w:p w14:paraId="15CF9A19" w14:textId="77777777" w:rsidR="007276DF" w:rsidRPr="00E4568D" w:rsidRDefault="007276DF" w:rsidP="007276DF">
            <w:pPr>
              <w:rPr>
                <w:b/>
                <w:noProof/>
                <w:color w:val="FFFFFF" w:themeColor="background1"/>
              </w:rPr>
            </w:pPr>
            <w:r w:rsidRPr="00E4568D">
              <w:rPr>
                <w:b/>
                <w:noProof/>
                <w:color w:val="FFFFFF" w:themeColor="background1"/>
              </w:rPr>
              <w:t>Auteur(s)</w:t>
            </w:r>
          </w:p>
        </w:tc>
        <w:tc>
          <w:tcPr>
            <w:tcW w:w="4114" w:type="dxa"/>
            <w:tcBorders>
              <w:top w:val="single" w:sz="4" w:space="0" w:color="C0504D"/>
              <w:bottom w:val="single" w:sz="8" w:space="0" w:color="C0504D"/>
            </w:tcBorders>
            <w:shd w:val="clear" w:color="auto" w:fill="C0504D"/>
            <w:tcPrChange w:id="20" w:author="Joost Wijnings" w:date="2014-07-23T11:49:00Z">
              <w:tcPr>
                <w:tcW w:w="4338" w:type="dxa"/>
                <w:tcBorders>
                  <w:top w:val="single" w:sz="4" w:space="0" w:color="C0504D"/>
                  <w:bottom w:val="single" w:sz="8" w:space="0" w:color="C0504D"/>
                </w:tcBorders>
                <w:shd w:val="clear" w:color="auto" w:fill="C0504D"/>
              </w:tcPr>
            </w:tcPrChange>
          </w:tcPr>
          <w:p w14:paraId="585767C7" w14:textId="77777777" w:rsidR="007276DF" w:rsidRPr="00E4568D" w:rsidRDefault="007276DF" w:rsidP="007276DF">
            <w:pPr>
              <w:rPr>
                <w:b/>
                <w:noProof/>
                <w:color w:val="FFFFFF" w:themeColor="background1"/>
              </w:rPr>
            </w:pPr>
            <w:r w:rsidRPr="00E4568D">
              <w:rPr>
                <w:b/>
                <w:noProof/>
                <w:color w:val="FFFFFF" w:themeColor="background1"/>
              </w:rPr>
              <w:t>Opmerkingen/veranderingen</w:t>
            </w:r>
          </w:p>
        </w:tc>
        <w:tc>
          <w:tcPr>
            <w:tcW w:w="233" w:type="dxa"/>
            <w:tcBorders>
              <w:top w:val="single" w:sz="4" w:space="0" w:color="C0504D"/>
              <w:bottom w:val="single" w:sz="8" w:space="0" w:color="C0504D"/>
              <w:right w:val="single" w:sz="4" w:space="0" w:color="C0504D"/>
            </w:tcBorders>
            <w:shd w:val="clear" w:color="auto" w:fill="C0504D"/>
            <w:tcPrChange w:id="21" w:author="Joost Wijnings" w:date="2014-07-23T11:49:00Z">
              <w:tcPr>
                <w:tcW w:w="233" w:type="dxa"/>
                <w:tcBorders>
                  <w:top w:val="single" w:sz="4" w:space="0" w:color="C0504D"/>
                  <w:bottom w:val="single" w:sz="8" w:space="0" w:color="C0504D"/>
                  <w:right w:val="single" w:sz="4" w:space="0" w:color="C0504D"/>
                </w:tcBorders>
                <w:shd w:val="clear" w:color="auto" w:fill="C0504D"/>
              </w:tcPr>
            </w:tcPrChange>
          </w:tcPr>
          <w:p w14:paraId="2C352E10" w14:textId="77777777" w:rsidR="007276DF" w:rsidRPr="005B0BF0" w:rsidRDefault="007276DF" w:rsidP="007276DF">
            <w:pPr>
              <w:rPr>
                <w:noProof/>
              </w:rPr>
            </w:pPr>
          </w:p>
        </w:tc>
      </w:tr>
      <w:tr w:rsidR="009167D7" w:rsidRPr="005B0BF0" w14:paraId="37D26D9D" w14:textId="77777777" w:rsidTr="00964ECA">
        <w:tc>
          <w:tcPr>
            <w:tcW w:w="1101" w:type="dxa"/>
            <w:tcBorders>
              <w:top w:val="single" w:sz="8" w:space="0" w:color="C0504D"/>
              <w:left w:val="single" w:sz="4" w:space="0" w:color="C0504D"/>
              <w:bottom w:val="single" w:sz="8" w:space="0" w:color="C0504D"/>
              <w:right w:val="single" w:sz="4" w:space="0" w:color="000000" w:themeColor="text1"/>
            </w:tcBorders>
            <w:tcPrChange w:id="22" w:author="Joost Wijnings" w:date="2014-07-23T11:49:00Z">
              <w:tcPr>
                <w:tcW w:w="941" w:type="dxa"/>
                <w:tcBorders>
                  <w:top w:val="single" w:sz="8" w:space="0" w:color="C0504D"/>
                  <w:left w:val="single" w:sz="4" w:space="0" w:color="C0504D"/>
                  <w:bottom w:val="single" w:sz="8" w:space="0" w:color="C0504D"/>
                  <w:right w:val="single" w:sz="4" w:space="0" w:color="000000" w:themeColor="text1"/>
                </w:tcBorders>
              </w:tcPr>
            </w:tcPrChange>
          </w:tcPr>
          <w:p w14:paraId="7A20631C" w14:textId="17EC07B7" w:rsidR="009167D7" w:rsidRDefault="009167D7" w:rsidP="007276DF">
            <w:pPr>
              <w:rPr>
                <w:noProof/>
              </w:rPr>
            </w:pPr>
            <w:r>
              <w:rPr>
                <w:noProof/>
              </w:rPr>
              <w:t>div</w:t>
            </w:r>
          </w:p>
        </w:tc>
        <w:tc>
          <w:tcPr>
            <w:tcW w:w="1417" w:type="dxa"/>
            <w:tcBorders>
              <w:top w:val="single" w:sz="8" w:space="0" w:color="C0504D"/>
              <w:left w:val="single" w:sz="4" w:space="0" w:color="000000" w:themeColor="text1"/>
              <w:bottom w:val="single" w:sz="8" w:space="0" w:color="C0504D"/>
              <w:right w:val="single" w:sz="4" w:space="0" w:color="000000" w:themeColor="text1"/>
            </w:tcBorders>
            <w:tcPrChange w:id="23" w:author="Joost Wijnings" w:date="2014-07-23T11:49:00Z">
              <w:tcPr>
                <w:tcW w:w="1395" w:type="dxa"/>
                <w:tcBorders>
                  <w:top w:val="single" w:sz="8" w:space="0" w:color="C0504D"/>
                  <w:left w:val="single" w:sz="4" w:space="0" w:color="000000" w:themeColor="text1"/>
                  <w:bottom w:val="single" w:sz="8" w:space="0" w:color="C0504D"/>
                  <w:right w:val="single" w:sz="4" w:space="0" w:color="000000" w:themeColor="text1"/>
                </w:tcBorders>
              </w:tcPr>
            </w:tcPrChange>
          </w:tcPr>
          <w:p w14:paraId="47871D50" w14:textId="7A2170A3" w:rsidR="009167D7" w:rsidRDefault="009167D7" w:rsidP="007276DF">
            <w:pPr>
              <w:rPr>
                <w:noProof/>
              </w:rPr>
            </w:pPr>
          </w:p>
        </w:tc>
        <w:tc>
          <w:tcPr>
            <w:tcW w:w="2410" w:type="dxa"/>
            <w:tcBorders>
              <w:top w:val="single" w:sz="8" w:space="0" w:color="C0504D"/>
              <w:left w:val="single" w:sz="4" w:space="0" w:color="000000" w:themeColor="text1"/>
              <w:bottom w:val="single" w:sz="8" w:space="0" w:color="C0504D"/>
              <w:right w:val="single" w:sz="4" w:space="0" w:color="000000" w:themeColor="text1"/>
            </w:tcBorders>
            <w:tcPrChange w:id="24" w:author="Joost Wijnings" w:date="2014-07-23T11:49:00Z">
              <w:tcPr>
                <w:tcW w:w="2368" w:type="dxa"/>
                <w:tcBorders>
                  <w:top w:val="single" w:sz="8" w:space="0" w:color="C0504D"/>
                  <w:left w:val="single" w:sz="4" w:space="0" w:color="000000" w:themeColor="text1"/>
                  <w:bottom w:val="single" w:sz="8" w:space="0" w:color="C0504D"/>
                  <w:right w:val="single" w:sz="4" w:space="0" w:color="000000" w:themeColor="text1"/>
                </w:tcBorders>
              </w:tcPr>
            </w:tcPrChange>
          </w:tcPr>
          <w:p w14:paraId="257C4E85" w14:textId="65A90237" w:rsidR="009167D7" w:rsidRDefault="009167D7" w:rsidP="007276DF">
            <w:pPr>
              <w:rPr>
                <w:noProof/>
              </w:rPr>
            </w:pPr>
          </w:p>
        </w:tc>
        <w:tc>
          <w:tcPr>
            <w:tcW w:w="4347" w:type="dxa"/>
            <w:gridSpan w:val="2"/>
            <w:tcBorders>
              <w:top w:val="single" w:sz="8" w:space="0" w:color="C0504D"/>
              <w:left w:val="single" w:sz="4" w:space="0" w:color="000000" w:themeColor="text1"/>
              <w:bottom w:val="single" w:sz="8" w:space="0" w:color="C0504D"/>
              <w:right w:val="single" w:sz="4" w:space="0" w:color="C0504D"/>
            </w:tcBorders>
            <w:tcPrChange w:id="25" w:author="Joost Wijnings" w:date="2014-07-23T11:49:00Z">
              <w:tcPr>
                <w:tcW w:w="4571" w:type="dxa"/>
                <w:gridSpan w:val="2"/>
                <w:tcBorders>
                  <w:top w:val="single" w:sz="8" w:space="0" w:color="C0504D"/>
                  <w:left w:val="single" w:sz="4" w:space="0" w:color="000000" w:themeColor="text1"/>
                  <w:bottom w:val="single" w:sz="8" w:space="0" w:color="C0504D"/>
                  <w:right w:val="single" w:sz="4" w:space="0" w:color="C0504D"/>
                </w:tcBorders>
              </w:tcPr>
            </w:tcPrChange>
          </w:tcPr>
          <w:p w14:paraId="2CDD1098" w14:textId="70E7508E" w:rsidR="009167D7" w:rsidRDefault="009167D7" w:rsidP="007276DF">
            <w:pPr>
              <w:rPr>
                <w:noProof/>
              </w:rPr>
            </w:pPr>
            <w:r>
              <w:rPr>
                <w:noProof/>
              </w:rPr>
              <w:t>Conceptversies bij totstandkoming versie 1.0</w:t>
            </w:r>
          </w:p>
        </w:tc>
      </w:tr>
      <w:tr w:rsidR="009167D7" w:rsidRPr="005B0BF0" w14:paraId="7166D6D1" w14:textId="77777777" w:rsidTr="00964ECA">
        <w:tc>
          <w:tcPr>
            <w:tcW w:w="1101" w:type="dxa"/>
            <w:tcBorders>
              <w:top w:val="single" w:sz="8" w:space="0" w:color="C0504D"/>
              <w:left w:val="single" w:sz="4" w:space="0" w:color="C0504D"/>
              <w:bottom w:val="single" w:sz="8" w:space="0" w:color="C0504D"/>
              <w:right w:val="single" w:sz="4" w:space="0" w:color="000000" w:themeColor="text1"/>
            </w:tcBorders>
            <w:tcPrChange w:id="26" w:author="Joost Wijnings" w:date="2014-07-23T11:49:00Z">
              <w:tcPr>
                <w:tcW w:w="941" w:type="dxa"/>
                <w:tcBorders>
                  <w:top w:val="single" w:sz="8" w:space="0" w:color="C0504D"/>
                  <w:left w:val="single" w:sz="4" w:space="0" w:color="C0504D"/>
                  <w:bottom w:val="single" w:sz="8" w:space="0" w:color="C0504D"/>
                  <w:right w:val="single" w:sz="4" w:space="0" w:color="000000" w:themeColor="text1"/>
                </w:tcBorders>
              </w:tcPr>
            </w:tcPrChange>
          </w:tcPr>
          <w:p w14:paraId="520EFBA8" w14:textId="33E61C1F" w:rsidR="009167D7" w:rsidRDefault="009167D7" w:rsidP="009167D7">
            <w:r w:rsidRPr="00F130F9">
              <w:t>06-07</w:t>
            </w:r>
          </w:p>
        </w:tc>
        <w:tc>
          <w:tcPr>
            <w:tcW w:w="1417" w:type="dxa"/>
            <w:tcBorders>
              <w:top w:val="single" w:sz="8" w:space="0" w:color="C0504D"/>
              <w:left w:val="single" w:sz="4" w:space="0" w:color="000000" w:themeColor="text1"/>
              <w:bottom w:val="single" w:sz="8" w:space="0" w:color="C0504D"/>
              <w:right w:val="single" w:sz="4" w:space="0" w:color="000000" w:themeColor="text1"/>
            </w:tcBorders>
            <w:tcPrChange w:id="27" w:author="Joost Wijnings" w:date="2014-07-23T11:49:00Z">
              <w:tcPr>
                <w:tcW w:w="1395" w:type="dxa"/>
                <w:tcBorders>
                  <w:top w:val="single" w:sz="8" w:space="0" w:color="C0504D"/>
                  <w:left w:val="single" w:sz="4" w:space="0" w:color="000000" w:themeColor="text1"/>
                  <w:bottom w:val="single" w:sz="8" w:space="0" w:color="C0504D"/>
                  <w:right w:val="single" w:sz="4" w:space="0" w:color="000000" w:themeColor="text1"/>
                </w:tcBorders>
              </w:tcPr>
            </w:tcPrChange>
          </w:tcPr>
          <w:p w14:paraId="23D93220" w14:textId="2EE94710" w:rsidR="009167D7" w:rsidRDefault="009167D7" w:rsidP="009167D7">
            <w:r w:rsidRPr="00F130F9">
              <w:t>28-</w:t>
            </w:r>
            <w:r>
              <w:t>0</w:t>
            </w:r>
            <w:r w:rsidRPr="00F130F9">
              <w:t>3-2013</w:t>
            </w:r>
          </w:p>
        </w:tc>
        <w:tc>
          <w:tcPr>
            <w:tcW w:w="2410" w:type="dxa"/>
            <w:tcBorders>
              <w:top w:val="single" w:sz="8" w:space="0" w:color="C0504D"/>
              <w:left w:val="single" w:sz="4" w:space="0" w:color="000000" w:themeColor="text1"/>
              <w:bottom w:val="single" w:sz="8" w:space="0" w:color="C0504D"/>
              <w:right w:val="single" w:sz="4" w:space="0" w:color="000000" w:themeColor="text1"/>
            </w:tcBorders>
            <w:tcPrChange w:id="28" w:author="Joost Wijnings" w:date="2014-07-23T11:49:00Z">
              <w:tcPr>
                <w:tcW w:w="2368" w:type="dxa"/>
                <w:tcBorders>
                  <w:top w:val="single" w:sz="8" w:space="0" w:color="C0504D"/>
                  <w:left w:val="single" w:sz="4" w:space="0" w:color="000000" w:themeColor="text1"/>
                  <w:bottom w:val="single" w:sz="8" w:space="0" w:color="C0504D"/>
                  <w:right w:val="single" w:sz="4" w:space="0" w:color="000000" w:themeColor="text1"/>
                </w:tcBorders>
              </w:tcPr>
            </w:tcPrChange>
          </w:tcPr>
          <w:p w14:paraId="5E64C426" w14:textId="4657EC01" w:rsidR="009167D7" w:rsidRDefault="009167D7" w:rsidP="009167D7">
            <w:r w:rsidRPr="00F130F9">
              <w:t>KING e-dienstverlening Jan Brinkkemper</w:t>
            </w:r>
          </w:p>
        </w:tc>
        <w:tc>
          <w:tcPr>
            <w:tcW w:w="4347" w:type="dxa"/>
            <w:gridSpan w:val="2"/>
            <w:tcBorders>
              <w:top w:val="single" w:sz="8" w:space="0" w:color="C0504D"/>
              <w:left w:val="single" w:sz="4" w:space="0" w:color="000000" w:themeColor="text1"/>
              <w:bottom w:val="single" w:sz="8" w:space="0" w:color="C0504D"/>
              <w:right w:val="single" w:sz="4" w:space="0" w:color="C0504D"/>
            </w:tcBorders>
            <w:tcPrChange w:id="29" w:author="Joost Wijnings" w:date="2014-07-23T11:49:00Z">
              <w:tcPr>
                <w:tcW w:w="4571" w:type="dxa"/>
                <w:gridSpan w:val="2"/>
                <w:tcBorders>
                  <w:top w:val="single" w:sz="8" w:space="0" w:color="C0504D"/>
                  <w:left w:val="single" w:sz="4" w:space="0" w:color="000000" w:themeColor="text1"/>
                  <w:bottom w:val="single" w:sz="8" w:space="0" w:color="C0504D"/>
                  <w:right w:val="single" w:sz="4" w:space="0" w:color="C0504D"/>
                </w:tcBorders>
              </w:tcPr>
            </w:tcPrChange>
          </w:tcPr>
          <w:p w14:paraId="5AC5CD6E" w14:textId="3605CF3C" w:rsidR="009167D7" w:rsidRDefault="009167D7" w:rsidP="009167D7">
            <w:r>
              <w:t>Vastgestelde versie 1.0</w:t>
            </w:r>
          </w:p>
        </w:tc>
      </w:tr>
      <w:tr w:rsidR="009167D7" w:rsidRPr="005B0BF0" w14:paraId="3B079E32" w14:textId="77777777" w:rsidTr="00964ECA">
        <w:tc>
          <w:tcPr>
            <w:tcW w:w="1101" w:type="dxa"/>
            <w:tcBorders>
              <w:top w:val="single" w:sz="8" w:space="0" w:color="C0504D"/>
              <w:left w:val="single" w:sz="4" w:space="0" w:color="C0504D"/>
              <w:bottom w:val="single" w:sz="8" w:space="0" w:color="C0504D"/>
              <w:right w:val="single" w:sz="4" w:space="0" w:color="000000" w:themeColor="text1"/>
            </w:tcBorders>
            <w:tcPrChange w:id="30" w:author="Joost Wijnings" w:date="2014-07-23T11:49:00Z">
              <w:tcPr>
                <w:tcW w:w="941" w:type="dxa"/>
                <w:tcBorders>
                  <w:top w:val="single" w:sz="8" w:space="0" w:color="C0504D"/>
                  <w:left w:val="single" w:sz="4" w:space="0" w:color="C0504D"/>
                  <w:bottom w:val="single" w:sz="8" w:space="0" w:color="C0504D"/>
                  <w:right w:val="single" w:sz="4" w:space="0" w:color="000000" w:themeColor="text1"/>
                </w:tcBorders>
              </w:tcPr>
            </w:tcPrChange>
          </w:tcPr>
          <w:p w14:paraId="1EC3E413" w14:textId="247639A2" w:rsidR="009167D7" w:rsidRDefault="009167D7" w:rsidP="009167D7">
            <w:pPr>
              <w:rPr>
                <w:bCs/>
                <w:noProof/>
              </w:rPr>
            </w:pPr>
            <w:r>
              <w:t>1.10</w:t>
            </w:r>
          </w:p>
        </w:tc>
        <w:tc>
          <w:tcPr>
            <w:tcW w:w="1417" w:type="dxa"/>
            <w:tcBorders>
              <w:top w:val="single" w:sz="8" w:space="0" w:color="C0504D"/>
              <w:left w:val="single" w:sz="4" w:space="0" w:color="000000" w:themeColor="text1"/>
              <w:bottom w:val="single" w:sz="8" w:space="0" w:color="C0504D"/>
              <w:right w:val="single" w:sz="4" w:space="0" w:color="000000" w:themeColor="text1"/>
            </w:tcBorders>
            <w:tcPrChange w:id="31" w:author="Joost Wijnings" w:date="2014-07-23T11:49:00Z">
              <w:tcPr>
                <w:tcW w:w="1395" w:type="dxa"/>
                <w:tcBorders>
                  <w:top w:val="single" w:sz="8" w:space="0" w:color="C0504D"/>
                  <w:left w:val="single" w:sz="4" w:space="0" w:color="000000" w:themeColor="text1"/>
                  <w:bottom w:val="single" w:sz="8" w:space="0" w:color="C0504D"/>
                  <w:right w:val="single" w:sz="4" w:space="0" w:color="000000" w:themeColor="text1"/>
                </w:tcBorders>
              </w:tcPr>
            </w:tcPrChange>
          </w:tcPr>
          <w:p w14:paraId="5C115DAE" w14:textId="7EF4CD9F" w:rsidR="009167D7" w:rsidRDefault="009167D7" w:rsidP="00C30EE9">
            <w:pPr>
              <w:rPr>
                <w:noProof/>
              </w:rPr>
            </w:pPr>
            <w:del w:id="32" w:author="Joost Wijnings" w:date="2014-04-07T10:28:00Z">
              <w:r w:rsidDel="00C30EE9">
                <w:delText>04</w:delText>
              </w:r>
            </w:del>
            <w:ins w:id="33" w:author="Joost Wijnings" w:date="2014-04-07T10:28:00Z">
              <w:r w:rsidR="00C30EE9">
                <w:t>07</w:t>
              </w:r>
            </w:ins>
            <w:r>
              <w:t>-04-2014</w:t>
            </w:r>
          </w:p>
        </w:tc>
        <w:tc>
          <w:tcPr>
            <w:tcW w:w="2410" w:type="dxa"/>
            <w:tcBorders>
              <w:top w:val="single" w:sz="8" w:space="0" w:color="C0504D"/>
              <w:left w:val="single" w:sz="4" w:space="0" w:color="000000" w:themeColor="text1"/>
              <w:bottom w:val="single" w:sz="8" w:space="0" w:color="C0504D"/>
              <w:right w:val="single" w:sz="4" w:space="0" w:color="000000" w:themeColor="text1"/>
            </w:tcBorders>
            <w:tcPrChange w:id="34" w:author="Joost Wijnings" w:date="2014-07-23T11:49:00Z">
              <w:tcPr>
                <w:tcW w:w="2368" w:type="dxa"/>
                <w:tcBorders>
                  <w:top w:val="single" w:sz="8" w:space="0" w:color="C0504D"/>
                  <w:left w:val="single" w:sz="4" w:space="0" w:color="000000" w:themeColor="text1"/>
                  <w:bottom w:val="single" w:sz="8" w:space="0" w:color="C0504D"/>
                  <w:right w:val="single" w:sz="4" w:space="0" w:color="000000" w:themeColor="text1"/>
                </w:tcBorders>
              </w:tcPr>
            </w:tcPrChange>
          </w:tcPr>
          <w:p w14:paraId="2143BF91" w14:textId="71578EC8" w:rsidR="009167D7" w:rsidRDefault="009167D7" w:rsidP="009167D7">
            <w:pPr>
              <w:rPr>
                <w:noProof/>
              </w:rPr>
            </w:pPr>
            <w:r>
              <w:t>KING e-dienstverlening</w:t>
            </w:r>
            <w:r>
              <w:br/>
              <w:t>Joost Wijnings</w:t>
            </w:r>
          </w:p>
        </w:tc>
        <w:tc>
          <w:tcPr>
            <w:tcW w:w="4347" w:type="dxa"/>
            <w:gridSpan w:val="2"/>
            <w:tcBorders>
              <w:top w:val="single" w:sz="8" w:space="0" w:color="C0504D"/>
              <w:left w:val="single" w:sz="4" w:space="0" w:color="000000" w:themeColor="text1"/>
              <w:bottom w:val="single" w:sz="8" w:space="0" w:color="C0504D"/>
              <w:right w:val="single" w:sz="4" w:space="0" w:color="C0504D"/>
            </w:tcBorders>
            <w:tcPrChange w:id="35" w:author="Joost Wijnings" w:date="2014-07-23T11:49:00Z">
              <w:tcPr>
                <w:tcW w:w="4571" w:type="dxa"/>
                <w:gridSpan w:val="2"/>
                <w:tcBorders>
                  <w:top w:val="single" w:sz="8" w:space="0" w:color="C0504D"/>
                  <w:left w:val="single" w:sz="4" w:space="0" w:color="000000" w:themeColor="text1"/>
                  <w:bottom w:val="single" w:sz="8" w:space="0" w:color="C0504D"/>
                  <w:right w:val="single" w:sz="4" w:space="0" w:color="C0504D"/>
                </w:tcBorders>
              </w:tcPr>
            </w:tcPrChange>
          </w:tcPr>
          <w:p w14:paraId="3F18F1F8" w14:textId="6DD5439A" w:rsidR="009167D7" w:rsidRDefault="009167D7" w:rsidP="009167D7">
            <w:pPr>
              <w:rPr>
                <w:noProof/>
              </w:rPr>
            </w:pPr>
            <w:r>
              <w:t>Definitieve versie 1.1 met tekstuele correcties (geen functionele wijzigingen)</w:t>
            </w:r>
          </w:p>
        </w:tc>
      </w:tr>
      <w:tr w:rsidR="00B75ED1" w:rsidRPr="005B0BF0" w14:paraId="51F2E8B5" w14:textId="77777777" w:rsidTr="00964ECA">
        <w:tc>
          <w:tcPr>
            <w:tcW w:w="1101" w:type="dxa"/>
            <w:tcBorders>
              <w:top w:val="single" w:sz="8" w:space="0" w:color="C0504D"/>
              <w:left w:val="single" w:sz="4" w:space="0" w:color="C0504D"/>
              <w:bottom w:val="single" w:sz="8" w:space="0" w:color="C0504D"/>
              <w:right w:val="single" w:sz="4" w:space="0" w:color="000000" w:themeColor="text1"/>
            </w:tcBorders>
            <w:tcPrChange w:id="36" w:author="Joost Wijnings" w:date="2014-07-23T11:49:00Z">
              <w:tcPr>
                <w:tcW w:w="941" w:type="dxa"/>
                <w:tcBorders>
                  <w:top w:val="single" w:sz="8" w:space="0" w:color="C0504D"/>
                  <w:left w:val="single" w:sz="4" w:space="0" w:color="C0504D"/>
                  <w:bottom w:val="single" w:sz="8" w:space="0" w:color="C0504D"/>
                  <w:right w:val="single" w:sz="4" w:space="0" w:color="000000" w:themeColor="text1"/>
                </w:tcBorders>
              </w:tcPr>
            </w:tcPrChange>
          </w:tcPr>
          <w:p w14:paraId="2E4CBB9B" w14:textId="28AA2A35" w:rsidR="00B75ED1" w:rsidRDefault="00B75ED1" w:rsidP="00F96D36">
            <w:pPr>
              <w:rPr>
                <w:bCs/>
                <w:noProof/>
              </w:rPr>
            </w:pPr>
            <w:ins w:id="37" w:author="Joost Wijnings" w:date="2014-04-07T10:27:00Z">
              <w:del w:id="38" w:author="Michiel Verhoef" w:date="2015-07-07T11:25:00Z">
                <w:r w:rsidDel="00533096">
                  <w:rPr>
                    <w:bCs/>
                    <w:noProof/>
                  </w:rPr>
                  <w:delText>1.</w:delText>
                </w:r>
              </w:del>
            </w:ins>
            <w:ins w:id="39" w:author="Joost Wijnings" w:date="2014-08-13T16:14:00Z">
              <w:del w:id="40" w:author="Michiel Verhoef" w:date="2015-06-03T09:06:00Z">
                <w:r w:rsidR="0024717A" w:rsidDel="00553B47">
                  <w:rPr>
                    <w:bCs/>
                    <w:noProof/>
                  </w:rPr>
                  <w:delText>1</w:delText>
                </w:r>
              </w:del>
              <w:del w:id="41" w:author="Michiel Verhoef" w:date="2015-07-07T11:25:00Z">
                <w:r w:rsidR="0024717A" w:rsidDel="00533096">
                  <w:rPr>
                    <w:bCs/>
                    <w:noProof/>
                  </w:rPr>
                  <w:delText>.0 CONCEPT</w:delText>
                </w:r>
              </w:del>
            </w:ins>
            <w:ins w:id="42" w:author="Michiel Verhoef" w:date="2015-07-07T11:25:00Z">
              <w:r w:rsidR="00533096">
                <w:rPr>
                  <w:bCs/>
                  <w:noProof/>
                </w:rPr>
                <w:t>1.1.02</w:t>
              </w:r>
            </w:ins>
          </w:p>
        </w:tc>
        <w:tc>
          <w:tcPr>
            <w:tcW w:w="1417" w:type="dxa"/>
            <w:tcBorders>
              <w:top w:val="single" w:sz="8" w:space="0" w:color="C0504D"/>
              <w:left w:val="single" w:sz="4" w:space="0" w:color="000000" w:themeColor="text1"/>
              <w:bottom w:val="single" w:sz="8" w:space="0" w:color="C0504D"/>
              <w:right w:val="single" w:sz="4" w:space="0" w:color="000000" w:themeColor="text1"/>
            </w:tcBorders>
            <w:tcPrChange w:id="43" w:author="Joost Wijnings" w:date="2014-07-23T11:49:00Z">
              <w:tcPr>
                <w:tcW w:w="1395" w:type="dxa"/>
                <w:tcBorders>
                  <w:top w:val="single" w:sz="8" w:space="0" w:color="C0504D"/>
                  <w:left w:val="single" w:sz="4" w:space="0" w:color="000000" w:themeColor="text1"/>
                  <w:bottom w:val="single" w:sz="8" w:space="0" w:color="C0504D"/>
                  <w:right w:val="single" w:sz="4" w:space="0" w:color="000000" w:themeColor="text1"/>
                </w:tcBorders>
              </w:tcPr>
            </w:tcPrChange>
          </w:tcPr>
          <w:p w14:paraId="50C6022C" w14:textId="40CA17B2" w:rsidR="00B75ED1" w:rsidRDefault="00EF67D1" w:rsidP="00AD5C17">
            <w:pPr>
              <w:rPr>
                <w:noProof/>
              </w:rPr>
            </w:pPr>
            <w:ins w:id="44" w:author="Joost Wijnings" w:date="2014-08-13T16:10:00Z">
              <w:del w:id="45" w:author="Michiel Verhoef" w:date="2015-07-07T13:07:00Z">
                <w:r w:rsidDel="00AD5C17">
                  <w:delText>13</w:delText>
                </w:r>
              </w:del>
            </w:ins>
            <w:ins w:id="46" w:author="Michiel Verhoef" w:date="2015-07-07T13:07:00Z">
              <w:r w:rsidR="00AD5C17">
                <w:t>07</w:t>
              </w:r>
            </w:ins>
            <w:ins w:id="47" w:author="Joost Wijnings" w:date="2014-04-07T10:29:00Z">
              <w:r w:rsidR="00B75ED1">
                <w:t>-</w:t>
              </w:r>
            </w:ins>
            <w:ins w:id="48" w:author="Joost Wijnings" w:date="2014-06-20T14:58:00Z">
              <w:r w:rsidR="006D5729">
                <w:t>0</w:t>
              </w:r>
            </w:ins>
            <w:ins w:id="49" w:author="Joost Wijnings" w:date="2014-08-13T16:10:00Z">
              <w:del w:id="50" w:author="Michiel Verhoef" w:date="2015-07-07T13:06:00Z">
                <w:r w:rsidDel="00AD5C17">
                  <w:delText>8</w:delText>
                </w:r>
              </w:del>
            </w:ins>
            <w:ins w:id="51" w:author="Michiel Verhoef" w:date="2015-07-07T13:06:00Z">
              <w:r w:rsidR="00AD5C17">
                <w:t>7</w:t>
              </w:r>
            </w:ins>
            <w:ins w:id="52" w:author="Joost Wijnings" w:date="2014-04-07T10:29:00Z">
              <w:r w:rsidR="00B75ED1">
                <w:t>-201</w:t>
              </w:r>
              <w:del w:id="53" w:author="Michiel Verhoef" w:date="2015-07-07T11:26:00Z">
                <w:r w:rsidR="00B75ED1" w:rsidDel="00533096">
                  <w:delText>4</w:delText>
                </w:r>
              </w:del>
            </w:ins>
            <w:ins w:id="54" w:author="Michiel Verhoef" w:date="2015-07-07T11:26:00Z">
              <w:r w:rsidR="00533096">
                <w:t>5</w:t>
              </w:r>
            </w:ins>
          </w:p>
        </w:tc>
        <w:tc>
          <w:tcPr>
            <w:tcW w:w="2410" w:type="dxa"/>
            <w:tcBorders>
              <w:top w:val="single" w:sz="8" w:space="0" w:color="C0504D"/>
              <w:left w:val="single" w:sz="4" w:space="0" w:color="000000" w:themeColor="text1"/>
              <w:bottom w:val="single" w:sz="8" w:space="0" w:color="C0504D"/>
              <w:right w:val="single" w:sz="4" w:space="0" w:color="000000" w:themeColor="text1"/>
            </w:tcBorders>
            <w:tcPrChange w:id="55" w:author="Joost Wijnings" w:date="2014-07-23T11:49:00Z">
              <w:tcPr>
                <w:tcW w:w="2368" w:type="dxa"/>
                <w:tcBorders>
                  <w:top w:val="single" w:sz="8" w:space="0" w:color="C0504D"/>
                  <w:left w:val="single" w:sz="4" w:space="0" w:color="000000" w:themeColor="text1"/>
                  <w:bottom w:val="single" w:sz="8" w:space="0" w:color="C0504D"/>
                  <w:right w:val="single" w:sz="4" w:space="0" w:color="000000" w:themeColor="text1"/>
                </w:tcBorders>
              </w:tcPr>
            </w:tcPrChange>
          </w:tcPr>
          <w:p w14:paraId="574E3C28" w14:textId="2864DE19" w:rsidR="00B75ED1" w:rsidRDefault="00B75ED1" w:rsidP="00B75ED1">
            <w:pPr>
              <w:rPr>
                <w:noProof/>
              </w:rPr>
            </w:pPr>
            <w:ins w:id="56" w:author="Joost Wijnings" w:date="2014-04-07T10:29:00Z">
              <w:r>
                <w:t>KING e-dienstverlening</w:t>
              </w:r>
              <w:r>
                <w:br/>
                <w:t>Joost Wijnings</w:t>
              </w:r>
            </w:ins>
            <w:ins w:id="57" w:author="Michiel Verhoef" w:date="2015-03-09T11:31:00Z">
              <w:r w:rsidR="0001315D">
                <w:t>, Michiel Verhoef</w:t>
              </w:r>
            </w:ins>
          </w:p>
        </w:tc>
        <w:tc>
          <w:tcPr>
            <w:tcW w:w="4347" w:type="dxa"/>
            <w:gridSpan w:val="2"/>
            <w:tcBorders>
              <w:top w:val="single" w:sz="8" w:space="0" w:color="C0504D"/>
              <w:left w:val="single" w:sz="4" w:space="0" w:color="000000" w:themeColor="text1"/>
              <w:bottom w:val="single" w:sz="8" w:space="0" w:color="C0504D"/>
              <w:right w:val="single" w:sz="4" w:space="0" w:color="C0504D"/>
            </w:tcBorders>
            <w:tcPrChange w:id="58" w:author="Joost Wijnings" w:date="2014-07-23T11:49:00Z">
              <w:tcPr>
                <w:tcW w:w="4571" w:type="dxa"/>
                <w:gridSpan w:val="2"/>
                <w:tcBorders>
                  <w:top w:val="single" w:sz="8" w:space="0" w:color="C0504D"/>
                  <w:left w:val="single" w:sz="4" w:space="0" w:color="000000" w:themeColor="text1"/>
                  <w:bottom w:val="single" w:sz="8" w:space="0" w:color="C0504D"/>
                  <w:right w:val="single" w:sz="4" w:space="0" w:color="C0504D"/>
                </w:tcBorders>
              </w:tcPr>
            </w:tcPrChange>
          </w:tcPr>
          <w:p w14:paraId="24EC871B" w14:textId="5C3E1B9A" w:rsidR="00B75ED1" w:rsidRDefault="00B75ED1" w:rsidP="00964ECA">
            <w:pPr>
              <w:rPr>
                <w:ins w:id="59" w:author="Joost Wijnings" w:date="2014-08-13T16:14:00Z"/>
                <w:noProof/>
              </w:rPr>
            </w:pPr>
            <w:ins w:id="60" w:author="Joost Wijnings" w:date="2014-04-07T10:28:00Z">
              <w:r>
                <w:rPr>
                  <w:noProof/>
                </w:rPr>
                <w:t>Con</w:t>
              </w:r>
            </w:ins>
            <w:ins w:id="61" w:author="Joost Wijnings" w:date="2014-04-07T10:29:00Z">
              <w:r>
                <w:rPr>
                  <w:noProof/>
                </w:rPr>
                <w:t>ceptversie voor document versie 1.</w:t>
              </w:r>
            </w:ins>
            <w:ins w:id="62" w:author="Joost Wijnings" w:date="2014-06-20T14:58:00Z">
              <w:del w:id="63" w:author="Michiel Verhoef" w:date="2015-06-03T09:06:00Z">
                <w:r w:rsidR="00964ECA" w:rsidDel="0008772F">
                  <w:rPr>
                    <w:noProof/>
                  </w:rPr>
                  <w:delText>1</w:delText>
                </w:r>
              </w:del>
            </w:ins>
            <w:ins w:id="64" w:author="Michiel Verhoef" w:date="2015-07-07T11:25:00Z">
              <w:r w:rsidR="00F71ABD">
                <w:rPr>
                  <w:noProof/>
                </w:rPr>
                <w:t>1</w:t>
              </w:r>
              <w:r w:rsidR="00533096">
                <w:rPr>
                  <w:noProof/>
                </w:rPr>
                <w:t>.0</w:t>
              </w:r>
            </w:ins>
            <w:ins w:id="65" w:author="Michiel Verhoef" w:date="2015-06-03T09:06:00Z">
              <w:r w:rsidR="0008772F">
                <w:rPr>
                  <w:noProof/>
                </w:rPr>
                <w:t>2</w:t>
              </w:r>
            </w:ins>
            <w:ins w:id="66" w:author="Joost Wijnings" w:date="2014-06-20T14:58:00Z">
              <w:del w:id="67" w:author="Michiel Verhoef" w:date="2015-07-07T11:25:00Z">
                <w:r w:rsidR="00964ECA" w:rsidDel="00533096">
                  <w:rPr>
                    <w:noProof/>
                  </w:rPr>
                  <w:delText>.</w:delText>
                </w:r>
              </w:del>
            </w:ins>
            <w:ins w:id="68" w:author="Joost Wijnings" w:date="2014-07-23T11:50:00Z">
              <w:del w:id="69" w:author="Michiel Verhoef" w:date="2015-07-07T11:25:00Z">
                <w:r w:rsidR="00964ECA" w:rsidDel="00533096">
                  <w:rPr>
                    <w:noProof/>
                  </w:rPr>
                  <w:delText>0</w:delText>
                </w:r>
              </w:del>
            </w:ins>
            <w:ins w:id="70" w:author="Joost Wijnings" w:date="2014-04-07T10:29:00Z">
              <w:r>
                <w:rPr>
                  <w:noProof/>
                </w:rPr>
                <w:t xml:space="preserve"> (standaard versie 1.</w:t>
              </w:r>
            </w:ins>
            <w:ins w:id="71" w:author="Joost Wijnings" w:date="2014-06-20T14:58:00Z">
              <w:del w:id="72" w:author="Michiel Verhoef" w:date="2015-07-07T11:25:00Z">
                <w:r w:rsidR="006D5729" w:rsidDel="00533096">
                  <w:rPr>
                    <w:noProof/>
                  </w:rPr>
                  <w:delText>0</w:delText>
                </w:r>
              </w:del>
            </w:ins>
            <w:ins w:id="73" w:author="Michiel Verhoef" w:date="2015-07-07T11:25:00Z">
              <w:r w:rsidR="00533096">
                <w:rPr>
                  <w:noProof/>
                </w:rPr>
                <w:t>1</w:t>
              </w:r>
            </w:ins>
            <w:ins w:id="74" w:author="Joost Wijnings" w:date="2014-04-07T10:29:00Z">
              <w:r>
                <w:rPr>
                  <w:noProof/>
                </w:rPr>
                <w:t>)</w:t>
              </w:r>
            </w:ins>
            <w:ins w:id="75" w:author="Joost Wijnings" w:date="2014-08-13T16:14:00Z">
              <w:r w:rsidR="0024717A">
                <w:rPr>
                  <w:noProof/>
                </w:rPr>
                <w:t xml:space="preserve">: </w:t>
              </w:r>
            </w:ins>
          </w:p>
          <w:p w14:paraId="6F66B321" w14:textId="50187573" w:rsidR="0024717A" w:rsidRDefault="0024717A">
            <w:pPr>
              <w:pStyle w:val="Lijstalinea"/>
              <w:numPr>
                <w:ilvl w:val="0"/>
                <w:numId w:val="62"/>
              </w:numPr>
              <w:rPr>
                <w:noProof/>
              </w:rPr>
              <w:pPrChange w:id="76" w:author="Joost Wijnings" w:date="2014-08-13T16:14:00Z">
                <w:pPr/>
              </w:pPrChange>
            </w:pPr>
            <w:ins w:id="77" w:author="Joost Wijnings" w:date="2014-08-13T16:14:00Z">
              <w:r>
                <w:rPr>
                  <w:noProof/>
                </w:rPr>
                <w:t>Toevoeging hoofdstuk met extensies</w:t>
              </w:r>
            </w:ins>
          </w:p>
        </w:tc>
      </w:tr>
      <w:tr w:rsidR="00B75ED1" w:rsidRPr="005B0BF0" w14:paraId="25E6CF1A" w14:textId="77777777" w:rsidTr="00964ECA">
        <w:tc>
          <w:tcPr>
            <w:tcW w:w="1101" w:type="dxa"/>
            <w:tcBorders>
              <w:top w:val="single" w:sz="8" w:space="0" w:color="C0504D"/>
              <w:left w:val="single" w:sz="4" w:space="0" w:color="C0504D"/>
              <w:bottom w:val="single" w:sz="4" w:space="0" w:color="C0504D"/>
              <w:right w:val="single" w:sz="4" w:space="0" w:color="000000" w:themeColor="text1"/>
            </w:tcBorders>
            <w:tcPrChange w:id="78" w:author="Joost Wijnings" w:date="2014-07-23T11:49:00Z">
              <w:tcPr>
                <w:tcW w:w="941" w:type="dxa"/>
                <w:tcBorders>
                  <w:top w:val="single" w:sz="8" w:space="0" w:color="C0504D"/>
                  <w:left w:val="single" w:sz="4" w:space="0" w:color="C0504D"/>
                  <w:bottom w:val="single" w:sz="4" w:space="0" w:color="C0504D"/>
                  <w:right w:val="single" w:sz="4" w:space="0" w:color="000000" w:themeColor="text1"/>
                </w:tcBorders>
              </w:tcPr>
            </w:tcPrChange>
          </w:tcPr>
          <w:p w14:paraId="6ED63AFF" w14:textId="2107D65A" w:rsidR="00B75ED1" w:rsidRDefault="00B75ED1" w:rsidP="00B75ED1">
            <w:pPr>
              <w:rPr>
                <w:bCs/>
                <w:noProof/>
              </w:rPr>
            </w:pPr>
          </w:p>
        </w:tc>
        <w:tc>
          <w:tcPr>
            <w:tcW w:w="1417" w:type="dxa"/>
            <w:tcBorders>
              <w:top w:val="single" w:sz="8" w:space="0" w:color="C0504D"/>
              <w:left w:val="single" w:sz="4" w:space="0" w:color="000000" w:themeColor="text1"/>
              <w:bottom w:val="single" w:sz="4" w:space="0" w:color="C0504D"/>
              <w:right w:val="single" w:sz="4" w:space="0" w:color="000000" w:themeColor="text1"/>
            </w:tcBorders>
            <w:tcPrChange w:id="79" w:author="Joost Wijnings" w:date="2014-07-23T11:49:00Z">
              <w:tcPr>
                <w:tcW w:w="1395" w:type="dxa"/>
                <w:tcBorders>
                  <w:top w:val="single" w:sz="8" w:space="0" w:color="C0504D"/>
                  <w:left w:val="single" w:sz="4" w:space="0" w:color="000000" w:themeColor="text1"/>
                  <w:bottom w:val="single" w:sz="4" w:space="0" w:color="C0504D"/>
                  <w:right w:val="single" w:sz="4" w:space="0" w:color="000000" w:themeColor="text1"/>
                </w:tcBorders>
              </w:tcPr>
            </w:tcPrChange>
          </w:tcPr>
          <w:p w14:paraId="2BA24146" w14:textId="5CD12268" w:rsidR="00B75ED1" w:rsidRDefault="00B75ED1" w:rsidP="00B75ED1">
            <w:pPr>
              <w:rPr>
                <w:noProof/>
              </w:rPr>
            </w:pPr>
          </w:p>
        </w:tc>
        <w:tc>
          <w:tcPr>
            <w:tcW w:w="2410" w:type="dxa"/>
            <w:tcBorders>
              <w:top w:val="single" w:sz="8" w:space="0" w:color="C0504D"/>
              <w:left w:val="single" w:sz="4" w:space="0" w:color="000000" w:themeColor="text1"/>
              <w:bottom w:val="single" w:sz="4" w:space="0" w:color="C0504D"/>
              <w:right w:val="single" w:sz="4" w:space="0" w:color="000000" w:themeColor="text1"/>
            </w:tcBorders>
            <w:tcPrChange w:id="80" w:author="Joost Wijnings" w:date="2014-07-23T11:49:00Z">
              <w:tcPr>
                <w:tcW w:w="2368" w:type="dxa"/>
                <w:tcBorders>
                  <w:top w:val="single" w:sz="8" w:space="0" w:color="C0504D"/>
                  <w:left w:val="single" w:sz="4" w:space="0" w:color="000000" w:themeColor="text1"/>
                  <w:bottom w:val="single" w:sz="4" w:space="0" w:color="C0504D"/>
                  <w:right w:val="single" w:sz="4" w:space="0" w:color="000000" w:themeColor="text1"/>
                </w:tcBorders>
              </w:tcPr>
            </w:tcPrChange>
          </w:tcPr>
          <w:p w14:paraId="0AAEDEFE" w14:textId="5E21CF8A" w:rsidR="00B75ED1" w:rsidRDefault="00B75ED1" w:rsidP="00B75ED1">
            <w:pPr>
              <w:rPr>
                <w:noProof/>
              </w:rPr>
            </w:pPr>
          </w:p>
        </w:tc>
        <w:tc>
          <w:tcPr>
            <w:tcW w:w="4347" w:type="dxa"/>
            <w:gridSpan w:val="2"/>
            <w:tcBorders>
              <w:top w:val="single" w:sz="8" w:space="0" w:color="C0504D"/>
              <w:left w:val="single" w:sz="4" w:space="0" w:color="000000" w:themeColor="text1"/>
              <w:bottom w:val="single" w:sz="4" w:space="0" w:color="C0504D"/>
              <w:right w:val="single" w:sz="4" w:space="0" w:color="C0504D"/>
            </w:tcBorders>
            <w:tcPrChange w:id="81" w:author="Joost Wijnings" w:date="2014-07-23T11:49:00Z">
              <w:tcPr>
                <w:tcW w:w="4571" w:type="dxa"/>
                <w:gridSpan w:val="2"/>
                <w:tcBorders>
                  <w:top w:val="single" w:sz="8" w:space="0" w:color="C0504D"/>
                  <w:left w:val="single" w:sz="4" w:space="0" w:color="000000" w:themeColor="text1"/>
                  <w:bottom w:val="single" w:sz="4" w:space="0" w:color="C0504D"/>
                  <w:right w:val="single" w:sz="4" w:space="0" w:color="C0504D"/>
                </w:tcBorders>
              </w:tcPr>
            </w:tcPrChange>
          </w:tcPr>
          <w:p w14:paraId="71AD7177" w14:textId="5223CBAE" w:rsidR="00B75ED1" w:rsidRDefault="00B75ED1" w:rsidP="00B75ED1">
            <w:pPr>
              <w:rPr>
                <w:noProof/>
              </w:rPr>
            </w:pPr>
          </w:p>
        </w:tc>
      </w:tr>
      <w:tr w:rsidR="00B75ED1" w:rsidRPr="005B0BF0" w14:paraId="28688347" w14:textId="77777777" w:rsidTr="00964ECA">
        <w:tc>
          <w:tcPr>
            <w:tcW w:w="1101" w:type="dxa"/>
            <w:tcBorders>
              <w:top w:val="single" w:sz="8" w:space="0" w:color="C0504D"/>
              <w:left w:val="single" w:sz="4" w:space="0" w:color="C0504D"/>
              <w:bottom w:val="single" w:sz="8" w:space="0" w:color="C0504D"/>
              <w:right w:val="single" w:sz="4" w:space="0" w:color="000000" w:themeColor="text1"/>
            </w:tcBorders>
            <w:tcPrChange w:id="82" w:author="Joost Wijnings" w:date="2014-07-23T11:49:00Z">
              <w:tcPr>
                <w:tcW w:w="941" w:type="dxa"/>
                <w:tcBorders>
                  <w:top w:val="single" w:sz="8" w:space="0" w:color="C0504D"/>
                  <w:left w:val="single" w:sz="4" w:space="0" w:color="C0504D"/>
                  <w:bottom w:val="single" w:sz="8" w:space="0" w:color="C0504D"/>
                  <w:right w:val="single" w:sz="4" w:space="0" w:color="000000" w:themeColor="text1"/>
                </w:tcBorders>
              </w:tcPr>
            </w:tcPrChange>
          </w:tcPr>
          <w:p w14:paraId="22A3EF70" w14:textId="138EAE8C" w:rsidR="00B75ED1" w:rsidRDefault="00B75ED1" w:rsidP="00B75ED1">
            <w:pPr>
              <w:rPr>
                <w:bCs/>
                <w:noProof/>
              </w:rPr>
            </w:pPr>
          </w:p>
        </w:tc>
        <w:tc>
          <w:tcPr>
            <w:tcW w:w="1417" w:type="dxa"/>
            <w:tcBorders>
              <w:top w:val="single" w:sz="8" w:space="0" w:color="C0504D"/>
              <w:left w:val="single" w:sz="4" w:space="0" w:color="000000" w:themeColor="text1"/>
              <w:bottom w:val="single" w:sz="8" w:space="0" w:color="C0504D"/>
              <w:right w:val="single" w:sz="4" w:space="0" w:color="000000" w:themeColor="text1"/>
            </w:tcBorders>
            <w:tcPrChange w:id="83" w:author="Joost Wijnings" w:date="2014-07-23T11:49:00Z">
              <w:tcPr>
                <w:tcW w:w="1395" w:type="dxa"/>
                <w:tcBorders>
                  <w:top w:val="single" w:sz="8" w:space="0" w:color="C0504D"/>
                  <w:left w:val="single" w:sz="4" w:space="0" w:color="000000" w:themeColor="text1"/>
                  <w:bottom w:val="single" w:sz="8" w:space="0" w:color="C0504D"/>
                  <w:right w:val="single" w:sz="4" w:space="0" w:color="000000" w:themeColor="text1"/>
                </w:tcBorders>
              </w:tcPr>
            </w:tcPrChange>
          </w:tcPr>
          <w:p w14:paraId="0625711C" w14:textId="1AC85C6E" w:rsidR="00B75ED1" w:rsidRDefault="00B75ED1" w:rsidP="00B75ED1">
            <w:pPr>
              <w:rPr>
                <w:noProof/>
              </w:rPr>
            </w:pPr>
          </w:p>
        </w:tc>
        <w:tc>
          <w:tcPr>
            <w:tcW w:w="2410" w:type="dxa"/>
            <w:tcBorders>
              <w:top w:val="single" w:sz="8" w:space="0" w:color="C0504D"/>
              <w:left w:val="single" w:sz="4" w:space="0" w:color="000000" w:themeColor="text1"/>
              <w:bottom w:val="single" w:sz="8" w:space="0" w:color="C0504D"/>
              <w:right w:val="single" w:sz="4" w:space="0" w:color="000000" w:themeColor="text1"/>
            </w:tcBorders>
            <w:tcPrChange w:id="84" w:author="Joost Wijnings" w:date="2014-07-23T11:49:00Z">
              <w:tcPr>
                <w:tcW w:w="2368" w:type="dxa"/>
                <w:tcBorders>
                  <w:top w:val="single" w:sz="8" w:space="0" w:color="C0504D"/>
                  <w:left w:val="single" w:sz="4" w:space="0" w:color="000000" w:themeColor="text1"/>
                  <w:bottom w:val="single" w:sz="8" w:space="0" w:color="C0504D"/>
                  <w:right w:val="single" w:sz="4" w:space="0" w:color="000000" w:themeColor="text1"/>
                </w:tcBorders>
              </w:tcPr>
            </w:tcPrChange>
          </w:tcPr>
          <w:p w14:paraId="6570F558" w14:textId="05A80B5B" w:rsidR="00B75ED1" w:rsidRDefault="00B75ED1" w:rsidP="00B75ED1">
            <w:pPr>
              <w:rPr>
                <w:noProof/>
              </w:rPr>
            </w:pPr>
          </w:p>
        </w:tc>
        <w:tc>
          <w:tcPr>
            <w:tcW w:w="4347" w:type="dxa"/>
            <w:gridSpan w:val="2"/>
            <w:tcBorders>
              <w:top w:val="single" w:sz="8" w:space="0" w:color="C0504D"/>
              <w:left w:val="single" w:sz="4" w:space="0" w:color="000000" w:themeColor="text1"/>
              <w:bottom w:val="single" w:sz="8" w:space="0" w:color="C0504D"/>
              <w:right w:val="single" w:sz="4" w:space="0" w:color="C0504D"/>
            </w:tcBorders>
            <w:tcPrChange w:id="85" w:author="Joost Wijnings" w:date="2014-07-23T11:49:00Z">
              <w:tcPr>
                <w:tcW w:w="4571" w:type="dxa"/>
                <w:gridSpan w:val="2"/>
                <w:tcBorders>
                  <w:top w:val="single" w:sz="8" w:space="0" w:color="C0504D"/>
                  <w:left w:val="single" w:sz="4" w:space="0" w:color="000000" w:themeColor="text1"/>
                  <w:bottom w:val="single" w:sz="8" w:space="0" w:color="C0504D"/>
                  <w:right w:val="single" w:sz="4" w:space="0" w:color="C0504D"/>
                </w:tcBorders>
              </w:tcPr>
            </w:tcPrChange>
          </w:tcPr>
          <w:p w14:paraId="39811752" w14:textId="1955A502" w:rsidR="00B75ED1" w:rsidRDefault="00B75ED1" w:rsidP="00B75ED1">
            <w:pPr>
              <w:rPr>
                <w:noProof/>
              </w:rPr>
            </w:pPr>
          </w:p>
        </w:tc>
      </w:tr>
      <w:tr w:rsidR="00B75ED1" w:rsidRPr="005B0BF0" w14:paraId="7E49A054" w14:textId="77777777" w:rsidTr="00964ECA">
        <w:tc>
          <w:tcPr>
            <w:tcW w:w="1101" w:type="dxa"/>
            <w:tcBorders>
              <w:top w:val="single" w:sz="8" w:space="0" w:color="C0504D"/>
              <w:left w:val="single" w:sz="4" w:space="0" w:color="C0504D"/>
              <w:bottom w:val="single" w:sz="8" w:space="0" w:color="C0504D"/>
              <w:right w:val="single" w:sz="4" w:space="0" w:color="000000" w:themeColor="text1"/>
            </w:tcBorders>
            <w:tcPrChange w:id="86" w:author="Joost Wijnings" w:date="2014-07-23T11:49:00Z">
              <w:tcPr>
                <w:tcW w:w="941" w:type="dxa"/>
                <w:tcBorders>
                  <w:top w:val="single" w:sz="8" w:space="0" w:color="C0504D"/>
                  <w:left w:val="single" w:sz="4" w:space="0" w:color="C0504D"/>
                  <w:bottom w:val="single" w:sz="8" w:space="0" w:color="C0504D"/>
                  <w:right w:val="single" w:sz="4" w:space="0" w:color="000000" w:themeColor="text1"/>
                </w:tcBorders>
              </w:tcPr>
            </w:tcPrChange>
          </w:tcPr>
          <w:p w14:paraId="4C80F024" w14:textId="3881CC4E" w:rsidR="00B75ED1" w:rsidRDefault="00B75ED1" w:rsidP="00B75ED1">
            <w:pPr>
              <w:rPr>
                <w:noProof/>
              </w:rPr>
            </w:pPr>
          </w:p>
        </w:tc>
        <w:tc>
          <w:tcPr>
            <w:tcW w:w="1417" w:type="dxa"/>
            <w:tcBorders>
              <w:top w:val="single" w:sz="8" w:space="0" w:color="C0504D"/>
              <w:left w:val="single" w:sz="4" w:space="0" w:color="000000" w:themeColor="text1"/>
              <w:bottom w:val="single" w:sz="8" w:space="0" w:color="C0504D"/>
              <w:right w:val="single" w:sz="4" w:space="0" w:color="000000" w:themeColor="text1"/>
            </w:tcBorders>
            <w:tcPrChange w:id="87" w:author="Joost Wijnings" w:date="2014-07-23T11:49:00Z">
              <w:tcPr>
                <w:tcW w:w="1395" w:type="dxa"/>
                <w:tcBorders>
                  <w:top w:val="single" w:sz="8" w:space="0" w:color="C0504D"/>
                  <w:left w:val="single" w:sz="4" w:space="0" w:color="000000" w:themeColor="text1"/>
                  <w:bottom w:val="single" w:sz="8" w:space="0" w:color="C0504D"/>
                  <w:right w:val="single" w:sz="4" w:space="0" w:color="000000" w:themeColor="text1"/>
                </w:tcBorders>
              </w:tcPr>
            </w:tcPrChange>
          </w:tcPr>
          <w:p w14:paraId="09897B82" w14:textId="47B9A87E" w:rsidR="00B75ED1" w:rsidRDefault="00B75ED1" w:rsidP="00B75ED1">
            <w:pPr>
              <w:rPr>
                <w:noProof/>
              </w:rPr>
            </w:pPr>
          </w:p>
        </w:tc>
        <w:tc>
          <w:tcPr>
            <w:tcW w:w="2410" w:type="dxa"/>
            <w:tcBorders>
              <w:top w:val="single" w:sz="8" w:space="0" w:color="C0504D"/>
              <w:left w:val="single" w:sz="4" w:space="0" w:color="000000" w:themeColor="text1"/>
              <w:bottom w:val="single" w:sz="8" w:space="0" w:color="C0504D"/>
              <w:right w:val="single" w:sz="4" w:space="0" w:color="000000" w:themeColor="text1"/>
            </w:tcBorders>
            <w:tcPrChange w:id="88" w:author="Joost Wijnings" w:date="2014-07-23T11:49:00Z">
              <w:tcPr>
                <w:tcW w:w="2368" w:type="dxa"/>
                <w:tcBorders>
                  <w:top w:val="single" w:sz="8" w:space="0" w:color="C0504D"/>
                  <w:left w:val="single" w:sz="4" w:space="0" w:color="000000" w:themeColor="text1"/>
                  <w:bottom w:val="single" w:sz="8" w:space="0" w:color="C0504D"/>
                  <w:right w:val="single" w:sz="4" w:space="0" w:color="000000" w:themeColor="text1"/>
                </w:tcBorders>
              </w:tcPr>
            </w:tcPrChange>
          </w:tcPr>
          <w:p w14:paraId="7A53E950" w14:textId="7A41C1ED" w:rsidR="00B75ED1" w:rsidRDefault="00B75ED1" w:rsidP="00B75ED1">
            <w:pPr>
              <w:rPr>
                <w:noProof/>
              </w:rPr>
            </w:pPr>
          </w:p>
        </w:tc>
        <w:tc>
          <w:tcPr>
            <w:tcW w:w="4347" w:type="dxa"/>
            <w:gridSpan w:val="2"/>
            <w:tcBorders>
              <w:top w:val="single" w:sz="8" w:space="0" w:color="C0504D"/>
              <w:left w:val="single" w:sz="4" w:space="0" w:color="000000" w:themeColor="text1"/>
              <w:bottom w:val="single" w:sz="8" w:space="0" w:color="C0504D"/>
              <w:right w:val="single" w:sz="4" w:space="0" w:color="C0504D"/>
            </w:tcBorders>
            <w:tcPrChange w:id="89" w:author="Joost Wijnings" w:date="2014-07-23T11:49:00Z">
              <w:tcPr>
                <w:tcW w:w="4571" w:type="dxa"/>
                <w:gridSpan w:val="2"/>
                <w:tcBorders>
                  <w:top w:val="single" w:sz="8" w:space="0" w:color="C0504D"/>
                  <w:left w:val="single" w:sz="4" w:space="0" w:color="000000" w:themeColor="text1"/>
                  <w:bottom w:val="single" w:sz="8" w:space="0" w:color="C0504D"/>
                  <w:right w:val="single" w:sz="4" w:space="0" w:color="C0504D"/>
                </w:tcBorders>
              </w:tcPr>
            </w:tcPrChange>
          </w:tcPr>
          <w:p w14:paraId="002AA005" w14:textId="63CAE861" w:rsidR="00B75ED1" w:rsidRDefault="00B75ED1" w:rsidP="00B75ED1">
            <w:pPr>
              <w:rPr>
                <w:noProof/>
              </w:rPr>
            </w:pPr>
          </w:p>
        </w:tc>
      </w:tr>
      <w:tr w:rsidR="00B75ED1" w:rsidRPr="005B0BF0" w14:paraId="265C062B" w14:textId="77777777" w:rsidTr="00964ECA">
        <w:tc>
          <w:tcPr>
            <w:tcW w:w="1101" w:type="dxa"/>
            <w:tcBorders>
              <w:top w:val="single" w:sz="8" w:space="0" w:color="C0504D"/>
              <w:left w:val="single" w:sz="4" w:space="0" w:color="C0504D"/>
              <w:bottom w:val="single" w:sz="8" w:space="0" w:color="C0504D"/>
              <w:right w:val="single" w:sz="4" w:space="0" w:color="000000" w:themeColor="text1"/>
            </w:tcBorders>
            <w:tcPrChange w:id="90" w:author="Joost Wijnings" w:date="2014-07-23T11:49:00Z">
              <w:tcPr>
                <w:tcW w:w="941" w:type="dxa"/>
                <w:tcBorders>
                  <w:top w:val="single" w:sz="8" w:space="0" w:color="C0504D"/>
                  <w:left w:val="single" w:sz="4" w:space="0" w:color="C0504D"/>
                  <w:bottom w:val="single" w:sz="8" w:space="0" w:color="C0504D"/>
                  <w:right w:val="single" w:sz="4" w:space="0" w:color="000000" w:themeColor="text1"/>
                </w:tcBorders>
              </w:tcPr>
            </w:tcPrChange>
          </w:tcPr>
          <w:p w14:paraId="69989F6A" w14:textId="1931AA81" w:rsidR="00B75ED1" w:rsidRDefault="00B75ED1" w:rsidP="00B75ED1">
            <w:pPr>
              <w:rPr>
                <w:noProof/>
              </w:rPr>
            </w:pPr>
          </w:p>
        </w:tc>
        <w:tc>
          <w:tcPr>
            <w:tcW w:w="1417" w:type="dxa"/>
            <w:tcBorders>
              <w:top w:val="single" w:sz="8" w:space="0" w:color="C0504D"/>
              <w:left w:val="single" w:sz="4" w:space="0" w:color="000000" w:themeColor="text1"/>
              <w:bottom w:val="single" w:sz="8" w:space="0" w:color="C0504D"/>
              <w:right w:val="single" w:sz="4" w:space="0" w:color="000000" w:themeColor="text1"/>
            </w:tcBorders>
            <w:tcPrChange w:id="91" w:author="Joost Wijnings" w:date="2014-07-23T11:49:00Z">
              <w:tcPr>
                <w:tcW w:w="1395" w:type="dxa"/>
                <w:tcBorders>
                  <w:top w:val="single" w:sz="8" w:space="0" w:color="C0504D"/>
                  <w:left w:val="single" w:sz="4" w:space="0" w:color="000000" w:themeColor="text1"/>
                  <w:bottom w:val="single" w:sz="8" w:space="0" w:color="C0504D"/>
                  <w:right w:val="single" w:sz="4" w:space="0" w:color="000000" w:themeColor="text1"/>
                </w:tcBorders>
              </w:tcPr>
            </w:tcPrChange>
          </w:tcPr>
          <w:p w14:paraId="1F289920" w14:textId="72FAC3AD" w:rsidR="00B75ED1" w:rsidRDefault="00B75ED1" w:rsidP="00B75ED1">
            <w:pPr>
              <w:rPr>
                <w:noProof/>
              </w:rPr>
            </w:pPr>
          </w:p>
        </w:tc>
        <w:tc>
          <w:tcPr>
            <w:tcW w:w="2410" w:type="dxa"/>
            <w:tcBorders>
              <w:top w:val="single" w:sz="8" w:space="0" w:color="C0504D"/>
              <w:left w:val="single" w:sz="4" w:space="0" w:color="000000" w:themeColor="text1"/>
              <w:bottom w:val="single" w:sz="8" w:space="0" w:color="C0504D"/>
              <w:right w:val="single" w:sz="4" w:space="0" w:color="000000" w:themeColor="text1"/>
            </w:tcBorders>
            <w:tcPrChange w:id="92" w:author="Joost Wijnings" w:date="2014-07-23T11:49:00Z">
              <w:tcPr>
                <w:tcW w:w="2368" w:type="dxa"/>
                <w:tcBorders>
                  <w:top w:val="single" w:sz="8" w:space="0" w:color="C0504D"/>
                  <w:left w:val="single" w:sz="4" w:space="0" w:color="000000" w:themeColor="text1"/>
                  <w:bottom w:val="single" w:sz="8" w:space="0" w:color="C0504D"/>
                  <w:right w:val="single" w:sz="4" w:space="0" w:color="000000" w:themeColor="text1"/>
                </w:tcBorders>
              </w:tcPr>
            </w:tcPrChange>
          </w:tcPr>
          <w:p w14:paraId="73871E83" w14:textId="66840D2F" w:rsidR="00B75ED1" w:rsidRDefault="00B75ED1" w:rsidP="00B75ED1">
            <w:pPr>
              <w:rPr>
                <w:noProof/>
              </w:rPr>
            </w:pPr>
          </w:p>
        </w:tc>
        <w:tc>
          <w:tcPr>
            <w:tcW w:w="4347" w:type="dxa"/>
            <w:gridSpan w:val="2"/>
            <w:tcBorders>
              <w:top w:val="single" w:sz="8" w:space="0" w:color="C0504D"/>
              <w:left w:val="single" w:sz="4" w:space="0" w:color="000000" w:themeColor="text1"/>
              <w:bottom w:val="single" w:sz="8" w:space="0" w:color="C0504D"/>
              <w:right w:val="single" w:sz="4" w:space="0" w:color="C0504D"/>
            </w:tcBorders>
            <w:tcPrChange w:id="93" w:author="Joost Wijnings" w:date="2014-07-23T11:49:00Z">
              <w:tcPr>
                <w:tcW w:w="4571" w:type="dxa"/>
                <w:gridSpan w:val="2"/>
                <w:tcBorders>
                  <w:top w:val="single" w:sz="8" w:space="0" w:color="C0504D"/>
                  <w:left w:val="single" w:sz="4" w:space="0" w:color="000000" w:themeColor="text1"/>
                  <w:bottom w:val="single" w:sz="8" w:space="0" w:color="C0504D"/>
                  <w:right w:val="single" w:sz="4" w:space="0" w:color="C0504D"/>
                </w:tcBorders>
              </w:tcPr>
            </w:tcPrChange>
          </w:tcPr>
          <w:p w14:paraId="21AA8925" w14:textId="7C2D0775" w:rsidR="00B75ED1" w:rsidRDefault="00B75ED1" w:rsidP="00B75ED1">
            <w:pPr>
              <w:rPr>
                <w:noProof/>
              </w:rPr>
            </w:pPr>
          </w:p>
        </w:tc>
      </w:tr>
      <w:tr w:rsidR="00B75ED1" w:rsidRPr="005B0BF0" w14:paraId="442200C2" w14:textId="77777777" w:rsidTr="00964ECA">
        <w:tc>
          <w:tcPr>
            <w:tcW w:w="1101" w:type="dxa"/>
            <w:tcBorders>
              <w:top w:val="single" w:sz="8" w:space="0" w:color="C0504D"/>
              <w:left w:val="single" w:sz="4" w:space="0" w:color="C0504D"/>
              <w:bottom w:val="single" w:sz="8" w:space="0" w:color="C0504D"/>
              <w:right w:val="single" w:sz="4" w:space="0" w:color="000000" w:themeColor="text1"/>
            </w:tcBorders>
            <w:tcPrChange w:id="94" w:author="Joost Wijnings" w:date="2014-07-23T11:49:00Z">
              <w:tcPr>
                <w:tcW w:w="941" w:type="dxa"/>
                <w:tcBorders>
                  <w:top w:val="single" w:sz="8" w:space="0" w:color="C0504D"/>
                  <w:left w:val="single" w:sz="4" w:space="0" w:color="C0504D"/>
                  <w:bottom w:val="single" w:sz="8" w:space="0" w:color="C0504D"/>
                  <w:right w:val="single" w:sz="4" w:space="0" w:color="000000" w:themeColor="text1"/>
                </w:tcBorders>
              </w:tcPr>
            </w:tcPrChange>
          </w:tcPr>
          <w:p w14:paraId="33655C2A" w14:textId="5429B88C" w:rsidR="00B75ED1" w:rsidRDefault="00B75ED1" w:rsidP="00B75ED1">
            <w:pPr>
              <w:rPr>
                <w:noProof/>
              </w:rPr>
            </w:pPr>
          </w:p>
        </w:tc>
        <w:tc>
          <w:tcPr>
            <w:tcW w:w="1417" w:type="dxa"/>
            <w:tcBorders>
              <w:top w:val="single" w:sz="8" w:space="0" w:color="C0504D"/>
              <w:left w:val="single" w:sz="4" w:space="0" w:color="000000" w:themeColor="text1"/>
              <w:bottom w:val="single" w:sz="8" w:space="0" w:color="C0504D"/>
              <w:right w:val="single" w:sz="4" w:space="0" w:color="000000" w:themeColor="text1"/>
            </w:tcBorders>
            <w:tcPrChange w:id="95" w:author="Joost Wijnings" w:date="2014-07-23T11:49:00Z">
              <w:tcPr>
                <w:tcW w:w="1395" w:type="dxa"/>
                <w:tcBorders>
                  <w:top w:val="single" w:sz="8" w:space="0" w:color="C0504D"/>
                  <w:left w:val="single" w:sz="4" w:space="0" w:color="000000" w:themeColor="text1"/>
                  <w:bottom w:val="single" w:sz="8" w:space="0" w:color="C0504D"/>
                  <w:right w:val="single" w:sz="4" w:space="0" w:color="000000" w:themeColor="text1"/>
                </w:tcBorders>
              </w:tcPr>
            </w:tcPrChange>
          </w:tcPr>
          <w:p w14:paraId="528D881B" w14:textId="674B708D" w:rsidR="00B75ED1" w:rsidRDefault="00B75ED1" w:rsidP="00B75ED1">
            <w:pPr>
              <w:rPr>
                <w:noProof/>
              </w:rPr>
            </w:pPr>
          </w:p>
        </w:tc>
        <w:tc>
          <w:tcPr>
            <w:tcW w:w="2410" w:type="dxa"/>
            <w:tcBorders>
              <w:top w:val="single" w:sz="8" w:space="0" w:color="C0504D"/>
              <w:left w:val="single" w:sz="4" w:space="0" w:color="000000" w:themeColor="text1"/>
              <w:bottom w:val="single" w:sz="8" w:space="0" w:color="C0504D"/>
              <w:right w:val="single" w:sz="4" w:space="0" w:color="000000" w:themeColor="text1"/>
            </w:tcBorders>
            <w:tcPrChange w:id="96" w:author="Joost Wijnings" w:date="2014-07-23T11:49:00Z">
              <w:tcPr>
                <w:tcW w:w="2368" w:type="dxa"/>
                <w:tcBorders>
                  <w:top w:val="single" w:sz="8" w:space="0" w:color="C0504D"/>
                  <w:left w:val="single" w:sz="4" w:space="0" w:color="000000" w:themeColor="text1"/>
                  <w:bottom w:val="single" w:sz="8" w:space="0" w:color="C0504D"/>
                  <w:right w:val="single" w:sz="4" w:space="0" w:color="000000" w:themeColor="text1"/>
                </w:tcBorders>
              </w:tcPr>
            </w:tcPrChange>
          </w:tcPr>
          <w:p w14:paraId="1AAB4D47" w14:textId="7E92C71A" w:rsidR="00B75ED1" w:rsidRDefault="00B75ED1" w:rsidP="00B75ED1">
            <w:pPr>
              <w:rPr>
                <w:noProof/>
              </w:rPr>
            </w:pPr>
          </w:p>
        </w:tc>
        <w:tc>
          <w:tcPr>
            <w:tcW w:w="4347" w:type="dxa"/>
            <w:gridSpan w:val="2"/>
            <w:tcBorders>
              <w:top w:val="single" w:sz="8" w:space="0" w:color="C0504D"/>
              <w:left w:val="single" w:sz="4" w:space="0" w:color="000000" w:themeColor="text1"/>
              <w:bottom w:val="single" w:sz="8" w:space="0" w:color="C0504D"/>
              <w:right w:val="single" w:sz="4" w:space="0" w:color="C0504D"/>
            </w:tcBorders>
            <w:tcPrChange w:id="97" w:author="Joost Wijnings" w:date="2014-07-23T11:49:00Z">
              <w:tcPr>
                <w:tcW w:w="4571" w:type="dxa"/>
                <w:gridSpan w:val="2"/>
                <w:tcBorders>
                  <w:top w:val="single" w:sz="8" w:space="0" w:color="C0504D"/>
                  <w:left w:val="single" w:sz="4" w:space="0" w:color="000000" w:themeColor="text1"/>
                  <w:bottom w:val="single" w:sz="8" w:space="0" w:color="C0504D"/>
                  <w:right w:val="single" w:sz="4" w:space="0" w:color="C0504D"/>
                </w:tcBorders>
              </w:tcPr>
            </w:tcPrChange>
          </w:tcPr>
          <w:p w14:paraId="38C04BA0" w14:textId="2166C4A6" w:rsidR="00B75ED1" w:rsidRDefault="00B75ED1" w:rsidP="00B75ED1">
            <w:pPr>
              <w:rPr>
                <w:noProof/>
              </w:rPr>
            </w:pPr>
          </w:p>
        </w:tc>
      </w:tr>
      <w:tr w:rsidR="00B75ED1" w:rsidRPr="005B0BF0" w14:paraId="58A56568" w14:textId="77777777" w:rsidTr="00964ECA">
        <w:tc>
          <w:tcPr>
            <w:tcW w:w="1101" w:type="dxa"/>
            <w:tcBorders>
              <w:top w:val="single" w:sz="8" w:space="0" w:color="C0504D"/>
              <w:left w:val="single" w:sz="4" w:space="0" w:color="C0504D"/>
              <w:bottom w:val="single" w:sz="8" w:space="0" w:color="C0504D"/>
              <w:right w:val="single" w:sz="4" w:space="0" w:color="000000" w:themeColor="text1"/>
            </w:tcBorders>
            <w:tcPrChange w:id="98" w:author="Joost Wijnings" w:date="2014-07-23T11:49:00Z">
              <w:tcPr>
                <w:tcW w:w="941" w:type="dxa"/>
                <w:tcBorders>
                  <w:top w:val="single" w:sz="8" w:space="0" w:color="C0504D"/>
                  <w:left w:val="single" w:sz="4" w:space="0" w:color="C0504D"/>
                  <w:bottom w:val="single" w:sz="8" w:space="0" w:color="C0504D"/>
                  <w:right w:val="single" w:sz="4" w:space="0" w:color="000000" w:themeColor="text1"/>
                </w:tcBorders>
              </w:tcPr>
            </w:tcPrChange>
          </w:tcPr>
          <w:p w14:paraId="6783DED4" w14:textId="00B81961" w:rsidR="00B75ED1" w:rsidRDefault="00B75ED1" w:rsidP="00B75ED1">
            <w:pPr>
              <w:rPr>
                <w:noProof/>
              </w:rPr>
            </w:pPr>
          </w:p>
        </w:tc>
        <w:tc>
          <w:tcPr>
            <w:tcW w:w="1417" w:type="dxa"/>
            <w:tcBorders>
              <w:top w:val="single" w:sz="8" w:space="0" w:color="C0504D"/>
              <w:left w:val="single" w:sz="4" w:space="0" w:color="000000" w:themeColor="text1"/>
              <w:bottom w:val="single" w:sz="8" w:space="0" w:color="C0504D"/>
              <w:right w:val="single" w:sz="4" w:space="0" w:color="000000" w:themeColor="text1"/>
            </w:tcBorders>
            <w:tcPrChange w:id="99" w:author="Joost Wijnings" w:date="2014-07-23T11:49:00Z">
              <w:tcPr>
                <w:tcW w:w="1395" w:type="dxa"/>
                <w:tcBorders>
                  <w:top w:val="single" w:sz="8" w:space="0" w:color="C0504D"/>
                  <w:left w:val="single" w:sz="4" w:space="0" w:color="000000" w:themeColor="text1"/>
                  <w:bottom w:val="single" w:sz="8" w:space="0" w:color="C0504D"/>
                  <w:right w:val="single" w:sz="4" w:space="0" w:color="000000" w:themeColor="text1"/>
                </w:tcBorders>
              </w:tcPr>
            </w:tcPrChange>
          </w:tcPr>
          <w:p w14:paraId="49084860" w14:textId="70442122" w:rsidR="00B75ED1" w:rsidRDefault="00B75ED1" w:rsidP="00B75ED1">
            <w:pPr>
              <w:rPr>
                <w:noProof/>
              </w:rPr>
            </w:pPr>
          </w:p>
        </w:tc>
        <w:tc>
          <w:tcPr>
            <w:tcW w:w="2410" w:type="dxa"/>
            <w:tcBorders>
              <w:top w:val="single" w:sz="8" w:space="0" w:color="C0504D"/>
              <w:left w:val="single" w:sz="4" w:space="0" w:color="000000" w:themeColor="text1"/>
              <w:bottom w:val="single" w:sz="8" w:space="0" w:color="C0504D"/>
              <w:right w:val="single" w:sz="4" w:space="0" w:color="000000" w:themeColor="text1"/>
            </w:tcBorders>
            <w:tcPrChange w:id="100" w:author="Joost Wijnings" w:date="2014-07-23T11:49:00Z">
              <w:tcPr>
                <w:tcW w:w="2368" w:type="dxa"/>
                <w:tcBorders>
                  <w:top w:val="single" w:sz="8" w:space="0" w:color="C0504D"/>
                  <w:left w:val="single" w:sz="4" w:space="0" w:color="000000" w:themeColor="text1"/>
                  <w:bottom w:val="single" w:sz="8" w:space="0" w:color="C0504D"/>
                  <w:right w:val="single" w:sz="4" w:space="0" w:color="000000" w:themeColor="text1"/>
                </w:tcBorders>
              </w:tcPr>
            </w:tcPrChange>
          </w:tcPr>
          <w:p w14:paraId="5DCD7127" w14:textId="1E561DFB" w:rsidR="00B75ED1" w:rsidRDefault="00B75ED1" w:rsidP="00B75ED1">
            <w:pPr>
              <w:rPr>
                <w:noProof/>
              </w:rPr>
            </w:pPr>
          </w:p>
        </w:tc>
        <w:tc>
          <w:tcPr>
            <w:tcW w:w="4347" w:type="dxa"/>
            <w:gridSpan w:val="2"/>
            <w:tcBorders>
              <w:top w:val="single" w:sz="8" w:space="0" w:color="C0504D"/>
              <w:left w:val="single" w:sz="4" w:space="0" w:color="000000" w:themeColor="text1"/>
              <w:bottom w:val="single" w:sz="8" w:space="0" w:color="C0504D"/>
              <w:right w:val="single" w:sz="4" w:space="0" w:color="C0504D"/>
            </w:tcBorders>
            <w:tcPrChange w:id="101" w:author="Joost Wijnings" w:date="2014-07-23T11:49:00Z">
              <w:tcPr>
                <w:tcW w:w="4571" w:type="dxa"/>
                <w:gridSpan w:val="2"/>
                <w:tcBorders>
                  <w:top w:val="single" w:sz="8" w:space="0" w:color="C0504D"/>
                  <w:left w:val="single" w:sz="4" w:space="0" w:color="000000" w:themeColor="text1"/>
                  <w:bottom w:val="single" w:sz="8" w:space="0" w:color="C0504D"/>
                  <w:right w:val="single" w:sz="4" w:space="0" w:color="C0504D"/>
                </w:tcBorders>
              </w:tcPr>
            </w:tcPrChange>
          </w:tcPr>
          <w:p w14:paraId="2D7ABCB0" w14:textId="187A776A" w:rsidR="00B75ED1" w:rsidRDefault="00B75ED1" w:rsidP="00B75ED1">
            <w:pPr>
              <w:rPr>
                <w:noProof/>
              </w:rPr>
            </w:pPr>
          </w:p>
        </w:tc>
      </w:tr>
      <w:tr w:rsidR="00B75ED1" w:rsidRPr="005B0BF0" w14:paraId="44880AA7" w14:textId="77777777" w:rsidTr="00964ECA">
        <w:tc>
          <w:tcPr>
            <w:tcW w:w="1101" w:type="dxa"/>
            <w:tcBorders>
              <w:top w:val="single" w:sz="8" w:space="0" w:color="C0504D"/>
              <w:left w:val="single" w:sz="4" w:space="0" w:color="C0504D"/>
              <w:bottom w:val="single" w:sz="8" w:space="0" w:color="C0504D"/>
              <w:right w:val="single" w:sz="4" w:space="0" w:color="000000" w:themeColor="text1"/>
            </w:tcBorders>
            <w:tcPrChange w:id="102" w:author="Joost Wijnings" w:date="2014-07-23T11:49:00Z">
              <w:tcPr>
                <w:tcW w:w="941" w:type="dxa"/>
                <w:tcBorders>
                  <w:top w:val="single" w:sz="8" w:space="0" w:color="C0504D"/>
                  <w:left w:val="single" w:sz="4" w:space="0" w:color="C0504D"/>
                  <w:bottom w:val="single" w:sz="8" w:space="0" w:color="C0504D"/>
                  <w:right w:val="single" w:sz="4" w:space="0" w:color="000000" w:themeColor="text1"/>
                </w:tcBorders>
              </w:tcPr>
            </w:tcPrChange>
          </w:tcPr>
          <w:p w14:paraId="5C302CD5" w14:textId="77777777" w:rsidR="00B75ED1" w:rsidRDefault="00B75ED1" w:rsidP="00B75ED1">
            <w:pPr>
              <w:rPr>
                <w:noProof/>
              </w:rPr>
            </w:pPr>
          </w:p>
        </w:tc>
        <w:tc>
          <w:tcPr>
            <w:tcW w:w="1417" w:type="dxa"/>
            <w:tcBorders>
              <w:top w:val="single" w:sz="8" w:space="0" w:color="C0504D"/>
              <w:left w:val="single" w:sz="4" w:space="0" w:color="000000" w:themeColor="text1"/>
              <w:bottom w:val="single" w:sz="8" w:space="0" w:color="C0504D"/>
              <w:right w:val="single" w:sz="4" w:space="0" w:color="000000" w:themeColor="text1"/>
            </w:tcBorders>
            <w:tcPrChange w:id="103" w:author="Joost Wijnings" w:date="2014-07-23T11:49:00Z">
              <w:tcPr>
                <w:tcW w:w="1395" w:type="dxa"/>
                <w:tcBorders>
                  <w:top w:val="single" w:sz="8" w:space="0" w:color="C0504D"/>
                  <w:left w:val="single" w:sz="4" w:space="0" w:color="000000" w:themeColor="text1"/>
                  <w:bottom w:val="single" w:sz="8" w:space="0" w:color="C0504D"/>
                  <w:right w:val="single" w:sz="4" w:space="0" w:color="000000" w:themeColor="text1"/>
                </w:tcBorders>
              </w:tcPr>
            </w:tcPrChange>
          </w:tcPr>
          <w:p w14:paraId="3F34D05B" w14:textId="77777777" w:rsidR="00B75ED1" w:rsidRDefault="00B75ED1" w:rsidP="00B75ED1">
            <w:pPr>
              <w:rPr>
                <w:noProof/>
              </w:rPr>
            </w:pPr>
          </w:p>
        </w:tc>
        <w:tc>
          <w:tcPr>
            <w:tcW w:w="2410" w:type="dxa"/>
            <w:tcBorders>
              <w:top w:val="single" w:sz="8" w:space="0" w:color="C0504D"/>
              <w:left w:val="single" w:sz="4" w:space="0" w:color="000000" w:themeColor="text1"/>
              <w:bottom w:val="single" w:sz="8" w:space="0" w:color="C0504D"/>
              <w:right w:val="single" w:sz="4" w:space="0" w:color="000000" w:themeColor="text1"/>
            </w:tcBorders>
            <w:tcPrChange w:id="104" w:author="Joost Wijnings" w:date="2014-07-23T11:49:00Z">
              <w:tcPr>
                <w:tcW w:w="2368" w:type="dxa"/>
                <w:tcBorders>
                  <w:top w:val="single" w:sz="8" w:space="0" w:color="C0504D"/>
                  <w:left w:val="single" w:sz="4" w:space="0" w:color="000000" w:themeColor="text1"/>
                  <w:bottom w:val="single" w:sz="8" w:space="0" w:color="C0504D"/>
                  <w:right w:val="single" w:sz="4" w:space="0" w:color="000000" w:themeColor="text1"/>
                </w:tcBorders>
              </w:tcPr>
            </w:tcPrChange>
          </w:tcPr>
          <w:p w14:paraId="6829F8E4" w14:textId="77777777" w:rsidR="00B75ED1" w:rsidRDefault="00B75ED1" w:rsidP="00B75ED1">
            <w:pPr>
              <w:rPr>
                <w:noProof/>
              </w:rPr>
            </w:pPr>
          </w:p>
        </w:tc>
        <w:tc>
          <w:tcPr>
            <w:tcW w:w="4347" w:type="dxa"/>
            <w:gridSpan w:val="2"/>
            <w:tcBorders>
              <w:top w:val="single" w:sz="8" w:space="0" w:color="C0504D"/>
              <w:left w:val="single" w:sz="4" w:space="0" w:color="000000" w:themeColor="text1"/>
              <w:bottom w:val="single" w:sz="8" w:space="0" w:color="C0504D"/>
              <w:right w:val="single" w:sz="4" w:space="0" w:color="C0504D"/>
            </w:tcBorders>
            <w:tcPrChange w:id="105" w:author="Joost Wijnings" w:date="2014-07-23T11:49:00Z">
              <w:tcPr>
                <w:tcW w:w="4571" w:type="dxa"/>
                <w:gridSpan w:val="2"/>
                <w:tcBorders>
                  <w:top w:val="single" w:sz="8" w:space="0" w:color="C0504D"/>
                  <w:left w:val="single" w:sz="4" w:space="0" w:color="000000" w:themeColor="text1"/>
                  <w:bottom w:val="single" w:sz="8" w:space="0" w:color="C0504D"/>
                  <w:right w:val="single" w:sz="4" w:space="0" w:color="C0504D"/>
                </w:tcBorders>
              </w:tcPr>
            </w:tcPrChange>
          </w:tcPr>
          <w:p w14:paraId="2D3E27C2" w14:textId="77777777" w:rsidR="00B75ED1" w:rsidRDefault="00B75ED1" w:rsidP="00B75ED1">
            <w:pPr>
              <w:rPr>
                <w:noProof/>
              </w:rPr>
            </w:pPr>
          </w:p>
        </w:tc>
      </w:tr>
      <w:tr w:rsidR="00B75ED1" w:rsidRPr="005B0BF0" w14:paraId="5F04DBCE" w14:textId="77777777" w:rsidTr="00964ECA">
        <w:tc>
          <w:tcPr>
            <w:tcW w:w="1101" w:type="dxa"/>
            <w:tcBorders>
              <w:top w:val="single" w:sz="8" w:space="0" w:color="C0504D"/>
              <w:left w:val="single" w:sz="4" w:space="0" w:color="C0504D"/>
              <w:bottom w:val="single" w:sz="4" w:space="0" w:color="C0504D"/>
              <w:right w:val="single" w:sz="4" w:space="0" w:color="000000" w:themeColor="text1"/>
            </w:tcBorders>
            <w:tcPrChange w:id="106" w:author="Joost Wijnings" w:date="2014-07-23T11:49:00Z">
              <w:tcPr>
                <w:tcW w:w="941" w:type="dxa"/>
                <w:tcBorders>
                  <w:top w:val="single" w:sz="8" w:space="0" w:color="C0504D"/>
                  <w:left w:val="single" w:sz="4" w:space="0" w:color="C0504D"/>
                  <w:bottom w:val="single" w:sz="4" w:space="0" w:color="C0504D"/>
                  <w:right w:val="single" w:sz="4" w:space="0" w:color="000000" w:themeColor="text1"/>
                </w:tcBorders>
              </w:tcPr>
            </w:tcPrChange>
          </w:tcPr>
          <w:p w14:paraId="320D85F4" w14:textId="77777777" w:rsidR="00B75ED1" w:rsidRDefault="00B75ED1" w:rsidP="00B75ED1">
            <w:pPr>
              <w:rPr>
                <w:noProof/>
              </w:rPr>
            </w:pPr>
          </w:p>
        </w:tc>
        <w:tc>
          <w:tcPr>
            <w:tcW w:w="1417" w:type="dxa"/>
            <w:tcBorders>
              <w:top w:val="single" w:sz="8" w:space="0" w:color="C0504D"/>
              <w:left w:val="single" w:sz="4" w:space="0" w:color="000000" w:themeColor="text1"/>
              <w:bottom w:val="single" w:sz="4" w:space="0" w:color="C0504D"/>
              <w:right w:val="single" w:sz="4" w:space="0" w:color="000000" w:themeColor="text1"/>
            </w:tcBorders>
            <w:tcPrChange w:id="107" w:author="Joost Wijnings" w:date="2014-07-23T11:49:00Z">
              <w:tcPr>
                <w:tcW w:w="1395" w:type="dxa"/>
                <w:tcBorders>
                  <w:top w:val="single" w:sz="8" w:space="0" w:color="C0504D"/>
                  <w:left w:val="single" w:sz="4" w:space="0" w:color="000000" w:themeColor="text1"/>
                  <w:bottom w:val="single" w:sz="4" w:space="0" w:color="C0504D"/>
                  <w:right w:val="single" w:sz="4" w:space="0" w:color="000000" w:themeColor="text1"/>
                </w:tcBorders>
              </w:tcPr>
            </w:tcPrChange>
          </w:tcPr>
          <w:p w14:paraId="4BD8C0F3" w14:textId="77777777" w:rsidR="00B75ED1" w:rsidRDefault="00B75ED1" w:rsidP="00B75ED1">
            <w:pPr>
              <w:rPr>
                <w:noProof/>
              </w:rPr>
            </w:pPr>
          </w:p>
        </w:tc>
        <w:tc>
          <w:tcPr>
            <w:tcW w:w="2410" w:type="dxa"/>
            <w:tcBorders>
              <w:top w:val="single" w:sz="8" w:space="0" w:color="C0504D"/>
              <w:left w:val="single" w:sz="4" w:space="0" w:color="000000" w:themeColor="text1"/>
              <w:bottom w:val="single" w:sz="4" w:space="0" w:color="C0504D"/>
              <w:right w:val="single" w:sz="4" w:space="0" w:color="000000" w:themeColor="text1"/>
            </w:tcBorders>
            <w:tcPrChange w:id="108" w:author="Joost Wijnings" w:date="2014-07-23T11:49:00Z">
              <w:tcPr>
                <w:tcW w:w="2368" w:type="dxa"/>
                <w:tcBorders>
                  <w:top w:val="single" w:sz="8" w:space="0" w:color="C0504D"/>
                  <w:left w:val="single" w:sz="4" w:space="0" w:color="000000" w:themeColor="text1"/>
                  <w:bottom w:val="single" w:sz="4" w:space="0" w:color="C0504D"/>
                  <w:right w:val="single" w:sz="4" w:space="0" w:color="000000" w:themeColor="text1"/>
                </w:tcBorders>
              </w:tcPr>
            </w:tcPrChange>
          </w:tcPr>
          <w:p w14:paraId="556F05EA" w14:textId="77777777" w:rsidR="00B75ED1" w:rsidRDefault="00B75ED1" w:rsidP="00B75ED1">
            <w:pPr>
              <w:rPr>
                <w:noProof/>
              </w:rPr>
            </w:pPr>
          </w:p>
        </w:tc>
        <w:tc>
          <w:tcPr>
            <w:tcW w:w="4347" w:type="dxa"/>
            <w:gridSpan w:val="2"/>
            <w:tcBorders>
              <w:top w:val="single" w:sz="8" w:space="0" w:color="C0504D"/>
              <w:left w:val="single" w:sz="4" w:space="0" w:color="000000" w:themeColor="text1"/>
              <w:bottom w:val="single" w:sz="4" w:space="0" w:color="C0504D"/>
              <w:right w:val="single" w:sz="4" w:space="0" w:color="C0504D"/>
            </w:tcBorders>
            <w:tcPrChange w:id="109" w:author="Joost Wijnings" w:date="2014-07-23T11:49:00Z">
              <w:tcPr>
                <w:tcW w:w="4571" w:type="dxa"/>
                <w:gridSpan w:val="2"/>
                <w:tcBorders>
                  <w:top w:val="single" w:sz="8" w:space="0" w:color="C0504D"/>
                  <w:left w:val="single" w:sz="4" w:space="0" w:color="000000" w:themeColor="text1"/>
                  <w:bottom w:val="single" w:sz="4" w:space="0" w:color="C0504D"/>
                  <w:right w:val="single" w:sz="4" w:space="0" w:color="C0504D"/>
                </w:tcBorders>
              </w:tcPr>
            </w:tcPrChange>
          </w:tcPr>
          <w:p w14:paraId="1F42C178" w14:textId="77777777" w:rsidR="00B75ED1" w:rsidRDefault="00B75ED1" w:rsidP="00B75ED1">
            <w:pPr>
              <w:rPr>
                <w:noProof/>
              </w:rPr>
            </w:pPr>
          </w:p>
        </w:tc>
      </w:tr>
    </w:tbl>
    <w:p w14:paraId="750A3C23" w14:textId="77777777" w:rsidR="009167D7" w:rsidRDefault="009167D7">
      <w:pPr>
        <w:spacing w:before="0" w:line="240" w:lineRule="auto"/>
        <w:rPr>
          <w:b/>
        </w:rPr>
      </w:pPr>
    </w:p>
    <w:p w14:paraId="5C00BAA3" w14:textId="77777777" w:rsidR="009167D7" w:rsidRDefault="009167D7">
      <w:pPr>
        <w:spacing w:before="0" w:line="240" w:lineRule="auto"/>
        <w:rPr>
          <w:b/>
        </w:rPr>
      </w:pPr>
    </w:p>
    <w:p w14:paraId="7ADB2179" w14:textId="77777777" w:rsidR="009167D7" w:rsidRDefault="009167D7">
      <w:pPr>
        <w:spacing w:before="0" w:line="240" w:lineRule="auto"/>
        <w:rPr>
          <w:b/>
        </w:rPr>
      </w:pPr>
    </w:p>
    <w:p w14:paraId="43A01F29" w14:textId="77777777" w:rsidR="009167D7" w:rsidRDefault="009167D7">
      <w:pPr>
        <w:spacing w:before="0" w:line="240" w:lineRule="auto"/>
        <w:rPr>
          <w:b/>
        </w:rPr>
      </w:pPr>
    </w:p>
    <w:p w14:paraId="70D839A3" w14:textId="77777777" w:rsidR="009167D7" w:rsidRDefault="009167D7">
      <w:pPr>
        <w:spacing w:before="0" w:line="240" w:lineRule="auto"/>
        <w:rPr>
          <w:b/>
        </w:rPr>
      </w:pPr>
    </w:p>
    <w:p w14:paraId="322828F0" w14:textId="77777777" w:rsidR="009167D7" w:rsidRDefault="009167D7">
      <w:pPr>
        <w:spacing w:before="0" w:line="240" w:lineRule="auto"/>
        <w:rPr>
          <w:b/>
        </w:rPr>
      </w:pPr>
    </w:p>
    <w:p w14:paraId="49B74971" w14:textId="77777777" w:rsidR="009167D7" w:rsidRDefault="009167D7">
      <w:pPr>
        <w:spacing w:before="0" w:line="240" w:lineRule="auto"/>
        <w:rPr>
          <w:b/>
        </w:rPr>
      </w:pPr>
    </w:p>
    <w:p w14:paraId="17894E1E" w14:textId="77777777" w:rsidR="009167D7" w:rsidRDefault="009167D7">
      <w:pPr>
        <w:spacing w:before="0" w:line="240" w:lineRule="auto"/>
        <w:rPr>
          <w:b/>
        </w:rPr>
      </w:pPr>
    </w:p>
    <w:p w14:paraId="0986951E" w14:textId="77777777" w:rsidR="009167D7" w:rsidRDefault="009167D7">
      <w:pPr>
        <w:spacing w:before="0" w:line="240" w:lineRule="auto"/>
        <w:rPr>
          <w:b/>
        </w:rPr>
      </w:pPr>
    </w:p>
    <w:p w14:paraId="2304DB61" w14:textId="77777777" w:rsidR="009167D7" w:rsidRDefault="009167D7">
      <w:pPr>
        <w:spacing w:before="0" w:line="240" w:lineRule="auto"/>
        <w:rPr>
          <w:b/>
        </w:rPr>
      </w:pPr>
    </w:p>
    <w:p w14:paraId="0C60DBC1" w14:textId="77777777" w:rsidR="009167D7" w:rsidRDefault="009167D7">
      <w:pPr>
        <w:spacing w:before="0" w:line="240" w:lineRule="auto"/>
        <w:rPr>
          <w:b/>
        </w:rPr>
      </w:pPr>
    </w:p>
    <w:p w14:paraId="24B201EE" w14:textId="77777777" w:rsidR="009167D7" w:rsidRPr="005B0BF0" w:rsidRDefault="009167D7" w:rsidP="009167D7">
      <w:pPr>
        <w:pBdr>
          <w:top w:val="single" w:sz="4" w:space="1" w:color="auto"/>
          <w:left w:val="single" w:sz="4" w:space="4" w:color="auto"/>
          <w:bottom w:val="single" w:sz="4" w:space="15" w:color="auto"/>
          <w:right w:val="single" w:sz="4" w:space="4" w:color="auto"/>
        </w:pBdr>
        <w:rPr>
          <w:noProof/>
        </w:rPr>
      </w:pPr>
      <w:r w:rsidRPr="005B0BF0">
        <w:rPr>
          <w:rFonts w:cs="Calibri"/>
          <w:i/>
          <w:iCs/>
          <w:noProof/>
          <w:color w:val="000000"/>
        </w:rPr>
        <w:t xml:space="preserve">KING is van, voor en door gemeenten. Onze producten ontwikkelen we daarom voor en in samenwerking met gemeenten en andere organisaties. Dit gebeurt met de grootst mogelijke zorg. We streven er naar om onze documenten en andere producten blijvend te verbeteren en te versterken. Dit lukt niet zonder u. Hebt u aanvullingen, suggesties, vragen of opmerkingen rondom dit of andere KING producten, aarzel dan niet en laat het aan ons weten. Alleen zo kunnen we samen onze producten nog beter maken. U kunt ons bereiken via onze website </w:t>
      </w:r>
      <w:r w:rsidRPr="005B0BF0">
        <w:rPr>
          <w:rFonts w:cs="Calibri"/>
          <w:i/>
          <w:iCs/>
          <w:noProof/>
          <w:color w:val="0000FF"/>
          <w:u w:val="single"/>
        </w:rPr>
        <w:t>www.kinggemeenten.nl</w:t>
      </w:r>
      <w:r w:rsidRPr="005B0BF0">
        <w:rPr>
          <w:rFonts w:cs="Calibri"/>
          <w:i/>
          <w:iCs/>
          <w:noProof/>
          <w:color w:val="000000"/>
        </w:rPr>
        <w:t xml:space="preserve"> of via </w:t>
      </w:r>
      <w:r w:rsidRPr="005B0BF0">
        <w:rPr>
          <w:rFonts w:cs="Calibri"/>
          <w:i/>
          <w:iCs/>
          <w:noProof/>
          <w:color w:val="0000FF"/>
          <w:u w:val="single"/>
        </w:rPr>
        <w:t>info@kinggemeenten.nl</w:t>
      </w:r>
      <w:r w:rsidRPr="005B0BF0">
        <w:rPr>
          <w:rFonts w:ascii="Times New Roman" w:hAnsi="Times New Roman"/>
          <w:i/>
          <w:iCs/>
          <w:noProof/>
          <w:color w:val="000000"/>
        </w:rPr>
        <w:t>.</w:t>
      </w:r>
    </w:p>
    <w:p w14:paraId="18ACCFD1" w14:textId="072CBD6C" w:rsidR="007276DF" w:rsidRPr="00ED1D6F" w:rsidRDefault="007276DF">
      <w:pPr>
        <w:spacing w:before="0" w:line="240" w:lineRule="auto"/>
        <w:rPr>
          <w:b/>
        </w:rPr>
      </w:pPr>
      <w:r w:rsidRPr="00ED1D6F">
        <w:rPr>
          <w:b/>
        </w:rPr>
        <w:lastRenderedPageBreak/>
        <w:br w:type="page"/>
      </w:r>
    </w:p>
    <w:p w14:paraId="214E3B0E" w14:textId="012D6348" w:rsidR="00087AE7" w:rsidRPr="00ED1D6F" w:rsidRDefault="00623523" w:rsidP="00ED1D6F">
      <w:pPr>
        <w:pStyle w:val="Kopvaninhoudsopgave"/>
        <w:rPr>
          <w:rStyle w:val="TitelChar"/>
          <w:noProof/>
        </w:rPr>
      </w:pPr>
      <w:r w:rsidRPr="00ED1D6F">
        <w:rPr>
          <w:rStyle w:val="TitelChar"/>
          <w:noProof/>
        </w:rPr>
        <w:lastRenderedPageBreak/>
        <w:t>Inhoudsopgave</w:t>
      </w:r>
      <w:bookmarkEnd w:id="13"/>
      <w:bookmarkEnd w:id="14"/>
    </w:p>
    <w:p w14:paraId="7F043B26" w14:textId="77777777" w:rsidR="00D97441" w:rsidRDefault="00087AE7">
      <w:pPr>
        <w:pStyle w:val="Inhopg1"/>
        <w:rPr>
          <w:ins w:id="110" w:author="Joost Wijnings" w:date="2014-10-27T11:57:00Z"/>
          <w:rFonts w:asciiTheme="minorHAnsi" w:eastAsiaTheme="minorEastAsia" w:hAnsiTheme="minorHAnsi" w:cstheme="minorBidi"/>
          <w:noProof/>
          <w:lang w:eastAsia="nl-NL"/>
        </w:rPr>
      </w:pPr>
      <w:r>
        <w:fldChar w:fldCharType="begin"/>
      </w:r>
      <w:r>
        <w:instrText xml:space="preserve"> TOC \o "3-3" \h \z \t "Heading 1;1;Heading 2;2" </w:instrText>
      </w:r>
      <w:r>
        <w:fldChar w:fldCharType="separate"/>
      </w:r>
      <w:ins w:id="111" w:author="Joost Wijnings" w:date="2014-10-27T11:57:00Z">
        <w:r w:rsidR="00D97441" w:rsidRPr="00422FFD">
          <w:rPr>
            <w:rStyle w:val="Hyperlink"/>
            <w:noProof/>
          </w:rPr>
          <w:fldChar w:fldCharType="begin"/>
        </w:r>
        <w:r w:rsidR="00D97441" w:rsidRPr="00422FFD">
          <w:rPr>
            <w:rStyle w:val="Hyperlink"/>
            <w:noProof/>
          </w:rPr>
          <w:instrText xml:space="preserve"> </w:instrText>
        </w:r>
        <w:r w:rsidR="00D97441">
          <w:rPr>
            <w:noProof/>
          </w:rPr>
          <w:instrText>HYPERLINK \l "_Toc402174405"</w:instrText>
        </w:r>
        <w:r w:rsidR="00D97441" w:rsidRPr="00422FFD">
          <w:rPr>
            <w:rStyle w:val="Hyperlink"/>
            <w:noProof/>
          </w:rPr>
          <w:instrText xml:space="preserve"> </w:instrText>
        </w:r>
        <w:r w:rsidR="00D97441" w:rsidRPr="00422FFD">
          <w:rPr>
            <w:rStyle w:val="Hyperlink"/>
            <w:noProof/>
          </w:rPr>
          <w:fldChar w:fldCharType="separate"/>
        </w:r>
        <w:r w:rsidR="00D97441" w:rsidRPr="00422FFD">
          <w:rPr>
            <w:rStyle w:val="Hyperlink"/>
            <w:noProof/>
          </w:rPr>
          <w:t>1</w:t>
        </w:r>
        <w:r w:rsidR="00D97441">
          <w:rPr>
            <w:rFonts w:asciiTheme="minorHAnsi" w:eastAsiaTheme="minorEastAsia" w:hAnsiTheme="minorHAnsi" w:cstheme="minorBidi"/>
            <w:noProof/>
            <w:lang w:eastAsia="nl-NL"/>
          </w:rPr>
          <w:tab/>
        </w:r>
        <w:r w:rsidR="00D97441" w:rsidRPr="00422FFD">
          <w:rPr>
            <w:rStyle w:val="Hyperlink"/>
            <w:noProof/>
          </w:rPr>
          <w:t>Inleiding</w:t>
        </w:r>
        <w:r w:rsidR="00D97441">
          <w:rPr>
            <w:noProof/>
            <w:webHidden/>
          </w:rPr>
          <w:tab/>
        </w:r>
        <w:r w:rsidR="00D97441">
          <w:rPr>
            <w:noProof/>
            <w:webHidden/>
          </w:rPr>
          <w:fldChar w:fldCharType="begin"/>
        </w:r>
        <w:r w:rsidR="00D97441">
          <w:rPr>
            <w:noProof/>
            <w:webHidden/>
          </w:rPr>
          <w:instrText xml:space="preserve"> PAGEREF _Toc402174405 \h </w:instrText>
        </w:r>
      </w:ins>
      <w:r w:rsidR="00D97441">
        <w:rPr>
          <w:noProof/>
          <w:webHidden/>
        </w:rPr>
      </w:r>
      <w:r w:rsidR="00D97441">
        <w:rPr>
          <w:noProof/>
          <w:webHidden/>
        </w:rPr>
        <w:fldChar w:fldCharType="separate"/>
      </w:r>
      <w:ins w:id="112" w:author="Joost Wijnings" w:date="2014-10-27T11:57:00Z">
        <w:r w:rsidR="00D97441">
          <w:rPr>
            <w:noProof/>
            <w:webHidden/>
          </w:rPr>
          <w:t>5</w:t>
        </w:r>
        <w:r w:rsidR="00D97441">
          <w:rPr>
            <w:noProof/>
            <w:webHidden/>
          </w:rPr>
          <w:fldChar w:fldCharType="end"/>
        </w:r>
        <w:r w:rsidR="00D97441" w:rsidRPr="00422FFD">
          <w:rPr>
            <w:rStyle w:val="Hyperlink"/>
            <w:noProof/>
          </w:rPr>
          <w:fldChar w:fldCharType="end"/>
        </w:r>
      </w:ins>
    </w:p>
    <w:p w14:paraId="605E2E1E" w14:textId="77777777" w:rsidR="00D97441" w:rsidRDefault="00D97441">
      <w:pPr>
        <w:pStyle w:val="Inhopg2"/>
        <w:tabs>
          <w:tab w:val="left" w:pos="720"/>
          <w:tab w:val="right" w:leader="dot" w:pos="9062"/>
        </w:tabs>
        <w:rPr>
          <w:ins w:id="113" w:author="Joost Wijnings" w:date="2014-10-27T11:57:00Z"/>
          <w:rFonts w:asciiTheme="minorHAnsi" w:eastAsiaTheme="minorEastAsia" w:hAnsiTheme="minorHAnsi" w:cstheme="minorBidi"/>
          <w:noProof/>
          <w:lang w:eastAsia="nl-NL"/>
        </w:rPr>
      </w:pPr>
      <w:ins w:id="114"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"_Toc402174406"</w:instrText>
        </w:r>
        <w:r w:rsidRPr="00422FFD">
          <w:rPr>
            <w:rStyle w:val="Hyperlink"/>
            <w:noProof/>
          </w:rPr>
          <w:instrText xml:space="preserve"> </w:instrText>
        </w:r>
        <w:r w:rsidRPr="00422FFD">
          <w:rPr>
            <w:rStyle w:val="Hyperlink"/>
            <w:noProof/>
          </w:rPr>
          <w:fldChar w:fldCharType="separate"/>
        </w:r>
        <w:r w:rsidRPr="00422FFD">
          <w:rPr>
            <w:rStyle w:val="Hyperlink"/>
            <w:noProof/>
          </w:rPr>
          <w:t>1.1</w:t>
        </w:r>
        <w:r>
          <w:rPr>
            <w:rFonts w:asciiTheme="minorHAnsi" w:eastAsiaTheme="minorEastAsia" w:hAnsiTheme="minorHAnsi" w:cstheme="minorBidi"/>
            <w:noProof/>
            <w:lang w:eastAsia="nl-NL"/>
          </w:rPr>
          <w:tab/>
        </w:r>
        <w:r w:rsidRPr="00422FFD">
          <w:rPr>
            <w:rStyle w:val="Hyperlink"/>
            <w:noProof/>
          </w:rPr>
          <w:t>Standaardisatie van zaak- en documentservices</w:t>
        </w:r>
        <w:r>
          <w:rPr>
            <w:noProof/>
            <w:webHidden/>
          </w:rPr>
          <w:tab/>
        </w:r>
        <w:r>
          <w:rPr>
            <w:noProof/>
            <w:webHidden/>
          </w:rPr>
          <w:fldChar w:fldCharType="begin"/>
        </w:r>
        <w:r>
          <w:rPr>
            <w:noProof/>
            <w:webHidden/>
          </w:rPr>
          <w:instrText xml:space="preserve"> PAGEREF _Toc402174406 \h </w:instrText>
        </w:r>
      </w:ins>
      <w:r>
        <w:rPr>
          <w:noProof/>
          <w:webHidden/>
        </w:rPr>
      </w:r>
      <w:r>
        <w:rPr>
          <w:noProof/>
          <w:webHidden/>
        </w:rPr>
        <w:fldChar w:fldCharType="separate"/>
      </w:r>
      <w:ins w:id="115" w:author="Joost Wijnings" w:date="2014-10-27T11:57:00Z">
        <w:r>
          <w:rPr>
            <w:noProof/>
            <w:webHidden/>
          </w:rPr>
          <w:t>5</w:t>
        </w:r>
        <w:r>
          <w:rPr>
            <w:noProof/>
            <w:webHidden/>
          </w:rPr>
          <w:fldChar w:fldCharType="end"/>
        </w:r>
        <w:r w:rsidRPr="00422FFD">
          <w:rPr>
            <w:rStyle w:val="Hyperlink"/>
            <w:noProof/>
          </w:rPr>
          <w:fldChar w:fldCharType="end"/>
        </w:r>
      </w:ins>
    </w:p>
    <w:p w14:paraId="181C24EB" w14:textId="77777777" w:rsidR="00D97441" w:rsidRDefault="00D97441">
      <w:pPr>
        <w:pStyle w:val="Inhopg2"/>
        <w:tabs>
          <w:tab w:val="left" w:pos="720"/>
          <w:tab w:val="right" w:leader="dot" w:pos="9062"/>
        </w:tabs>
        <w:rPr>
          <w:ins w:id="116" w:author="Joost Wijnings" w:date="2014-10-27T11:57:00Z"/>
          <w:rFonts w:asciiTheme="minorHAnsi" w:eastAsiaTheme="minorEastAsia" w:hAnsiTheme="minorHAnsi" w:cstheme="minorBidi"/>
          <w:noProof/>
          <w:lang w:eastAsia="nl-NL"/>
        </w:rPr>
      </w:pPr>
      <w:ins w:id="117"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"_Toc402174407"</w:instrText>
        </w:r>
        <w:r w:rsidRPr="00422FFD">
          <w:rPr>
            <w:rStyle w:val="Hyperlink"/>
            <w:noProof/>
          </w:rPr>
          <w:instrText xml:space="preserve"> </w:instrText>
        </w:r>
        <w:r w:rsidRPr="00422FFD">
          <w:rPr>
            <w:rStyle w:val="Hyperlink"/>
            <w:noProof/>
          </w:rPr>
          <w:fldChar w:fldCharType="separate"/>
        </w:r>
        <w:r w:rsidRPr="00422FFD">
          <w:rPr>
            <w:rStyle w:val="Hyperlink"/>
            <w:noProof/>
          </w:rPr>
          <w:t>1.2</w:t>
        </w:r>
        <w:r>
          <w:rPr>
            <w:rFonts w:asciiTheme="minorHAnsi" w:eastAsiaTheme="minorEastAsia" w:hAnsiTheme="minorHAnsi" w:cstheme="minorBidi"/>
            <w:noProof/>
            <w:lang w:eastAsia="nl-NL"/>
          </w:rPr>
          <w:tab/>
        </w:r>
        <w:r w:rsidRPr="00422FFD">
          <w:rPr>
            <w:rStyle w:val="Hyperlink"/>
            <w:noProof/>
          </w:rPr>
          <w:t>Doel van het document</w:t>
        </w:r>
        <w:r>
          <w:rPr>
            <w:noProof/>
            <w:webHidden/>
          </w:rPr>
          <w:tab/>
        </w:r>
        <w:r>
          <w:rPr>
            <w:noProof/>
            <w:webHidden/>
          </w:rPr>
          <w:fldChar w:fldCharType="begin"/>
        </w:r>
        <w:r>
          <w:rPr>
            <w:noProof/>
            <w:webHidden/>
          </w:rPr>
          <w:instrText xml:space="preserve"> PAGEREF _Toc402174407 \h </w:instrText>
        </w:r>
      </w:ins>
      <w:r>
        <w:rPr>
          <w:noProof/>
          <w:webHidden/>
        </w:rPr>
      </w:r>
      <w:r>
        <w:rPr>
          <w:noProof/>
          <w:webHidden/>
        </w:rPr>
        <w:fldChar w:fldCharType="separate"/>
      </w:r>
      <w:ins w:id="118" w:author="Joost Wijnings" w:date="2014-10-27T11:57:00Z">
        <w:r>
          <w:rPr>
            <w:noProof/>
            <w:webHidden/>
          </w:rPr>
          <w:t>6</w:t>
        </w:r>
        <w:r>
          <w:rPr>
            <w:noProof/>
            <w:webHidden/>
          </w:rPr>
          <w:fldChar w:fldCharType="end"/>
        </w:r>
        <w:r w:rsidRPr="00422FFD">
          <w:rPr>
            <w:rStyle w:val="Hyperlink"/>
            <w:noProof/>
          </w:rPr>
          <w:fldChar w:fldCharType="end"/>
        </w:r>
      </w:ins>
    </w:p>
    <w:p w14:paraId="0AC1140E" w14:textId="77777777" w:rsidR="00D97441" w:rsidRDefault="00D97441">
      <w:pPr>
        <w:pStyle w:val="Inhopg2"/>
        <w:tabs>
          <w:tab w:val="left" w:pos="720"/>
          <w:tab w:val="right" w:leader="dot" w:pos="9062"/>
        </w:tabs>
        <w:rPr>
          <w:ins w:id="119" w:author="Joost Wijnings" w:date="2014-10-27T11:57:00Z"/>
          <w:rFonts w:asciiTheme="minorHAnsi" w:eastAsiaTheme="minorEastAsia" w:hAnsiTheme="minorHAnsi" w:cstheme="minorBidi"/>
          <w:noProof/>
          <w:lang w:eastAsia="nl-NL"/>
        </w:rPr>
      </w:pPr>
      <w:ins w:id="120"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"_Toc402174408"</w:instrText>
        </w:r>
        <w:r w:rsidRPr="00422FFD">
          <w:rPr>
            <w:rStyle w:val="Hyperlink"/>
            <w:noProof/>
          </w:rPr>
          <w:instrText xml:space="preserve"> </w:instrText>
        </w:r>
        <w:r w:rsidRPr="00422FFD">
          <w:rPr>
            <w:rStyle w:val="Hyperlink"/>
            <w:noProof/>
          </w:rPr>
          <w:fldChar w:fldCharType="separate"/>
        </w:r>
        <w:r w:rsidRPr="00422FFD">
          <w:rPr>
            <w:rStyle w:val="Hyperlink"/>
            <w:noProof/>
          </w:rPr>
          <w:t>1.3</w:t>
        </w:r>
        <w:r>
          <w:rPr>
            <w:rFonts w:asciiTheme="minorHAnsi" w:eastAsiaTheme="minorEastAsia" w:hAnsiTheme="minorHAnsi" w:cstheme="minorBidi"/>
            <w:noProof/>
            <w:lang w:eastAsia="nl-NL"/>
          </w:rPr>
          <w:tab/>
        </w:r>
        <w:r w:rsidRPr="00422FFD">
          <w:rPr>
            <w:rStyle w:val="Hyperlink"/>
            <w:noProof/>
          </w:rPr>
          <w:t>Aansluiting op MijnOverheid Lopende Zaken</w:t>
        </w:r>
        <w:r>
          <w:rPr>
            <w:noProof/>
            <w:webHidden/>
          </w:rPr>
          <w:tab/>
        </w:r>
        <w:r>
          <w:rPr>
            <w:noProof/>
            <w:webHidden/>
          </w:rPr>
          <w:fldChar w:fldCharType="begin"/>
        </w:r>
        <w:r>
          <w:rPr>
            <w:noProof/>
            <w:webHidden/>
          </w:rPr>
          <w:instrText xml:space="preserve"> PAGEREF _Toc402174408 \h </w:instrText>
        </w:r>
      </w:ins>
      <w:r>
        <w:rPr>
          <w:noProof/>
          <w:webHidden/>
        </w:rPr>
      </w:r>
      <w:r>
        <w:rPr>
          <w:noProof/>
          <w:webHidden/>
        </w:rPr>
        <w:fldChar w:fldCharType="separate"/>
      </w:r>
      <w:ins w:id="121" w:author="Joost Wijnings" w:date="2014-10-27T11:57:00Z">
        <w:r>
          <w:rPr>
            <w:noProof/>
            <w:webHidden/>
          </w:rPr>
          <w:t>6</w:t>
        </w:r>
        <w:r>
          <w:rPr>
            <w:noProof/>
            <w:webHidden/>
          </w:rPr>
          <w:fldChar w:fldCharType="end"/>
        </w:r>
        <w:r w:rsidRPr="00422FFD">
          <w:rPr>
            <w:rStyle w:val="Hyperlink"/>
            <w:noProof/>
          </w:rPr>
          <w:fldChar w:fldCharType="end"/>
        </w:r>
      </w:ins>
    </w:p>
    <w:p w14:paraId="2C2B17E8" w14:textId="77777777" w:rsidR="00D97441" w:rsidRDefault="00D97441">
      <w:pPr>
        <w:pStyle w:val="Inhopg2"/>
        <w:tabs>
          <w:tab w:val="left" w:pos="720"/>
          <w:tab w:val="right" w:leader="dot" w:pos="9062"/>
        </w:tabs>
        <w:rPr>
          <w:ins w:id="122" w:author="Joost Wijnings" w:date="2014-10-27T11:57:00Z"/>
          <w:rFonts w:asciiTheme="minorHAnsi" w:eastAsiaTheme="minorEastAsia" w:hAnsiTheme="minorHAnsi" w:cstheme="minorBidi"/>
          <w:noProof/>
          <w:lang w:eastAsia="nl-NL"/>
        </w:rPr>
      </w:pPr>
      <w:ins w:id="123"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"_Toc402174409"</w:instrText>
        </w:r>
        <w:r w:rsidRPr="00422FFD">
          <w:rPr>
            <w:rStyle w:val="Hyperlink"/>
            <w:noProof/>
          </w:rPr>
          <w:instrText xml:space="preserve"> </w:instrText>
        </w:r>
        <w:r w:rsidRPr="00422FFD">
          <w:rPr>
            <w:rStyle w:val="Hyperlink"/>
            <w:noProof/>
          </w:rPr>
          <w:fldChar w:fldCharType="separate"/>
        </w:r>
        <w:r w:rsidRPr="00422FFD">
          <w:rPr>
            <w:rStyle w:val="Hyperlink"/>
            <w:noProof/>
          </w:rPr>
          <w:t>1.4</w:t>
        </w:r>
        <w:r>
          <w:rPr>
            <w:rFonts w:asciiTheme="minorHAnsi" w:eastAsiaTheme="minorEastAsia" w:hAnsiTheme="minorHAnsi" w:cstheme="minorBidi"/>
            <w:noProof/>
            <w:lang w:eastAsia="nl-NL"/>
          </w:rPr>
          <w:tab/>
        </w:r>
        <w:r w:rsidRPr="00422FFD">
          <w:rPr>
            <w:rStyle w:val="Hyperlink"/>
            <w:noProof/>
          </w:rPr>
          <w:t>Uitgangspunten en reikwijdte</w:t>
        </w:r>
        <w:r>
          <w:rPr>
            <w:noProof/>
            <w:webHidden/>
          </w:rPr>
          <w:tab/>
        </w:r>
        <w:r>
          <w:rPr>
            <w:noProof/>
            <w:webHidden/>
          </w:rPr>
          <w:fldChar w:fldCharType="begin"/>
        </w:r>
        <w:r>
          <w:rPr>
            <w:noProof/>
            <w:webHidden/>
          </w:rPr>
          <w:instrText xml:space="preserve"> PAGEREF _Toc402174409 \h </w:instrText>
        </w:r>
      </w:ins>
      <w:r>
        <w:rPr>
          <w:noProof/>
          <w:webHidden/>
        </w:rPr>
      </w:r>
      <w:r>
        <w:rPr>
          <w:noProof/>
          <w:webHidden/>
        </w:rPr>
        <w:fldChar w:fldCharType="separate"/>
      </w:r>
      <w:ins w:id="124" w:author="Joost Wijnings" w:date="2014-10-27T11:57:00Z">
        <w:r>
          <w:rPr>
            <w:noProof/>
            <w:webHidden/>
          </w:rPr>
          <w:t>6</w:t>
        </w:r>
        <w:r>
          <w:rPr>
            <w:noProof/>
            <w:webHidden/>
          </w:rPr>
          <w:fldChar w:fldCharType="end"/>
        </w:r>
        <w:r w:rsidRPr="00422FFD">
          <w:rPr>
            <w:rStyle w:val="Hyperlink"/>
            <w:noProof/>
          </w:rPr>
          <w:fldChar w:fldCharType="end"/>
        </w:r>
      </w:ins>
    </w:p>
    <w:p w14:paraId="0C40E950" w14:textId="77777777" w:rsidR="00D97441" w:rsidRDefault="00D97441">
      <w:pPr>
        <w:pStyle w:val="Inhopg2"/>
        <w:tabs>
          <w:tab w:val="left" w:pos="720"/>
          <w:tab w:val="right" w:leader="dot" w:pos="9062"/>
        </w:tabs>
        <w:rPr>
          <w:ins w:id="125" w:author="Joost Wijnings" w:date="2014-10-27T11:57:00Z"/>
          <w:rFonts w:asciiTheme="minorHAnsi" w:eastAsiaTheme="minorEastAsia" w:hAnsiTheme="minorHAnsi" w:cstheme="minorBidi"/>
          <w:noProof/>
          <w:lang w:eastAsia="nl-NL"/>
        </w:rPr>
      </w:pPr>
      <w:ins w:id="126"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"_Toc402174410"</w:instrText>
        </w:r>
        <w:r w:rsidRPr="00422FFD">
          <w:rPr>
            <w:rStyle w:val="Hyperlink"/>
            <w:noProof/>
          </w:rPr>
          <w:instrText xml:space="preserve"> </w:instrText>
        </w:r>
        <w:r w:rsidRPr="00422FFD">
          <w:rPr>
            <w:rStyle w:val="Hyperlink"/>
            <w:noProof/>
          </w:rPr>
          <w:fldChar w:fldCharType="separate"/>
        </w:r>
        <w:r w:rsidRPr="00422FFD">
          <w:rPr>
            <w:rStyle w:val="Hyperlink"/>
            <w:noProof/>
          </w:rPr>
          <w:t>1.5</w:t>
        </w:r>
        <w:r>
          <w:rPr>
            <w:rFonts w:asciiTheme="minorHAnsi" w:eastAsiaTheme="minorEastAsia" w:hAnsiTheme="minorHAnsi" w:cstheme="minorBidi"/>
            <w:noProof/>
            <w:lang w:eastAsia="nl-NL"/>
          </w:rPr>
          <w:tab/>
        </w:r>
        <w:r w:rsidRPr="00422FFD">
          <w:rPr>
            <w:rStyle w:val="Hyperlink"/>
            <w:noProof/>
          </w:rPr>
          <w:t>Bronverwijzingen/referentiedocumenten</w:t>
        </w:r>
        <w:r>
          <w:rPr>
            <w:noProof/>
            <w:webHidden/>
          </w:rPr>
          <w:tab/>
        </w:r>
        <w:r>
          <w:rPr>
            <w:noProof/>
            <w:webHidden/>
          </w:rPr>
          <w:fldChar w:fldCharType="begin"/>
        </w:r>
        <w:r>
          <w:rPr>
            <w:noProof/>
            <w:webHidden/>
          </w:rPr>
          <w:instrText xml:space="preserve"> PAGEREF _Toc402174410 \h </w:instrText>
        </w:r>
      </w:ins>
      <w:r>
        <w:rPr>
          <w:noProof/>
          <w:webHidden/>
        </w:rPr>
      </w:r>
      <w:r>
        <w:rPr>
          <w:noProof/>
          <w:webHidden/>
        </w:rPr>
        <w:fldChar w:fldCharType="separate"/>
      </w:r>
      <w:ins w:id="127" w:author="Joost Wijnings" w:date="2014-10-27T11:57:00Z">
        <w:r>
          <w:rPr>
            <w:noProof/>
            <w:webHidden/>
          </w:rPr>
          <w:t>7</w:t>
        </w:r>
        <w:r>
          <w:rPr>
            <w:noProof/>
            <w:webHidden/>
          </w:rPr>
          <w:fldChar w:fldCharType="end"/>
        </w:r>
        <w:r w:rsidRPr="00422FFD">
          <w:rPr>
            <w:rStyle w:val="Hyperlink"/>
            <w:noProof/>
          </w:rPr>
          <w:fldChar w:fldCharType="end"/>
        </w:r>
      </w:ins>
    </w:p>
    <w:p w14:paraId="31436739" w14:textId="77777777" w:rsidR="00D97441" w:rsidRDefault="00D97441">
      <w:pPr>
        <w:pStyle w:val="Inhopg2"/>
        <w:tabs>
          <w:tab w:val="left" w:pos="720"/>
          <w:tab w:val="right" w:leader="dot" w:pos="9062"/>
        </w:tabs>
        <w:rPr>
          <w:ins w:id="128" w:author="Joost Wijnings" w:date="2014-10-27T11:57:00Z"/>
          <w:rFonts w:asciiTheme="minorHAnsi" w:eastAsiaTheme="minorEastAsia" w:hAnsiTheme="minorHAnsi" w:cstheme="minorBidi"/>
          <w:noProof/>
          <w:lang w:eastAsia="nl-NL"/>
        </w:rPr>
      </w:pPr>
      <w:ins w:id="129"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"_Toc402174412"</w:instrText>
        </w:r>
        <w:r w:rsidRPr="00422FFD">
          <w:rPr>
            <w:rStyle w:val="Hyperlink"/>
            <w:noProof/>
          </w:rPr>
          <w:instrText xml:space="preserve"> </w:instrText>
        </w:r>
        <w:r w:rsidRPr="00422FFD">
          <w:rPr>
            <w:rStyle w:val="Hyperlink"/>
            <w:noProof/>
          </w:rPr>
          <w:fldChar w:fldCharType="separate"/>
        </w:r>
        <w:r w:rsidRPr="00422FFD">
          <w:rPr>
            <w:rStyle w:val="Hyperlink"/>
            <w:noProof/>
          </w:rPr>
          <w:t>1.6</w:t>
        </w:r>
        <w:r>
          <w:rPr>
            <w:rFonts w:asciiTheme="minorHAnsi" w:eastAsiaTheme="minorEastAsia" w:hAnsiTheme="minorHAnsi" w:cstheme="minorBidi"/>
            <w:noProof/>
            <w:lang w:eastAsia="nl-NL"/>
          </w:rPr>
          <w:tab/>
        </w:r>
        <w:r w:rsidRPr="00422FFD">
          <w:rPr>
            <w:rStyle w:val="Hyperlink"/>
            <w:noProof/>
          </w:rPr>
          <w:t>Participanten</w:t>
        </w:r>
        <w:r>
          <w:rPr>
            <w:noProof/>
            <w:webHidden/>
          </w:rPr>
          <w:tab/>
        </w:r>
        <w:r>
          <w:rPr>
            <w:noProof/>
            <w:webHidden/>
          </w:rPr>
          <w:fldChar w:fldCharType="begin"/>
        </w:r>
        <w:r>
          <w:rPr>
            <w:noProof/>
            <w:webHidden/>
          </w:rPr>
          <w:instrText xml:space="preserve"> PAGEREF _Toc402174412 \h </w:instrText>
        </w:r>
      </w:ins>
      <w:r>
        <w:rPr>
          <w:noProof/>
          <w:webHidden/>
        </w:rPr>
      </w:r>
      <w:r>
        <w:rPr>
          <w:noProof/>
          <w:webHidden/>
        </w:rPr>
        <w:fldChar w:fldCharType="separate"/>
      </w:r>
      <w:ins w:id="130" w:author="Joost Wijnings" w:date="2014-10-27T11:57:00Z">
        <w:r>
          <w:rPr>
            <w:noProof/>
            <w:webHidden/>
          </w:rPr>
          <w:t>7</w:t>
        </w:r>
        <w:r>
          <w:rPr>
            <w:noProof/>
            <w:webHidden/>
          </w:rPr>
          <w:fldChar w:fldCharType="end"/>
        </w:r>
        <w:r w:rsidRPr="00422FFD">
          <w:rPr>
            <w:rStyle w:val="Hyperlink"/>
            <w:noProof/>
          </w:rPr>
          <w:fldChar w:fldCharType="end"/>
        </w:r>
      </w:ins>
    </w:p>
    <w:p w14:paraId="01DBC24A" w14:textId="77777777" w:rsidR="00D97441" w:rsidRDefault="00D97441">
      <w:pPr>
        <w:pStyle w:val="Inhopg2"/>
        <w:tabs>
          <w:tab w:val="left" w:pos="720"/>
          <w:tab w:val="right" w:leader="dot" w:pos="9062"/>
        </w:tabs>
        <w:rPr>
          <w:ins w:id="131" w:author="Joost Wijnings" w:date="2014-10-27T11:57:00Z"/>
          <w:rFonts w:asciiTheme="minorHAnsi" w:eastAsiaTheme="minorEastAsia" w:hAnsiTheme="minorHAnsi" w:cstheme="minorBidi"/>
          <w:noProof/>
          <w:lang w:eastAsia="nl-NL"/>
        </w:rPr>
      </w:pPr>
      <w:ins w:id="132"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"_Toc402174413"</w:instrText>
        </w:r>
        <w:r w:rsidRPr="00422FFD">
          <w:rPr>
            <w:rStyle w:val="Hyperlink"/>
            <w:noProof/>
          </w:rPr>
          <w:instrText xml:space="preserve"> </w:instrText>
        </w:r>
        <w:r w:rsidRPr="00422FFD">
          <w:rPr>
            <w:rStyle w:val="Hyperlink"/>
            <w:noProof/>
          </w:rPr>
          <w:fldChar w:fldCharType="separate"/>
        </w:r>
        <w:r w:rsidRPr="00422FFD">
          <w:rPr>
            <w:rStyle w:val="Hyperlink"/>
            <w:noProof/>
          </w:rPr>
          <w:t>1.7</w:t>
        </w:r>
        <w:r>
          <w:rPr>
            <w:rFonts w:asciiTheme="minorHAnsi" w:eastAsiaTheme="minorEastAsia" w:hAnsiTheme="minorHAnsi" w:cstheme="minorBidi"/>
            <w:noProof/>
            <w:lang w:eastAsia="nl-NL"/>
          </w:rPr>
          <w:tab/>
        </w:r>
        <w:r w:rsidRPr="00422FFD">
          <w:rPr>
            <w:rStyle w:val="Hyperlink"/>
            <w:noProof/>
          </w:rPr>
          <w:t>Volgende versies van de specificatie</w:t>
        </w:r>
        <w:r>
          <w:rPr>
            <w:noProof/>
            <w:webHidden/>
          </w:rPr>
          <w:tab/>
        </w:r>
        <w:r>
          <w:rPr>
            <w:noProof/>
            <w:webHidden/>
          </w:rPr>
          <w:fldChar w:fldCharType="begin"/>
        </w:r>
        <w:r>
          <w:rPr>
            <w:noProof/>
            <w:webHidden/>
          </w:rPr>
          <w:instrText xml:space="preserve"> PAGEREF _Toc402174413 \h </w:instrText>
        </w:r>
      </w:ins>
      <w:r>
        <w:rPr>
          <w:noProof/>
          <w:webHidden/>
        </w:rPr>
      </w:r>
      <w:r>
        <w:rPr>
          <w:noProof/>
          <w:webHidden/>
        </w:rPr>
        <w:fldChar w:fldCharType="separate"/>
      </w:r>
      <w:ins w:id="133" w:author="Joost Wijnings" w:date="2014-10-27T11:57:00Z">
        <w:r>
          <w:rPr>
            <w:noProof/>
            <w:webHidden/>
          </w:rPr>
          <w:t>8</w:t>
        </w:r>
        <w:r>
          <w:rPr>
            <w:noProof/>
            <w:webHidden/>
          </w:rPr>
          <w:fldChar w:fldCharType="end"/>
        </w:r>
        <w:r w:rsidRPr="00422FFD">
          <w:rPr>
            <w:rStyle w:val="Hyperlink"/>
            <w:noProof/>
          </w:rPr>
          <w:fldChar w:fldCharType="end"/>
        </w:r>
      </w:ins>
    </w:p>
    <w:p w14:paraId="66B9366B" w14:textId="77777777" w:rsidR="00D97441" w:rsidRDefault="00D97441">
      <w:pPr>
        <w:pStyle w:val="Inhopg1"/>
        <w:rPr>
          <w:ins w:id="134" w:author="Joost Wijnings" w:date="2014-10-27T11:57:00Z"/>
          <w:rFonts w:asciiTheme="minorHAnsi" w:eastAsiaTheme="minorEastAsia" w:hAnsiTheme="minorHAnsi" w:cstheme="minorBidi"/>
          <w:noProof/>
          <w:lang w:eastAsia="nl-NL"/>
        </w:rPr>
      </w:pPr>
      <w:ins w:id="135"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"_Toc402174414"</w:instrText>
        </w:r>
        <w:r w:rsidRPr="00422FFD">
          <w:rPr>
            <w:rStyle w:val="Hyperlink"/>
            <w:noProof/>
          </w:rPr>
          <w:instrText xml:space="preserve"> </w:instrText>
        </w:r>
        <w:r w:rsidRPr="00422FFD">
          <w:rPr>
            <w:rStyle w:val="Hyperlink"/>
            <w:noProof/>
          </w:rPr>
          <w:fldChar w:fldCharType="separate"/>
        </w:r>
        <w:r w:rsidRPr="00422FFD">
          <w:rPr>
            <w:rStyle w:val="Hyperlink"/>
            <w:noProof/>
          </w:rPr>
          <w:t>2</w:t>
        </w:r>
        <w:r>
          <w:rPr>
            <w:rFonts w:asciiTheme="minorHAnsi" w:eastAsiaTheme="minorEastAsia" w:hAnsiTheme="minorHAnsi" w:cstheme="minorBidi"/>
            <w:noProof/>
            <w:lang w:eastAsia="nl-NL"/>
          </w:rPr>
          <w:tab/>
        </w:r>
        <w:r w:rsidRPr="00422FFD">
          <w:rPr>
            <w:rStyle w:val="Hyperlink"/>
            <w:noProof/>
          </w:rPr>
          <w:t>Functionaliteit op hoofdlijnen en architectuur</w:t>
        </w:r>
        <w:r>
          <w:rPr>
            <w:noProof/>
            <w:webHidden/>
          </w:rPr>
          <w:tab/>
        </w:r>
        <w:r>
          <w:rPr>
            <w:noProof/>
            <w:webHidden/>
          </w:rPr>
          <w:fldChar w:fldCharType="begin"/>
        </w:r>
        <w:r>
          <w:rPr>
            <w:noProof/>
            <w:webHidden/>
          </w:rPr>
          <w:instrText xml:space="preserve"> PAGEREF _Toc402174414 \h </w:instrText>
        </w:r>
      </w:ins>
      <w:r>
        <w:rPr>
          <w:noProof/>
          <w:webHidden/>
        </w:rPr>
      </w:r>
      <w:r>
        <w:rPr>
          <w:noProof/>
          <w:webHidden/>
        </w:rPr>
        <w:fldChar w:fldCharType="separate"/>
      </w:r>
      <w:ins w:id="136" w:author="Joost Wijnings" w:date="2014-10-27T11:57:00Z">
        <w:r>
          <w:rPr>
            <w:noProof/>
            <w:webHidden/>
          </w:rPr>
          <w:t>9</w:t>
        </w:r>
        <w:r>
          <w:rPr>
            <w:noProof/>
            <w:webHidden/>
          </w:rPr>
          <w:fldChar w:fldCharType="end"/>
        </w:r>
        <w:r w:rsidRPr="00422FFD">
          <w:rPr>
            <w:rStyle w:val="Hyperlink"/>
            <w:noProof/>
          </w:rPr>
          <w:fldChar w:fldCharType="end"/>
        </w:r>
      </w:ins>
    </w:p>
    <w:p w14:paraId="6A69A726" w14:textId="77777777" w:rsidR="00D97441" w:rsidRDefault="00D97441">
      <w:pPr>
        <w:pStyle w:val="Inhopg2"/>
        <w:tabs>
          <w:tab w:val="left" w:pos="720"/>
          <w:tab w:val="right" w:leader="dot" w:pos="9062"/>
        </w:tabs>
        <w:rPr>
          <w:ins w:id="137" w:author="Joost Wijnings" w:date="2014-10-27T11:57:00Z"/>
          <w:rFonts w:asciiTheme="minorHAnsi" w:eastAsiaTheme="minorEastAsia" w:hAnsiTheme="minorHAnsi" w:cstheme="minorBidi"/>
          <w:noProof/>
          <w:lang w:eastAsia="nl-NL"/>
        </w:rPr>
      </w:pPr>
      <w:ins w:id="138"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"_Toc402174415"</w:instrText>
        </w:r>
        <w:r w:rsidRPr="00422FFD">
          <w:rPr>
            <w:rStyle w:val="Hyperlink"/>
            <w:noProof/>
          </w:rPr>
          <w:instrText xml:space="preserve"> </w:instrText>
        </w:r>
        <w:r w:rsidRPr="00422FFD">
          <w:rPr>
            <w:rStyle w:val="Hyperlink"/>
            <w:noProof/>
          </w:rPr>
          <w:fldChar w:fldCharType="separate"/>
        </w:r>
        <w:r w:rsidRPr="00422FFD">
          <w:rPr>
            <w:rStyle w:val="Hyperlink"/>
            <w:noProof/>
          </w:rPr>
          <w:t>2.1</w:t>
        </w:r>
        <w:r>
          <w:rPr>
            <w:rFonts w:asciiTheme="minorHAnsi" w:eastAsiaTheme="minorEastAsia" w:hAnsiTheme="minorHAnsi" w:cstheme="minorBidi"/>
            <w:noProof/>
            <w:lang w:eastAsia="nl-NL"/>
          </w:rPr>
          <w:tab/>
        </w:r>
        <w:r w:rsidRPr="00422FFD">
          <w:rPr>
            <w:rStyle w:val="Hyperlink"/>
            <w:noProof/>
          </w:rPr>
          <w:t>GEMMA informatiearchitectuur en gebruikte standaarden</w:t>
        </w:r>
        <w:r>
          <w:rPr>
            <w:noProof/>
            <w:webHidden/>
          </w:rPr>
          <w:tab/>
        </w:r>
        <w:r>
          <w:rPr>
            <w:noProof/>
            <w:webHidden/>
          </w:rPr>
          <w:fldChar w:fldCharType="begin"/>
        </w:r>
        <w:r>
          <w:rPr>
            <w:noProof/>
            <w:webHidden/>
          </w:rPr>
          <w:instrText xml:space="preserve"> PAGEREF _Toc402174415 \h </w:instrText>
        </w:r>
      </w:ins>
      <w:r>
        <w:rPr>
          <w:noProof/>
          <w:webHidden/>
        </w:rPr>
      </w:r>
      <w:r>
        <w:rPr>
          <w:noProof/>
          <w:webHidden/>
        </w:rPr>
        <w:fldChar w:fldCharType="separate"/>
      </w:r>
      <w:ins w:id="139" w:author="Joost Wijnings" w:date="2014-10-27T11:57:00Z">
        <w:r>
          <w:rPr>
            <w:noProof/>
            <w:webHidden/>
          </w:rPr>
          <w:t>9</w:t>
        </w:r>
        <w:r>
          <w:rPr>
            <w:noProof/>
            <w:webHidden/>
          </w:rPr>
          <w:fldChar w:fldCharType="end"/>
        </w:r>
        <w:r w:rsidRPr="00422FFD">
          <w:rPr>
            <w:rStyle w:val="Hyperlink"/>
            <w:noProof/>
          </w:rPr>
          <w:fldChar w:fldCharType="end"/>
        </w:r>
      </w:ins>
    </w:p>
    <w:p w14:paraId="723E4C72" w14:textId="77777777" w:rsidR="00D97441" w:rsidRDefault="00D97441">
      <w:pPr>
        <w:pStyle w:val="Inhopg3"/>
        <w:tabs>
          <w:tab w:val="left" w:pos="1320"/>
          <w:tab w:val="right" w:leader="dot" w:pos="9062"/>
        </w:tabs>
        <w:rPr>
          <w:ins w:id="140" w:author="Joost Wijnings" w:date="2014-10-27T11:57:00Z"/>
          <w:rFonts w:asciiTheme="minorHAnsi" w:eastAsiaTheme="minorEastAsia" w:hAnsiTheme="minorHAnsi" w:cstheme="minorBidi"/>
          <w:noProof/>
          <w:lang w:eastAsia="nl-NL"/>
        </w:rPr>
      </w:pPr>
      <w:ins w:id="141"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"_Toc402174416"</w:instrText>
        </w:r>
        <w:r w:rsidRPr="00422FFD">
          <w:rPr>
            <w:rStyle w:val="Hyperlink"/>
            <w:noProof/>
          </w:rPr>
          <w:instrText xml:space="preserve"> </w:instrText>
        </w:r>
        <w:r w:rsidRPr="00422FFD">
          <w:rPr>
            <w:rStyle w:val="Hyperlink"/>
            <w:noProof/>
          </w:rPr>
          <w:fldChar w:fldCharType="separate"/>
        </w:r>
        <w:r w:rsidRPr="00422FFD">
          <w:rPr>
            <w:rStyle w:val="Hyperlink"/>
            <w:noProof/>
          </w:rPr>
          <w:t>2.1.1</w:t>
        </w:r>
        <w:r>
          <w:rPr>
            <w:rFonts w:asciiTheme="minorHAnsi" w:eastAsiaTheme="minorEastAsia" w:hAnsiTheme="minorHAnsi" w:cstheme="minorBidi"/>
            <w:noProof/>
            <w:lang w:eastAsia="nl-NL"/>
          </w:rPr>
          <w:tab/>
        </w:r>
        <w:r w:rsidRPr="00422FFD">
          <w:rPr>
            <w:rStyle w:val="Hyperlink"/>
            <w:noProof/>
          </w:rPr>
          <w:t>Standaarden</w:t>
        </w:r>
        <w:r>
          <w:rPr>
            <w:noProof/>
            <w:webHidden/>
          </w:rPr>
          <w:tab/>
        </w:r>
        <w:r>
          <w:rPr>
            <w:noProof/>
            <w:webHidden/>
          </w:rPr>
          <w:fldChar w:fldCharType="begin"/>
        </w:r>
        <w:r>
          <w:rPr>
            <w:noProof/>
            <w:webHidden/>
          </w:rPr>
          <w:instrText xml:space="preserve"> PAGEREF _Toc402174416 \h </w:instrText>
        </w:r>
      </w:ins>
      <w:r>
        <w:rPr>
          <w:noProof/>
          <w:webHidden/>
        </w:rPr>
      </w:r>
      <w:r>
        <w:rPr>
          <w:noProof/>
          <w:webHidden/>
        </w:rPr>
        <w:fldChar w:fldCharType="separate"/>
      </w:r>
      <w:ins w:id="142" w:author="Joost Wijnings" w:date="2014-10-27T11:57:00Z">
        <w:r>
          <w:rPr>
            <w:noProof/>
            <w:webHidden/>
          </w:rPr>
          <w:t>12</w:t>
        </w:r>
        <w:r>
          <w:rPr>
            <w:noProof/>
            <w:webHidden/>
          </w:rPr>
          <w:fldChar w:fldCharType="end"/>
        </w:r>
        <w:r w:rsidRPr="00422FFD">
          <w:rPr>
            <w:rStyle w:val="Hyperlink"/>
            <w:noProof/>
          </w:rPr>
          <w:fldChar w:fldCharType="end"/>
        </w:r>
      </w:ins>
    </w:p>
    <w:p w14:paraId="5B07A3FA" w14:textId="77777777" w:rsidR="00D97441" w:rsidRDefault="00D97441">
      <w:pPr>
        <w:pStyle w:val="Inhopg2"/>
        <w:tabs>
          <w:tab w:val="left" w:pos="720"/>
          <w:tab w:val="right" w:leader="dot" w:pos="9062"/>
        </w:tabs>
        <w:rPr>
          <w:ins w:id="143" w:author="Joost Wijnings" w:date="2014-10-27T11:57:00Z"/>
          <w:rFonts w:asciiTheme="minorHAnsi" w:eastAsiaTheme="minorEastAsia" w:hAnsiTheme="minorHAnsi" w:cstheme="minorBidi"/>
          <w:noProof/>
          <w:lang w:eastAsia="nl-NL"/>
        </w:rPr>
      </w:pPr>
      <w:ins w:id="144"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"_Toc402174417"</w:instrText>
        </w:r>
        <w:r w:rsidRPr="00422FFD">
          <w:rPr>
            <w:rStyle w:val="Hyperlink"/>
            <w:noProof/>
          </w:rPr>
          <w:instrText xml:space="preserve"> </w:instrText>
        </w:r>
        <w:r w:rsidRPr="00422FFD">
          <w:rPr>
            <w:rStyle w:val="Hyperlink"/>
            <w:noProof/>
          </w:rPr>
          <w:fldChar w:fldCharType="separate"/>
        </w:r>
        <w:r w:rsidRPr="00422FFD">
          <w:rPr>
            <w:rStyle w:val="Hyperlink"/>
            <w:noProof/>
          </w:rPr>
          <w:t>2.2</w:t>
        </w:r>
        <w:r>
          <w:rPr>
            <w:rFonts w:asciiTheme="minorHAnsi" w:eastAsiaTheme="minorEastAsia" w:hAnsiTheme="minorHAnsi" w:cstheme="minorBidi"/>
            <w:noProof/>
            <w:lang w:eastAsia="nl-NL"/>
          </w:rPr>
          <w:tab/>
        </w:r>
        <w:r w:rsidRPr="00422FFD">
          <w:rPr>
            <w:rStyle w:val="Hyperlink"/>
            <w:noProof/>
          </w:rPr>
          <w:t>Referentiecomponenten</w:t>
        </w:r>
        <w:r>
          <w:rPr>
            <w:noProof/>
            <w:webHidden/>
          </w:rPr>
          <w:tab/>
        </w:r>
        <w:r>
          <w:rPr>
            <w:noProof/>
            <w:webHidden/>
          </w:rPr>
          <w:fldChar w:fldCharType="begin"/>
        </w:r>
        <w:r>
          <w:rPr>
            <w:noProof/>
            <w:webHidden/>
          </w:rPr>
          <w:instrText xml:space="preserve"> PAGEREF _Toc402174417 \h </w:instrText>
        </w:r>
      </w:ins>
      <w:r>
        <w:rPr>
          <w:noProof/>
          <w:webHidden/>
        </w:rPr>
      </w:r>
      <w:r>
        <w:rPr>
          <w:noProof/>
          <w:webHidden/>
        </w:rPr>
        <w:fldChar w:fldCharType="separate"/>
      </w:r>
      <w:ins w:id="145" w:author="Joost Wijnings" w:date="2014-10-27T11:57:00Z">
        <w:r>
          <w:rPr>
            <w:noProof/>
            <w:webHidden/>
          </w:rPr>
          <w:t>14</w:t>
        </w:r>
        <w:r>
          <w:rPr>
            <w:noProof/>
            <w:webHidden/>
          </w:rPr>
          <w:fldChar w:fldCharType="end"/>
        </w:r>
        <w:r w:rsidRPr="00422FFD">
          <w:rPr>
            <w:rStyle w:val="Hyperlink"/>
            <w:noProof/>
          </w:rPr>
          <w:fldChar w:fldCharType="end"/>
        </w:r>
      </w:ins>
    </w:p>
    <w:p w14:paraId="4F2AA3AF" w14:textId="77777777" w:rsidR="00D97441" w:rsidRDefault="00D97441">
      <w:pPr>
        <w:pStyle w:val="Inhopg3"/>
        <w:tabs>
          <w:tab w:val="left" w:pos="1320"/>
          <w:tab w:val="right" w:leader="dot" w:pos="9062"/>
        </w:tabs>
        <w:rPr>
          <w:ins w:id="146" w:author="Joost Wijnings" w:date="2014-10-27T11:57:00Z"/>
          <w:rFonts w:asciiTheme="minorHAnsi" w:eastAsiaTheme="minorEastAsia" w:hAnsiTheme="minorHAnsi" w:cstheme="minorBidi"/>
          <w:noProof/>
          <w:lang w:eastAsia="nl-NL"/>
        </w:rPr>
      </w:pPr>
      <w:ins w:id="147"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"_Toc402174418"</w:instrText>
        </w:r>
        <w:r w:rsidRPr="00422FFD">
          <w:rPr>
            <w:rStyle w:val="Hyperlink"/>
            <w:noProof/>
          </w:rPr>
          <w:instrText xml:space="preserve"> </w:instrText>
        </w:r>
        <w:r w:rsidRPr="00422FFD">
          <w:rPr>
            <w:rStyle w:val="Hyperlink"/>
            <w:noProof/>
          </w:rPr>
          <w:fldChar w:fldCharType="separate"/>
        </w:r>
        <w:r w:rsidRPr="00422FFD">
          <w:rPr>
            <w:rStyle w:val="Hyperlink"/>
            <w:noProof/>
          </w:rPr>
          <w:t>2.2.1</w:t>
        </w:r>
        <w:r>
          <w:rPr>
            <w:rFonts w:asciiTheme="minorHAnsi" w:eastAsiaTheme="minorEastAsia" w:hAnsiTheme="minorHAnsi" w:cstheme="minorBidi"/>
            <w:noProof/>
            <w:lang w:eastAsia="nl-NL"/>
          </w:rPr>
          <w:tab/>
        </w:r>
        <w:r w:rsidRPr="00422FFD">
          <w:rPr>
            <w:rStyle w:val="Hyperlink"/>
            <w:noProof/>
          </w:rPr>
          <w:t>Referentiecomponent Zaaksysteem (ZS)</w:t>
        </w:r>
        <w:r>
          <w:rPr>
            <w:noProof/>
            <w:webHidden/>
          </w:rPr>
          <w:tab/>
        </w:r>
        <w:r>
          <w:rPr>
            <w:noProof/>
            <w:webHidden/>
          </w:rPr>
          <w:fldChar w:fldCharType="begin"/>
        </w:r>
        <w:r>
          <w:rPr>
            <w:noProof/>
            <w:webHidden/>
          </w:rPr>
          <w:instrText xml:space="preserve"> PAGEREF _Toc402174418 \h </w:instrText>
        </w:r>
      </w:ins>
      <w:r>
        <w:rPr>
          <w:noProof/>
          <w:webHidden/>
        </w:rPr>
      </w:r>
      <w:r>
        <w:rPr>
          <w:noProof/>
          <w:webHidden/>
        </w:rPr>
        <w:fldChar w:fldCharType="separate"/>
      </w:r>
      <w:ins w:id="148" w:author="Joost Wijnings" w:date="2014-10-27T11:57:00Z">
        <w:r>
          <w:rPr>
            <w:noProof/>
            <w:webHidden/>
          </w:rPr>
          <w:t>14</w:t>
        </w:r>
        <w:r>
          <w:rPr>
            <w:noProof/>
            <w:webHidden/>
          </w:rPr>
          <w:fldChar w:fldCharType="end"/>
        </w:r>
        <w:r w:rsidRPr="00422FFD">
          <w:rPr>
            <w:rStyle w:val="Hyperlink"/>
            <w:noProof/>
          </w:rPr>
          <w:fldChar w:fldCharType="end"/>
        </w:r>
      </w:ins>
    </w:p>
    <w:p w14:paraId="31D63FB3" w14:textId="77777777" w:rsidR="00D97441" w:rsidRDefault="00D97441">
      <w:pPr>
        <w:pStyle w:val="Inhopg3"/>
        <w:tabs>
          <w:tab w:val="left" w:pos="1320"/>
          <w:tab w:val="right" w:leader="dot" w:pos="9062"/>
        </w:tabs>
        <w:rPr>
          <w:ins w:id="149" w:author="Joost Wijnings" w:date="2014-10-27T11:57:00Z"/>
          <w:rFonts w:asciiTheme="minorHAnsi" w:eastAsiaTheme="minorEastAsia" w:hAnsiTheme="minorHAnsi" w:cstheme="minorBidi"/>
          <w:noProof/>
          <w:lang w:eastAsia="nl-NL"/>
        </w:rPr>
      </w:pPr>
      <w:ins w:id="150"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"_Toc402174419"</w:instrText>
        </w:r>
        <w:r w:rsidRPr="00422FFD">
          <w:rPr>
            <w:rStyle w:val="Hyperlink"/>
            <w:noProof/>
          </w:rPr>
          <w:instrText xml:space="preserve"> </w:instrText>
        </w:r>
        <w:r w:rsidRPr="00422FFD">
          <w:rPr>
            <w:rStyle w:val="Hyperlink"/>
            <w:noProof/>
          </w:rPr>
          <w:fldChar w:fldCharType="separate"/>
        </w:r>
        <w:r w:rsidRPr="00422FFD">
          <w:rPr>
            <w:rStyle w:val="Hyperlink"/>
            <w:noProof/>
          </w:rPr>
          <w:t>2.2.2</w:t>
        </w:r>
        <w:r>
          <w:rPr>
            <w:rFonts w:asciiTheme="minorHAnsi" w:eastAsiaTheme="minorEastAsia" w:hAnsiTheme="minorHAnsi" w:cstheme="minorBidi"/>
            <w:noProof/>
            <w:lang w:eastAsia="nl-NL"/>
          </w:rPr>
          <w:tab/>
        </w:r>
        <w:r w:rsidRPr="00422FFD">
          <w:rPr>
            <w:rStyle w:val="Hyperlink"/>
            <w:noProof/>
          </w:rPr>
          <w:t>Referentiecomponent Documentmanagementsysteem (DMS)</w:t>
        </w:r>
        <w:r>
          <w:rPr>
            <w:noProof/>
            <w:webHidden/>
          </w:rPr>
          <w:tab/>
        </w:r>
        <w:r>
          <w:rPr>
            <w:noProof/>
            <w:webHidden/>
          </w:rPr>
          <w:fldChar w:fldCharType="begin"/>
        </w:r>
        <w:r>
          <w:rPr>
            <w:noProof/>
            <w:webHidden/>
          </w:rPr>
          <w:instrText xml:space="preserve"> PAGEREF _Toc402174419 \h </w:instrText>
        </w:r>
      </w:ins>
      <w:r>
        <w:rPr>
          <w:noProof/>
          <w:webHidden/>
        </w:rPr>
      </w:r>
      <w:r>
        <w:rPr>
          <w:noProof/>
          <w:webHidden/>
        </w:rPr>
        <w:fldChar w:fldCharType="separate"/>
      </w:r>
      <w:ins w:id="151" w:author="Joost Wijnings" w:date="2014-10-27T11:57:00Z">
        <w:r>
          <w:rPr>
            <w:noProof/>
            <w:webHidden/>
          </w:rPr>
          <w:t>16</w:t>
        </w:r>
        <w:r>
          <w:rPr>
            <w:noProof/>
            <w:webHidden/>
          </w:rPr>
          <w:fldChar w:fldCharType="end"/>
        </w:r>
        <w:r w:rsidRPr="00422FFD">
          <w:rPr>
            <w:rStyle w:val="Hyperlink"/>
            <w:noProof/>
          </w:rPr>
          <w:fldChar w:fldCharType="end"/>
        </w:r>
      </w:ins>
    </w:p>
    <w:p w14:paraId="035688AD" w14:textId="77777777" w:rsidR="00D97441" w:rsidRDefault="00D97441">
      <w:pPr>
        <w:pStyle w:val="Inhopg3"/>
        <w:tabs>
          <w:tab w:val="left" w:pos="1320"/>
          <w:tab w:val="right" w:leader="dot" w:pos="9062"/>
        </w:tabs>
        <w:rPr>
          <w:ins w:id="152" w:author="Joost Wijnings" w:date="2014-10-27T11:57:00Z"/>
          <w:rFonts w:asciiTheme="minorHAnsi" w:eastAsiaTheme="minorEastAsia" w:hAnsiTheme="minorHAnsi" w:cstheme="minorBidi"/>
          <w:noProof/>
          <w:lang w:eastAsia="nl-NL"/>
        </w:rPr>
      </w:pPr>
      <w:ins w:id="153"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"_Toc402174420"</w:instrText>
        </w:r>
        <w:r w:rsidRPr="00422FFD">
          <w:rPr>
            <w:rStyle w:val="Hyperlink"/>
            <w:noProof/>
          </w:rPr>
          <w:instrText xml:space="preserve"> </w:instrText>
        </w:r>
        <w:r w:rsidRPr="00422FFD">
          <w:rPr>
            <w:rStyle w:val="Hyperlink"/>
            <w:noProof/>
          </w:rPr>
          <w:fldChar w:fldCharType="separate"/>
        </w:r>
        <w:r w:rsidRPr="00422FFD">
          <w:rPr>
            <w:rStyle w:val="Hyperlink"/>
            <w:noProof/>
          </w:rPr>
          <w:t>2.2.3</w:t>
        </w:r>
        <w:r>
          <w:rPr>
            <w:rFonts w:asciiTheme="minorHAnsi" w:eastAsiaTheme="minorEastAsia" w:hAnsiTheme="minorHAnsi" w:cstheme="minorBidi"/>
            <w:noProof/>
            <w:lang w:eastAsia="nl-NL"/>
          </w:rPr>
          <w:tab/>
        </w:r>
        <w:r w:rsidRPr="00422FFD">
          <w:rPr>
            <w:rStyle w:val="Hyperlink"/>
            <w:noProof/>
          </w:rPr>
          <w:t>Referentiecomponent Zaakserviceconsumer (ZSC)</w:t>
        </w:r>
        <w:r>
          <w:rPr>
            <w:noProof/>
            <w:webHidden/>
          </w:rPr>
          <w:tab/>
        </w:r>
        <w:r>
          <w:rPr>
            <w:noProof/>
            <w:webHidden/>
          </w:rPr>
          <w:fldChar w:fldCharType="begin"/>
        </w:r>
        <w:r>
          <w:rPr>
            <w:noProof/>
            <w:webHidden/>
          </w:rPr>
          <w:instrText xml:space="preserve"> PAGEREF _Toc402174420 \h </w:instrText>
        </w:r>
      </w:ins>
      <w:r>
        <w:rPr>
          <w:noProof/>
          <w:webHidden/>
        </w:rPr>
      </w:r>
      <w:r>
        <w:rPr>
          <w:noProof/>
          <w:webHidden/>
        </w:rPr>
        <w:fldChar w:fldCharType="separate"/>
      </w:r>
      <w:ins w:id="154" w:author="Joost Wijnings" w:date="2014-10-27T11:57:00Z">
        <w:r>
          <w:rPr>
            <w:noProof/>
            <w:webHidden/>
          </w:rPr>
          <w:t>17</w:t>
        </w:r>
        <w:r>
          <w:rPr>
            <w:noProof/>
            <w:webHidden/>
          </w:rPr>
          <w:fldChar w:fldCharType="end"/>
        </w:r>
        <w:r w:rsidRPr="00422FFD">
          <w:rPr>
            <w:rStyle w:val="Hyperlink"/>
            <w:noProof/>
          </w:rPr>
          <w:fldChar w:fldCharType="end"/>
        </w:r>
      </w:ins>
    </w:p>
    <w:p w14:paraId="29C615BD" w14:textId="77777777" w:rsidR="00D97441" w:rsidRDefault="00D97441">
      <w:pPr>
        <w:pStyle w:val="Inhopg3"/>
        <w:tabs>
          <w:tab w:val="left" w:pos="1320"/>
          <w:tab w:val="right" w:leader="dot" w:pos="9062"/>
        </w:tabs>
        <w:rPr>
          <w:ins w:id="155" w:author="Joost Wijnings" w:date="2014-10-27T11:57:00Z"/>
          <w:rFonts w:asciiTheme="minorHAnsi" w:eastAsiaTheme="minorEastAsia" w:hAnsiTheme="minorHAnsi" w:cstheme="minorBidi"/>
          <w:noProof/>
          <w:lang w:eastAsia="nl-NL"/>
        </w:rPr>
      </w:pPr>
      <w:ins w:id="156"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"_Toc402174421"</w:instrText>
        </w:r>
        <w:r w:rsidRPr="00422FFD">
          <w:rPr>
            <w:rStyle w:val="Hyperlink"/>
            <w:noProof/>
          </w:rPr>
          <w:instrText xml:space="preserve"> </w:instrText>
        </w:r>
        <w:r w:rsidRPr="00422FFD">
          <w:rPr>
            <w:rStyle w:val="Hyperlink"/>
            <w:noProof/>
          </w:rPr>
          <w:fldChar w:fldCharType="separate"/>
        </w:r>
        <w:r w:rsidRPr="00422FFD">
          <w:rPr>
            <w:rStyle w:val="Hyperlink"/>
            <w:noProof/>
          </w:rPr>
          <w:t>2.2.4</w:t>
        </w:r>
        <w:r>
          <w:rPr>
            <w:rFonts w:asciiTheme="minorHAnsi" w:eastAsiaTheme="minorEastAsia" w:hAnsiTheme="minorHAnsi" w:cstheme="minorBidi"/>
            <w:noProof/>
            <w:lang w:eastAsia="nl-NL"/>
          </w:rPr>
          <w:tab/>
        </w:r>
        <w:r w:rsidRPr="00422FFD">
          <w:rPr>
            <w:rStyle w:val="Hyperlink"/>
            <w:noProof/>
          </w:rPr>
          <w:t>Referentiecomponent Documentserviceconsumer (DSC)</w:t>
        </w:r>
        <w:r>
          <w:rPr>
            <w:noProof/>
            <w:webHidden/>
          </w:rPr>
          <w:tab/>
        </w:r>
        <w:r>
          <w:rPr>
            <w:noProof/>
            <w:webHidden/>
          </w:rPr>
          <w:fldChar w:fldCharType="begin"/>
        </w:r>
        <w:r>
          <w:rPr>
            <w:noProof/>
            <w:webHidden/>
          </w:rPr>
          <w:instrText xml:space="preserve"> PAGEREF _Toc402174421 \h </w:instrText>
        </w:r>
      </w:ins>
      <w:r>
        <w:rPr>
          <w:noProof/>
          <w:webHidden/>
        </w:rPr>
      </w:r>
      <w:r>
        <w:rPr>
          <w:noProof/>
          <w:webHidden/>
        </w:rPr>
        <w:fldChar w:fldCharType="separate"/>
      </w:r>
      <w:ins w:id="157" w:author="Joost Wijnings" w:date="2014-10-27T11:57:00Z">
        <w:r>
          <w:rPr>
            <w:noProof/>
            <w:webHidden/>
          </w:rPr>
          <w:t>17</w:t>
        </w:r>
        <w:r>
          <w:rPr>
            <w:noProof/>
            <w:webHidden/>
          </w:rPr>
          <w:fldChar w:fldCharType="end"/>
        </w:r>
        <w:r w:rsidRPr="00422FFD">
          <w:rPr>
            <w:rStyle w:val="Hyperlink"/>
            <w:noProof/>
          </w:rPr>
          <w:fldChar w:fldCharType="end"/>
        </w:r>
      </w:ins>
    </w:p>
    <w:p w14:paraId="2F3CB2AD" w14:textId="77777777" w:rsidR="00D97441" w:rsidRDefault="00D97441">
      <w:pPr>
        <w:pStyle w:val="Inhopg2"/>
        <w:tabs>
          <w:tab w:val="left" w:pos="720"/>
          <w:tab w:val="right" w:leader="dot" w:pos="9062"/>
        </w:tabs>
        <w:rPr>
          <w:ins w:id="158" w:author="Joost Wijnings" w:date="2014-10-27T11:57:00Z"/>
          <w:rFonts w:asciiTheme="minorHAnsi" w:eastAsiaTheme="minorEastAsia" w:hAnsiTheme="minorHAnsi" w:cstheme="minorBidi"/>
          <w:noProof/>
          <w:lang w:eastAsia="nl-NL"/>
        </w:rPr>
      </w:pPr>
      <w:ins w:id="159"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"_Toc402174422"</w:instrText>
        </w:r>
        <w:r w:rsidRPr="00422FFD">
          <w:rPr>
            <w:rStyle w:val="Hyperlink"/>
            <w:noProof/>
          </w:rPr>
          <w:instrText xml:space="preserve"> </w:instrText>
        </w:r>
        <w:r w:rsidRPr="00422FFD">
          <w:rPr>
            <w:rStyle w:val="Hyperlink"/>
            <w:noProof/>
          </w:rPr>
          <w:fldChar w:fldCharType="separate"/>
        </w:r>
        <w:r w:rsidRPr="00422FFD">
          <w:rPr>
            <w:rStyle w:val="Hyperlink"/>
            <w:noProof/>
          </w:rPr>
          <w:t>2.3</w:t>
        </w:r>
        <w:r>
          <w:rPr>
            <w:rFonts w:asciiTheme="minorHAnsi" w:eastAsiaTheme="minorEastAsia" w:hAnsiTheme="minorHAnsi" w:cstheme="minorBidi"/>
            <w:noProof/>
            <w:lang w:eastAsia="nl-NL"/>
          </w:rPr>
          <w:tab/>
        </w:r>
        <w:r w:rsidRPr="00422FFD">
          <w:rPr>
            <w:rStyle w:val="Hyperlink"/>
            <w:noProof/>
          </w:rPr>
          <w:t>Referentiearchitectuur</w:t>
        </w:r>
        <w:r>
          <w:rPr>
            <w:noProof/>
            <w:webHidden/>
          </w:rPr>
          <w:tab/>
        </w:r>
        <w:r>
          <w:rPr>
            <w:noProof/>
            <w:webHidden/>
          </w:rPr>
          <w:fldChar w:fldCharType="begin"/>
        </w:r>
        <w:r>
          <w:rPr>
            <w:noProof/>
            <w:webHidden/>
          </w:rPr>
          <w:instrText xml:space="preserve"> PAGEREF _Toc402174422 \h </w:instrText>
        </w:r>
      </w:ins>
      <w:r>
        <w:rPr>
          <w:noProof/>
          <w:webHidden/>
        </w:rPr>
      </w:r>
      <w:r>
        <w:rPr>
          <w:noProof/>
          <w:webHidden/>
        </w:rPr>
        <w:fldChar w:fldCharType="separate"/>
      </w:r>
      <w:ins w:id="160" w:author="Joost Wijnings" w:date="2014-10-27T11:57:00Z">
        <w:r>
          <w:rPr>
            <w:noProof/>
            <w:webHidden/>
          </w:rPr>
          <w:t>17</w:t>
        </w:r>
        <w:r>
          <w:rPr>
            <w:noProof/>
            <w:webHidden/>
          </w:rPr>
          <w:fldChar w:fldCharType="end"/>
        </w:r>
        <w:r w:rsidRPr="00422FFD">
          <w:rPr>
            <w:rStyle w:val="Hyperlink"/>
            <w:noProof/>
          </w:rPr>
          <w:fldChar w:fldCharType="end"/>
        </w:r>
      </w:ins>
    </w:p>
    <w:p w14:paraId="469F6778" w14:textId="77777777" w:rsidR="00D97441" w:rsidRDefault="00D97441">
      <w:pPr>
        <w:pStyle w:val="Inhopg2"/>
        <w:tabs>
          <w:tab w:val="left" w:pos="720"/>
          <w:tab w:val="right" w:leader="dot" w:pos="9062"/>
        </w:tabs>
        <w:rPr>
          <w:ins w:id="161" w:author="Joost Wijnings" w:date="2014-10-27T11:57:00Z"/>
          <w:rFonts w:asciiTheme="minorHAnsi" w:eastAsiaTheme="minorEastAsia" w:hAnsiTheme="minorHAnsi" w:cstheme="minorBidi"/>
          <w:noProof/>
          <w:lang w:eastAsia="nl-NL"/>
        </w:rPr>
      </w:pPr>
      <w:ins w:id="162"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"_Toc402174423"</w:instrText>
        </w:r>
        <w:r w:rsidRPr="00422FFD">
          <w:rPr>
            <w:rStyle w:val="Hyperlink"/>
            <w:noProof/>
          </w:rPr>
          <w:instrText xml:space="preserve"> </w:instrText>
        </w:r>
        <w:r w:rsidRPr="00422FFD">
          <w:rPr>
            <w:rStyle w:val="Hyperlink"/>
            <w:noProof/>
          </w:rPr>
          <w:fldChar w:fldCharType="separate"/>
        </w:r>
        <w:r w:rsidRPr="00422FFD">
          <w:rPr>
            <w:rStyle w:val="Hyperlink"/>
            <w:noProof/>
          </w:rPr>
          <w:t>2.4</w:t>
        </w:r>
        <w:r>
          <w:rPr>
            <w:rFonts w:asciiTheme="minorHAnsi" w:eastAsiaTheme="minorEastAsia" w:hAnsiTheme="minorHAnsi" w:cstheme="minorBidi"/>
            <w:noProof/>
            <w:lang w:eastAsia="nl-NL"/>
          </w:rPr>
          <w:tab/>
        </w:r>
        <w:r w:rsidRPr="00422FFD">
          <w:rPr>
            <w:rStyle w:val="Hyperlink"/>
            <w:noProof/>
          </w:rPr>
          <w:t>Opdrachtverstrekking</w:t>
        </w:r>
        <w:r>
          <w:rPr>
            <w:noProof/>
            <w:webHidden/>
          </w:rPr>
          <w:tab/>
        </w:r>
        <w:r>
          <w:rPr>
            <w:noProof/>
            <w:webHidden/>
          </w:rPr>
          <w:fldChar w:fldCharType="begin"/>
        </w:r>
        <w:r>
          <w:rPr>
            <w:noProof/>
            <w:webHidden/>
          </w:rPr>
          <w:instrText xml:space="preserve"> PAGEREF _Toc402174423 \h </w:instrText>
        </w:r>
      </w:ins>
      <w:r>
        <w:rPr>
          <w:noProof/>
          <w:webHidden/>
        </w:rPr>
      </w:r>
      <w:r>
        <w:rPr>
          <w:noProof/>
          <w:webHidden/>
        </w:rPr>
        <w:fldChar w:fldCharType="separate"/>
      </w:r>
      <w:ins w:id="163" w:author="Joost Wijnings" w:date="2014-10-27T11:57:00Z">
        <w:r>
          <w:rPr>
            <w:noProof/>
            <w:webHidden/>
          </w:rPr>
          <w:t>19</w:t>
        </w:r>
        <w:r>
          <w:rPr>
            <w:noProof/>
            <w:webHidden/>
          </w:rPr>
          <w:fldChar w:fldCharType="end"/>
        </w:r>
        <w:r w:rsidRPr="00422FFD">
          <w:rPr>
            <w:rStyle w:val="Hyperlink"/>
            <w:noProof/>
          </w:rPr>
          <w:fldChar w:fldCharType="end"/>
        </w:r>
      </w:ins>
    </w:p>
    <w:p w14:paraId="6C515184" w14:textId="77777777" w:rsidR="00D97441" w:rsidRDefault="00D97441">
      <w:pPr>
        <w:pStyle w:val="Inhopg1"/>
        <w:rPr>
          <w:ins w:id="164" w:author="Joost Wijnings" w:date="2014-10-27T11:57:00Z"/>
          <w:rFonts w:asciiTheme="minorHAnsi" w:eastAsiaTheme="minorEastAsia" w:hAnsiTheme="minorHAnsi" w:cstheme="minorBidi"/>
          <w:noProof/>
          <w:lang w:eastAsia="nl-NL"/>
        </w:rPr>
      </w:pPr>
      <w:ins w:id="165"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"_Toc402174424"</w:instrText>
        </w:r>
        <w:r w:rsidRPr="00422FFD">
          <w:rPr>
            <w:rStyle w:val="Hyperlink"/>
            <w:noProof/>
          </w:rPr>
          <w:instrText xml:space="preserve"> </w:instrText>
        </w:r>
        <w:r w:rsidRPr="00422FFD">
          <w:rPr>
            <w:rStyle w:val="Hyperlink"/>
            <w:noProof/>
          </w:rPr>
          <w:fldChar w:fldCharType="separate"/>
        </w:r>
        <w:r w:rsidRPr="00422FFD">
          <w:rPr>
            <w:rStyle w:val="Hyperlink"/>
            <w:noProof/>
          </w:rPr>
          <w:t>3</w:t>
        </w:r>
        <w:r>
          <w:rPr>
            <w:rFonts w:asciiTheme="minorHAnsi" w:eastAsiaTheme="minorEastAsia" w:hAnsiTheme="minorHAnsi" w:cstheme="minorBidi"/>
            <w:noProof/>
            <w:lang w:eastAsia="nl-NL"/>
          </w:rPr>
          <w:tab/>
        </w:r>
        <w:r w:rsidRPr="00422FFD">
          <w:rPr>
            <w:rStyle w:val="Hyperlink"/>
            <w:noProof/>
          </w:rPr>
          <w:t>Beveiliging, autorisatie en protocollen</w:t>
        </w:r>
        <w:r>
          <w:rPr>
            <w:noProof/>
            <w:webHidden/>
          </w:rPr>
          <w:tab/>
        </w:r>
        <w:r>
          <w:rPr>
            <w:noProof/>
            <w:webHidden/>
          </w:rPr>
          <w:fldChar w:fldCharType="begin"/>
        </w:r>
        <w:r>
          <w:rPr>
            <w:noProof/>
            <w:webHidden/>
          </w:rPr>
          <w:instrText xml:space="preserve"> PAGEREF _Toc402174424 \h </w:instrText>
        </w:r>
      </w:ins>
      <w:r>
        <w:rPr>
          <w:noProof/>
          <w:webHidden/>
        </w:rPr>
      </w:r>
      <w:r>
        <w:rPr>
          <w:noProof/>
          <w:webHidden/>
        </w:rPr>
        <w:fldChar w:fldCharType="separate"/>
      </w:r>
      <w:ins w:id="166" w:author="Joost Wijnings" w:date="2014-10-27T11:57:00Z">
        <w:r>
          <w:rPr>
            <w:noProof/>
            <w:webHidden/>
          </w:rPr>
          <w:t>20</w:t>
        </w:r>
        <w:r>
          <w:rPr>
            <w:noProof/>
            <w:webHidden/>
          </w:rPr>
          <w:fldChar w:fldCharType="end"/>
        </w:r>
        <w:r w:rsidRPr="00422FFD">
          <w:rPr>
            <w:rStyle w:val="Hyperlink"/>
            <w:noProof/>
          </w:rPr>
          <w:fldChar w:fldCharType="end"/>
        </w:r>
      </w:ins>
    </w:p>
    <w:p w14:paraId="06B11683" w14:textId="77777777" w:rsidR="00D97441" w:rsidRDefault="00D97441">
      <w:pPr>
        <w:pStyle w:val="Inhopg1"/>
        <w:rPr>
          <w:ins w:id="167" w:author="Joost Wijnings" w:date="2014-10-27T11:57:00Z"/>
          <w:rFonts w:asciiTheme="minorHAnsi" w:eastAsiaTheme="minorEastAsia" w:hAnsiTheme="minorHAnsi" w:cstheme="minorBidi"/>
          <w:noProof/>
          <w:lang w:eastAsia="nl-NL"/>
        </w:rPr>
      </w:pPr>
      <w:ins w:id="168"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"_Toc402174425"</w:instrText>
        </w:r>
        <w:r w:rsidRPr="00422FFD">
          <w:rPr>
            <w:rStyle w:val="Hyperlink"/>
            <w:noProof/>
          </w:rPr>
          <w:instrText xml:space="preserve"> </w:instrText>
        </w:r>
        <w:r w:rsidRPr="00422FFD">
          <w:rPr>
            <w:rStyle w:val="Hyperlink"/>
            <w:noProof/>
          </w:rPr>
          <w:fldChar w:fldCharType="separate"/>
        </w:r>
        <w:r w:rsidRPr="00422FFD">
          <w:rPr>
            <w:rStyle w:val="Hyperlink"/>
            <w:noProof/>
          </w:rPr>
          <w:t>4</w:t>
        </w:r>
        <w:r>
          <w:rPr>
            <w:rFonts w:asciiTheme="minorHAnsi" w:eastAsiaTheme="minorEastAsia" w:hAnsiTheme="minorHAnsi" w:cstheme="minorBidi"/>
            <w:noProof/>
            <w:lang w:eastAsia="nl-NL"/>
          </w:rPr>
          <w:tab/>
        </w:r>
        <w:r w:rsidRPr="00422FFD">
          <w:rPr>
            <w:rStyle w:val="Hyperlink"/>
            <w:noProof/>
          </w:rPr>
          <w:t>Specificatie services ZS</w:t>
        </w:r>
        <w:r>
          <w:rPr>
            <w:noProof/>
            <w:webHidden/>
          </w:rPr>
          <w:tab/>
        </w:r>
        <w:r>
          <w:rPr>
            <w:noProof/>
            <w:webHidden/>
          </w:rPr>
          <w:fldChar w:fldCharType="begin"/>
        </w:r>
        <w:r>
          <w:rPr>
            <w:noProof/>
            <w:webHidden/>
          </w:rPr>
          <w:instrText xml:space="preserve"> PAGEREF _Toc402174425 \h </w:instrText>
        </w:r>
      </w:ins>
      <w:r>
        <w:rPr>
          <w:noProof/>
          <w:webHidden/>
        </w:rPr>
      </w:r>
      <w:r>
        <w:rPr>
          <w:noProof/>
          <w:webHidden/>
        </w:rPr>
        <w:fldChar w:fldCharType="separate"/>
      </w:r>
      <w:ins w:id="169" w:author="Joost Wijnings" w:date="2014-10-27T11:57:00Z">
        <w:r>
          <w:rPr>
            <w:noProof/>
            <w:webHidden/>
          </w:rPr>
          <w:t>21</w:t>
        </w:r>
        <w:r>
          <w:rPr>
            <w:noProof/>
            <w:webHidden/>
          </w:rPr>
          <w:fldChar w:fldCharType="end"/>
        </w:r>
        <w:r w:rsidRPr="00422FFD">
          <w:rPr>
            <w:rStyle w:val="Hyperlink"/>
            <w:noProof/>
          </w:rPr>
          <w:fldChar w:fldCharType="end"/>
        </w:r>
      </w:ins>
    </w:p>
    <w:p w14:paraId="52B9663F" w14:textId="77777777" w:rsidR="00D97441" w:rsidRDefault="00D97441">
      <w:pPr>
        <w:pStyle w:val="Inhopg2"/>
        <w:tabs>
          <w:tab w:val="left" w:pos="720"/>
          <w:tab w:val="right" w:leader="dot" w:pos="9062"/>
        </w:tabs>
        <w:rPr>
          <w:ins w:id="170" w:author="Joost Wijnings" w:date="2014-10-27T11:57:00Z"/>
          <w:rFonts w:asciiTheme="minorHAnsi" w:eastAsiaTheme="minorEastAsia" w:hAnsiTheme="minorHAnsi" w:cstheme="minorBidi"/>
          <w:noProof/>
          <w:lang w:eastAsia="nl-NL"/>
        </w:rPr>
      </w:pPr>
      <w:ins w:id="171"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"_Toc402174427"</w:instrText>
        </w:r>
        <w:r w:rsidRPr="00422FFD">
          <w:rPr>
            <w:rStyle w:val="Hyperlink"/>
            <w:noProof/>
          </w:rPr>
          <w:instrText xml:space="preserve"> </w:instrText>
        </w:r>
        <w:r w:rsidRPr="00422FFD">
          <w:rPr>
            <w:rStyle w:val="Hyperlink"/>
            <w:noProof/>
          </w:rPr>
          <w:fldChar w:fldCharType="separate"/>
        </w:r>
        <w:r w:rsidRPr="00422FFD">
          <w:rPr>
            <w:rStyle w:val="Hyperlink"/>
            <w:noProof/>
            <w:lang w:eastAsia="nl-NL"/>
          </w:rPr>
          <w:t>4.1</w:t>
        </w:r>
        <w:r>
          <w:rPr>
            <w:rFonts w:asciiTheme="minorHAnsi" w:eastAsiaTheme="minorEastAsia" w:hAnsiTheme="minorHAnsi" w:cstheme="minorBidi"/>
            <w:noProof/>
            <w:lang w:eastAsia="nl-NL"/>
          </w:rPr>
          <w:tab/>
        </w:r>
        <w:r w:rsidRPr="00422FFD">
          <w:rPr>
            <w:rStyle w:val="Hyperlink"/>
            <w:noProof/>
            <w:lang w:eastAsia="nl-NL"/>
          </w:rPr>
          <w:t>StUF-Zaakservices</w:t>
        </w:r>
        <w:r>
          <w:rPr>
            <w:noProof/>
            <w:webHidden/>
          </w:rPr>
          <w:tab/>
        </w:r>
        <w:r>
          <w:rPr>
            <w:noProof/>
            <w:webHidden/>
          </w:rPr>
          <w:fldChar w:fldCharType="begin"/>
        </w:r>
        <w:r>
          <w:rPr>
            <w:noProof/>
            <w:webHidden/>
          </w:rPr>
          <w:instrText xml:space="preserve"> PAGEREF _Toc402174427 \h </w:instrText>
        </w:r>
      </w:ins>
      <w:r>
        <w:rPr>
          <w:noProof/>
          <w:webHidden/>
        </w:rPr>
      </w:r>
      <w:r>
        <w:rPr>
          <w:noProof/>
          <w:webHidden/>
        </w:rPr>
        <w:fldChar w:fldCharType="separate"/>
      </w:r>
      <w:ins w:id="172" w:author="Joost Wijnings" w:date="2014-10-27T11:57:00Z">
        <w:r>
          <w:rPr>
            <w:noProof/>
            <w:webHidden/>
          </w:rPr>
          <w:t>21</w:t>
        </w:r>
        <w:r>
          <w:rPr>
            <w:noProof/>
            <w:webHidden/>
          </w:rPr>
          <w:fldChar w:fldCharType="end"/>
        </w:r>
        <w:r w:rsidRPr="00422FFD">
          <w:rPr>
            <w:rStyle w:val="Hyperlink"/>
            <w:noProof/>
          </w:rPr>
          <w:fldChar w:fldCharType="end"/>
        </w:r>
      </w:ins>
    </w:p>
    <w:p w14:paraId="2D9463BE" w14:textId="77777777" w:rsidR="00D97441" w:rsidRDefault="00D97441">
      <w:pPr>
        <w:pStyle w:val="Inhopg3"/>
        <w:tabs>
          <w:tab w:val="left" w:pos="1320"/>
          <w:tab w:val="right" w:leader="dot" w:pos="9062"/>
        </w:tabs>
        <w:rPr>
          <w:ins w:id="173" w:author="Joost Wijnings" w:date="2014-10-27T11:57:00Z"/>
          <w:rFonts w:asciiTheme="minorHAnsi" w:eastAsiaTheme="minorEastAsia" w:hAnsiTheme="minorHAnsi" w:cstheme="minorBidi"/>
          <w:noProof/>
          <w:lang w:eastAsia="nl-NL"/>
        </w:rPr>
      </w:pPr>
      <w:ins w:id="174"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"_Toc402174428"</w:instrText>
        </w:r>
        <w:r w:rsidRPr="00422FFD">
          <w:rPr>
            <w:rStyle w:val="Hyperlink"/>
            <w:noProof/>
          </w:rPr>
          <w:instrText xml:space="preserve"> </w:instrText>
        </w:r>
        <w:r w:rsidRPr="00422FFD">
          <w:rPr>
            <w:rStyle w:val="Hyperlink"/>
            <w:noProof/>
          </w:rPr>
          <w:fldChar w:fldCharType="separate"/>
        </w:r>
        <w:r w:rsidRPr="00422FFD">
          <w:rPr>
            <w:rStyle w:val="Hyperlink"/>
            <w:noProof/>
          </w:rPr>
          <w:t>4.1.1</w:t>
        </w:r>
        <w:r>
          <w:rPr>
            <w:rFonts w:asciiTheme="minorHAnsi" w:eastAsiaTheme="minorEastAsia" w:hAnsiTheme="minorHAnsi" w:cstheme="minorBidi"/>
            <w:noProof/>
            <w:lang w:eastAsia="nl-NL"/>
          </w:rPr>
          <w:tab/>
        </w:r>
        <w:r w:rsidRPr="00422FFD">
          <w:rPr>
            <w:rStyle w:val="Hyperlink"/>
            <w:noProof/>
          </w:rPr>
          <w:t>#1 Geef Zaakstatus(geefZaakstatus_Lv01)</w:t>
        </w:r>
        <w:r>
          <w:rPr>
            <w:noProof/>
            <w:webHidden/>
          </w:rPr>
          <w:tab/>
        </w:r>
        <w:r>
          <w:rPr>
            <w:noProof/>
            <w:webHidden/>
          </w:rPr>
          <w:fldChar w:fldCharType="begin"/>
        </w:r>
        <w:r>
          <w:rPr>
            <w:noProof/>
            <w:webHidden/>
          </w:rPr>
          <w:instrText xml:space="preserve"> PAGEREF _Toc402174428 \h </w:instrText>
        </w:r>
      </w:ins>
      <w:r>
        <w:rPr>
          <w:noProof/>
          <w:webHidden/>
        </w:rPr>
      </w:r>
      <w:r>
        <w:rPr>
          <w:noProof/>
          <w:webHidden/>
        </w:rPr>
        <w:fldChar w:fldCharType="separate"/>
      </w:r>
      <w:ins w:id="175" w:author="Joost Wijnings" w:date="2014-10-27T11:57:00Z">
        <w:r>
          <w:rPr>
            <w:noProof/>
            <w:webHidden/>
          </w:rPr>
          <w:t>21</w:t>
        </w:r>
        <w:r>
          <w:rPr>
            <w:noProof/>
            <w:webHidden/>
          </w:rPr>
          <w:fldChar w:fldCharType="end"/>
        </w:r>
        <w:r w:rsidRPr="00422FFD">
          <w:rPr>
            <w:rStyle w:val="Hyperlink"/>
            <w:noProof/>
          </w:rPr>
          <w:fldChar w:fldCharType="end"/>
        </w:r>
      </w:ins>
    </w:p>
    <w:p w14:paraId="30C3363C" w14:textId="77777777" w:rsidR="00D97441" w:rsidRDefault="00D97441">
      <w:pPr>
        <w:pStyle w:val="Inhopg3"/>
        <w:tabs>
          <w:tab w:val="left" w:pos="1320"/>
          <w:tab w:val="right" w:leader="dot" w:pos="9062"/>
        </w:tabs>
        <w:rPr>
          <w:ins w:id="176" w:author="Joost Wijnings" w:date="2014-10-27T11:57:00Z"/>
          <w:rFonts w:asciiTheme="minorHAnsi" w:eastAsiaTheme="minorEastAsia" w:hAnsiTheme="minorHAnsi" w:cstheme="minorBidi"/>
          <w:noProof/>
          <w:lang w:eastAsia="nl-NL"/>
        </w:rPr>
      </w:pPr>
      <w:ins w:id="177"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"_Toc402174429"</w:instrText>
        </w:r>
        <w:r w:rsidRPr="00422FFD">
          <w:rPr>
            <w:rStyle w:val="Hyperlink"/>
            <w:noProof/>
          </w:rPr>
          <w:instrText xml:space="preserve"> </w:instrText>
        </w:r>
        <w:r w:rsidRPr="00422FFD">
          <w:rPr>
            <w:rStyle w:val="Hyperlink"/>
            <w:noProof/>
          </w:rPr>
          <w:fldChar w:fldCharType="separate"/>
        </w:r>
        <w:r w:rsidRPr="00422FFD">
          <w:rPr>
            <w:rStyle w:val="Hyperlink"/>
            <w:noProof/>
          </w:rPr>
          <w:t>4.1.2</w:t>
        </w:r>
        <w:r>
          <w:rPr>
            <w:rFonts w:asciiTheme="minorHAnsi" w:eastAsiaTheme="minorEastAsia" w:hAnsiTheme="minorHAnsi" w:cstheme="minorBidi"/>
            <w:noProof/>
            <w:lang w:eastAsia="nl-NL"/>
          </w:rPr>
          <w:tab/>
        </w:r>
        <w:r w:rsidRPr="00422FFD">
          <w:rPr>
            <w:rStyle w:val="Hyperlink"/>
            <w:noProof/>
          </w:rPr>
          <w:t>#2 Geef Zaakdetails (geefZaakdetails_Lv01)</w:t>
        </w:r>
        <w:r>
          <w:rPr>
            <w:noProof/>
            <w:webHidden/>
          </w:rPr>
          <w:tab/>
        </w:r>
        <w:r>
          <w:rPr>
            <w:noProof/>
            <w:webHidden/>
          </w:rPr>
          <w:fldChar w:fldCharType="begin"/>
        </w:r>
        <w:r>
          <w:rPr>
            <w:noProof/>
            <w:webHidden/>
          </w:rPr>
          <w:instrText xml:space="preserve"> PAGEREF _Toc402174429 \h </w:instrText>
        </w:r>
      </w:ins>
      <w:r>
        <w:rPr>
          <w:noProof/>
          <w:webHidden/>
        </w:rPr>
      </w:r>
      <w:r>
        <w:rPr>
          <w:noProof/>
          <w:webHidden/>
        </w:rPr>
        <w:fldChar w:fldCharType="separate"/>
      </w:r>
      <w:ins w:id="178" w:author="Joost Wijnings" w:date="2014-10-27T11:57:00Z">
        <w:r>
          <w:rPr>
            <w:noProof/>
            <w:webHidden/>
          </w:rPr>
          <w:t>23</w:t>
        </w:r>
        <w:r>
          <w:rPr>
            <w:noProof/>
            <w:webHidden/>
          </w:rPr>
          <w:fldChar w:fldCharType="end"/>
        </w:r>
        <w:r w:rsidRPr="00422FFD">
          <w:rPr>
            <w:rStyle w:val="Hyperlink"/>
            <w:noProof/>
          </w:rPr>
          <w:fldChar w:fldCharType="end"/>
        </w:r>
      </w:ins>
    </w:p>
    <w:p w14:paraId="4C0456D7" w14:textId="77777777" w:rsidR="00D97441" w:rsidRDefault="00D97441">
      <w:pPr>
        <w:pStyle w:val="Inhopg3"/>
        <w:tabs>
          <w:tab w:val="left" w:pos="1320"/>
          <w:tab w:val="right" w:leader="dot" w:pos="9062"/>
        </w:tabs>
        <w:rPr>
          <w:ins w:id="179" w:author="Joost Wijnings" w:date="2014-10-27T11:57:00Z"/>
          <w:rFonts w:asciiTheme="minorHAnsi" w:eastAsiaTheme="minorEastAsia" w:hAnsiTheme="minorHAnsi" w:cstheme="minorBidi"/>
          <w:noProof/>
          <w:lang w:eastAsia="nl-NL"/>
        </w:rPr>
      </w:pPr>
      <w:ins w:id="180"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"_Toc402174430"</w:instrText>
        </w:r>
        <w:r w:rsidRPr="00422FFD">
          <w:rPr>
            <w:rStyle w:val="Hyperlink"/>
            <w:noProof/>
          </w:rPr>
          <w:instrText xml:space="preserve"> </w:instrText>
        </w:r>
        <w:r w:rsidRPr="00422FFD">
          <w:rPr>
            <w:rStyle w:val="Hyperlink"/>
            <w:noProof/>
          </w:rPr>
          <w:fldChar w:fldCharType="separate"/>
        </w:r>
        <w:r w:rsidRPr="00422FFD">
          <w:rPr>
            <w:rStyle w:val="Hyperlink"/>
            <w:noProof/>
          </w:rPr>
          <w:t>4.1.3</w:t>
        </w:r>
        <w:r>
          <w:rPr>
            <w:rFonts w:asciiTheme="minorHAnsi" w:eastAsiaTheme="minorEastAsia" w:hAnsiTheme="minorHAnsi" w:cstheme="minorBidi"/>
            <w:noProof/>
            <w:lang w:eastAsia="nl-NL"/>
          </w:rPr>
          <w:tab/>
        </w:r>
        <w:r w:rsidRPr="00422FFD">
          <w:rPr>
            <w:rStyle w:val="Hyperlink"/>
            <w:noProof/>
          </w:rPr>
          <w:t>#3 Actualiseer Zaakstatus (actualiseerZaakstatus_Lk01)</w:t>
        </w:r>
        <w:r>
          <w:rPr>
            <w:noProof/>
            <w:webHidden/>
          </w:rPr>
          <w:tab/>
        </w:r>
        <w:r>
          <w:rPr>
            <w:noProof/>
            <w:webHidden/>
          </w:rPr>
          <w:fldChar w:fldCharType="begin"/>
        </w:r>
        <w:r>
          <w:rPr>
            <w:noProof/>
            <w:webHidden/>
          </w:rPr>
          <w:instrText xml:space="preserve"> PAGEREF _Toc402174430 \h </w:instrText>
        </w:r>
      </w:ins>
      <w:r>
        <w:rPr>
          <w:noProof/>
          <w:webHidden/>
        </w:rPr>
      </w:r>
      <w:r>
        <w:rPr>
          <w:noProof/>
          <w:webHidden/>
        </w:rPr>
        <w:fldChar w:fldCharType="separate"/>
      </w:r>
      <w:ins w:id="181" w:author="Joost Wijnings" w:date="2014-10-27T11:57:00Z">
        <w:r>
          <w:rPr>
            <w:noProof/>
            <w:webHidden/>
          </w:rPr>
          <w:t>25</w:t>
        </w:r>
        <w:r>
          <w:rPr>
            <w:noProof/>
            <w:webHidden/>
          </w:rPr>
          <w:fldChar w:fldCharType="end"/>
        </w:r>
        <w:r w:rsidRPr="00422FFD">
          <w:rPr>
            <w:rStyle w:val="Hyperlink"/>
            <w:noProof/>
          </w:rPr>
          <w:fldChar w:fldCharType="end"/>
        </w:r>
      </w:ins>
    </w:p>
    <w:p w14:paraId="5D84550A" w14:textId="77777777" w:rsidR="00D97441" w:rsidRDefault="00D97441">
      <w:pPr>
        <w:pStyle w:val="Inhopg3"/>
        <w:tabs>
          <w:tab w:val="left" w:pos="1320"/>
          <w:tab w:val="right" w:leader="dot" w:pos="9062"/>
        </w:tabs>
        <w:rPr>
          <w:ins w:id="182" w:author="Joost Wijnings" w:date="2014-10-27T11:57:00Z"/>
          <w:rFonts w:asciiTheme="minorHAnsi" w:eastAsiaTheme="minorEastAsia" w:hAnsiTheme="minorHAnsi" w:cstheme="minorBidi"/>
          <w:noProof/>
          <w:lang w:eastAsia="nl-NL"/>
        </w:rPr>
      </w:pPr>
      <w:ins w:id="183"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"_Toc402174431"</w:instrText>
        </w:r>
        <w:r w:rsidRPr="00422FFD">
          <w:rPr>
            <w:rStyle w:val="Hyperlink"/>
            <w:noProof/>
          </w:rPr>
          <w:instrText xml:space="preserve"> </w:instrText>
        </w:r>
        <w:r w:rsidRPr="00422FFD">
          <w:rPr>
            <w:rStyle w:val="Hyperlink"/>
            <w:noProof/>
          </w:rPr>
          <w:fldChar w:fldCharType="separate"/>
        </w:r>
        <w:r w:rsidRPr="00422FFD">
          <w:rPr>
            <w:rStyle w:val="Hyperlink"/>
            <w:noProof/>
            <w:lang w:eastAsia="nl-NL"/>
          </w:rPr>
          <w:t>4.1.4</w:t>
        </w:r>
        <w:r>
          <w:rPr>
            <w:rFonts w:asciiTheme="minorHAnsi" w:eastAsiaTheme="minorEastAsia" w:hAnsiTheme="minorHAnsi" w:cstheme="minorBidi"/>
            <w:noProof/>
            <w:lang w:eastAsia="nl-NL"/>
          </w:rPr>
          <w:tab/>
        </w:r>
        <w:r w:rsidRPr="00422FFD">
          <w:rPr>
            <w:rStyle w:val="Hyperlink"/>
            <w:noProof/>
            <w:lang w:eastAsia="nl-NL"/>
          </w:rPr>
          <w:t>#4 Creëer Zaak (creeerZaak</w:t>
        </w:r>
        <w:r w:rsidRPr="00422FFD">
          <w:rPr>
            <w:rStyle w:val="Hyperlink"/>
            <w:noProof/>
          </w:rPr>
          <w:t>_Lk01</w:t>
        </w:r>
        <w:r w:rsidRPr="00422FFD">
          <w:rPr>
            <w:rStyle w:val="Hyperlink"/>
            <w:noProof/>
            <w:lang w:eastAsia="nl-NL"/>
          </w:rPr>
          <w:t>)</w:t>
        </w:r>
        <w:r>
          <w:rPr>
            <w:noProof/>
            <w:webHidden/>
          </w:rPr>
          <w:tab/>
        </w:r>
        <w:r>
          <w:rPr>
            <w:noProof/>
            <w:webHidden/>
          </w:rPr>
          <w:fldChar w:fldCharType="begin"/>
        </w:r>
        <w:r>
          <w:rPr>
            <w:noProof/>
            <w:webHidden/>
          </w:rPr>
          <w:instrText xml:space="preserve"> PAGEREF _Toc402174431 \h </w:instrText>
        </w:r>
      </w:ins>
      <w:r>
        <w:rPr>
          <w:noProof/>
          <w:webHidden/>
        </w:rPr>
      </w:r>
      <w:r>
        <w:rPr>
          <w:noProof/>
          <w:webHidden/>
        </w:rPr>
        <w:fldChar w:fldCharType="separate"/>
      </w:r>
      <w:ins w:id="184" w:author="Joost Wijnings" w:date="2014-10-27T11:57:00Z">
        <w:r>
          <w:rPr>
            <w:noProof/>
            <w:webHidden/>
          </w:rPr>
          <w:t>27</w:t>
        </w:r>
        <w:r>
          <w:rPr>
            <w:noProof/>
            <w:webHidden/>
          </w:rPr>
          <w:fldChar w:fldCharType="end"/>
        </w:r>
        <w:r w:rsidRPr="00422FFD">
          <w:rPr>
            <w:rStyle w:val="Hyperlink"/>
            <w:noProof/>
          </w:rPr>
          <w:fldChar w:fldCharType="end"/>
        </w:r>
      </w:ins>
    </w:p>
    <w:p w14:paraId="38BF3FCB" w14:textId="77777777" w:rsidR="00D97441" w:rsidRDefault="00D97441">
      <w:pPr>
        <w:pStyle w:val="Inhopg3"/>
        <w:tabs>
          <w:tab w:val="left" w:pos="1320"/>
          <w:tab w:val="right" w:leader="dot" w:pos="9062"/>
        </w:tabs>
        <w:rPr>
          <w:ins w:id="185" w:author="Joost Wijnings" w:date="2014-10-27T11:57:00Z"/>
          <w:rFonts w:asciiTheme="minorHAnsi" w:eastAsiaTheme="minorEastAsia" w:hAnsiTheme="minorHAnsi" w:cstheme="minorBidi"/>
          <w:noProof/>
          <w:lang w:eastAsia="nl-NL"/>
        </w:rPr>
      </w:pPr>
      <w:ins w:id="186"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"_Toc402174432"</w:instrText>
        </w:r>
        <w:r w:rsidRPr="00422FFD">
          <w:rPr>
            <w:rStyle w:val="Hyperlink"/>
            <w:noProof/>
          </w:rPr>
          <w:instrText xml:space="preserve"> </w:instrText>
        </w:r>
        <w:r w:rsidRPr="00422FFD">
          <w:rPr>
            <w:rStyle w:val="Hyperlink"/>
            <w:noProof/>
          </w:rPr>
          <w:fldChar w:fldCharType="separate"/>
        </w:r>
        <w:r w:rsidRPr="00422FFD">
          <w:rPr>
            <w:rStyle w:val="Hyperlink"/>
            <w:noProof/>
            <w:lang w:eastAsia="nl-NL"/>
          </w:rPr>
          <w:t>4.1.5</w:t>
        </w:r>
        <w:r>
          <w:rPr>
            <w:rFonts w:asciiTheme="minorHAnsi" w:eastAsiaTheme="minorEastAsia" w:hAnsiTheme="minorHAnsi" w:cstheme="minorBidi"/>
            <w:noProof/>
            <w:lang w:eastAsia="nl-NL"/>
          </w:rPr>
          <w:tab/>
        </w:r>
        <w:r w:rsidRPr="00422FFD">
          <w:rPr>
            <w:rStyle w:val="Hyperlink"/>
            <w:noProof/>
            <w:lang w:eastAsia="nl-NL"/>
          </w:rPr>
          <w:t>#5 Update Zaak (updateZaak</w:t>
        </w:r>
        <w:r w:rsidRPr="00422FFD">
          <w:rPr>
            <w:rStyle w:val="Hyperlink"/>
            <w:noProof/>
          </w:rPr>
          <w:t>_Lk01</w:t>
        </w:r>
        <w:r w:rsidRPr="00422FFD">
          <w:rPr>
            <w:rStyle w:val="Hyperlink"/>
            <w:noProof/>
            <w:lang w:eastAsia="nl-NL"/>
          </w:rPr>
          <w:t>)</w:t>
        </w:r>
        <w:r>
          <w:rPr>
            <w:noProof/>
            <w:webHidden/>
          </w:rPr>
          <w:tab/>
        </w:r>
        <w:r>
          <w:rPr>
            <w:noProof/>
            <w:webHidden/>
          </w:rPr>
          <w:fldChar w:fldCharType="begin"/>
        </w:r>
        <w:r>
          <w:rPr>
            <w:noProof/>
            <w:webHidden/>
          </w:rPr>
          <w:instrText xml:space="preserve"> PAGEREF _Toc402174432 \h </w:instrText>
        </w:r>
      </w:ins>
      <w:r>
        <w:rPr>
          <w:noProof/>
          <w:webHidden/>
        </w:rPr>
      </w:r>
      <w:r>
        <w:rPr>
          <w:noProof/>
          <w:webHidden/>
        </w:rPr>
        <w:fldChar w:fldCharType="separate"/>
      </w:r>
      <w:ins w:id="187" w:author="Joost Wijnings" w:date="2014-10-27T11:57:00Z">
        <w:r>
          <w:rPr>
            <w:noProof/>
            <w:webHidden/>
          </w:rPr>
          <w:t>31</w:t>
        </w:r>
        <w:r>
          <w:rPr>
            <w:noProof/>
            <w:webHidden/>
          </w:rPr>
          <w:fldChar w:fldCharType="end"/>
        </w:r>
        <w:r w:rsidRPr="00422FFD">
          <w:rPr>
            <w:rStyle w:val="Hyperlink"/>
            <w:noProof/>
          </w:rPr>
          <w:fldChar w:fldCharType="end"/>
        </w:r>
      </w:ins>
    </w:p>
    <w:p w14:paraId="1BFF1C73" w14:textId="77777777" w:rsidR="00D97441" w:rsidRDefault="00D97441">
      <w:pPr>
        <w:pStyle w:val="Inhopg3"/>
        <w:tabs>
          <w:tab w:val="left" w:pos="1320"/>
          <w:tab w:val="right" w:leader="dot" w:pos="9062"/>
        </w:tabs>
        <w:rPr>
          <w:ins w:id="188" w:author="Joost Wijnings" w:date="2014-10-27T11:57:00Z"/>
          <w:rFonts w:asciiTheme="minorHAnsi" w:eastAsiaTheme="minorEastAsia" w:hAnsiTheme="minorHAnsi" w:cstheme="minorBidi"/>
          <w:noProof/>
          <w:lang w:eastAsia="nl-NL"/>
        </w:rPr>
      </w:pPr>
      <w:ins w:id="189"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"_Toc402174433"</w:instrText>
        </w:r>
        <w:r w:rsidRPr="00422FFD">
          <w:rPr>
            <w:rStyle w:val="Hyperlink"/>
            <w:noProof/>
          </w:rPr>
          <w:instrText xml:space="preserve"> </w:instrText>
        </w:r>
        <w:r w:rsidRPr="00422FFD">
          <w:rPr>
            <w:rStyle w:val="Hyperlink"/>
            <w:noProof/>
          </w:rPr>
          <w:fldChar w:fldCharType="separate"/>
        </w:r>
        <w:r w:rsidRPr="00422FFD">
          <w:rPr>
            <w:rStyle w:val="Hyperlink"/>
            <w:noProof/>
          </w:rPr>
          <w:t>4.1.6</w:t>
        </w:r>
        <w:r>
          <w:rPr>
            <w:rFonts w:asciiTheme="minorHAnsi" w:eastAsiaTheme="minorEastAsia" w:hAnsiTheme="minorHAnsi" w:cstheme="minorBidi"/>
            <w:noProof/>
            <w:lang w:eastAsia="nl-NL"/>
          </w:rPr>
          <w:tab/>
        </w:r>
        <w:r w:rsidRPr="00422FFD">
          <w:rPr>
            <w:rStyle w:val="Hyperlink"/>
            <w:noProof/>
          </w:rPr>
          <w:t>#6 Genereer Zaakidentificatie (genereerZaakIdentificatie_Di02)</w:t>
        </w:r>
        <w:r>
          <w:rPr>
            <w:noProof/>
            <w:webHidden/>
          </w:rPr>
          <w:tab/>
        </w:r>
        <w:r>
          <w:rPr>
            <w:noProof/>
            <w:webHidden/>
          </w:rPr>
          <w:fldChar w:fldCharType="begin"/>
        </w:r>
        <w:r>
          <w:rPr>
            <w:noProof/>
            <w:webHidden/>
          </w:rPr>
          <w:instrText xml:space="preserve"> PAGEREF _Toc402174433 \h </w:instrText>
        </w:r>
      </w:ins>
      <w:r>
        <w:rPr>
          <w:noProof/>
          <w:webHidden/>
        </w:rPr>
      </w:r>
      <w:r>
        <w:rPr>
          <w:noProof/>
          <w:webHidden/>
        </w:rPr>
        <w:fldChar w:fldCharType="separate"/>
      </w:r>
      <w:ins w:id="190" w:author="Joost Wijnings" w:date="2014-10-27T11:57:00Z">
        <w:r>
          <w:rPr>
            <w:noProof/>
            <w:webHidden/>
          </w:rPr>
          <w:t>33</w:t>
        </w:r>
        <w:r>
          <w:rPr>
            <w:noProof/>
            <w:webHidden/>
          </w:rPr>
          <w:fldChar w:fldCharType="end"/>
        </w:r>
        <w:r w:rsidRPr="00422FFD">
          <w:rPr>
            <w:rStyle w:val="Hyperlink"/>
            <w:noProof/>
          </w:rPr>
          <w:fldChar w:fldCharType="end"/>
        </w:r>
      </w:ins>
    </w:p>
    <w:p w14:paraId="24F3291E" w14:textId="77777777" w:rsidR="00D97441" w:rsidRDefault="00D97441">
      <w:pPr>
        <w:pStyle w:val="Inhopg2"/>
        <w:tabs>
          <w:tab w:val="left" w:pos="720"/>
          <w:tab w:val="right" w:leader="dot" w:pos="9062"/>
        </w:tabs>
        <w:rPr>
          <w:ins w:id="191" w:author="Joost Wijnings" w:date="2014-10-27T11:57:00Z"/>
          <w:rFonts w:asciiTheme="minorHAnsi" w:eastAsiaTheme="minorEastAsia" w:hAnsiTheme="minorHAnsi" w:cstheme="minorBidi"/>
          <w:noProof/>
          <w:lang w:eastAsia="nl-NL"/>
        </w:rPr>
      </w:pPr>
      <w:ins w:id="192"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"_Toc402174434"</w:instrText>
        </w:r>
        <w:r w:rsidRPr="00422FFD">
          <w:rPr>
            <w:rStyle w:val="Hyperlink"/>
            <w:noProof/>
          </w:rPr>
          <w:instrText xml:space="preserve"> </w:instrText>
        </w:r>
        <w:r w:rsidRPr="00422FFD">
          <w:rPr>
            <w:rStyle w:val="Hyperlink"/>
            <w:noProof/>
          </w:rPr>
          <w:fldChar w:fldCharType="separate"/>
        </w:r>
        <w:r w:rsidRPr="00422FFD">
          <w:rPr>
            <w:rStyle w:val="Hyperlink"/>
            <w:noProof/>
          </w:rPr>
          <w:t>4.2</w:t>
        </w:r>
        <w:r>
          <w:rPr>
            <w:rFonts w:asciiTheme="minorHAnsi" w:eastAsiaTheme="minorEastAsia" w:hAnsiTheme="minorHAnsi" w:cstheme="minorBidi"/>
            <w:noProof/>
            <w:lang w:eastAsia="nl-NL"/>
          </w:rPr>
          <w:tab/>
        </w:r>
        <w:r w:rsidRPr="00422FFD">
          <w:rPr>
            <w:rStyle w:val="Hyperlink"/>
            <w:noProof/>
          </w:rPr>
          <w:t>StUF-Zaakdocumentservices</w:t>
        </w:r>
        <w:r>
          <w:rPr>
            <w:noProof/>
            <w:webHidden/>
          </w:rPr>
          <w:tab/>
        </w:r>
        <w:r>
          <w:rPr>
            <w:noProof/>
            <w:webHidden/>
          </w:rPr>
          <w:fldChar w:fldCharType="begin"/>
        </w:r>
        <w:r>
          <w:rPr>
            <w:noProof/>
            <w:webHidden/>
          </w:rPr>
          <w:instrText xml:space="preserve"> PAGEREF _Toc402174434 \h </w:instrText>
        </w:r>
      </w:ins>
      <w:r>
        <w:rPr>
          <w:noProof/>
          <w:webHidden/>
        </w:rPr>
      </w:r>
      <w:r>
        <w:rPr>
          <w:noProof/>
          <w:webHidden/>
        </w:rPr>
        <w:fldChar w:fldCharType="separate"/>
      </w:r>
      <w:ins w:id="193" w:author="Joost Wijnings" w:date="2014-10-27T11:57:00Z">
        <w:r>
          <w:rPr>
            <w:noProof/>
            <w:webHidden/>
          </w:rPr>
          <w:t>34</w:t>
        </w:r>
        <w:r>
          <w:rPr>
            <w:noProof/>
            <w:webHidden/>
          </w:rPr>
          <w:fldChar w:fldCharType="end"/>
        </w:r>
        <w:r w:rsidRPr="00422FFD">
          <w:rPr>
            <w:rStyle w:val="Hyperlink"/>
            <w:noProof/>
          </w:rPr>
          <w:fldChar w:fldCharType="end"/>
        </w:r>
      </w:ins>
    </w:p>
    <w:p w14:paraId="1F7D265D" w14:textId="77777777" w:rsidR="00D97441" w:rsidRDefault="00D97441">
      <w:pPr>
        <w:pStyle w:val="Inhopg3"/>
        <w:tabs>
          <w:tab w:val="left" w:pos="1320"/>
          <w:tab w:val="right" w:leader="dot" w:pos="9062"/>
        </w:tabs>
        <w:rPr>
          <w:ins w:id="194" w:author="Joost Wijnings" w:date="2014-10-27T11:57:00Z"/>
          <w:rFonts w:asciiTheme="minorHAnsi" w:eastAsiaTheme="minorEastAsia" w:hAnsiTheme="minorHAnsi" w:cstheme="minorBidi"/>
          <w:noProof/>
          <w:lang w:eastAsia="nl-NL"/>
        </w:rPr>
      </w:pPr>
      <w:ins w:id="195"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"_Toc402174435"</w:instrText>
        </w:r>
        <w:r w:rsidRPr="00422FFD">
          <w:rPr>
            <w:rStyle w:val="Hyperlink"/>
            <w:noProof/>
          </w:rPr>
          <w:instrText xml:space="preserve"> </w:instrText>
        </w:r>
        <w:r w:rsidRPr="00422FFD">
          <w:rPr>
            <w:rStyle w:val="Hyperlink"/>
            <w:noProof/>
          </w:rPr>
          <w:fldChar w:fldCharType="separate"/>
        </w:r>
        <w:r w:rsidRPr="00422FFD">
          <w:rPr>
            <w:rStyle w:val="Hyperlink"/>
            <w:noProof/>
          </w:rPr>
          <w:t>4.2.1</w:t>
        </w:r>
        <w:r>
          <w:rPr>
            <w:rFonts w:asciiTheme="minorHAnsi" w:eastAsiaTheme="minorEastAsia" w:hAnsiTheme="minorHAnsi" w:cstheme="minorBidi"/>
            <w:noProof/>
            <w:lang w:eastAsia="nl-NL"/>
          </w:rPr>
          <w:tab/>
        </w:r>
        <w:r w:rsidRPr="00422FFD">
          <w:rPr>
            <w:rStyle w:val="Hyperlink"/>
            <w:noProof/>
          </w:rPr>
          <w:t>#7 Geef lijst Zaakdocumenten (geefLijstZaakdocumenten_Lv01)</w:t>
        </w:r>
        <w:r>
          <w:rPr>
            <w:noProof/>
            <w:webHidden/>
          </w:rPr>
          <w:tab/>
        </w:r>
        <w:r>
          <w:rPr>
            <w:noProof/>
            <w:webHidden/>
          </w:rPr>
          <w:fldChar w:fldCharType="begin"/>
        </w:r>
        <w:r>
          <w:rPr>
            <w:noProof/>
            <w:webHidden/>
          </w:rPr>
          <w:instrText xml:space="preserve"> PAGEREF _Toc402174435 \h </w:instrText>
        </w:r>
      </w:ins>
      <w:r>
        <w:rPr>
          <w:noProof/>
          <w:webHidden/>
        </w:rPr>
      </w:r>
      <w:r>
        <w:rPr>
          <w:noProof/>
          <w:webHidden/>
        </w:rPr>
        <w:fldChar w:fldCharType="separate"/>
      </w:r>
      <w:ins w:id="196" w:author="Joost Wijnings" w:date="2014-10-27T11:57:00Z">
        <w:r>
          <w:rPr>
            <w:noProof/>
            <w:webHidden/>
          </w:rPr>
          <w:t>34</w:t>
        </w:r>
        <w:r>
          <w:rPr>
            <w:noProof/>
            <w:webHidden/>
          </w:rPr>
          <w:fldChar w:fldCharType="end"/>
        </w:r>
        <w:r w:rsidRPr="00422FFD">
          <w:rPr>
            <w:rStyle w:val="Hyperlink"/>
            <w:noProof/>
          </w:rPr>
          <w:fldChar w:fldCharType="end"/>
        </w:r>
      </w:ins>
    </w:p>
    <w:p w14:paraId="1F3575AF" w14:textId="77777777" w:rsidR="00D97441" w:rsidRDefault="00D97441">
      <w:pPr>
        <w:pStyle w:val="Inhopg3"/>
        <w:tabs>
          <w:tab w:val="left" w:pos="1320"/>
          <w:tab w:val="right" w:leader="dot" w:pos="9062"/>
        </w:tabs>
        <w:rPr>
          <w:ins w:id="197" w:author="Joost Wijnings" w:date="2014-10-27T11:57:00Z"/>
          <w:rFonts w:asciiTheme="minorHAnsi" w:eastAsiaTheme="minorEastAsia" w:hAnsiTheme="minorHAnsi" w:cstheme="minorBidi"/>
          <w:noProof/>
          <w:lang w:eastAsia="nl-NL"/>
        </w:rPr>
      </w:pPr>
      <w:ins w:id="198"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"_Toc402174436"</w:instrText>
        </w:r>
        <w:r w:rsidRPr="00422FFD">
          <w:rPr>
            <w:rStyle w:val="Hyperlink"/>
            <w:noProof/>
          </w:rPr>
          <w:instrText xml:space="preserve"> </w:instrText>
        </w:r>
        <w:r w:rsidRPr="00422FFD">
          <w:rPr>
            <w:rStyle w:val="Hyperlink"/>
            <w:noProof/>
          </w:rPr>
          <w:fldChar w:fldCharType="separate"/>
        </w:r>
        <w:r w:rsidRPr="00422FFD">
          <w:rPr>
            <w:rStyle w:val="Hyperlink"/>
            <w:noProof/>
          </w:rPr>
          <w:t>4.2.2</w:t>
        </w:r>
        <w:r>
          <w:rPr>
            <w:rFonts w:asciiTheme="minorHAnsi" w:eastAsiaTheme="minorEastAsia" w:hAnsiTheme="minorHAnsi" w:cstheme="minorBidi"/>
            <w:noProof/>
            <w:lang w:eastAsia="nl-NL"/>
          </w:rPr>
          <w:tab/>
        </w:r>
        <w:r w:rsidRPr="00422FFD">
          <w:rPr>
            <w:rStyle w:val="Hyperlink"/>
            <w:noProof/>
          </w:rPr>
          <w:t>#8 Geef Zaakdocument lezen (geefZaakdocumentLezen_Lv01)</w:t>
        </w:r>
        <w:r>
          <w:rPr>
            <w:noProof/>
            <w:webHidden/>
          </w:rPr>
          <w:tab/>
        </w:r>
        <w:r>
          <w:rPr>
            <w:noProof/>
            <w:webHidden/>
          </w:rPr>
          <w:fldChar w:fldCharType="begin"/>
        </w:r>
        <w:r>
          <w:rPr>
            <w:noProof/>
            <w:webHidden/>
          </w:rPr>
          <w:instrText xml:space="preserve"> PAGEREF _Toc402174436 \h </w:instrText>
        </w:r>
      </w:ins>
      <w:r>
        <w:rPr>
          <w:noProof/>
          <w:webHidden/>
        </w:rPr>
      </w:r>
      <w:r>
        <w:rPr>
          <w:noProof/>
          <w:webHidden/>
        </w:rPr>
        <w:fldChar w:fldCharType="separate"/>
      </w:r>
      <w:ins w:id="199" w:author="Joost Wijnings" w:date="2014-10-27T11:57:00Z">
        <w:r>
          <w:rPr>
            <w:noProof/>
            <w:webHidden/>
          </w:rPr>
          <w:t>36</w:t>
        </w:r>
        <w:r>
          <w:rPr>
            <w:noProof/>
            <w:webHidden/>
          </w:rPr>
          <w:fldChar w:fldCharType="end"/>
        </w:r>
        <w:r w:rsidRPr="00422FFD">
          <w:rPr>
            <w:rStyle w:val="Hyperlink"/>
            <w:noProof/>
          </w:rPr>
          <w:fldChar w:fldCharType="end"/>
        </w:r>
      </w:ins>
    </w:p>
    <w:p w14:paraId="60F08161" w14:textId="77777777" w:rsidR="00D97441" w:rsidRDefault="00D97441">
      <w:pPr>
        <w:pStyle w:val="Inhopg3"/>
        <w:tabs>
          <w:tab w:val="left" w:pos="1320"/>
          <w:tab w:val="right" w:leader="dot" w:pos="9062"/>
        </w:tabs>
        <w:rPr>
          <w:ins w:id="200" w:author="Joost Wijnings" w:date="2014-10-27T11:57:00Z"/>
          <w:rFonts w:asciiTheme="minorHAnsi" w:eastAsiaTheme="minorEastAsia" w:hAnsiTheme="minorHAnsi" w:cstheme="minorBidi"/>
          <w:noProof/>
          <w:lang w:eastAsia="nl-NL"/>
        </w:rPr>
      </w:pPr>
      <w:ins w:id="201"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"_Toc402174437"</w:instrText>
        </w:r>
        <w:r w:rsidRPr="00422FFD">
          <w:rPr>
            <w:rStyle w:val="Hyperlink"/>
            <w:noProof/>
          </w:rPr>
          <w:instrText xml:space="preserve"> </w:instrText>
        </w:r>
        <w:r w:rsidRPr="00422FFD">
          <w:rPr>
            <w:rStyle w:val="Hyperlink"/>
            <w:noProof/>
          </w:rPr>
          <w:fldChar w:fldCharType="separate"/>
        </w:r>
        <w:r w:rsidRPr="00422FFD">
          <w:rPr>
            <w:rStyle w:val="Hyperlink"/>
            <w:noProof/>
          </w:rPr>
          <w:t>4.2.3</w:t>
        </w:r>
        <w:r>
          <w:rPr>
            <w:rFonts w:asciiTheme="minorHAnsi" w:eastAsiaTheme="minorEastAsia" w:hAnsiTheme="minorHAnsi" w:cstheme="minorBidi"/>
            <w:noProof/>
            <w:lang w:eastAsia="nl-NL"/>
          </w:rPr>
          <w:tab/>
        </w:r>
        <w:r w:rsidRPr="00422FFD">
          <w:rPr>
            <w:rStyle w:val="Hyperlink"/>
            <w:noProof/>
          </w:rPr>
          <w:t>#9 Geef Zaakdocument bewerken (geefZaakdocumentbewerken_Di02)</w:t>
        </w:r>
        <w:r>
          <w:rPr>
            <w:noProof/>
            <w:webHidden/>
          </w:rPr>
          <w:tab/>
        </w:r>
        <w:r>
          <w:rPr>
            <w:noProof/>
            <w:webHidden/>
          </w:rPr>
          <w:fldChar w:fldCharType="begin"/>
        </w:r>
        <w:r>
          <w:rPr>
            <w:noProof/>
            <w:webHidden/>
          </w:rPr>
          <w:instrText xml:space="preserve"> PAGEREF _Toc402174437 \h </w:instrText>
        </w:r>
      </w:ins>
      <w:r>
        <w:rPr>
          <w:noProof/>
          <w:webHidden/>
        </w:rPr>
      </w:r>
      <w:r>
        <w:rPr>
          <w:noProof/>
          <w:webHidden/>
        </w:rPr>
        <w:fldChar w:fldCharType="separate"/>
      </w:r>
      <w:ins w:id="202" w:author="Joost Wijnings" w:date="2014-10-27T11:57:00Z">
        <w:r>
          <w:rPr>
            <w:noProof/>
            <w:webHidden/>
          </w:rPr>
          <w:t>38</w:t>
        </w:r>
        <w:r>
          <w:rPr>
            <w:noProof/>
            <w:webHidden/>
          </w:rPr>
          <w:fldChar w:fldCharType="end"/>
        </w:r>
        <w:r w:rsidRPr="00422FFD">
          <w:rPr>
            <w:rStyle w:val="Hyperlink"/>
            <w:noProof/>
          </w:rPr>
          <w:fldChar w:fldCharType="end"/>
        </w:r>
      </w:ins>
    </w:p>
    <w:p w14:paraId="05A05908" w14:textId="77777777" w:rsidR="00D97441" w:rsidRDefault="00D97441">
      <w:pPr>
        <w:pStyle w:val="Inhopg3"/>
        <w:tabs>
          <w:tab w:val="left" w:pos="1320"/>
          <w:tab w:val="right" w:leader="dot" w:pos="9062"/>
        </w:tabs>
        <w:rPr>
          <w:ins w:id="203" w:author="Joost Wijnings" w:date="2014-10-27T11:57:00Z"/>
          <w:rFonts w:asciiTheme="minorHAnsi" w:eastAsiaTheme="minorEastAsia" w:hAnsiTheme="minorHAnsi" w:cstheme="minorBidi"/>
          <w:noProof/>
          <w:lang w:eastAsia="nl-NL"/>
        </w:rPr>
      </w:pPr>
      <w:ins w:id="204"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"_Toc402174438"</w:instrText>
        </w:r>
        <w:r w:rsidRPr="00422FFD">
          <w:rPr>
            <w:rStyle w:val="Hyperlink"/>
            <w:noProof/>
          </w:rPr>
          <w:instrText xml:space="preserve"> </w:instrText>
        </w:r>
        <w:r w:rsidRPr="00422FFD">
          <w:rPr>
            <w:rStyle w:val="Hyperlink"/>
            <w:noProof/>
          </w:rPr>
          <w:fldChar w:fldCharType="separate"/>
        </w:r>
        <w:r w:rsidRPr="00422FFD">
          <w:rPr>
            <w:rStyle w:val="Hyperlink"/>
            <w:noProof/>
          </w:rPr>
          <w:t>4.2.4</w:t>
        </w:r>
        <w:r>
          <w:rPr>
            <w:rFonts w:asciiTheme="minorHAnsi" w:eastAsiaTheme="minorEastAsia" w:hAnsiTheme="minorHAnsi" w:cstheme="minorBidi"/>
            <w:noProof/>
            <w:lang w:eastAsia="nl-NL"/>
          </w:rPr>
          <w:tab/>
        </w:r>
        <w:r w:rsidRPr="00422FFD">
          <w:rPr>
            <w:rStyle w:val="Hyperlink"/>
            <w:noProof/>
          </w:rPr>
          <w:t>#10 Voeg Zaakdocument toe (voegZaakdocumentToe_Lk01)</w:t>
        </w:r>
        <w:r>
          <w:rPr>
            <w:noProof/>
            <w:webHidden/>
          </w:rPr>
          <w:tab/>
        </w:r>
        <w:r>
          <w:rPr>
            <w:noProof/>
            <w:webHidden/>
          </w:rPr>
          <w:fldChar w:fldCharType="begin"/>
        </w:r>
        <w:r>
          <w:rPr>
            <w:noProof/>
            <w:webHidden/>
          </w:rPr>
          <w:instrText xml:space="preserve"> PAGEREF _Toc402174438 \h </w:instrText>
        </w:r>
      </w:ins>
      <w:r>
        <w:rPr>
          <w:noProof/>
          <w:webHidden/>
        </w:rPr>
      </w:r>
      <w:r>
        <w:rPr>
          <w:noProof/>
          <w:webHidden/>
        </w:rPr>
        <w:fldChar w:fldCharType="separate"/>
      </w:r>
      <w:ins w:id="205" w:author="Joost Wijnings" w:date="2014-10-27T11:57:00Z">
        <w:r>
          <w:rPr>
            <w:noProof/>
            <w:webHidden/>
          </w:rPr>
          <w:t>40</w:t>
        </w:r>
        <w:r>
          <w:rPr>
            <w:noProof/>
            <w:webHidden/>
          </w:rPr>
          <w:fldChar w:fldCharType="end"/>
        </w:r>
        <w:r w:rsidRPr="00422FFD">
          <w:rPr>
            <w:rStyle w:val="Hyperlink"/>
            <w:noProof/>
          </w:rPr>
          <w:fldChar w:fldCharType="end"/>
        </w:r>
      </w:ins>
    </w:p>
    <w:p w14:paraId="738445DE" w14:textId="77777777" w:rsidR="00D97441" w:rsidRDefault="00D97441">
      <w:pPr>
        <w:pStyle w:val="Inhopg3"/>
        <w:tabs>
          <w:tab w:val="left" w:pos="1320"/>
          <w:tab w:val="right" w:leader="dot" w:pos="9062"/>
        </w:tabs>
        <w:rPr>
          <w:ins w:id="206" w:author="Joost Wijnings" w:date="2014-10-27T11:57:00Z"/>
          <w:rFonts w:asciiTheme="minorHAnsi" w:eastAsiaTheme="minorEastAsia" w:hAnsiTheme="minorHAnsi" w:cstheme="minorBidi"/>
          <w:noProof/>
          <w:lang w:eastAsia="nl-NL"/>
        </w:rPr>
      </w:pPr>
      <w:ins w:id="207"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"_Toc402174439"</w:instrText>
        </w:r>
        <w:r w:rsidRPr="00422FFD">
          <w:rPr>
            <w:rStyle w:val="Hyperlink"/>
            <w:noProof/>
          </w:rPr>
          <w:instrText xml:space="preserve"> </w:instrText>
        </w:r>
        <w:r w:rsidRPr="00422FFD">
          <w:rPr>
            <w:rStyle w:val="Hyperlink"/>
            <w:noProof/>
          </w:rPr>
          <w:fldChar w:fldCharType="separate"/>
        </w:r>
        <w:r w:rsidRPr="00422FFD">
          <w:rPr>
            <w:rStyle w:val="Hyperlink"/>
            <w:noProof/>
          </w:rPr>
          <w:t>4.2.5</w:t>
        </w:r>
        <w:r>
          <w:rPr>
            <w:rFonts w:asciiTheme="minorHAnsi" w:eastAsiaTheme="minorEastAsia" w:hAnsiTheme="minorHAnsi" w:cstheme="minorBidi"/>
            <w:noProof/>
            <w:lang w:eastAsia="nl-NL"/>
          </w:rPr>
          <w:tab/>
        </w:r>
        <w:r w:rsidRPr="00422FFD">
          <w:rPr>
            <w:rStyle w:val="Hyperlink"/>
            <w:noProof/>
          </w:rPr>
          <w:t>#11 Maak Zaakdocument (maakZaakdocument_Lk01)</w:t>
        </w:r>
        <w:r>
          <w:rPr>
            <w:noProof/>
            <w:webHidden/>
          </w:rPr>
          <w:tab/>
        </w:r>
        <w:r>
          <w:rPr>
            <w:noProof/>
            <w:webHidden/>
          </w:rPr>
          <w:fldChar w:fldCharType="begin"/>
        </w:r>
        <w:r>
          <w:rPr>
            <w:noProof/>
            <w:webHidden/>
          </w:rPr>
          <w:instrText xml:space="preserve"> PAGEREF _Toc402174439 \h </w:instrText>
        </w:r>
      </w:ins>
      <w:r>
        <w:rPr>
          <w:noProof/>
          <w:webHidden/>
        </w:rPr>
      </w:r>
      <w:r>
        <w:rPr>
          <w:noProof/>
          <w:webHidden/>
        </w:rPr>
        <w:fldChar w:fldCharType="separate"/>
      </w:r>
      <w:ins w:id="208" w:author="Joost Wijnings" w:date="2014-10-27T11:57:00Z">
        <w:r>
          <w:rPr>
            <w:noProof/>
            <w:webHidden/>
          </w:rPr>
          <w:t>41</w:t>
        </w:r>
        <w:r>
          <w:rPr>
            <w:noProof/>
            <w:webHidden/>
          </w:rPr>
          <w:fldChar w:fldCharType="end"/>
        </w:r>
        <w:r w:rsidRPr="00422FFD">
          <w:rPr>
            <w:rStyle w:val="Hyperlink"/>
            <w:noProof/>
          </w:rPr>
          <w:fldChar w:fldCharType="end"/>
        </w:r>
      </w:ins>
    </w:p>
    <w:p w14:paraId="34795E2B" w14:textId="77777777" w:rsidR="00D97441" w:rsidRDefault="00D97441">
      <w:pPr>
        <w:pStyle w:val="Inhopg3"/>
        <w:tabs>
          <w:tab w:val="left" w:pos="1320"/>
          <w:tab w:val="right" w:leader="dot" w:pos="9062"/>
        </w:tabs>
        <w:rPr>
          <w:ins w:id="209" w:author="Joost Wijnings" w:date="2014-10-27T11:57:00Z"/>
          <w:rFonts w:asciiTheme="minorHAnsi" w:eastAsiaTheme="minorEastAsia" w:hAnsiTheme="minorHAnsi" w:cstheme="minorBidi"/>
          <w:noProof/>
          <w:lang w:eastAsia="nl-NL"/>
        </w:rPr>
      </w:pPr>
      <w:ins w:id="210" w:author="Joost Wijnings" w:date="2014-10-27T11:57:00Z">
        <w:r w:rsidRPr="00422FFD">
          <w:rPr>
            <w:rStyle w:val="Hyperlink"/>
            <w:noProof/>
          </w:rPr>
          <w:lastRenderedPageBreak/>
          <w:fldChar w:fldCharType="begin"/>
        </w:r>
        <w:r w:rsidRPr="00422FFD">
          <w:rPr>
            <w:rStyle w:val="Hyperlink"/>
            <w:noProof/>
          </w:rPr>
          <w:instrText xml:space="preserve"> </w:instrText>
        </w:r>
        <w:r>
          <w:rPr>
            <w:noProof/>
          </w:rPr>
          <w:instrText>HYPERLINK \l "_Toc402174440"</w:instrText>
        </w:r>
        <w:r w:rsidRPr="00422FFD">
          <w:rPr>
            <w:rStyle w:val="Hyperlink"/>
            <w:noProof/>
          </w:rPr>
          <w:instrText xml:space="preserve"> </w:instrText>
        </w:r>
        <w:r w:rsidRPr="00422FFD">
          <w:rPr>
            <w:rStyle w:val="Hyperlink"/>
            <w:noProof/>
          </w:rPr>
          <w:fldChar w:fldCharType="separate"/>
        </w:r>
        <w:r w:rsidRPr="00422FFD">
          <w:rPr>
            <w:rStyle w:val="Hyperlink"/>
            <w:noProof/>
          </w:rPr>
          <w:t>4.2.6</w:t>
        </w:r>
        <w:r>
          <w:rPr>
            <w:rFonts w:asciiTheme="minorHAnsi" w:eastAsiaTheme="minorEastAsia" w:hAnsiTheme="minorHAnsi" w:cstheme="minorBidi"/>
            <w:noProof/>
            <w:lang w:eastAsia="nl-NL"/>
          </w:rPr>
          <w:tab/>
        </w:r>
        <w:r w:rsidRPr="00422FFD">
          <w:rPr>
            <w:rStyle w:val="Hyperlink"/>
            <w:noProof/>
          </w:rPr>
          <w:t>#12 Update Zaakdocument (updateZaakdocument_Lk01)</w:t>
        </w:r>
        <w:r>
          <w:rPr>
            <w:noProof/>
            <w:webHidden/>
          </w:rPr>
          <w:tab/>
        </w:r>
        <w:r>
          <w:rPr>
            <w:noProof/>
            <w:webHidden/>
          </w:rPr>
          <w:fldChar w:fldCharType="begin"/>
        </w:r>
        <w:r>
          <w:rPr>
            <w:noProof/>
            <w:webHidden/>
          </w:rPr>
          <w:instrText xml:space="preserve"> PAGEREF _Toc402174440 \h </w:instrText>
        </w:r>
      </w:ins>
      <w:r>
        <w:rPr>
          <w:noProof/>
          <w:webHidden/>
        </w:rPr>
      </w:r>
      <w:r>
        <w:rPr>
          <w:noProof/>
          <w:webHidden/>
        </w:rPr>
        <w:fldChar w:fldCharType="separate"/>
      </w:r>
      <w:ins w:id="211" w:author="Joost Wijnings" w:date="2014-10-27T11:57:00Z">
        <w:r>
          <w:rPr>
            <w:noProof/>
            <w:webHidden/>
          </w:rPr>
          <w:t>43</w:t>
        </w:r>
        <w:r>
          <w:rPr>
            <w:noProof/>
            <w:webHidden/>
          </w:rPr>
          <w:fldChar w:fldCharType="end"/>
        </w:r>
        <w:r w:rsidRPr="00422FFD">
          <w:rPr>
            <w:rStyle w:val="Hyperlink"/>
            <w:noProof/>
          </w:rPr>
          <w:fldChar w:fldCharType="end"/>
        </w:r>
      </w:ins>
    </w:p>
    <w:p w14:paraId="2F1E6FAA" w14:textId="77777777" w:rsidR="00D97441" w:rsidRDefault="00D97441">
      <w:pPr>
        <w:pStyle w:val="Inhopg3"/>
        <w:tabs>
          <w:tab w:val="left" w:pos="1320"/>
          <w:tab w:val="right" w:leader="dot" w:pos="9062"/>
        </w:tabs>
        <w:rPr>
          <w:ins w:id="212" w:author="Joost Wijnings" w:date="2014-10-27T11:57:00Z"/>
          <w:rFonts w:asciiTheme="minorHAnsi" w:eastAsiaTheme="minorEastAsia" w:hAnsiTheme="minorHAnsi" w:cstheme="minorBidi"/>
          <w:noProof/>
          <w:lang w:eastAsia="nl-NL"/>
        </w:rPr>
      </w:pPr>
      <w:ins w:id="213"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"_Toc402174441"</w:instrText>
        </w:r>
        <w:r w:rsidRPr="00422FFD">
          <w:rPr>
            <w:rStyle w:val="Hyperlink"/>
            <w:noProof/>
          </w:rPr>
          <w:instrText xml:space="preserve"> </w:instrText>
        </w:r>
        <w:r w:rsidRPr="00422FFD">
          <w:rPr>
            <w:rStyle w:val="Hyperlink"/>
            <w:noProof/>
          </w:rPr>
          <w:fldChar w:fldCharType="separate"/>
        </w:r>
        <w:r w:rsidRPr="00422FFD">
          <w:rPr>
            <w:rStyle w:val="Hyperlink"/>
            <w:noProof/>
          </w:rPr>
          <w:t>4.2.7</w:t>
        </w:r>
        <w:r>
          <w:rPr>
            <w:rFonts w:asciiTheme="minorHAnsi" w:eastAsiaTheme="minorEastAsia" w:hAnsiTheme="minorHAnsi" w:cstheme="minorBidi"/>
            <w:noProof/>
            <w:lang w:eastAsia="nl-NL"/>
          </w:rPr>
          <w:tab/>
        </w:r>
        <w:r w:rsidRPr="00422FFD">
          <w:rPr>
            <w:rStyle w:val="Hyperlink"/>
            <w:noProof/>
          </w:rPr>
          <w:t>#13 Genereer Documentidentificatie (genereerDocumentIdentificatie_Di02)</w:t>
        </w:r>
        <w:r>
          <w:rPr>
            <w:noProof/>
            <w:webHidden/>
          </w:rPr>
          <w:tab/>
        </w:r>
        <w:r>
          <w:rPr>
            <w:noProof/>
            <w:webHidden/>
          </w:rPr>
          <w:fldChar w:fldCharType="begin"/>
        </w:r>
        <w:r>
          <w:rPr>
            <w:noProof/>
            <w:webHidden/>
          </w:rPr>
          <w:instrText xml:space="preserve"> PAGEREF _Toc402174441 \h </w:instrText>
        </w:r>
      </w:ins>
      <w:r>
        <w:rPr>
          <w:noProof/>
          <w:webHidden/>
        </w:rPr>
      </w:r>
      <w:r>
        <w:rPr>
          <w:noProof/>
          <w:webHidden/>
        </w:rPr>
        <w:fldChar w:fldCharType="separate"/>
      </w:r>
      <w:ins w:id="214" w:author="Joost Wijnings" w:date="2014-10-27T11:57:00Z">
        <w:r>
          <w:rPr>
            <w:noProof/>
            <w:webHidden/>
          </w:rPr>
          <w:t>45</w:t>
        </w:r>
        <w:r>
          <w:rPr>
            <w:noProof/>
            <w:webHidden/>
          </w:rPr>
          <w:fldChar w:fldCharType="end"/>
        </w:r>
        <w:r w:rsidRPr="00422FFD">
          <w:rPr>
            <w:rStyle w:val="Hyperlink"/>
            <w:noProof/>
          </w:rPr>
          <w:fldChar w:fldCharType="end"/>
        </w:r>
      </w:ins>
    </w:p>
    <w:p w14:paraId="3DAE90A5" w14:textId="77777777" w:rsidR="00D97441" w:rsidRDefault="00D97441">
      <w:pPr>
        <w:pStyle w:val="Inhopg3"/>
        <w:tabs>
          <w:tab w:val="left" w:pos="1320"/>
          <w:tab w:val="right" w:leader="dot" w:pos="9062"/>
        </w:tabs>
        <w:rPr>
          <w:ins w:id="215" w:author="Joost Wijnings" w:date="2014-10-27T11:57:00Z"/>
          <w:rFonts w:asciiTheme="minorHAnsi" w:eastAsiaTheme="minorEastAsia" w:hAnsiTheme="minorHAnsi" w:cstheme="minorBidi"/>
          <w:noProof/>
          <w:lang w:eastAsia="nl-NL"/>
        </w:rPr>
      </w:pPr>
      <w:ins w:id="216"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"_Toc402174442"</w:instrText>
        </w:r>
        <w:r w:rsidRPr="00422FFD">
          <w:rPr>
            <w:rStyle w:val="Hyperlink"/>
            <w:noProof/>
          </w:rPr>
          <w:instrText xml:space="preserve"> </w:instrText>
        </w:r>
        <w:r w:rsidRPr="00422FFD">
          <w:rPr>
            <w:rStyle w:val="Hyperlink"/>
            <w:noProof/>
          </w:rPr>
          <w:fldChar w:fldCharType="separate"/>
        </w:r>
        <w:r w:rsidRPr="00422FFD">
          <w:rPr>
            <w:rStyle w:val="Hyperlink"/>
            <w:noProof/>
          </w:rPr>
          <w:t>4.2.8</w:t>
        </w:r>
        <w:r>
          <w:rPr>
            <w:rFonts w:asciiTheme="minorHAnsi" w:eastAsiaTheme="minorEastAsia" w:hAnsiTheme="minorHAnsi" w:cstheme="minorBidi"/>
            <w:noProof/>
            <w:lang w:eastAsia="nl-NL"/>
          </w:rPr>
          <w:tab/>
        </w:r>
        <w:r w:rsidRPr="00422FFD">
          <w:rPr>
            <w:rStyle w:val="Hyperlink"/>
            <w:noProof/>
          </w:rPr>
          <w:t># 14 Cancel CheckOut (cancelCheckout_Di02)</w:t>
        </w:r>
        <w:r>
          <w:rPr>
            <w:noProof/>
            <w:webHidden/>
          </w:rPr>
          <w:tab/>
        </w:r>
        <w:r>
          <w:rPr>
            <w:noProof/>
            <w:webHidden/>
          </w:rPr>
          <w:fldChar w:fldCharType="begin"/>
        </w:r>
        <w:r>
          <w:rPr>
            <w:noProof/>
            <w:webHidden/>
          </w:rPr>
          <w:instrText xml:space="preserve"> PAGEREF _Toc402174442 \h </w:instrText>
        </w:r>
      </w:ins>
      <w:r>
        <w:rPr>
          <w:noProof/>
          <w:webHidden/>
        </w:rPr>
      </w:r>
      <w:r>
        <w:rPr>
          <w:noProof/>
          <w:webHidden/>
        </w:rPr>
        <w:fldChar w:fldCharType="separate"/>
      </w:r>
      <w:ins w:id="217" w:author="Joost Wijnings" w:date="2014-10-27T11:57:00Z">
        <w:r>
          <w:rPr>
            <w:noProof/>
            <w:webHidden/>
          </w:rPr>
          <w:t>46</w:t>
        </w:r>
        <w:r>
          <w:rPr>
            <w:noProof/>
            <w:webHidden/>
          </w:rPr>
          <w:fldChar w:fldCharType="end"/>
        </w:r>
        <w:r w:rsidRPr="00422FFD">
          <w:rPr>
            <w:rStyle w:val="Hyperlink"/>
            <w:noProof/>
          </w:rPr>
          <w:fldChar w:fldCharType="end"/>
        </w:r>
      </w:ins>
    </w:p>
    <w:p w14:paraId="6CEFD325" w14:textId="77777777" w:rsidR="00D97441" w:rsidRDefault="00D97441">
      <w:pPr>
        <w:pStyle w:val="Inhopg2"/>
        <w:tabs>
          <w:tab w:val="left" w:pos="720"/>
          <w:tab w:val="right" w:leader="dot" w:pos="9062"/>
        </w:tabs>
        <w:rPr>
          <w:ins w:id="218" w:author="Joost Wijnings" w:date="2014-10-27T11:57:00Z"/>
          <w:rFonts w:asciiTheme="minorHAnsi" w:eastAsiaTheme="minorEastAsia" w:hAnsiTheme="minorHAnsi" w:cstheme="minorBidi"/>
          <w:noProof/>
          <w:lang w:eastAsia="nl-NL"/>
        </w:rPr>
      </w:pPr>
      <w:ins w:id="219"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"_Toc402174443"</w:instrText>
        </w:r>
        <w:r w:rsidRPr="00422FFD">
          <w:rPr>
            <w:rStyle w:val="Hyperlink"/>
            <w:noProof/>
          </w:rPr>
          <w:instrText xml:space="preserve"> </w:instrText>
        </w:r>
        <w:r w:rsidRPr="00422FFD">
          <w:rPr>
            <w:rStyle w:val="Hyperlink"/>
            <w:noProof/>
          </w:rPr>
          <w:fldChar w:fldCharType="separate"/>
        </w:r>
        <w:r w:rsidRPr="00422FFD">
          <w:rPr>
            <w:rStyle w:val="Hyperlink"/>
            <w:noProof/>
          </w:rPr>
          <w:t>4.3</w:t>
        </w:r>
        <w:r>
          <w:rPr>
            <w:rFonts w:asciiTheme="minorHAnsi" w:eastAsiaTheme="minorEastAsia" w:hAnsiTheme="minorHAnsi" w:cstheme="minorBidi"/>
            <w:noProof/>
            <w:lang w:eastAsia="nl-NL"/>
          </w:rPr>
          <w:tab/>
        </w:r>
        <w:r w:rsidRPr="00422FFD">
          <w:rPr>
            <w:rStyle w:val="Hyperlink"/>
            <w:noProof/>
          </w:rPr>
          <w:t>#15 CMIS-integratieservice</w:t>
        </w:r>
        <w:r>
          <w:rPr>
            <w:noProof/>
            <w:webHidden/>
          </w:rPr>
          <w:tab/>
        </w:r>
        <w:r>
          <w:rPr>
            <w:noProof/>
            <w:webHidden/>
          </w:rPr>
          <w:fldChar w:fldCharType="begin"/>
        </w:r>
        <w:r>
          <w:rPr>
            <w:noProof/>
            <w:webHidden/>
          </w:rPr>
          <w:instrText xml:space="preserve"> PAGEREF _Toc402174443 \h </w:instrText>
        </w:r>
      </w:ins>
      <w:r>
        <w:rPr>
          <w:noProof/>
          <w:webHidden/>
        </w:rPr>
      </w:r>
      <w:r>
        <w:rPr>
          <w:noProof/>
          <w:webHidden/>
        </w:rPr>
        <w:fldChar w:fldCharType="separate"/>
      </w:r>
      <w:ins w:id="220" w:author="Joost Wijnings" w:date="2014-10-27T11:57:00Z">
        <w:r>
          <w:rPr>
            <w:noProof/>
            <w:webHidden/>
          </w:rPr>
          <w:t>47</w:t>
        </w:r>
        <w:r>
          <w:rPr>
            <w:noProof/>
            <w:webHidden/>
          </w:rPr>
          <w:fldChar w:fldCharType="end"/>
        </w:r>
        <w:r w:rsidRPr="00422FFD">
          <w:rPr>
            <w:rStyle w:val="Hyperlink"/>
            <w:noProof/>
          </w:rPr>
          <w:fldChar w:fldCharType="end"/>
        </w:r>
      </w:ins>
    </w:p>
    <w:p w14:paraId="47841E0A" w14:textId="77777777" w:rsidR="00D97441" w:rsidRDefault="00D97441">
      <w:pPr>
        <w:pStyle w:val="Inhopg1"/>
        <w:rPr>
          <w:ins w:id="221" w:author="Joost Wijnings" w:date="2014-10-27T11:57:00Z"/>
          <w:rFonts w:asciiTheme="minorHAnsi" w:eastAsiaTheme="minorEastAsia" w:hAnsiTheme="minorHAnsi" w:cstheme="minorBidi"/>
          <w:noProof/>
          <w:lang w:eastAsia="nl-NL"/>
        </w:rPr>
      </w:pPr>
      <w:ins w:id="222"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"_Toc402174444"</w:instrText>
        </w:r>
        <w:r w:rsidRPr="00422FFD">
          <w:rPr>
            <w:rStyle w:val="Hyperlink"/>
            <w:noProof/>
          </w:rPr>
          <w:instrText xml:space="preserve"> </w:instrText>
        </w:r>
        <w:r w:rsidRPr="00422FFD">
          <w:rPr>
            <w:rStyle w:val="Hyperlink"/>
            <w:noProof/>
          </w:rPr>
          <w:fldChar w:fldCharType="separate"/>
        </w:r>
        <w:r w:rsidRPr="00422FFD">
          <w:rPr>
            <w:rStyle w:val="Hyperlink"/>
            <w:noProof/>
          </w:rPr>
          <w:t>5</w:t>
        </w:r>
        <w:r>
          <w:rPr>
            <w:rFonts w:asciiTheme="minorHAnsi" w:eastAsiaTheme="minorEastAsia" w:hAnsiTheme="minorHAnsi" w:cstheme="minorBidi"/>
            <w:noProof/>
            <w:lang w:eastAsia="nl-NL"/>
          </w:rPr>
          <w:tab/>
        </w:r>
        <w:r w:rsidRPr="00422FFD">
          <w:rPr>
            <w:rStyle w:val="Hyperlink"/>
            <w:noProof/>
          </w:rPr>
          <w:t>Specificatie DMS-services</w:t>
        </w:r>
        <w:r>
          <w:rPr>
            <w:noProof/>
            <w:webHidden/>
          </w:rPr>
          <w:tab/>
        </w:r>
        <w:r>
          <w:rPr>
            <w:noProof/>
            <w:webHidden/>
          </w:rPr>
          <w:fldChar w:fldCharType="begin"/>
        </w:r>
        <w:r>
          <w:rPr>
            <w:noProof/>
            <w:webHidden/>
          </w:rPr>
          <w:instrText xml:space="preserve"> PAGEREF _Toc402174444 \h </w:instrText>
        </w:r>
      </w:ins>
      <w:r>
        <w:rPr>
          <w:noProof/>
          <w:webHidden/>
        </w:rPr>
      </w:r>
      <w:r>
        <w:rPr>
          <w:noProof/>
          <w:webHidden/>
        </w:rPr>
        <w:fldChar w:fldCharType="separate"/>
      </w:r>
      <w:ins w:id="223" w:author="Joost Wijnings" w:date="2014-10-27T11:57:00Z">
        <w:r>
          <w:rPr>
            <w:noProof/>
            <w:webHidden/>
          </w:rPr>
          <w:t>49</w:t>
        </w:r>
        <w:r>
          <w:rPr>
            <w:noProof/>
            <w:webHidden/>
          </w:rPr>
          <w:fldChar w:fldCharType="end"/>
        </w:r>
        <w:r w:rsidRPr="00422FFD">
          <w:rPr>
            <w:rStyle w:val="Hyperlink"/>
            <w:noProof/>
          </w:rPr>
          <w:fldChar w:fldCharType="end"/>
        </w:r>
      </w:ins>
    </w:p>
    <w:p w14:paraId="3281392E" w14:textId="77777777" w:rsidR="00D97441" w:rsidRDefault="00D97441">
      <w:pPr>
        <w:pStyle w:val="Inhopg2"/>
        <w:tabs>
          <w:tab w:val="left" w:pos="720"/>
          <w:tab w:val="right" w:leader="dot" w:pos="9062"/>
        </w:tabs>
        <w:rPr>
          <w:ins w:id="224" w:author="Joost Wijnings" w:date="2014-10-27T11:57:00Z"/>
          <w:rFonts w:asciiTheme="minorHAnsi" w:eastAsiaTheme="minorEastAsia" w:hAnsiTheme="minorHAnsi" w:cstheme="minorBidi"/>
          <w:noProof/>
          <w:lang w:eastAsia="nl-NL"/>
        </w:rPr>
      </w:pPr>
      <w:ins w:id="225"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"_Toc402174445"</w:instrText>
        </w:r>
        <w:r w:rsidRPr="00422FFD">
          <w:rPr>
            <w:rStyle w:val="Hyperlink"/>
            <w:noProof/>
          </w:rPr>
          <w:instrText xml:space="preserve"> </w:instrText>
        </w:r>
        <w:r w:rsidRPr="00422FFD">
          <w:rPr>
            <w:rStyle w:val="Hyperlink"/>
            <w:noProof/>
          </w:rPr>
          <w:fldChar w:fldCharType="separate"/>
        </w:r>
        <w:r w:rsidRPr="00422FFD">
          <w:rPr>
            <w:rStyle w:val="Hyperlink"/>
            <w:noProof/>
          </w:rPr>
          <w:t>5.1</w:t>
        </w:r>
        <w:r>
          <w:rPr>
            <w:rFonts w:asciiTheme="minorHAnsi" w:eastAsiaTheme="minorEastAsia" w:hAnsiTheme="minorHAnsi" w:cstheme="minorBidi"/>
            <w:noProof/>
            <w:lang w:eastAsia="nl-NL"/>
          </w:rPr>
          <w:tab/>
        </w:r>
        <w:r w:rsidRPr="00422FFD">
          <w:rPr>
            <w:rStyle w:val="Hyperlink"/>
            <w:noProof/>
          </w:rPr>
          <w:t>Zaken DMS boom</w:t>
        </w:r>
        <w:r>
          <w:rPr>
            <w:noProof/>
            <w:webHidden/>
          </w:rPr>
          <w:tab/>
        </w:r>
        <w:r>
          <w:rPr>
            <w:noProof/>
            <w:webHidden/>
          </w:rPr>
          <w:fldChar w:fldCharType="begin"/>
        </w:r>
        <w:r>
          <w:rPr>
            <w:noProof/>
            <w:webHidden/>
          </w:rPr>
          <w:instrText xml:space="preserve"> PAGEREF _Toc402174445 \h </w:instrText>
        </w:r>
      </w:ins>
      <w:r>
        <w:rPr>
          <w:noProof/>
          <w:webHidden/>
        </w:rPr>
      </w:r>
      <w:r>
        <w:rPr>
          <w:noProof/>
          <w:webHidden/>
        </w:rPr>
        <w:fldChar w:fldCharType="separate"/>
      </w:r>
      <w:ins w:id="226" w:author="Joost Wijnings" w:date="2014-10-27T11:57:00Z">
        <w:r>
          <w:rPr>
            <w:noProof/>
            <w:webHidden/>
          </w:rPr>
          <w:t>49</w:t>
        </w:r>
        <w:r>
          <w:rPr>
            <w:noProof/>
            <w:webHidden/>
          </w:rPr>
          <w:fldChar w:fldCharType="end"/>
        </w:r>
        <w:r w:rsidRPr="00422FFD">
          <w:rPr>
            <w:rStyle w:val="Hyperlink"/>
            <w:noProof/>
          </w:rPr>
          <w:fldChar w:fldCharType="end"/>
        </w:r>
      </w:ins>
    </w:p>
    <w:p w14:paraId="227B617F" w14:textId="77777777" w:rsidR="00D97441" w:rsidRDefault="00D97441">
      <w:pPr>
        <w:pStyle w:val="Inhopg2"/>
        <w:tabs>
          <w:tab w:val="left" w:pos="720"/>
          <w:tab w:val="right" w:leader="dot" w:pos="9062"/>
        </w:tabs>
        <w:rPr>
          <w:ins w:id="227" w:author="Joost Wijnings" w:date="2014-10-27T11:57:00Z"/>
          <w:rFonts w:asciiTheme="minorHAnsi" w:eastAsiaTheme="minorEastAsia" w:hAnsiTheme="minorHAnsi" w:cstheme="minorBidi"/>
          <w:noProof/>
          <w:lang w:eastAsia="nl-NL"/>
        </w:rPr>
      </w:pPr>
      <w:ins w:id="228"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"_Toc402174446"</w:instrText>
        </w:r>
        <w:r w:rsidRPr="00422FFD">
          <w:rPr>
            <w:rStyle w:val="Hyperlink"/>
            <w:noProof/>
          </w:rPr>
          <w:instrText xml:space="preserve"> </w:instrText>
        </w:r>
        <w:r w:rsidRPr="00422FFD">
          <w:rPr>
            <w:rStyle w:val="Hyperlink"/>
            <w:noProof/>
          </w:rPr>
          <w:fldChar w:fldCharType="separate"/>
        </w:r>
        <w:r w:rsidRPr="00422FFD">
          <w:rPr>
            <w:rStyle w:val="Hyperlink"/>
            <w:noProof/>
          </w:rPr>
          <w:t>5.2</w:t>
        </w:r>
        <w:r>
          <w:rPr>
            <w:rFonts w:asciiTheme="minorHAnsi" w:eastAsiaTheme="minorEastAsia" w:hAnsiTheme="minorHAnsi" w:cstheme="minorBidi"/>
            <w:noProof/>
            <w:lang w:eastAsia="nl-NL"/>
          </w:rPr>
          <w:tab/>
        </w:r>
        <w:r w:rsidRPr="00422FFD">
          <w:rPr>
            <w:rStyle w:val="Hyperlink"/>
            <w:noProof/>
          </w:rPr>
          <w:t>Additionele objectproperties en attributes</w:t>
        </w:r>
        <w:r>
          <w:rPr>
            <w:noProof/>
            <w:webHidden/>
          </w:rPr>
          <w:tab/>
        </w:r>
        <w:r>
          <w:rPr>
            <w:noProof/>
            <w:webHidden/>
          </w:rPr>
          <w:fldChar w:fldCharType="begin"/>
        </w:r>
        <w:r>
          <w:rPr>
            <w:noProof/>
            <w:webHidden/>
          </w:rPr>
          <w:instrText xml:space="preserve"> PAGEREF _Toc402174446 \h </w:instrText>
        </w:r>
      </w:ins>
      <w:r>
        <w:rPr>
          <w:noProof/>
          <w:webHidden/>
        </w:rPr>
      </w:r>
      <w:r>
        <w:rPr>
          <w:noProof/>
          <w:webHidden/>
        </w:rPr>
        <w:fldChar w:fldCharType="separate"/>
      </w:r>
      <w:ins w:id="229" w:author="Joost Wijnings" w:date="2014-10-27T11:57:00Z">
        <w:r>
          <w:rPr>
            <w:noProof/>
            <w:webHidden/>
          </w:rPr>
          <w:t>51</w:t>
        </w:r>
        <w:r>
          <w:rPr>
            <w:noProof/>
            <w:webHidden/>
          </w:rPr>
          <w:fldChar w:fldCharType="end"/>
        </w:r>
        <w:r w:rsidRPr="00422FFD">
          <w:rPr>
            <w:rStyle w:val="Hyperlink"/>
            <w:noProof/>
          </w:rPr>
          <w:fldChar w:fldCharType="end"/>
        </w:r>
      </w:ins>
    </w:p>
    <w:p w14:paraId="7257F90F" w14:textId="77777777" w:rsidR="00D97441" w:rsidRDefault="00D97441">
      <w:pPr>
        <w:pStyle w:val="Inhopg2"/>
        <w:tabs>
          <w:tab w:val="left" w:pos="720"/>
          <w:tab w:val="right" w:leader="dot" w:pos="9062"/>
        </w:tabs>
        <w:rPr>
          <w:ins w:id="230" w:author="Joost Wijnings" w:date="2014-10-27T11:57:00Z"/>
          <w:rFonts w:asciiTheme="minorHAnsi" w:eastAsiaTheme="minorEastAsia" w:hAnsiTheme="minorHAnsi" w:cstheme="minorBidi"/>
          <w:noProof/>
          <w:lang w:eastAsia="nl-NL"/>
        </w:rPr>
      </w:pPr>
      <w:ins w:id="231"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"_Toc402174447"</w:instrText>
        </w:r>
        <w:r w:rsidRPr="00422FFD">
          <w:rPr>
            <w:rStyle w:val="Hyperlink"/>
            <w:noProof/>
          </w:rPr>
          <w:instrText xml:space="preserve"> </w:instrText>
        </w:r>
        <w:r w:rsidRPr="00422FFD">
          <w:rPr>
            <w:rStyle w:val="Hyperlink"/>
            <w:noProof/>
          </w:rPr>
          <w:fldChar w:fldCharType="separate"/>
        </w:r>
        <w:r w:rsidRPr="00422FFD">
          <w:rPr>
            <w:rStyle w:val="Hyperlink"/>
            <w:noProof/>
          </w:rPr>
          <w:t>5.3</w:t>
        </w:r>
        <w:r>
          <w:rPr>
            <w:rFonts w:asciiTheme="minorHAnsi" w:eastAsiaTheme="minorEastAsia" w:hAnsiTheme="minorHAnsi" w:cstheme="minorBidi"/>
            <w:noProof/>
            <w:lang w:eastAsia="nl-NL"/>
          </w:rPr>
          <w:tab/>
        </w:r>
        <w:r w:rsidRPr="00422FFD">
          <w:rPr>
            <w:rStyle w:val="Hyperlink"/>
            <w:noProof/>
          </w:rPr>
          <w:t>Mapping RGBZ-attributen met CMIS-properties</w:t>
        </w:r>
        <w:r>
          <w:rPr>
            <w:noProof/>
            <w:webHidden/>
          </w:rPr>
          <w:tab/>
        </w:r>
        <w:r>
          <w:rPr>
            <w:noProof/>
            <w:webHidden/>
          </w:rPr>
          <w:fldChar w:fldCharType="begin"/>
        </w:r>
        <w:r>
          <w:rPr>
            <w:noProof/>
            <w:webHidden/>
          </w:rPr>
          <w:instrText xml:space="preserve"> PAGEREF _Toc402174447 \h </w:instrText>
        </w:r>
      </w:ins>
      <w:r>
        <w:rPr>
          <w:noProof/>
          <w:webHidden/>
        </w:rPr>
      </w:r>
      <w:r>
        <w:rPr>
          <w:noProof/>
          <w:webHidden/>
        </w:rPr>
        <w:fldChar w:fldCharType="separate"/>
      </w:r>
      <w:ins w:id="232" w:author="Joost Wijnings" w:date="2014-10-27T11:57:00Z">
        <w:r>
          <w:rPr>
            <w:noProof/>
            <w:webHidden/>
          </w:rPr>
          <w:t>52</w:t>
        </w:r>
        <w:r>
          <w:rPr>
            <w:noProof/>
            <w:webHidden/>
          </w:rPr>
          <w:fldChar w:fldCharType="end"/>
        </w:r>
        <w:r w:rsidRPr="00422FFD">
          <w:rPr>
            <w:rStyle w:val="Hyperlink"/>
            <w:noProof/>
          </w:rPr>
          <w:fldChar w:fldCharType="end"/>
        </w:r>
      </w:ins>
    </w:p>
    <w:p w14:paraId="33FAAFEF" w14:textId="77777777" w:rsidR="00D97441" w:rsidRDefault="00D97441">
      <w:pPr>
        <w:pStyle w:val="Inhopg2"/>
        <w:tabs>
          <w:tab w:val="left" w:pos="720"/>
          <w:tab w:val="right" w:leader="dot" w:pos="9062"/>
        </w:tabs>
        <w:rPr>
          <w:ins w:id="233" w:author="Joost Wijnings" w:date="2014-10-27T11:57:00Z"/>
          <w:rFonts w:asciiTheme="minorHAnsi" w:eastAsiaTheme="minorEastAsia" w:hAnsiTheme="minorHAnsi" w:cstheme="minorBidi"/>
          <w:noProof/>
          <w:lang w:eastAsia="nl-NL"/>
        </w:rPr>
      </w:pPr>
      <w:ins w:id="234"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"_Toc402174449"</w:instrText>
        </w:r>
        <w:r w:rsidRPr="00422FFD">
          <w:rPr>
            <w:rStyle w:val="Hyperlink"/>
            <w:noProof/>
          </w:rPr>
          <w:instrText xml:space="preserve"> </w:instrText>
        </w:r>
        <w:r w:rsidRPr="00422FFD">
          <w:rPr>
            <w:rStyle w:val="Hyperlink"/>
            <w:noProof/>
          </w:rPr>
          <w:fldChar w:fldCharType="separate"/>
        </w:r>
        <w:r w:rsidRPr="00422FFD">
          <w:rPr>
            <w:rStyle w:val="Hyperlink"/>
            <w:noProof/>
            <w:lang w:eastAsia="nl-NL"/>
          </w:rPr>
          <w:t>5.4</w:t>
        </w:r>
        <w:r>
          <w:rPr>
            <w:rFonts w:asciiTheme="minorHAnsi" w:eastAsiaTheme="minorEastAsia" w:hAnsiTheme="minorHAnsi" w:cstheme="minorBidi"/>
            <w:noProof/>
            <w:lang w:eastAsia="nl-NL"/>
          </w:rPr>
          <w:tab/>
        </w:r>
        <w:r w:rsidRPr="00422FFD">
          <w:rPr>
            <w:rStyle w:val="Hyperlink"/>
            <w:noProof/>
            <w:lang w:eastAsia="nl-NL"/>
          </w:rPr>
          <w:t>CMIS-Documentservices en CMIS-Integratieservice</w:t>
        </w:r>
        <w:r>
          <w:rPr>
            <w:noProof/>
            <w:webHidden/>
          </w:rPr>
          <w:tab/>
        </w:r>
        <w:r>
          <w:rPr>
            <w:noProof/>
            <w:webHidden/>
          </w:rPr>
          <w:fldChar w:fldCharType="begin"/>
        </w:r>
        <w:r>
          <w:rPr>
            <w:noProof/>
            <w:webHidden/>
          </w:rPr>
          <w:instrText xml:space="preserve"> PAGEREF _Toc402174449 \h </w:instrText>
        </w:r>
      </w:ins>
      <w:r>
        <w:rPr>
          <w:noProof/>
          <w:webHidden/>
        </w:rPr>
      </w:r>
      <w:r>
        <w:rPr>
          <w:noProof/>
          <w:webHidden/>
        </w:rPr>
        <w:fldChar w:fldCharType="separate"/>
      </w:r>
      <w:ins w:id="235" w:author="Joost Wijnings" w:date="2014-10-27T11:57:00Z">
        <w:r>
          <w:rPr>
            <w:noProof/>
            <w:webHidden/>
          </w:rPr>
          <w:t>54</w:t>
        </w:r>
        <w:r>
          <w:rPr>
            <w:noProof/>
            <w:webHidden/>
          </w:rPr>
          <w:fldChar w:fldCharType="end"/>
        </w:r>
        <w:r w:rsidRPr="00422FFD">
          <w:rPr>
            <w:rStyle w:val="Hyperlink"/>
            <w:noProof/>
          </w:rPr>
          <w:fldChar w:fldCharType="end"/>
        </w:r>
      </w:ins>
    </w:p>
    <w:p w14:paraId="333C247D" w14:textId="77777777" w:rsidR="00D97441" w:rsidRDefault="00D97441">
      <w:pPr>
        <w:pStyle w:val="Inhopg3"/>
        <w:tabs>
          <w:tab w:val="left" w:pos="1320"/>
          <w:tab w:val="right" w:leader="dot" w:pos="9062"/>
        </w:tabs>
        <w:rPr>
          <w:ins w:id="236" w:author="Joost Wijnings" w:date="2014-10-27T11:57:00Z"/>
          <w:rFonts w:asciiTheme="minorHAnsi" w:eastAsiaTheme="minorEastAsia" w:hAnsiTheme="minorHAnsi" w:cstheme="minorBidi"/>
          <w:noProof/>
          <w:lang w:eastAsia="nl-NL"/>
        </w:rPr>
      </w:pPr>
      <w:ins w:id="237"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"_Toc402174450"</w:instrText>
        </w:r>
        <w:r w:rsidRPr="00422FFD">
          <w:rPr>
            <w:rStyle w:val="Hyperlink"/>
            <w:noProof/>
          </w:rPr>
          <w:instrText xml:space="preserve"> </w:instrText>
        </w:r>
        <w:r w:rsidRPr="00422FFD">
          <w:rPr>
            <w:rStyle w:val="Hyperlink"/>
            <w:noProof/>
          </w:rPr>
          <w:fldChar w:fldCharType="separate"/>
        </w:r>
        <w:r w:rsidRPr="00422FFD">
          <w:rPr>
            <w:rStyle w:val="Hyperlink"/>
            <w:noProof/>
          </w:rPr>
          <w:t>5.4.1</w:t>
        </w:r>
        <w:r>
          <w:rPr>
            <w:rFonts w:asciiTheme="minorHAnsi" w:eastAsiaTheme="minorEastAsia" w:hAnsiTheme="minorHAnsi" w:cstheme="minorBidi"/>
            <w:noProof/>
            <w:lang w:eastAsia="nl-NL"/>
          </w:rPr>
          <w:tab/>
        </w:r>
        <w:r w:rsidRPr="00422FFD">
          <w:rPr>
            <w:rStyle w:val="Hyperlink"/>
            <w:noProof/>
          </w:rPr>
          <w:t>#16 Koppel Zaakdocument aan Zaak</w:t>
        </w:r>
        <w:r>
          <w:rPr>
            <w:noProof/>
            <w:webHidden/>
          </w:rPr>
          <w:tab/>
        </w:r>
        <w:r>
          <w:rPr>
            <w:noProof/>
            <w:webHidden/>
          </w:rPr>
          <w:fldChar w:fldCharType="begin"/>
        </w:r>
        <w:r>
          <w:rPr>
            <w:noProof/>
            <w:webHidden/>
          </w:rPr>
          <w:instrText xml:space="preserve"> PAGEREF _Toc402174450 \h </w:instrText>
        </w:r>
      </w:ins>
      <w:r>
        <w:rPr>
          <w:noProof/>
          <w:webHidden/>
        </w:rPr>
      </w:r>
      <w:r>
        <w:rPr>
          <w:noProof/>
          <w:webHidden/>
        </w:rPr>
        <w:fldChar w:fldCharType="separate"/>
      </w:r>
      <w:ins w:id="238" w:author="Joost Wijnings" w:date="2014-10-27T11:57:00Z">
        <w:r>
          <w:rPr>
            <w:noProof/>
            <w:webHidden/>
          </w:rPr>
          <w:t>54</w:t>
        </w:r>
        <w:r>
          <w:rPr>
            <w:noProof/>
            <w:webHidden/>
          </w:rPr>
          <w:fldChar w:fldCharType="end"/>
        </w:r>
        <w:r w:rsidRPr="00422FFD">
          <w:rPr>
            <w:rStyle w:val="Hyperlink"/>
            <w:noProof/>
          </w:rPr>
          <w:fldChar w:fldCharType="end"/>
        </w:r>
      </w:ins>
    </w:p>
    <w:p w14:paraId="25509FE3" w14:textId="77777777" w:rsidR="00D97441" w:rsidRDefault="00D97441">
      <w:pPr>
        <w:pStyle w:val="Inhopg3"/>
        <w:tabs>
          <w:tab w:val="left" w:pos="1320"/>
          <w:tab w:val="right" w:leader="dot" w:pos="9062"/>
        </w:tabs>
        <w:rPr>
          <w:ins w:id="239" w:author="Joost Wijnings" w:date="2014-10-27T11:57:00Z"/>
          <w:rFonts w:asciiTheme="minorHAnsi" w:eastAsiaTheme="minorEastAsia" w:hAnsiTheme="minorHAnsi" w:cstheme="minorBidi"/>
          <w:noProof/>
          <w:lang w:eastAsia="nl-NL"/>
        </w:rPr>
      </w:pPr>
      <w:ins w:id="240"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"_Toc402174451"</w:instrText>
        </w:r>
        <w:r w:rsidRPr="00422FFD">
          <w:rPr>
            <w:rStyle w:val="Hyperlink"/>
            <w:noProof/>
          </w:rPr>
          <w:instrText xml:space="preserve"> </w:instrText>
        </w:r>
        <w:r w:rsidRPr="00422FFD">
          <w:rPr>
            <w:rStyle w:val="Hyperlink"/>
            <w:noProof/>
          </w:rPr>
          <w:fldChar w:fldCharType="separate"/>
        </w:r>
        <w:r w:rsidRPr="00422FFD">
          <w:rPr>
            <w:rStyle w:val="Hyperlink"/>
            <w:noProof/>
          </w:rPr>
          <w:t>5.4.2</w:t>
        </w:r>
        <w:r>
          <w:rPr>
            <w:rFonts w:asciiTheme="minorHAnsi" w:eastAsiaTheme="minorEastAsia" w:hAnsiTheme="minorHAnsi" w:cstheme="minorBidi"/>
            <w:noProof/>
            <w:lang w:eastAsia="nl-NL"/>
          </w:rPr>
          <w:tab/>
        </w:r>
        <w:r w:rsidRPr="00422FFD">
          <w:rPr>
            <w:rStyle w:val="Hyperlink"/>
            <w:noProof/>
          </w:rPr>
          <w:t>Geef lijst Zaakdocumenten</w:t>
        </w:r>
        <w:r>
          <w:rPr>
            <w:noProof/>
            <w:webHidden/>
          </w:rPr>
          <w:tab/>
        </w:r>
        <w:r>
          <w:rPr>
            <w:noProof/>
            <w:webHidden/>
          </w:rPr>
          <w:fldChar w:fldCharType="begin"/>
        </w:r>
        <w:r>
          <w:rPr>
            <w:noProof/>
            <w:webHidden/>
          </w:rPr>
          <w:instrText xml:space="preserve"> PAGEREF _Toc402174451 \h </w:instrText>
        </w:r>
      </w:ins>
      <w:r>
        <w:rPr>
          <w:noProof/>
          <w:webHidden/>
        </w:rPr>
      </w:r>
      <w:r>
        <w:rPr>
          <w:noProof/>
          <w:webHidden/>
        </w:rPr>
        <w:fldChar w:fldCharType="separate"/>
      </w:r>
      <w:ins w:id="241" w:author="Joost Wijnings" w:date="2014-10-27T11:57:00Z">
        <w:r>
          <w:rPr>
            <w:noProof/>
            <w:webHidden/>
          </w:rPr>
          <w:t>55</w:t>
        </w:r>
        <w:r>
          <w:rPr>
            <w:noProof/>
            <w:webHidden/>
          </w:rPr>
          <w:fldChar w:fldCharType="end"/>
        </w:r>
        <w:r w:rsidRPr="00422FFD">
          <w:rPr>
            <w:rStyle w:val="Hyperlink"/>
            <w:noProof/>
          </w:rPr>
          <w:fldChar w:fldCharType="end"/>
        </w:r>
      </w:ins>
    </w:p>
    <w:p w14:paraId="21127E17" w14:textId="77777777" w:rsidR="00D97441" w:rsidRDefault="00D97441">
      <w:pPr>
        <w:pStyle w:val="Inhopg3"/>
        <w:tabs>
          <w:tab w:val="left" w:pos="1320"/>
          <w:tab w:val="right" w:leader="dot" w:pos="9062"/>
        </w:tabs>
        <w:rPr>
          <w:ins w:id="242" w:author="Joost Wijnings" w:date="2014-10-27T11:57:00Z"/>
          <w:rFonts w:asciiTheme="minorHAnsi" w:eastAsiaTheme="minorEastAsia" w:hAnsiTheme="minorHAnsi" w:cstheme="minorBidi"/>
          <w:noProof/>
          <w:lang w:eastAsia="nl-NL"/>
        </w:rPr>
      </w:pPr>
      <w:ins w:id="243"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"_Toc402174452"</w:instrText>
        </w:r>
        <w:r w:rsidRPr="00422FFD">
          <w:rPr>
            <w:rStyle w:val="Hyperlink"/>
            <w:noProof/>
          </w:rPr>
          <w:instrText xml:space="preserve"> </w:instrText>
        </w:r>
        <w:r w:rsidRPr="00422FFD">
          <w:rPr>
            <w:rStyle w:val="Hyperlink"/>
            <w:noProof/>
          </w:rPr>
          <w:fldChar w:fldCharType="separate"/>
        </w:r>
        <w:r w:rsidRPr="00422FFD">
          <w:rPr>
            <w:rStyle w:val="Hyperlink"/>
            <w:noProof/>
          </w:rPr>
          <w:t>5.4.3</w:t>
        </w:r>
        <w:r>
          <w:rPr>
            <w:rFonts w:asciiTheme="minorHAnsi" w:eastAsiaTheme="minorEastAsia" w:hAnsiTheme="minorHAnsi" w:cstheme="minorBidi"/>
            <w:noProof/>
            <w:lang w:eastAsia="nl-NL"/>
          </w:rPr>
          <w:tab/>
        </w:r>
        <w:r w:rsidRPr="00422FFD">
          <w:rPr>
            <w:rStyle w:val="Hyperlink"/>
            <w:noProof/>
          </w:rPr>
          <w:t>Geef Zaakdocument lezen</w:t>
        </w:r>
        <w:r>
          <w:rPr>
            <w:noProof/>
            <w:webHidden/>
          </w:rPr>
          <w:tab/>
        </w:r>
        <w:r>
          <w:rPr>
            <w:noProof/>
            <w:webHidden/>
          </w:rPr>
          <w:fldChar w:fldCharType="begin"/>
        </w:r>
        <w:r>
          <w:rPr>
            <w:noProof/>
            <w:webHidden/>
          </w:rPr>
          <w:instrText xml:space="preserve"> PAGEREF _Toc402174452 \h </w:instrText>
        </w:r>
      </w:ins>
      <w:r>
        <w:rPr>
          <w:noProof/>
          <w:webHidden/>
        </w:rPr>
      </w:r>
      <w:r>
        <w:rPr>
          <w:noProof/>
          <w:webHidden/>
        </w:rPr>
        <w:fldChar w:fldCharType="separate"/>
      </w:r>
      <w:ins w:id="244" w:author="Joost Wijnings" w:date="2014-10-27T11:57:00Z">
        <w:r>
          <w:rPr>
            <w:noProof/>
            <w:webHidden/>
          </w:rPr>
          <w:t>55</w:t>
        </w:r>
        <w:r>
          <w:rPr>
            <w:noProof/>
            <w:webHidden/>
          </w:rPr>
          <w:fldChar w:fldCharType="end"/>
        </w:r>
        <w:r w:rsidRPr="00422FFD">
          <w:rPr>
            <w:rStyle w:val="Hyperlink"/>
            <w:noProof/>
          </w:rPr>
          <w:fldChar w:fldCharType="end"/>
        </w:r>
      </w:ins>
    </w:p>
    <w:p w14:paraId="5D7BFBCA" w14:textId="77777777" w:rsidR="00D97441" w:rsidRDefault="00D97441">
      <w:pPr>
        <w:pStyle w:val="Inhopg3"/>
        <w:tabs>
          <w:tab w:val="left" w:pos="1320"/>
          <w:tab w:val="right" w:leader="dot" w:pos="9062"/>
        </w:tabs>
        <w:rPr>
          <w:ins w:id="245" w:author="Joost Wijnings" w:date="2014-10-27T11:57:00Z"/>
          <w:rFonts w:asciiTheme="minorHAnsi" w:eastAsiaTheme="minorEastAsia" w:hAnsiTheme="minorHAnsi" w:cstheme="minorBidi"/>
          <w:noProof/>
          <w:lang w:eastAsia="nl-NL"/>
        </w:rPr>
      </w:pPr>
      <w:ins w:id="246"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"_Toc402174453"</w:instrText>
        </w:r>
        <w:r w:rsidRPr="00422FFD">
          <w:rPr>
            <w:rStyle w:val="Hyperlink"/>
            <w:noProof/>
          </w:rPr>
          <w:instrText xml:space="preserve"> </w:instrText>
        </w:r>
        <w:r w:rsidRPr="00422FFD">
          <w:rPr>
            <w:rStyle w:val="Hyperlink"/>
            <w:noProof/>
          </w:rPr>
          <w:fldChar w:fldCharType="separate"/>
        </w:r>
        <w:r w:rsidRPr="00422FFD">
          <w:rPr>
            <w:rStyle w:val="Hyperlink"/>
            <w:noProof/>
          </w:rPr>
          <w:t>5.4.4</w:t>
        </w:r>
        <w:r>
          <w:rPr>
            <w:rFonts w:asciiTheme="minorHAnsi" w:eastAsiaTheme="minorEastAsia" w:hAnsiTheme="minorHAnsi" w:cstheme="minorBidi"/>
            <w:noProof/>
            <w:lang w:eastAsia="nl-NL"/>
          </w:rPr>
          <w:tab/>
        </w:r>
        <w:r w:rsidRPr="00422FFD">
          <w:rPr>
            <w:rStyle w:val="Hyperlink"/>
            <w:noProof/>
          </w:rPr>
          <w:t>Voeg Zaakdocument toe</w:t>
        </w:r>
        <w:r>
          <w:rPr>
            <w:noProof/>
            <w:webHidden/>
          </w:rPr>
          <w:tab/>
        </w:r>
        <w:r>
          <w:rPr>
            <w:noProof/>
            <w:webHidden/>
          </w:rPr>
          <w:fldChar w:fldCharType="begin"/>
        </w:r>
        <w:r>
          <w:rPr>
            <w:noProof/>
            <w:webHidden/>
          </w:rPr>
          <w:instrText xml:space="preserve"> PAGEREF _Toc402174453 \h </w:instrText>
        </w:r>
      </w:ins>
      <w:r>
        <w:rPr>
          <w:noProof/>
          <w:webHidden/>
        </w:rPr>
      </w:r>
      <w:r>
        <w:rPr>
          <w:noProof/>
          <w:webHidden/>
        </w:rPr>
        <w:fldChar w:fldCharType="separate"/>
      </w:r>
      <w:ins w:id="247" w:author="Joost Wijnings" w:date="2014-10-27T11:57:00Z">
        <w:r>
          <w:rPr>
            <w:noProof/>
            <w:webHidden/>
          </w:rPr>
          <w:t>56</w:t>
        </w:r>
        <w:r>
          <w:rPr>
            <w:noProof/>
            <w:webHidden/>
          </w:rPr>
          <w:fldChar w:fldCharType="end"/>
        </w:r>
        <w:r w:rsidRPr="00422FFD">
          <w:rPr>
            <w:rStyle w:val="Hyperlink"/>
            <w:noProof/>
          </w:rPr>
          <w:fldChar w:fldCharType="end"/>
        </w:r>
      </w:ins>
    </w:p>
    <w:p w14:paraId="78776080" w14:textId="77777777" w:rsidR="00D97441" w:rsidRDefault="00D97441">
      <w:pPr>
        <w:pStyle w:val="Inhopg3"/>
        <w:tabs>
          <w:tab w:val="left" w:pos="1320"/>
          <w:tab w:val="right" w:leader="dot" w:pos="9062"/>
        </w:tabs>
        <w:rPr>
          <w:ins w:id="248" w:author="Joost Wijnings" w:date="2014-10-27T11:57:00Z"/>
          <w:rFonts w:asciiTheme="minorHAnsi" w:eastAsiaTheme="minorEastAsia" w:hAnsiTheme="minorHAnsi" w:cstheme="minorBidi"/>
          <w:noProof/>
          <w:lang w:eastAsia="nl-NL"/>
        </w:rPr>
      </w:pPr>
      <w:ins w:id="249"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"_Toc402174454"</w:instrText>
        </w:r>
        <w:r w:rsidRPr="00422FFD">
          <w:rPr>
            <w:rStyle w:val="Hyperlink"/>
            <w:noProof/>
          </w:rPr>
          <w:instrText xml:space="preserve"> </w:instrText>
        </w:r>
        <w:r w:rsidRPr="00422FFD">
          <w:rPr>
            <w:rStyle w:val="Hyperlink"/>
            <w:noProof/>
          </w:rPr>
          <w:fldChar w:fldCharType="separate"/>
        </w:r>
        <w:r w:rsidRPr="00422FFD">
          <w:rPr>
            <w:rStyle w:val="Hyperlink"/>
            <w:noProof/>
          </w:rPr>
          <w:t>5.4.5</w:t>
        </w:r>
        <w:r>
          <w:rPr>
            <w:rFonts w:asciiTheme="minorHAnsi" w:eastAsiaTheme="minorEastAsia" w:hAnsiTheme="minorHAnsi" w:cstheme="minorBidi"/>
            <w:noProof/>
            <w:lang w:eastAsia="nl-NL"/>
          </w:rPr>
          <w:tab/>
        </w:r>
        <w:r w:rsidRPr="00422FFD">
          <w:rPr>
            <w:rStyle w:val="Hyperlink"/>
            <w:noProof/>
          </w:rPr>
          <w:t>Maak Zaakdocument</w:t>
        </w:r>
        <w:r>
          <w:rPr>
            <w:noProof/>
            <w:webHidden/>
          </w:rPr>
          <w:tab/>
        </w:r>
        <w:r>
          <w:rPr>
            <w:noProof/>
            <w:webHidden/>
          </w:rPr>
          <w:fldChar w:fldCharType="begin"/>
        </w:r>
        <w:r>
          <w:rPr>
            <w:noProof/>
            <w:webHidden/>
          </w:rPr>
          <w:instrText xml:space="preserve"> PAGEREF _Toc402174454 \h </w:instrText>
        </w:r>
      </w:ins>
      <w:r>
        <w:rPr>
          <w:noProof/>
          <w:webHidden/>
        </w:rPr>
      </w:r>
      <w:r>
        <w:rPr>
          <w:noProof/>
          <w:webHidden/>
        </w:rPr>
        <w:fldChar w:fldCharType="separate"/>
      </w:r>
      <w:ins w:id="250" w:author="Joost Wijnings" w:date="2014-10-27T11:57:00Z">
        <w:r>
          <w:rPr>
            <w:noProof/>
            <w:webHidden/>
          </w:rPr>
          <w:t>56</w:t>
        </w:r>
        <w:r>
          <w:rPr>
            <w:noProof/>
            <w:webHidden/>
          </w:rPr>
          <w:fldChar w:fldCharType="end"/>
        </w:r>
        <w:r w:rsidRPr="00422FFD">
          <w:rPr>
            <w:rStyle w:val="Hyperlink"/>
            <w:noProof/>
          </w:rPr>
          <w:fldChar w:fldCharType="end"/>
        </w:r>
      </w:ins>
    </w:p>
    <w:p w14:paraId="16BE12D4" w14:textId="77777777" w:rsidR="00D97441" w:rsidRDefault="00D97441">
      <w:pPr>
        <w:pStyle w:val="Inhopg3"/>
        <w:tabs>
          <w:tab w:val="left" w:pos="1320"/>
          <w:tab w:val="right" w:leader="dot" w:pos="9062"/>
        </w:tabs>
        <w:rPr>
          <w:ins w:id="251" w:author="Joost Wijnings" w:date="2014-10-27T11:57:00Z"/>
          <w:rFonts w:asciiTheme="minorHAnsi" w:eastAsiaTheme="minorEastAsia" w:hAnsiTheme="minorHAnsi" w:cstheme="minorBidi"/>
          <w:noProof/>
          <w:lang w:eastAsia="nl-NL"/>
        </w:rPr>
      </w:pPr>
      <w:ins w:id="252"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"_Toc402174455"</w:instrText>
        </w:r>
        <w:r w:rsidRPr="00422FFD">
          <w:rPr>
            <w:rStyle w:val="Hyperlink"/>
            <w:noProof/>
          </w:rPr>
          <w:instrText xml:space="preserve"> </w:instrText>
        </w:r>
        <w:r w:rsidRPr="00422FFD">
          <w:rPr>
            <w:rStyle w:val="Hyperlink"/>
            <w:noProof/>
          </w:rPr>
          <w:fldChar w:fldCharType="separate"/>
        </w:r>
        <w:r w:rsidRPr="00422FFD">
          <w:rPr>
            <w:rStyle w:val="Hyperlink"/>
            <w:noProof/>
          </w:rPr>
          <w:t>5.4.6</w:t>
        </w:r>
        <w:r>
          <w:rPr>
            <w:rFonts w:asciiTheme="minorHAnsi" w:eastAsiaTheme="minorEastAsia" w:hAnsiTheme="minorHAnsi" w:cstheme="minorBidi"/>
            <w:noProof/>
            <w:lang w:eastAsia="nl-NL"/>
          </w:rPr>
          <w:tab/>
        </w:r>
        <w:r w:rsidRPr="00422FFD">
          <w:rPr>
            <w:rStyle w:val="Hyperlink"/>
            <w:noProof/>
          </w:rPr>
          <w:t>Update Zaakdocument</w:t>
        </w:r>
        <w:r>
          <w:rPr>
            <w:noProof/>
            <w:webHidden/>
          </w:rPr>
          <w:tab/>
        </w:r>
        <w:r>
          <w:rPr>
            <w:noProof/>
            <w:webHidden/>
          </w:rPr>
          <w:fldChar w:fldCharType="begin"/>
        </w:r>
        <w:r>
          <w:rPr>
            <w:noProof/>
            <w:webHidden/>
          </w:rPr>
          <w:instrText xml:space="preserve"> PAGEREF _Toc402174455 \h </w:instrText>
        </w:r>
      </w:ins>
      <w:r>
        <w:rPr>
          <w:noProof/>
          <w:webHidden/>
        </w:rPr>
      </w:r>
      <w:r>
        <w:rPr>
          <w:noProof/>
          <w:webHidden/>
        </w:rPr>
        <w:fldChar w:fldCharType="separate"/>
      </w:r>
      <w:ins w:id="253" w:author="Joost Wijnings" w:date="2014-10-27T11:57:00Z">
        <w:r>
          <w:rPr>
            <w:noProof/>
            <w:webHidden/>
          </w:rPr>
          <w:t>56</w:t>
        </w:r>
        <w:r>
          <w:rPr>
            <w:noProof/>
            <w:webHidden/>
          </w:rPr>
          <w:fldChar w:fldCharType="end"/>
        </w:r>
        <w:r w:rsidRPr="00422FFD">
          <w:rPr>
            <w:rStyle w:val="Hyperlink"/>
            <w:noProof/>
          </w:rPr>
          <w:fldChar w:fldCharType="end"/>
        </w:r>
      </w:ins>
    </w:p>
    <w:p w14:paraId="14E4FA1A" w14:textId="77777777" w:rsidR="00D97441" w:rsidRDefault="00D97441">
      <w:pPr>
        <w:pStyle w:val="Inhopg3"/>
        <w:tabs>
          <w:tab w:val="left" w:pos="1320"/>
          <w:tab w:val="right" w:leader="dot" w:pos="9062"/>
        </w:tabs>
        <w:rPr>
          <w:ins w:id="254" w:author="Joost Wijnings" w:date="2014-10-27T11:57:00Z"/>
          <w:rFonts w:asciiTheme="minorHAnsi" w:eastAsiaTheme="minorEastAsia" w:hAnsiTheme="minorHAnsi" w:cstheme="minorBidi"/>
          <w:noProof/>
          <w:lang w:eastAsia="nl-NL"/>
        </w:rPr>
      </w:pPr>
      <w:ins w:id="255"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"_Toc402174456"</w:instrText>
        </w:r>
        <w:r w:rsidRPr="00422FFD">
          <w:rPr>
            <w:rStyle w:val="Hyperlink"/>
            <w:noProof/>
          </w:rPr>
          <w:instrText xml:space="preserve"> </w:instrText>
        </w:r>
        <w:r w:rsidRPr="00422FFD">
          <w:rPr>
            <w:rStyle w:val="Hyperlink"/>
            <w:noProof/>
          </w:rPr>
          <w:fldChar w:fldCharType="separate"/>
        </w:r>
        <w:r w:rsidRPr="00422FFD">
          <w:rPr>
            <w:rStyle w:val="Hyperlink"/>
            <w:noProof/>
          </w:rPr>
          <w:t>5.4.7</w:t>
        </w:r>
        <w:r>
          <w:rPr>
            <w:rFonts w:asciiTheme="minorHAnsi" w:eastAsiaTheme="minorEastAsia" w:hAnsiTheme="minorHAnsi" w:cstheme="minorBidi"/>
            <w:noProof/>
            <w:lang w:eastAsia="nl-NL"/>
          </w:rPr>
          <w:tab/>
        </w:r>
        <w:r w:rsidRPr="00422FFD">
          <w:rPr>
            <w:rStyle w:val="Hyperlink"/>
            <w:noProof/>
          </w:rPr>
          <w:t>Geef Zaakdocument bewerken</w:t>
        </w:r>
        <w:r>
          <w:rPr>
            <w:noProof/>
            <w:webHidden/>
          </w:rPr>
          <w:tab/>
        </w:r>
        <w:r>
          <w:rPr>
            <w:noProof/>
            <w:webHidden/>
          </w:rPr>
          <w:fldChar w:fldCharType="begin"/>
        </w:r>
        <w:r>
          <w:rPr>
            <w:noProof/>
            <w:webHidden/>
          </w:rPr>
          <w:instrText xml:space="preserve"> PAGEREF _Toc402174456 \h </w:instrText>
        </w:r>
      </w:ins>
      <w:r>
        <w:rPr>
          <w:noProof/>
          <w:webHidden/>
        </w:rPr>
      </w:r>
      <w:r>
        <w:rPr>
          <w:noProof/>
          <w:webHidden/>
        </w:rPr>
        <w:fldChar w:fldCharType="separate"/>
      </w:r>
      <w:ins w:id="256" w:author="Joost Wijnings" w:date="2014-10-27T11:57:00Z">
        <w:r>
          <w:rPr>
            <w:noProof/>
            <w:webHidden/>
          </w:rPr>
          <w:t>57</w:t>
        </w:r>
        <w:r>
          <w:rPr>
            <w:noProof/>
            <w:webHidden/>
          </w:rPr>
          <w:fldChar w:fldCharType="end"/>
        </w:r>
        <w:r w:rsidRPr="00422FFD">
          <w:rPr>
            <w:rStyle w:val="Hyperlink"/>
            <w:noProof/>
          </w:rPr>
          <w:fldChar w:fldCharType="end"/>
        </w:r>
      </w:ins>
    </w:p>
    <w:p w14:paraId="2F5B7BEE" w14:textId="77777777" w:rsidR="00D97441" w:rsidRDefault="00D97441">
      <w:pPr>
        <w:pStyle w:val="Inhopg3"/>
        <w:tabs>
          <w:tab w:val="left" w:pos="1320"/>
          <w:tab w:val="right" w:leader="dot" w:pos="9062"/>
        </w:tabs>
        <w:rPr>
          <w:ins w:id="257" w:author="Joost Wijnings" w:date="2014-10-27T11:57:00Z"/>
          <w:rFonts w:asciiTheme="minorHAnsi" w:eastAsiaTheme="minorEastAsia" w:hAnsiTheme="minorHAnsi" w:cstheme="minorBidi"/>
          <w:noProof/>
          <w:lang w:eastAsia="nl-NL"/>
        </w:rPr>
      </w:pPr>
      <w:ins w:id="258"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"_Toc402174457"</w:instrText>
        </w:r>
        <w:r w:rsidRPr="00422FFD">
          <w:rPr>
            <w:rStyle w:val="Hyperlink"/>
            <w:noProof/>
          </w:rPr>
          <w:instrText xml:space="preserve"> </w:instrText>
        </w:r>
        <w:r w:rsidRPr="00422FFD">
          <w:rPr>
            <w:rStyle w:val="Hyperlink"/>
            <w:noProof/>
          </w:rPr>
          <w:fldChar w:fldCharType="separate"/>
        </w:r>
        <w:r w:rsidRPr="00422FFD">
          <w:rPr>
            <w:rStyle w:val="Hyperlink"/>
            <w:noProof/>
          </w:rPr>
          <w:t>5.4.8</w:t>
        </w:r>
        <w:r>
          <w:rPr>
            <w:rFonts w:asciiTheme="minorHAnsi" w:eastAsiaTheme="minorEastAsia" w:hAnsiTheme="minorHAnsi" w:cstheme="minorBidi"/>
            <w:noProof/>
            <w:lang w:eastAsia="nl-NL"/>
          </w:rPr>
          <w:tab/>
        </w:r>
        <w:r w:rsidRPr="00422FFD">
          <w:rPr>
            <w:rStyle w:val="Hyperlink"/>
            <w:noProof/>
          </w:rPr>
          <w:t>Cancel CheckOut</w:t>
        </w:r>
        <w:r>
          <w:rPr>
            <w:noProof/>
            <w:webHidden/>
          </w:rPr>
          <w:tab/>
        </w:r>
        <w:r>
          <w:rPr>
            <w:noProof/>
            <w:webHidden/>
          </w:rPr>
          <w:fldChar w:fldCharType="begin"/>
        </w:r>
        <w:r>
          <w:rPr>
            <w:noProof/>
            <w:webHidden/>
          </w:rPr>
          <w:instrText xml:space="preserve"> PAGEREF _Toc402174457 \h </w:instrText>
        </w:r>
      </w:ins>
      <w:r>
        <w:rPr>
          <w:noProof/>
          <w:webHidden/>
        </w:rPr>
      </w:r>
      <w:r>
        <w:rPr>
          <w:noProof/>
          <w:webHidden/>
        </w:rPr>
        <w:fldChar w:fldCharType="separate"/>
      </w:r>
      <w:ins w:id="259" w:author="Joost Wijnings" w:date="2014-10-27T11:57:00Z">
        <w:r>
          <w:rPr>
            <w:noProof/>
            <w:webHidden/>
          </w:rPr>
          <w:t>57</w:t>
        </w:r>
        <w:r>
          <w:rPr>
            <w:noProof/>
            <w:webHidden/>
          </w:rPr>
          <w:fldChar w:fldCharType="end"/>
        </w:r>
        <w:r w:rsidRPr="00422FFD">
          <w:rPr>
            <w:rStyle w:val="Hyperlink"/>
            <w:noProof/>
          </w:rPr>
          <w:fldChar w:fldCharType="end"/>
        </w:r>
      </w:ins>
    </w:p>
    <w:p w14:paraId="63AE340C" w14:textId="77777777" w:rsidR="00D97441" w:rsidRDefault="00D97441">
      <w:pPr>
        <w:pStyle w:val="Inhopg1"/>
        <w:rPr>
          <w:ins w:id="260" w:author="Joost Wijnings" w:date="2014-10-27T11:57:00Z"/>
          <w:rFonts w:asciiTheme="minorHAnsi" w:eastAsiaTheme="minorEastAsia" w:hAnsiTheme="minorHAnsi" w:cstheme="minorBidi"/>
          <w:noProof/>
          <w:lang w:eastAsia="nl-NL"/>
        </w:rPr>
      </w:pPr>
      <w:ins w:id="261"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"_Toc402174458"</w:instrText>
        </w:r>
        <w:r w:rsidRPr="00422FFD">
          <w:rPr>
            <w:rStyle w:val="Hyperlink"/>
            <w:noProof/>
          </w:rPr>
          <w:instrText xml:space="preserve"> </w:instrText>
        </w:r>
        <w:r w:rsidRPr="00422FFD">
          <w:rPr>
            <w:rStyle w:val="Hyperlink"/>
            <w:noProof/>
          </w:rPr>
          <w:fldChar w:fldCharType="separate"/>
        </w:r>
        <w:r w:rsidRPr="00422FFD">
          <w:rPr>
            <w:rStyle w:val="Hyperlink"/>
            <w:noProof/>
          </w:rPr>
          <w:t>6</w:t>
        </w:r>
        <w:r>
          <w:rPr>
            <w:rFonts w:asciiTheme="minorHAnsi" w:eastAsiaTheme="minorEastAsia" w:hAnsiTheme="minorHAnsi" w:cstheme="minorBidi"/>
            <w:noProof/>
            <w:lang w:eastAsia="nl-NL"/>
          </w:rPr>
          <w:tab/>
        </w:r>
        <w:r w:rsidRPr="00422FFD">
          <w:rPr>
            <w:rStyle w:val="Hyperlink"/>
            <w:noProof/>
          </w:rPr>
          <w:t>Extensies van de standaard</w:t>
        </w:r>
        <w:r>
          <w:rPr>
            <w:noProof/>
            <w:webHidden/>
          </w:rPr>
          <w:tab/>
        </w:r>
        <w:r>
          <w:rPr>
            <w:noProof/>
            <w:webHidden/>
          </w:rPr>
          <w:fldChar w:fldCharType="begin"/>
        </w:r>
        <w:r>
          <w:rPr>
            <w:noProof/>
            <w:webHidden/>
          </w:rPr>
          <w:instrText xml:space="preserve"> PAGEREF _Toc402174458 \h </w:instrText>
        </w:r>
      </w:ins>
      <w:r>
        <w:rPr>
          <w:noProof/>
          <w:webHidden/>
        </w:rPr>
      </w:r>
      <w:r>
        <w:rPr>
          <w:noProof/>
          <w:webHidden/>
        </w:rPr>
        <w:fldChar w:fldCharType="separate"/>
      </w:r>
      <w:ins w:id="262" w:author="Joost Wijnings" w:date="2014-10-27T11:57:00Z">
        <w:r>
          <w:rPr>
            <w:noProof/>
            <w:webHidden/>
          </w:rPr>
          <w:t>58</w:t>
        </w:r>
        <w:r>
          <w:rPr>
            <w:noProof/>
            <w:webHidden/>
          </w:rPr>
          <w:fldChar w:fldCharType="end"/>
        </w:r>
        <w:r w:rsidRPr="00422FFD">
          <w:rPr>
            <w:rStyle w:val="Hyperlink"/>
            <w:noProof/>
          </w:rPr>
          <w:fldChar w:fldCharType="end"/>
        </w:r>
      </w:ins>
    </w:p>
    <w:p w14:paraId="2D0FA15A" w14:textId="77777777" w:rsidR="00D97441" w:rsidRDefault="00D97441">
      <w:pPr>
        <w:pStyle w:val="Inhopg2"/>
        <w:tabs>
          <w:tab w:val="left" w:pos="720"/>
          <w:tab w:val="right" w:leader="dot" w:pos="9062"/>
        </w:tabs>
        <w:rPr>
          <w:ins w:id="263" w:author="Joost Wijnings" w:date="2014-10-27T11:57:00Z"/>
          <w:rFonts w:asciiTheme="minorHAnsi" w:eastAsiaTheme="minorEastAsia" w:hAnsiTheme="minorHAnsi" w:cstheme="minorBidi"/>
          <w:noProof/>
          <w:lang w:eastAsia="nl-NL"/>
        </w:rPr>
      </w:pPr>
      <w:ins w:id="264"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"_Toc402174459"</w:instrText>
        </w:r>
        <w:r w:rsidRPr="00422FFD">
          <w:rPr>
            <w:rStyle w:val="Hyperlink"/>
            <w:noProof/>
          </w:rPr>
          <w:instrText xml:space="preserve"> </w:instrText>
        </w:r>
        <w:r w:rsidRPr="00422FFD">
          <w:rPr>
            <w:rStyle w:val="Hyperlink"/>
            <w:noProof/>
          </w:rPr>
          <w:fldChar w:fldCharType="separate"/>
        </w:r>
        <w:r w:rsidRPr="00422FFD">
          <w:rPr>
            <w:rStyle w:val="Hyperlink"/>
            <w:noProof/>
          </w:rPr>
          <w:t>6.1</w:t>
        </w:r>
        <w:r>
          <w:rPr>
            <w:rFonts w:asciiTheme="minorHAnsi" w:eastAsiaTheme="minorEastAsia" w:hAnsiTheme="minorHAnsi" w:cstheme="minorBidi"/>
            <w:noProof/>
            <w:lang w:eastAsia="nl-NL"/>
          </w:rPr>
          <w:tab/>
        </w:r>
        <w:r w:rsidRPr="00422FFD">
          <w:rPr>
            <w:rStyle w:val="Hyperlink"/>
            <w:noProof/>
          </w:rPr>
          <w:t>Overzicht</w:t>
        </w:r>
        <w:r>
          <w:rPr>
            <w:noProof/>
            <w:webHidden/>
          </w:rPr>
          <w:tab/>
        </w:r>
        <w:r>
          <w:rPr>
            <w:noProof/>
            <w:webHidden/>
          </w:rPr>
          <w:fldChar w:fldCharType="begin"/>
        </w:r>
        <w:r>
          <w:rPr>
            <w:noProof/>
            <w:webHidden/>
          </w:rPr>
          <w:instrText xml:space="preserve"> PAGEREF _Toc402174459 \h </w:instrText>
        </w:r>
      </w:ins>
      <w:r>
        <w:rPr>
          <w:noProof/>
          <w:webHidden/>
        </w:rPr>
      </w:r>
      <w:r>
        <w:rPr>
          <w:noProof/>
          <w:webHidden/>
        </w:rPr>
        <w:fldChar w:fldCharType="separate"/>
      </w:r>
      <w:ins w:id="265" w:author="Joost Wijnings" w:date="2014-10-27T11:57:00Z">
        <w:r>
          <w:rPr>
            <w:noProof/>
            <w:webHidden/>
          </w:rPr>
          <w:t>58</w:t>
        </w:r>
        <w:r>
          <w:rPr>
            <w:noProof/>
            <w:webHidden/>
          </w:rPr>
          <w:fldChar w:fldCharType="end"/>
        </w:r>
        <w:r w:rsidRPr="00422FFD">
          <w:rPr>
            <w:rStyle w:val="Hyperlink"/>
            <w:noProof/>
          </w:rPr>
          <w:fldChar w:fldCharType="end"/>
        </w:r>
      </w:ins>
    </w:p>
    <w:p w14:paraId="4BADD03D" w14:textId="77777777" w:rsidR="00D97441" w:rsidRDefault="00D97441">
      <w:pPr>
        <w:pStyle w:val="Inhopg2"/>
        <w:tabs>
          <w:tab w:val="left" w:pos="720"/>
          <w:tab w:val="right" w:leader="dot" w:pos="9062"/>
        </w:tabs>
        <w:rPr>
          <w:ins w:id="266" w:author="Joost Wijnings" w:date="2014-10-27T11:57:00Z"/>
          <w:rFonts w:asciiTheme="minorHAnsi" w:eastAsiaTheme="minorEastAsia" w:hAnsiTheme="minorHAnsi" w:cstheme="minorBidi"/>
          <w:noProof/>
          <w:lang w:eastAsia="nl-NL"/>
        </w:rPr>
      </w:pPr>
      <w:ins w:id="267"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"_Toc402174460"</w:instrText>
        </w:r>
        <w:r w:rsidRPr="00422FFD">
          <w:rPr>
            <w:rStyle w:val="Hyperlink"/>
            <w:noProof/>
          </w:rPr>
          <w:instrText xml:space="preserve"> </w:instrText>
        </w:r>
        <w:r w:rsidRPr="00422FFD">
          <w:rPr>
            <w:rStyle w:val="Hyperlink"/>
            <w:noProof/>
          </w:rPr>
          <w:fldChar w:fldCharType="separate"/>
        </w:r>
        <w:r w:rsidRPr="00422FFD">
          <w:rPr>
            <w:rStyle w:val="Hyperlink"/>
            <w:noProof/>
          </w:rPr>
          <w:t>6.2</w:t>
        </w:r>
        <w:r>
          <w:rPr>
            <w:rFonts w:asciiTheme="minorHAnsi" w:eastAsiaTheme="minorEastAsia" w:hAnsiTheme="minorHAnsi" w:cstheme="minorBidi"/>
            <w:noProof/>
            <w:lang w:eastAsia="nl-NL"/>
          </w:rPr>
          <w:tab/>
        </w:r>
        <w:r w:rsidRPr="00422FFD">
          <w:rPr>
            <w:rStyle w:val="Hyperlink"/>
            <w:noProof/>
          </w:rPr>
          <w:t>Extensie #1: DSC verwijdert document (via StUF-ZKN en CMIS)</w:t>
        </w:r>
        <w:r>
          <w:rPr>
            <w:noProof/>
            <w:webHidden/>
          </w:rPr>
          <w:tab/>
        </w:r>
        <w:r>
          <w:rPr>
            <w:noProof/>
            <w:webHidden/>
          </w:rPr>
          <w:fldChar w:fldCharType="begin"/>
        </w:r>
        <w:r>
          <w:rPr>
            <w:noProof/>
            <w:webHidden/>
          </w:rPr>
          <w:instrText xml:space="preserve"> PAGEREF _Toc402174460 \h </w:instrText>
        </w:r>
      </w:ins>
      <w:r>
        <w:rPr>
          <w:noProof/>
          <w:webHidden/>
        </w:rPr>
      </w:r>
      <w:r>
        <w:rPr>
          <w:noProof/>
          <w:webHidden/>
        </w:rPr>
        <w:fldChar w:fldCharType="separate"/>
      </w:r>
      <w:ins w:id="268" w:author="Joost Wijnings" w:date="2014-10-27T11:57:00Z">
        <w:r>
          <w:rPr>
            <w:noProof/>
            <w:webHidden/>
          </w:rPr>
          <w:t>58</w:t>
        </w:r>
        <w:r>
          <w:rPr>
            <w:noProof/>
            <w:webHidden/>
          </w:rPr>
          <w:fldChar w:fldCharType="end"/>
        </w:r>
        <w:r w:rsidRPr="00422FFD">
          <w:rPr>
            <w:rStyle w:val="Hyperlink"/>
            <w:noProof/>
          </w:rPr>
          <w:fldChar w:fldCharType="end"/>
        </w:r>
      </w:ins>
    </w:p>
    <w:p w14:paraId="661A8621" w14:textId="77777777" w:rsidR="00D97441" w:rsidRDefault="00D97441">
      <w:pPr>
        <w:pStyle w:val="Inhopg2"/>
        <w:tabs>
          <w:tab w:val="left" w:pos="720"/>
          <w:tab w:val="right" w:leader="dot" w:pos="9062"/>
        </w:tabs>
        <w:rPr>
          <w:ins w:id="269" w:author="Joost Wijnings" w:date="2014-10-27T11:57:00Z"/>
          <w:rFonts w:asciiTheme="minorHAnsi" w:eastAsiaTheme="minorEastAsia" w:hAnsiTheme="minorHAnsi" w:cstheme="minorBidi"/>
          <w:noProof/>
          <w:lang w:eastAsia="nl-NL"/>
        </w:rPr>
      </w:pPr>
      <w:ins w:id="270"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"_Toc402174461"</w:instrText>
        </w:r>
        <w:r w:rsidRPr="00422FFD">
          <w:rPr>
            <w:rStyle w:val="Hyperlink"/>
            <w:noProof/>
          </w:rPr>
          <w:instrText xml:space="preserve"> </w:instrText>
        </w:r>
        <w:r w:rsidRPr="00422FFD">
          <w:rPr>
            <w:rStyle w:val="Hyperlink"/>
            <w:noProof/>
          </w:rPr>
          <w:fldChar w:fldCharType="separate"/>
        </w:r>
        <w:r w:rsidRPr="00422FFD">
          <w:rPr>
            <w:rStyle w:val="Hyperlink"/>
            <w:noProof/>
          </w:rPr>
          <w:t>6.3</w:t>
        </w:r>
        <w:r>
          <w:rPr>
            <w:rFonts w:asciiTheme="minorHAnsi" w:eastAsiaTheme="minorEastAsia" w:hAnsiTheme="minorHAnsi" w:cstheme="minorBidi"/>
            <w:noProof/>
            <w:lang w:eastAsia="nl-NL"/>
          </w:rPr>
          <w:tab/>
        </w:r>
        <w:r w:rsidRPr="00422FFD">
          <w:rPr>
            <w:rStyle w:val="Hyperlink"/>
            <w:noProof/>
          </w:rPr>
          <w:t>Extensie #2: DSC ontkoppelt document van zaak (via StUF-ZKN en CMIS)</w:t>
        </w:r>
        <w:r>
          <w:rPr>
            <w:noProof/>
            <w:webHidden/>
          </w:rPr>
          <w:tab/>
        </w:r>
        <w:r>
          <w:rPr>
            <w:noProof/>
            <w:webHidden/>
          </w:rPr>
          <w:fldChar w:fldCharType="begin"/>
        </w:r>
        <w:r>
          <w:rPr>
            <w:noProof/>
            <w:webHidden/>
          </w:rPr>
          <w:instrText xml:space="preserve"> PAGEREF _Toc402174461 \h </w:instrText>
        </w:r>
      </w:ins>
      <w:r>
        <w:rPr>
          <w:noProof/>
          <w:webHidden/>
        </w:rPr>
      </w:r>
      <w:r>
        <w:rPr>
          <w:noProof/>
          <w:webHidden/>
        </w:rPr>
        <w:fldChar w:fldCharType="separate"/>
      </w:r>
      <w:ins w:id="271" w:author="Joost Wijnings" w:date="2014-10-27T11:57:00Z">
        <w:r>
          <w:rPr>
            <w:noProof/>
            <w:webHidden/>
          </w:rPr>
          <w:t>58</w:t>
        </w:r>
        <w:r>
          <w:rPr>
            <w:noProof/>
            <w:webHidden/>
          </w:rPr>
          <w:fldChar w:fldCharType="end"/>
        </w:r>
        <w:r w:rsidRPr="00422FFD">
          <w:rPr>
            <w:rStyle w:val="Hyperlink"/>
            <w:noProof/>
          </w:rPr>
          <w:fldChar w:fldCharType="end"/>
        </w:r>
      </w:ins>
    </w:p>
    <w:p w14:paraId="22989541" w14:textId="77777777" w:rsidR="00D97441" w:rsidRDefault="00D97441">
      <w:pPr>
        <w:pStyle w:val="Inhopg2"/>
        <w:tabs>
          <w:tab w:val="left" w:pos="720"/>
          <w:tab w:val="right" w:leader="dot" w:pos="9062"/>
        </w:tabs>
        <w:rPr>
          <w:ins w:id="272" w:author="Joost Wijnings" w:date="2014-10-27T11:57:00Z"/>
          <w:rFonts w:asciiTheme="minorHAnsi" w:eastAsiaTheme="minorEastAsia" w:hAnsiTheme="minorHAnsi" w:cstheme="minorBidi"/>
          <w:noProof/>
          <w:lang w:eastAsia="nl-NL"/>
        </w:rPr>
      </w:pPr>
      <w:ins w:id="273"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"_Toc402174462"</w:instrText>
        </w:r>
        <w:r w:rsidRPr="00422FFD">
          <w:rPr>
            <w:rStyle w:val="Hyperlink"/>
            <w:noProof/>
          </w:rPr>
          <w:instrText xml:space="preserve"> </w:instrText>
        </w:r>
        <w:r w:rsidRPr="00422FFD">
          <w:rPr>
            <w:rStyle w:val="Hyperlink"/>
            <w:noProof/>
          </w:rPr>
          <w:fldChar w:fldCharType="separate"/>
        </w:r>
        <w:r w:rsidRPr="00422FFD">
          <w:rPr>
            <w:rStyle w:val="Hyperlink"/>
            <w:noProof/>
          </w:rPr>
          <w:t>6.4</w:t>
        </w:r>
        <w:r>
          <w:rPr>
            <w:rFonts w:asciiTheme="minorHAnsi" w:eastAsiaTheme="minorEastAsia" w:hAnsiTheme="minorHAnsi" w:cstheme="minorBidi"/>
            <w:noProof/>
            <w:lang w:eastAsia="nl-NL"/>
          </w:rPr>
          <w:tab/>
        </w:r>
        <w:r w:rsidRPr="00422FFD">
          <w:rPr>
            <w:rStyle w:val="Hyperlink"/>
            <w:noProof/>
          </w:rPr>
          <w:t>Extensie #3: ZS informeert ZSC/DSC over mutatie met betrekking tot zaak of document (via StUF-ZKN)</w:t>
        </w:r>
        <w:r>
          <w:rPr>
            <w:noProof/>
            <w:webHidden/>
          </w:rPr>
          <w:tab/>
        </w:r>
        <w:r>
          <w:rPr>
            <w:noProof/>
            <w:webHidden/>
          </w:rPr>
          <w:fldChar w:fldCharType="begin"/>
        </w:r>
        <w:r>
          <w:rPr>
            <w:noProof/>
            <w:webHidden/>
          </w:rPr>
          <w:instrText xml:space="preserve"> PAGEREF _Toc402174462 \h </w:instrText>
        </w:r>
      </w:ins>
      <w:r>
        <w:rPr>
          <w:noProof/>
          <w:webHidden/>
        </w:rPr>
      </w:r>
      <w:r>
        <w:rPr>
          <w:noProof/>
          <w:webHidden/>
        </w:rPr>
        <w:fldChar w:fldCharType="separate"/>
      </w:r>
      <w:ins w:id="274" w:author="Joost Wijnings" w:date="2014-10-27T11:57:00Z">
        <w:r>
          <w:rPr>
            <w:noProof/>
            <w:webHidden/>
          </w:rPr>
          <w:t>59</w:t>
        </w:r>
        <w:r>
          <w:rPr>
            <w:noProof/>
            <w:webHidden/>
          </w:rPr>
          <w:fldChar w:fldCharType="end"/>
        </w:r>
        <w:r w:rsidRPr="00422FFD">
          <w:rPr>
            <w:rStyle w:val="Hyperlink"/>
            <w:noProof/>
          </w:rPr>
          <w:fldChar w:fldCharType="end"/>
        </w:r>
      </w:ins>
    </w:p>
    <w:p w14:paraId="52A29C5A" w14:textId="77777777" w:rsidR="00D97441" w:rsidRDefault="00D97441">
      <w:pPr>
        <w:pStyle w:val="Inhopg1"/>
        <w:rPr>
          <w:ins w:id="275" w:author="Joost Wijnings" w:date="2014-10-27T11:57:00Z"/>
          <w:rFonts w:asciiTheme="minorHAnsi" w:eastAsiaTheme="minorEastAsia" w:hAnsiTheme="minorHAnsi" w:cstheme="minorBidi"/>
          <w:noProof/>
          <w:lang w:eastAsia="nl-NL"/>
        </w:rPr>
      </w:pPr>
      <w:ins w:id="276"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"_Toc402174463"</w:instrText>
        </w:r>
        <w:r w:rsidRPr="00422FFD">
          <w:rPr>
            <w:rStyle w:val="Hyperlink"/>
            <w:noProof/>
          </w:rPr>
          <w:instrText xml:space="preserve"> </w:instrText>
        </w:r>
        <w:r w:rsidRPr="00422FFD">
          <w:rPr>
            <w:rStyle w:val="Hyperlink"/>
            <w:noProof/>
          </w:rPr>
          <w:fldChar w:fldCharType="separate"/>
        </w:r>
        <w:r w:rsidRPr="00422FFD">
          <w:rPr>
            <w:rStyle w:val="Hyperlink"/>
            <w:noProof/>
          </w:rPr>
          <w:t>Bijlage A: Afkortingen, begrippen en symbolen</w:t>
        </w:r>
        <w:r>
          <w:rPr>
            <w:noProof/>
            <w:webHidden/>
          </w:rPr>
          <w:tab/>
        </w:r>
        <w:r>
          <w:rPr>
            <w:noProof/>
            <w:webHidden/>
          </w:rPr>
          <w:fldChar w:fldCharType="begin"/>
        </w:r>
        <w:r>
          <w:rPr>
            <w:noProof/>
            <w:webHidden/>
          </w:rPr>
          <w:instrText xml:space="preserve"> PAGEREF _Toc402174463 \h </w:instrText>
        </w:r>
      </w:ins>
      <w:r>
        <w:rPr>
          <w:noProof/>
          <w:webHidden/>
        </w:rPr>
      </w:r>
      <w:r>
        <w:rPr>
          <w:noProof/>
          <w:webHidden/>
        </w:rPr>
        <w:fldChar w:fldCharType="separate"/>
      </w:r>
      <w:ins w:id="277" w:author="Joost Wijnings" w:date="2014-10-27T11:57:00Z">
        <w:r>
          <w:rPr>
            <w:noProof/>
            <w:webHidden/>
          </w:rPr>
          <w:t>60</w:t>
        </w:r>
        <w:r>
          <w:rPr>
            <w:noProof/>
            <w:webHidden/>
          </w:rPr>
          <w:fldChar w:fldCharType="end"/>
        </w:r>
        <w:r w:rsidRPr="00422FFD">
          <w:rPr>
            <w:rStyle w:val="Hyperlink"/>
            <w:noProof/>
          </w:rPr>
          <w:fldChar w:fldCharType="end"/>
        </w:r>
      </w:ins>
    </w:p>
    <w:p w14:paraId="43551C4F" w14:textId="77777777" w:rsidR="00D97441" w:rsidRDefault="00D97441">
      <w:pPr>
        <w:pStyle w:val="Inhopg1"/>
        <w:rPr>
          <w:ins w:id="278" w:author="Joost Wijnings" w:date="2014-10-27T11:57:00Z"/>
          <w:rFonts w:asciiTheme="minorHAnsi" w:eastAsiaTheme="minorEastAsia" w:hAnsiTheme="minorHAnsi" w:cstheme="minorBidi"/>
          <w:noProof/>
          <w:lang w:eastAsia="nl-NL"/>
        </w:rPr>
      </w:pPr>
      <w:ins w:id="279" w:author="Joost Wijnings" w:date="2014-10-27T11:57:00Z">
        <w:r w:rsidRPr="00422FFD">
          <w:rPr>
            <w:rStyle w:val="Hyperlink"/>
            <w:noProof/>
          </w:rPr>
          <w:fldChar w:fldCharType="begin"/>
        </w:r>
        <w:r w:rsidRPr="00422FFD">
          <w:rPr>
            <w:rStyle w:val="Hyperlink"/>
            <w:noProof/>
          </w:rPr>
          <w:instrText xml:space="preserve"> </w:instrText>
        </w:r>
        <w:r>
          <w:rPr>
            <w:noProof/>
          </w:rPr>
          <w:instrText>HYPERLINK \l "_Toc402174464"</w:instrText>
        </w:r>
        <w:r w:rsidRPr="00422FFD">
          <w:rPr>
            <w:rStyle w:val="Hyperlink"/>
            <w:noProof/>
          </w:rPr>
          <w:instrText xml:space="preserve"> </w:instrText>
        </w:r>
        <w:r w:rsidRPr="00422FFD">
          <w:rPr>
            <w:rStyle w:val="Hyperlink"/>
            <w:noProof/>
          </w:rPr>
          <w:fldChar w:fldCharType="separate"/>
        </w:r>
        <w:r w:rsidRPr="00422FFD">
          <w:rPr>
            <w:rStyle w:val="Hyperlink"/>
            <w:noProof/>
          </w:rPr>
          <w:t>Bijlage B: Definitie van gebruikte CMIS-objecttypes binnen standaard Zaak- en Documentservices</w:t>
        </w:r>
        <w:r>
          <w:rPr>
            <w:noProof/>
            <w:webHidden/>
          </w:rPr>
          <w:tab/>
        </w:r>
        <w:r>
          <w:rPr>
            <w:noProof/>
            <w:webHidden/>
          </w:rPr>
          <w:fldChar w:fldCharType="begin"/>
        </w:r>
        <w:r>
          <w:rPr>
            <w:noProof/>
            <w:webHidden/>
          </w:rPr>
          <w:instrText xml:space="preserve"> PAGEREF _Toc402174464 \h </w:instrText>
        </w:r>
      </w:ins>
      <w:r>
        <w:rPr>
          <w:noProof/>
          <w:webHidden/>
        </w:rPr>
      </w:r>
      <w:r>
        <w:rPr>
          <w:noProof/>
          <w:webHidden/>
        </w:rPr>
        <w:fldChar w:fldCharType="separate"/>
      </w:r>
      <w:ins w:id="280" w:author="Joost Wijnings" w:date="2014-10-27T11:57:00Z">
        <w:r>
          <w:rPr>
            <w:noProof/>
            <w:webHidden/>
          </w:rPr>
          <w:t>61</w:t>
        </w:r>
        <w:r>
          <w:rPr>
            <w:noProof/>
            <w:webHidden/>
          </w:rPr>
          <w:fldChar w:fldCharType="end"/>
        </w:r>
        <w:r w:rsidRPr="00422FFD">
          <w:rPr>
            <w:rStyle w:val="Hyperlink"/>
            <w:noProof/>
          </w:rPr>
          <w:fldChar w:fldCharType="end"/>
        </w:r>
      </w:ins>
    </w:p>
    <w:p w14:paraId="6A020492" w14:textId="71AAE8BF" w:rsidR="000C7CA0" w:rsidRDefault="00087AE7" w:rsidP="00ED1D6F">
      <w:pPr>
        <w:pStyle w:val="Inhopg1"/>
        <w:tabs>
          <w:tab w:val="right" w:leader="dot" w:pos="9062"/>
        </w:tabs>
      </w:pPr>
      <w:r>
        <w:fldChar w:fldCharType="end"/>
      </w:r>
    </w:p>
    <w:p w14:paraId="01EF4D4E" w14:textId="29F6C694" w:rsidR="00623523" w:rsidRDefault="00F153B9" w:rsidP="005938EF">
      <w:pPr>
        <w:pStyle w:val="Kop1"/>
      </w:pPr>
      <w:r>
        <w:rPr>
          <w:sz w:val="28"/>
        </w:rPr>
        <w:br w:type="page"/>
      </w:r>
      <w:bookmarkStart w:id="281" w:name="_Toc384423479"/>
      <w:bookmarkStart w:id="282" w:name="_Toc384423600"/>
      <w:bookmarkStart w:id="283" w:name="_Toc384423480"/>
      <w:bookmarkStart w:id="284" w:name="_Toc384423601"/>
      <w:bookmarkStart w:id="285" w:name="_Toc384423481"/>
      <w:bookmarkStart w:id="286" w:name="_Toc384423602"/>
      <w:bookmarkStart w:id="287" w:name="_Toc384423482"/>
      <w:bookmarkStart w:id="288" w:name="_Toc384423603"/>
      <w:bookmarkStart w:id="289" w:name="_Toc384423483"/>
      <w:bookmarkStart w:id="290" w:name="_Toc384423604"/>
      <w:bookmarkStart w:id="291" w:name="_Toc384423485"/>
      <w:bookmarkStart w:id="292" w:name="_Toc384423606"/>
      <w:bookmarkStart w:id="293" w:name="_Toc384423486"/>
      <w:bookmarkStart w:id="294" w:name="_Toc384423607"/>
      <w:bookmarkStart w:id="295" w:name="_Toc384423487"/>
      <w:bookmarkStart w:id="296" w:name="_Toc384423608"/>
      <w:bookmarkStart w:id="297" w:name="_Toc384423488"/>
      <w:bookmarkStart w:id="298" w:name="_Toc384423609"/>
      <w:bookmarkStart w:id="299" w:name="_Toc384423489"/>
      <w:bookmarkStart w:id="300" w:name="_Toc384423610"/>
      <w:bookmarkStart w:id="301" w:name="_Toc384423490"/>
      <w:bookmarkStart w:id="302" w:name="_Toc384423611"/>
      <w:bookmarkStart w:id="303" w:name="_Toc384423491"/>
      <w:bookmarkStart w:id="304" w:name="_Toc384423612"/>
      <w:bookmarkStart w:id="305" w:name="_Toc384423493"/>
      <w:bookmarkStart w:id="306" w:name="_Toc384423614"/>
      <w:bookmarkStart w:id="307" w:name="_Toc384423494"/>
      <w:bookmarkStart w:id="308" w:name="_Toc384423615"/>
      <w:bookmarkStart w:id="309" w:name="_Toc384423495"/>
      <w:bookmarkStart w:id="310" w:name="_Toc384423616"/>
      <w:bookmarkStart w:id="311" w:name="_Toc384423496"/>
      <w:bookmarkStart w:id="312" w:name="_Toc384423617"/>
      <w:bookmarkStart w:id="313" w:name="_Toc384423497"/>
      <w:bookmarkStart w:id="314" w:name="_Toc384423618"/>
      <w:bookmarkStart w:id="315" w:name="_Toc384423498"/>
      <w:bookmarkStart w:id="316" w:name="_Toc384423619"/>
      <w:bookmarkStart w:id="317" w:name="_Toc384423499"/>
      <w:bookmarkStart w:id="318" w:name="_Toc384423620"/>
      <w:bookmarkStart w:id="319" w:name="_Toc384423500"/>
      <w:bookmarkStart w:id="320" w:name="_Toc384423621"/>
      <w:bookmarkStart w:id="321" w:name="_Toc384423502"/>
      <w:bookmarkStart w:id="322" w:name="_Toc384423623"/>
      <w:bookmarkStart w:id="323" w:name="_Toc384423503"/>
      <w:bookmarkStart w:id="324" w:name="_Toc384423624"/>
      <w:bookmarkStart w:id="325" w:name="_Toc384423504"/>
      <w:bookmarkStart w:id="326" w:name="_Toc384423625"/>
      <w:bookmarkStart w:id="327" w:name="_Toc384423505"/>
      <w:bookmarkStart w:id="328" w:name="_Toc384423626"/>
      <w:bookmarkStart w:id="329" w:name="_Toc384423506"/>
      <w:bookmarkStart w:id="330" w:name="_Toc384423627"/>
      <w:bookmarkStart w:id="331" w:name="_Toc384423507"/>
      <w:bookmarkStart w:id="332" w:name="_Toc384423628"/>
      <w:bookmarkStart w:id="333" w:name="_Toc384423508"/>
      <w:bookmarkStart w:id="334" w:name="_Toc384423629"/>
      <w:bookmarkStart w:id="335" w:name="_Toc384423509"/>
      <w:bookmarkStart w:id="336" w:name="_Toc384423630"/>
      <w:bookmarkStart w:id="337" w:name="_Toc384423511"/>
      <w:bookmarkStart w:id="338" w:name="_Toc384423632"/>
      <w:bookmarkStart w:id="339" w:name="_Toc384423512"/>
      <w:bookmarkStart w:id="340" w:name="_Toc384423633"/>
      <w:bookmarkStart w:id="341" w:name="_Toc384423513"/>
      <w:bookmarkStart w:id="342" w:name="_Toc384423634"/>
      <w:bookmarkStart w:id="343" w:name="_Toc384423514"/>
      <w:bookmarkStart w:id="344" w:name="_Toc384423635"/>
      <w:bookmarkStart w:id="345" w:name="_Toc384423515"/>
      <w:bookmarkStart w:id="346" w:name="_Toc384423636"/>
      <w:bookmarkStart w:id="347" w:name="_Toc384423516"/>
      <w:bookmarkStart w:id="348" w:name="_Toc384423637"/>
      <w:bookmarkStart w:id="349" w:name="_Toc384423518"/>
      <w:bookmarkStart w:id="350" w:name="_Toc384423639"/>
      <w:bookmarkStart w:id="351" w:name="_Toc384423519"/>
      <w:bookmarkStart w:id="352" w:name="_Toc384423640"/>
      <w:bookmarkStart w:id="353" w:name="_Toc384423520"/>
      <w:bookmarkStart w:id="354" w:name="_Toc384423641"/>
      <w:bookmarkStart w:id="355" w:name="_Toc384423521"/>
      <w:bookmarkStart w:id="356" w:name="_Toc384423642"/>
      <w:bookmarkStart w:id="357" w:name="_Toc384423522"/>
      <w:bookmarkStart w:id="358" w:name="_Toc384423643"/>
      <w:bookmarkStart w:id="359" w:name="_Toc384423523"/>
      <w:bookmarkStart w:id="360" w:name="_Toc384423644"/>
      <w:bookmarkStart w:id="361" w:name="_Toc384423524"/>
      <w:bookmarkStart w:id="362" w:name="_Toc384423645"/>
      <w:bookmarkStart w:id="363" w:name="_Toc384423526"/>
      <w:bookmarkStart w:id="364" w:name="_Toc384423647"/>
      <w:bookmarkStart w:id="365" w:name="_Toc384423527"/>
      <w:bookmarkStart w:id="366" w:name="_Toc384423648"/>
      <w:bookmarkStart w:id="367" w:name="_Toc384423528"/>
      <w:bookmarkStart w:id="368" w:name="_Toc384423649"/>
      <w:bookmarkStart w:id="369" w:name="_Toc384423529"/>
      <w:bookmarkStart w:id="370" w:name="_Toc384423650"/>
      <w:bookmarkStart w:id="371" w:name="_Toc384423530"/>
      <w:bookmarkStart w:id="372" w:name="_Toc384423651"/>
      <w:bookmarkStart w:id="373" w:name="_Toc384423532"/>
      <w:bookmarkStart w:id="374" w:name="_Toc384423653"/>
      <w:bookmarkStart w:id="375" w:name="_Toc384423533"/>
      <w:bookmarkStart w:id="376" w:name="_Toc384423654"/>
      <w:bookmarkStart w:id="377" w:name="_Toc384423534"/>
      <w:bookmarkStart w:id="378" w:name="_Toc384423655"/>
      <w:bookmarkStart w:id="379" w:name="_Toc384423535"/>
      <w:bookmarkStart w:id="380" w:name="_Toc384423656"/>
      <w:bookmarkStart w:id="381" w:name="_Toc384423536"/>
      <w:bookmarkStart w:id="382" w:name="_Toc384423657"/>
      <w:bookmarkStart w:id="383" w:name="_Toc384423537"/>
      <w:bookmarkStart w:id="384" w:name="_Toc384423658"/>
      <w:bookmarkStart w:id="385" w:name="_Toc384423539"/>
      <w:bookmarkStart w:id="386" w:name="_Toc384423660"/>
      <w:bookmarkStart w:id="387" w:name="_Toc384423540"/>
      <w:bookmarkStart w:id="388" w:name="_Toc384423661"/>
      <w:bookmarkStart w:id="389" w:name="_Toc384423541"/>
      <w:bookmarkStart w:id="390" w:name="_Toc384423662"/>
      <w:bookmarkStart w:id="391" w:name="_Toc384423542"/>
      <w:bookmarkStart w:id="392" w:name="_Toc384423663"/>
      <w:bookmarkStart w:id="393" w:name="_Toc384423543"/>
      <w:bookmarkStart w:id="394" w:name="_Toc384423664"/>
      <w:bookmarkStart w:id="395" w:name="_Toc384423545"/>
      <w:bookmarkStart w:id="396" w:name="_Toc384423666"/>
      <w:bookmarkStart w:id="397" w:name="_Toc402174405"/>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r w:rsidR="00623523" w:rsidRPr="001C6484">
        <w:lastRenderedPageBreak/>
        <w:t>Inleiding</w:t>
      </w:r>
      <w:bookmarkEnd w:id="397"/>
    </w:p>
    <w:p w14:paraId="2C86012E" w14:textId="7DCD9A68" w:rsidR="001E26B0" w:rsidRPr="001E26B0" w:rsidRDefault="001E26B0" w:rsidP="00ED1D6F">
      <w:pPr>
        <w:pStyle w:val="Kop2"/>
      </w:pPr>
      <w:bookmarkStart w:id="398" w:name="_Toc402174406"/>
      <w:r>
        <w:t>Standaardisatie van zaak- en documentservices</w:t>
      </w:r>
      <w:bookmarkEnd w:id="398"/>
    </w:p>
    <w:p w14:paraId="547558C4" w14:textId="792E2548" w:rsidR="00C26ED5" w:rsidRDefault="00865016" w:rsidP="00F36064">
      <w:r>
        <w:t>Gemeenten gaan steeds</w:t>
      </w:r>
      <w:r w:rsidR="00D76952">
        <w:t xml:space="preserve"> meer over op</w:t>
      </w:r>
      <w:r>
        <w:t xml:space="preserve"> zaakgericht werken. Ze passen </w:t>
      </w:r>
      <w:r w:rsidR="00D76952">
        <w:t xml:space="preserve">niet alleen hun processen en organisatie aan maar ook </w:t>
      </w:r>
      <w:r>
        <w:t>hun</w:t>
      </w:r>
      <w:r w:rsidR="00D76952">
        <w:t xml:space="preserve"> informatiehuishouding. Veel gemeenten</w:t>
      </w:r>
      <w:r w:rsidR="00297D8B">
        <w:t xml:space="preserve"> investeren in nieuwe </w:t>
      </w:r>
      <w:del w:id="399" w:author="Joost Wijnings" w:date="2014-03-07T10:54:00Z">
        <w:r w:rsidR="000E378F" w:rsidDel="001E26B0">
          <w:delText>z</w:delText>
        </w:r>
      </w:del>
      <w:ins w:id="400" w:author="Joost Wijnings" w:date="2014-03-07T11:09:00Z">
        <w:r w:rsidR="00BF2F76">
          <w:t>z</w:t>
        </w:r>
      </w:ins>
      <w:r w:rsidR="000E378F">
        <w:t xml:space="preserve">aaksystemen </w:t>
      </w:r>
      <w:r w:rsidR="00D76952">
        <w:t xml:space="preserve">en/of </w:t>
      </w:r>
      <w:del w:id="401" w:author="Joost Wijnings" w:date="2014-03-07T10:54:00Z">
        <w:r w:rsidR="00D76952" w:rsidDel="001E26B0">
          <w:delText>documentsystemen</w:delText>
        </w:r>
        <w:r w:rsidR="0050791E" w:rsidDel="001E26B0">
          <w:delText xml:space="preserve"> </w:delText>
        </w:r>
      </w:del>
      <w:ins w:id="402" w:author="Joost Wijnings" w:date="2014-03-07T11:09:00Z">
        <w:r w:rsidR="00BF2F76">
          <w:t>d</w:t>
        </w:r>
      </w:ins>
      <w:ins w:id="403" w:author="Joost Wijnings" w:date="2014-03-07T10:54:00Z">
        <w:r w:rsidR="001E26B0">
          <w:t>ocument</w:t>
        </w:r>
      </w:ins>
      <w:ins w:id="404" w:author="Joost Wijnings" w:date="2014-03-07T10:55:00Z">
        <w:r w:rsidR="001E26B0">
          <w:t>management</w:t>
        </w:r>
      </w:ins>
      <w:ins w:id="405" w:author="Joost Wijnings" w:date="2014-03-07T10:54:00Z">
        <w:r w:rsidR="001E26B0">
          <w:t xml:space="preserve">systemen </w:t>
        </w:r>
      </w:ins>
      <w:r w:rsidR="00297D8B">
        <w:t xml:space="preserve">danwel </w:t>
      </w:r>
      <w:r w:rsidR="00D76952">
        <w:t xml:space="preserve">in </w:t>
      </w:r>
      <w:r w:rsidR="00297D8B">
        <w:t xml:space="preserve">het (laten) wijzigen </w:t>
      </w:r>
      <w:r w:rsidR="00980402">
        <w:t>er</w:t>
      </w:r>
      <w:r w:rsidR="00297D8B">
        <w:t>van. Voor de invoering van zaakgericht werken is het noodzakelijk dat zaaksystemen en document</w:t>
      </w:r>
      <w:ins w:id="406" w:author="Joost Wijnings" w:date="2014-03-07T11:09:00Z">
        <w:r w:rsidR="00BF2F76">
          <w:t>management</w:t>
        </w:r>
      </w:ins>
      <w:r w:rsidR="00297D8B">
        <w:t>systemen goed met elkaar kunnen samenwerken</w:t>
      </w:r>
      <w:r w:rsidR="007440CC">
        <w:t xml:space="preserve"> en gekoppeld worden</w:t>
      </w:r>
      <w:r w:rsidR="00F12460">
        <w:t>. Immers zaakinformatie kan niet los worden gezien van de documenten die bij een zaak horen.</w:t>
      </w:r>
      <w:r w:rsidR="00297D8B">
        <w:t xml:space="preserve"> </w:t>
      </w:r>
      <w:r w:rsidR="0050791E">
        <w:t>Bovendien dienen deze systemen services te bieden aan andere applicaties die zaakgegevens</w:t>
      </w:r>
      <w:r w:rsidR="00B006C9">
        <w:t xml:space="preserve"> </w:t>
      </w:r>
      <w:r w:rsidR="0050791E">
        <w:t>en zaakgerelateerde documenten nodig hebben</w:t>
      </w:r>
      <w:r w:rsidR="00F64385">
        <w:t>, toevoegen</w:t>
      </w:r>
      <w:r w:rsidR="0050791E">
        <w:t xml:space="preserve"> of </w:t>
      </w:r>
      <w:r w:rsidR="000E378F">
        <w:t>muteren</w:t>
      </w:r>
      <w:r w:rsidR="0050791E">
        <w:t>.</w:t>
      </w:r>
      <w:r w:rsidR="000E378F">
        <w:t xml:space="preserve"> </w:t>
      </w:r>
      <w:r w:rsidR="00C26ED5">
        <w:t>Dit is niet alleen noodzakelijk voor interne doeleinden maar ook voor de informatie</w:t>
      </w:r>
      <w:del w:id="407" w:author="Joost Wijnings" w:date="2014-03-07T11:10:00Z">
        <w:r w:rsidR="00C26ED5" w:rsidDel="00BF2F76">
          <w:delText>-</w:delText>
        </w:r>
      </w:del>
      <w:r w:rsidR="00C26ED5">
        <w:t>verstrekking aan burgers en bedrijven over de status van zaken die de gemeente onder handen heeft.</w:t>
      </w:r>
    </w:p>
    <w:p w14:paraId="34DB3039" w14:textId="1DB32400" w:rsidR="00F12460" w:rsidDel="009167D7" w:rsidRDefault="00F12460" w:rsidP="00F36064">
      <w:pPr>
        <w:rPr>
          <w:del w:id="408" w:author="Joost Wijnings" w:date="2014-04-04T13:49:00Z"/>
        </w:rPr>
      </w:pPr>
    </w:p>
    <w:p w14:paraId="57D5BD18" w14:textId="69F97165" w:rsidR="00865016" w:rsidRDefault="00297D8B" w:rsidP="00F36064">
      <w:r>
        <w:t xml:space="preserve">Momenteel bieden </w:t>
      </w:r>
      <w:r w:rsidR="00F12460">
        <w:t>meerdere</w:t>
      </w:r>
      <w:r w:rsidR="007924E2">
        <w:t xml:space="preserve"> </w:t>
      </w:r>
      <w:del w:id="409" w:author="Joost Wijnings" w:date="2014-03-07T11:17:00Z">
        <w:r w:rsidR="007924E2" w:rsidDel="00BF2F76">
          <w:delText>ICT</w:delText>
        </w:r>
      </w:del>
      <w:del w:id="410" w:author="Joost Wijnings" w:date="2014-03-07T11:10:00Z">
        <w:r w:rsidR="007924E2" w:rsidDel="00BF2F76">
          <w:delText xml:space="preserve"> </w:delText>
        </w:r>
      </w:del>
      <w:del w:id="411" w:author="Joost Wijnings" w:date="2014-03-07T11:17:00Z">
        <w:r w:rsidDel="00BF2F76">
          <w:delText>-</w:delText>
        </w:r>
      </w:del>
      <w:ins w:id="412" w:author="Joost Wijnings" w:date="2014-03-07T11:17:00Z">
        <w:r w:rsidR="00BF2F76">
          <w:t>software</w:t>
        </w:r>
      </w:ins>
      <w:r>
        <w:t xml:space="preserve">leveranciers dit soort informatiesystemen aan. Voor het onderling koppelen </w:t>
      </w:r>
      <w:r w:rsidR="0050791E">
        <w:t xml:space="preserve">en ontsluiten </w:t>
      </w:r>
      <w:r>
        <w:t xml:space="preserve">van deze systemen ontbreekt echter een </w:t>
      </w:r>
      <w:r w:rsidR="0050791E">
        <w:t>(gemeentelijk</w:t>
      </w:r>
      <w:del w:id="413" w:author="Joost Wijnings" w:date="2014-03-07T11:10:00Z">
        <w:r w:rsidR="0050791E" w:rsidDel="00BF2F76">
          <w:delText>e</w:delText>
        </w:r>
      </w:del>
      <w:r w:rsidR="0050791E">
        <w:t xml:space="preserve">) </w:t>
      </w:r>
      <w:r w:rsidR="00C26ED5">
        <w:t xml:space="preserve">toegesneden </w:t>
      </w:r>
      <w:r>
        <w:t>standaard</w:t>
      </w:r>
      <w:r w:rsidR="00B82B35">
        <w:t>. Voor gemeenten leidt dit</w:t>
      </w:r>
      <w:r w:rsidR="002909CE">
        <w:t xml:space="preserve"> </w:t>
      </w:r>
      <w:r w:rsidR="003F4436">
        <w:t xml:space="preserve">tot suboptimale uitvoering, </w:t>
      </w:r>
      <w:r w:rsidR="002909CE">
        <w:t>interoperabiliteits</w:t>
      </w:r>
      <w:r w:rsidR="00B82B35">
        <w:t>problemen</w:t>
      </w:r>
      <w:r w:rsidR="002909CE">
        <w:t xml:space="preserve"> </w:t>
      </w:r>
      <w:r w:rsidR="00B82B35">
        <w:t>op proces</w:t>
      </w:r>
      <w:ins w:id="414" w:author="Joost Wijnings" w:date="2014-03-07T11:10:00Z">
        <w:r w:rsidR="00BF2F76">
          <w:t>-</w:t>
        </w:r>
      </w:ins>
      <w:r w:rsidR="00B82B35">
        <w:t xml:space="preserve"> en </w:t>
      </w:r>
      <w:del w:id="415" w:author="Joost Wijnings" w:date="2014-03-07T11:10:00Z">
        <w:r w:rsidR="00B82B35" w:rsidDel="00BF2F76">
          <w:delText xml:space="preserve">ICT </w:delText>
        </w:r>
      </w:del>
      <w:ins w:id="416" w:author="Joost Wijnings" w:date="2014-03-07T11:10:00Z">
        <w:r w:rsidR="00BF2F76">
          <w:t>ICT-</w:t>
        </w:r>
      </w:ins>
      <w:r w:rsidR="00B82B35">
        <w:t>vlak</w:t>
      </w:r>
      <w:r w:rsidR="00C94468">
        <w:t xml:space="preserve"> en tot minder keuzevrijheid van softwareleverancier</w:t>
      </w:r>
      <w:r w:rsidR="003F4436">
        <w:t>s</w:t>
      </w:r>
      <w:r>
        <w:t xml:space="preserve">. </w:t>
      </w:r>
    </w:p>
    <w:p w14:paraId="3DC41903" w14:textId="7C78E30C" w:rsidR="00297D8B" w:rsidDel="009167D7" w:rsidRDefault="00297D8B" w:rsidP="00F36064">
      <w:pPr>
        <w:rPr>
          <w:del w:id="417" w:author="Joost Wijnings" w:date="2014-04-04T13:49:00Z"/>
        </w:rPr>
      </w:pPr>
    </w:p>
    <w:p w14:paraId="27005305" w14:textId="6F10D647" w:rsidR="00C7446B" w:rsidRPr="00251706" w:rsidDel="00251706" w:rsidRDefault="0083534B" w:rsidP="00C7446B">
      <w:pPr>
        <w:rPr>
          <w:del w:id="418" w:author="Joost Wijnings" w:date="2014-03-12T12:13:00Z"/>
        </w:rPr>
      </w:pPr>
      <w:r w:rsidRPr="0083534B">
        <w:t>De gemeente Woerden heeft deze behoefte onderkend en initiatief genomen</w:t>
      </w:r>
      <w:ins w:id="419" w:author="Joost Wijnings" w:date="2014-03-07T11:11:00Z">
        <w:r w:rsidR="00BF2F76">
          <w:t xml:space="preserve"> om dit te veranderen</w:t>
        </w:r>
      </w:ins>
      <w:r w:rsidR="00F64385">
        <w:t>.</w:t>
      </w:r>
      <w:r w:rsidR="005F31EF">
        <w:t xml:space="preserve"> </w:t>
      </w:r>
      <w:r w:rsidRPr="0083534B">
        <w:t xml:space="preserve">De gemeente Woerden heeft daartoe KING gevraagd </w:t>
      </w:r>
      <w:r w:rsidR="00F64385">
        <w:t>bij het opstellen van aanvullende standaarden</w:t>
      </w:r>
      <w:r w:rsidRPr="0083534B">
        <w:t xml:space="preserve"> te helpen. Als eerste stap heeft de gemeente Woerden </w:t>
      </w:r>
      <w:r>
        <w:t>samen</w:t>
      </w:r>
      <w:r w:rsidRPr="0083534B">
        <w:t xml:space="preserve"> met KING in december 2010 met verschillende gemeenten en </w:t>
      </w:r>
      <w:del w:id="420" w:author="Joost Wijnings" w:date="2014-03-07T11:14:00Z">
        <w:r w:rsidRPr="0083534B" w:rsidDel="00BF2F76">
          <w:delText>ICT-leverancier</w:delText>
        </w:r>
      </w:del>
      <w:ins w:id="421" w:author="Joost Wijnings" w:date="2014-03-07T11:15:00Z">
        <w:r w:rsidR="00BF2F76">
          <w:t>s</w:t>
        </w:r>
      </w:ins>
      <w:ins w:id="422" w:author="Joost Wijnings" w:date="2014-03-07T11:14:00Z">
        <w:r w:rsidR="00BF2F76">
          <w:t>oftwareleverancier</w:t>
        </w:r>
      </w:ins>
      <w:r w:rsidRPr="0083534B">
        <w:t xml:space="preserve">s een bijeenkomst georganiseerd. In deze bijeenkomst zijn afspraken gemaakt over de aanpak, de reikwijdte, de te gebruiken achterliggende standaarden en de voorgenomen implementaties. In de loop </w:t>
      </w:r>
      <w:r w:rsidR="00B85C9C">
        <w:t xml:space="preserve">van </w:t>
      </w:r>
      <w:r w:rsidRPr="0083534B">
        <w:t xml:space="preserve">2011 </w:t>
      </w:r>
      <w:r>
        <w:t>is g</w:t>
      </w:r>
      <w:r w:rsidRPr="0083534B">
        <w:t xml:space="preserve">ebleken dat ook andere gemeenten en </w:t>
      </w:r>
      <w:del w:id="423" w:author="Joost Wijnings" w:date="2014-03-07T11:14:00Z">
        <w:r w:rsidRPr="0083534B" w:rsidDel="00BF2F76">
          <w:delText>ICT-leverancier</w:delText>
        </w:r>
      </w:del>
      <w:ins w:id="424" w:author="Joost Wijnings" w:date="2014-03-07T11:15:00Z">
        <w:r w:rsidR="00BF2F76">
          <w:t>s</w:t>
        </w:r>
      </w:ins>
      <w:ins w:id="425" w:author="Joost Wijnings" w:date="2014-03-07T11:14:00Z">
        <w:r w:rsidR="00BF2F76">
          <w:t>oftwareleverancier</w:t>
        </w:r>
      </w:ins>
      <w:r w:rsidRPr="0083534B">
        <w:t xml:space="preserve">s deze behoefte hebben. </w:t>
      </w:r>
      <w:r>
        <w:t>S</w:t>
      </w:r>
      <w:r w:rsidRPr="0083534B">
        <w:t xml:space="preserve">teeds meer gemeenten en </w:t>
      </w:r>
      <w:del w:id="426" w:author="Joost Wijnings" w:date="2014-03-07T11:14:00Z">
        <w:r w:rsidRPr="0083534B" w:rsidDel="00BF2F76">
          <w:delText>ICT</w:delText>
        </w:r>
        <w:r w:rsidR="00AC28DD" w:rsidDel="00BF2F76">
          <w:delText>-</w:delText>
        </w:r>
        <w:r w:rsidRPr="0083534B" w:rsidDel="00BF2F76">
          <w:delText>leverancier</w:delText>
        </w:r>
      </w:del>
      <w:ins w:id="427" w:author="Joost Wijnings" w:date="2014-03-07T11:15:00Z">
        <w:r w:rsidR="00BF2F76">
          <w:t>s</w:t>
        </w:r>
      </w:ins>
      <w:ins w:id="428" w:author="Joost Wijnings" w:date="2014-03-07T11:14:00Z">
        <w:r w:rsidR="00BF2F76">
          <w:t>oftwareleverancier</w:t>
        </w:r>
      </w:ins>
      <w:r w:rsidRPr="0083534B">
        <w:t xml:space="preserve">s </w:t>
      </w:r>
      <w:r>
        <w:t xml:space="preserve">hebben </w:t>
      </w:r>
      <w:r w:rsidRPr="0083534B">
        <w:t>zich aangesloten bij dit initiatief</w:t>
      </w:r>
      <w:r>
        <w:t>. M</w:t>
      </w:r>
      <w:r w:rsidRPr="0083534B">
        <w:t>eerdere</w:t>
      </w:r>
      <w:r>
        <w:t xml:space="preserve"> bijeenkomsten en verbeterslagen </w:t>
      </w:r>
      <w:r w:rsidRPr="0083534B">
        <w:t>he</w:t>
      </w:r>
      <w:r w:rsidR="00B85C9C">
        <w:t>bben</w:t>
      </w:r>
      <w:r w:rsidRPr="0083534B">
        <w:t xml:space="preserve"> geresulteerd in deze specificatie. </w:t>
      </w:r>
      <w:r w:rsidR="004311CB">
        <w:t xml:space="preserve">Op 22 september 2011 is deze specificatie door de werkgroep goedgekeurd </w:t>
      </w:r>
      <w:r w:rsidR="00F64385">
        <w:t>voor</w:t>
      </w:r>
      <w:r w:rsidR="004311CB">
        <w:t xml:space="preserve"> proefimplementaties. </w:t>
      </w:r>
      <w:r w:rsidR="00BE1CC5">
        <w:t>Uit de proefimplementaties</w:t>
      </w:r>
      <w:r w:rsidR="00F64385">
        <w:t xml:space="preserve"> </w:t>
      </w:r>
      <w:r w:rsidR="00B15968">
        <w:t>en</w:t>
      </w:r>
      <w:r w:rsidR="00F64385">
        <w:t xml:space="preserve"> voorbereidingen daarop</w:t>
      </w:r>
      <w:r w:rsidR="00BE1CC5">
        <w:t xml:space="preserve"> </w:t>
      </w:r>
      <w:r w:rsidR="00B006C9">
        <w:t xml:space="preserve">is </w:t>
      </w:r>
      <w:r w:rsidR="00BE1CC5">
        <w:t xml:space="preserve">een </w:t>
      </w:r>
      <w:r w:rsidR="00F64385">
        <w:t xml:space="preserve">groot </w:t>
      </w:r>
      <w:r w:rsidR="00BE1CC5">
        <w:t>aantal verbeteringen naar voren gekomen.</w:t>
      </w:r>
      <w:r w:rsidR="007030DA">
        <w:t xml:space="preserve"> </w:t>
      </w:r>
      <w:r w:rsidR="003A4EA1">
        <w:t>In de werk</w:t>
      </w:r>
      <w:r w:rsidR="00F64385">
        <w:t>groep</w:t>
      </w:r>
      <w:r w:rsidR="003A4EA1">
        <w:t xml:space="preserve">bijeenkomst van 25 oktober 2012 </w:t>
      </w:r>
      <w:r w:rsidR="00F64385">
        <w:t>zijn de</w:t>
      </w:r>
      <w:r w:rsidR="00B15968">
        <w:t>ze</w:t>
      </w:r>
      <w:r w:rsidR="00F64385">
        <w:t xml:space="preserve"> wijzig</w:t>
      </w:r>
      <w:r w:rsidR="009A33DF">
        <w:t>ing</w:t>
      </w:r>
      <w:r w:rsidR="00F64385">
        <w:t>en</w:t>
      </w:r>
      <w:r w:rsidR="003A4EA1">
        <w:t xml:space="preserve"> doorgenomen</w:t>
      </w:r>
      <w:r w:rsidR="00B15968">
        <w:t xml:space="preserve"> en keuzes gemaakt</w:t>
      </w:r>
      <w:r w:rsidR="003A4EA1">
        <w:t>. In najaar van 2012 is de specificatie ook beoordeeld door experts van</w:t>
      </w:r>
      <w:r w:rsidR="007B00FA">
        <w:t xml:space="preserve"> </w:t>
      </w:r>
      <w:r w:rsidR="003A4EA1">
        <w:t>KING. De voorgestelde wijzigi</w:t>
      </w:r>
      <w:r w:rsidR="003A4EA1" w:rsidRPr="00251706">
        <w:t>ngen van de werkgroep en KING zijn verwerkt</w:t>
      </w:r>
      <w:r w:rsidR="00F64385" w:rsidRPr="00251706">
        <w:t xml:space="preserve"> voor zover ze passen binnen de</w:t>
      </w:r>
      <w:r w:rsidR="007B00FA" w:rsidRPr="00251706">
        <w:t xml:space="preserve"> </w:t>
      </w:r>
      <w:r w:rsidR="00C7446B" w:rsidRPr="00251706">
        <w:t>reikwijdte</w:t>
      </w:r>
      <w:r w:rsidR="003A4EA1" w:rsidRPr="00251706">
        <w:t xml:space="preserve"> planning en</w:t>
      </w:r>
      <w:r w:rsidR="00B15968" w:rsidRPr="00251706">
        <w:t xml:space="preserve"> aansluiten op de</w:t>
      </w:r>
      <w:r w:rsidR="003A4EA1" w:rsidRPr="00251706">
        <w:t xml:space="preserve"> </w:t>
      </w:r>
      <w:r w:rsidR="00C7446B" w:rsidRPr="00251706">
        <w:t>gemaakte afspraken in de werkgroep.</w:t>
      </w:r>
      <w:r w:rsidR="007B00FA" w:rsidRPr="00251706">
        <w:t xml:space="preserve"> </w:t>
      </w:r>
      <w:r w:rsidR="00C7446B" w:rsidRPr="00251706">
        <w:t xml:space="preserve">Sommige voorgestelde wijzigingen zijn opgenomen als toekomstige uitbreiding. Deze zijn in paragraaf </w:t>
      </w:r>
      <w:r w:rsidR="00C7446B" w:rsidRPr="008064B6">
        <w:fldChar w:fldCharType="begin"/>
      </w:r>
      <w:r w:rsidR="00C7446B" w:rsidRPr="00251706">
        <w:instrText xml:space="preserve"> REF _Ref338666426 \r \h </w:instrText>
      </w:r>
      <w:r w:rsidR="00251706">
        <w:instrText xml:space="preserve"> \* MERGEFORMAT </w:instrText>
      </w:r>
      <w:r w:rsidR="00C7446B" w:rsidRPr="008064B6">
        <w:fldChar w:fldCharType="separate"/>
      </w:r>
      <w:ins w:id="429" w:author="Joost Wijnings" w:date="2014-04-07T10:21:00Z">
        <w:r w:rsidR="0053520C">
          <w:t>1.1</w:t>
        </w:r>
      </w:ins>
      <w:del w:id="430" w:author="Joost Wijnings" w:date="2014-04-07T10:21:00Z">
        <w:r w:rsidR="00BE3F74" w:rsidRPr="00251706" w:rsidDel="0053520C">
          <w:delText>1.6</w:delText>
        </w:r>
      </w:del>
      <w:r w:rsidR="00C7446B" w:rsidRPr="008064B6">
        <w:fldChar w:fldCharType="end"/>
      </w:r>
      <w:r w:rsidR="00C7446B" w:rsidRPr="00251706">
        <w:t xml:space="preserve"> beschreven. </w:t>
      </w:r>
    </w:p>
    <w:p w14:paraId="527DB2DE" w14:textId="4EEEAC35" w:rsidR="003A4EA1" w:rsidRPr="00251706" w:rsidDel="00251706" w:rsidRDefault="003A4EA1" w:rsidP="0083534B">
      <w:pPr>
        <w:rPr>
          <w:del w:id="431" w:author="Joost Wijnings" w:date="2014-03-12T12:13:00Z"/>
        </w:rPr>
      </w:pPr>
    </w:p>
    <w:p w14:paraId="56776BCF" w14:textId="0E9BDD84" w:rsidR="009F4E99" w:rsidRDefault="007030DA">
      <w:pPr>
        <w:rPr>
          <w:ins w:id="432" w:author="Joost Wijnings" w:date="2014-03-12T12:25:00Z"/>
        </w:rPr>
      </w:pPr>
      <w:del w:id="433" w:author="Joost Wijnings" w:date="2014-04-01T09:22:00Z">
        <w:r w:rsidRPr="00251706" w:rsidDel="00795A13">
          <w:delText xml:space="preserve">Op </w:delText>
        </w:r>
        <w:r w:rsidR="00F64385" w:rsidRPr="00251706" w:rsidDel="00795A13">
          <w:delText>26 februari 2013</w:delText>
        </w:r>
        <w:r w:rsidRPr="00251706" w:rsidDel="00795A13">
          <w:delText xml:space="preserve"> </w:delText>
        </w:r>
      </w:del>
      <w:del w:id="434" w:author="Joost Wijnings" w:date="2014-03-12T12:13:00Z">
        <w:r w:rsidRPr="00251706" w:rsidDel="00251706">
          <w:delText xml:space="preserve">wordt </w:delText>
        </w:r>
      </w:del>
      <w:del w:id="435" w:author="Joost Wijnings" w:date="2014-04-01T09:22:00Z">
        <w:r w:rsidR="00F64385" w:rsidRPr="00251706" w:rsidDel="00795A13">
          <w:delText xml:space="preserve">door de werkgroep </w:delText>
        </w:r>
        <w:r w:rsidRPr="00251706" w:rsidDel="00795A13">
          <w:delText xml:space="preserve">bepaald </w:delText>
        </w:r>
      </w:del>
      <w:del w:id="436" w:author="Joost Wijnings" w:date="2014-03-12T12:13:00Z">
        <w:r w:rsidRPr="00251706" w:rsidDel="00251706">
          <w:delText xml:space="preserve">of </w:delText>
        </w:r>
      </w:del>
      <w:del w:id="437" w:author="Joost Wijnings" w:date="2014-04-01T09:22:00Z">
        <w:r w:rsidRPr="00251706" w:rsidDel="00795A13">
          <w:delText>deze specificatie gereed is om</w:delText>
        </w:r>
        <w:r w:rsidR="00487557" w:rsidRPr="00251706" w:rsidDel="00795A13">
          <w:delText xml:space="preserve"> vast te stellen als landelijke gemeentelijke standaard</w:delText>
        </w:r>
        <w:r w:rsidR="00F64385" w:rsidRPr="00251706" w:rsidDel="00795A13">
          <w:delText xml:space="preserve">. Dit </w:delText>
        </w:r>
      </w:del>
      <w:del w:id="438" w:author="Joost Wijnings" w:date="2014-03-12T12:16:00Z">
        <w:r w:rsidR="00F64385" w:rsidRPr="00251706" w:rsidDel="00251706">
          <w:delText xml:space="preserve">vindt </w:delText>
        </w:r>
      </w:del>
      <w:del w:id="439" w:author="Joost Wijnings" w:date="2014-04-01T09:22:00Z">
        <w:r w:rsidR="00F64385" w:rsidRPr="00251706" w:rsidDel="00795A13">
          <w:delText>plaats</w:delText>
        </w:r>
        <w:r w:rsidR="00487557" w:rsidRPr="00251706" w:rsidDel="00795A13">
          <w:delText xml:space="preserve"> </w:delText>
        </w:r>
        <w:r w:rsidR="00F64385" w:rsidRPr="00251706" w:rsidDel="00795A13">
          <w:delText>in</w:delText>
        </w:r>
        <w:r w:rsidR="00487557" w:rsidRPr="00251706" w:rsidDel="00795A13">
          <w:delText xml:space="preserve"> het standaardisatieproces</w:delText>
        </w:r>
        <w:r w:rsidRPr="00251706" w:rsidDel="00795A13">
          <w:delText xml:space="preserve"> </w:delText>
        </w:r>
        <w:r w:rsidR="00B006C9" w:rsidRPr="00251706" w:rsidDel="00795A13">
          <w:delText xml:space="preserve">in de StUF </w:delText>
        </w:r>
      </w:del>
      <w:del w:id="440" w:author="Joost Wijnings" w:date="2014-03-18T08:50:00Z">
        <w:r w:rsidR="00B006C9" w:rsidRPr="00251706" w:rsidDel="009B174D">
          <w:delText xml:space="preserve">expertgroep </w:delText>
        </w:r>
      </w:del>
      <w:del w:id="441" w:author="Joost Wijnings" w:date="2014-04-01T09:22:00Z">
        <w:r w:rsidR="00B006C9" w:rsidRPr="00251706" w:rsidDel="00795A13">
          <w:delText>en StUF Regiegroep</w:delText>
        </w:r>
        <w:r w:rsidRPr="00251706" w:rsidDel="00795A13">
          <w:delText>.</w:delText>
        </w:r>
      </w:del>
      <w:ins w:id="442" w:author="Joost Wijnings" w:date="2014-04-01T09:21:00Z">
        <w:r w:rsidR="00795A13" w:rsidRPr="00795A13">
          <w:t xml:space="preserve">De formele vaststelling van </w:t>
        </w:r>
      </w:ins>
      <w:ins w:id="443" w:author="Joost Wijnings" w:date="2014-04-01T09:22:00Z">
        <w:r w:rsidR="00795A13">
          <w:t xml:space="preserve">versie 1.0 van </w:t>
        </w:r>
      </w:ins>
      <w:ins w:id="444" w:author="Joost Wijnings" w:date="2014-04-01T09:21:00Z">
        <w:r w:rsidR="00795A13" w:rsidRPr="00795A13">
          <w:t xml:space="preserve">de Zaak- en Documentservices heeft plaatsgevonden op 5 juni 2013. De standaard heeft daarmee de status ‘In </w:t>
        </w:r>
        <w:r w:rsidR="00795A13" w:rsidRPr="00795A13">
          <w:lastRenderedPageBreak/>
          <w:t xml:space="preserve">Gebruik’ </w:t>
        </w:r>
      </w:ins>
      <w:ins w:id="445" w:author="Joost Wijnings" w:date="2014-04-01T09:22:00Z">
        <w:r w:rsidR="00795A13">
          <w:t>gekregen</w:t>
        </w:r>
      </w:ins>
      <w:ins w:id="446" w:author="Joost Wijnings" w:date="2014-04-01T09:21:00Z">
        <w:r w:rsidR="00795A13" w:rsidRPr="00795A13">
          <w:t xml:space="preserve"> en is onderdeel van de StUF familie geworden. De standaard is gereed voor implementatie in software en gemeenten wordt geadviseerd om deze standaard te gebruiken.</w:t>
        </w:r>
      </w:ins>
    </w:p>
    <w:p w14:paraId="7B8A90E0" w14:textId="0C8DB6F2" w:rsidR="00251706" w:rsidDel="00251706" w:rsidRDefault="00251706" w:rsidP="0083534B">
      <w:pPr>
        <w:rPr>
          <w:del w:id="447" w:author="Joost Wijnings" w:date="2014-03-12T12:14:00Z"/>
        </w:rPr>
      </w:pPr>
      <w:ins w:id="448" w:author="Joost Wijnings" w:date="2014-03-12T12:14:00Z">
        <w:r w:rsidRPr="00251706">
          <w:t>In 2014 is het beheerproces</w:t>
        </w:r>
      </w:ins>
      <w:ins w:id="449" w:author="Joost Wijnings" w:date="2014-03-12T12:16:00Z">
        <w:r w:rsidRPr="00251706">
          <w:t xml:space="preserve"> van KING</w:t>
        </w:r>
      </w:ins>
      <w:ins w:id="450" w:author="Joost Wijnings" w:date="2014-03-12T12:14:00Z">
        <w:r w:rsidRPr="00251706">
          <w:t xml:space="preserve"> </w:t>
        </w:r>
      </w:ins>
      <w:ins w:id="451" w:author="Joost Wijnings" w:date="2014-03-12T12:15:00Z">
        <w:r w:rsidRPr="00251706">
          <w:t xml:space="preserve">rondom </w:t>
        </w:r>
      </w:ins>
      <w:ins w:id="452" w:author="Joost Wijnings" w:date="2014-03-12T12:14:00Z">
        <w:r w:rsidRPr="00251706">
          <w:t xml:space="preserve">deze </w:t>
        </w:r>
      </w:ins>
      <w:ins w:id="453" w:author="Joost Wijnings" w:date="2014-03-12T12:15:00Z">
        <w:r w:rsidRPr="00251706">
          <w:t xml:space="preserve">specificatie </w:t>
        </w:r>
      </w:ins>
      <w:ins w:id="454" w:author="Joost Wijnings" w:date="2014-03-12T12:14:00Z">
        <w:r w:rsidRPr="00251706">
          <w:t>opgestart en tijdens een werkgroepbijeenkom</w:t>
        </w:r>
      </w:ins>
      <w:ins w:id="455" w:author="Joost Wijnings" w:date="2014-03-12T12:16:00Z">
        <w:r w:rsidRPr="00251706">
          <w:t>s</w:t>
        </w:r>
      </w:ins>
      <w:ins w:id="456" w:author="Joost Wijnings" w:date="2014-03-12T12:14:00Z">
        <w:r>
          <w:t xml:space="preserve">t op 11 februari is besloten om op </w:t>
        </w:r>
      </w:ins>
      <w:ins w:id="457" w:author="Joost Wijnings" w:date="2014-04-01T09:22:00Z">
        <w:r w:rsidR="00795A13">
          <w:t xml:space="preserve">of kort na </w:t>
        </w:r>
      </w:ins>
      <w:ins w:id="458" w:author="Joost Wijnings" w:date="2014-03-12T12:14:00Z">
        <w:r>
          <w:t xml:space="preserve">1 april </w:t>
        </w:r>
      </w:ins>
      <w:ins w:id="459" w:author="Joost Wijnings" w:date="2014-03-12T12:15:00Z">
        <w:r>
          <w:t xml:space="preserve">2014 </w:t>
        </w:r>
      </w:ins>
      <w:ins w:id="460" w:author="Joost Wijnings" w:date="2014-03-12T12:21:00Z">
        <w:r>
          <w:t>‘onderhouds</w:t>
        </w:r>
      </w:ins>
      <w:ins w:id="461" w:author="Joost Wijnings" w:date="2014-03-12T12:14:00Z">
        <w:r>
          <w:t>versie</w:t>
        </w:r>
      </w:ins>
      <w:ins w:id="462" w:author="Joost Wijnings" w:date="2014-03-12T12:21:00Z">
        <w:r>
          <w:t>’</w:t>
        </w:r>
      </w:ins>
      <w:ins w:id="463" w:author="Joost Wijnings" w:date="2014-03-12T12:14:00Z">
        <w:r>
          <w:t xml:space="preserve"> 1.1 uit te brengen waarin enkele openstaande punten worden </w:t>
        </w:r>
      </w:ins>
      <w:ins w:id="464" w:author="Joost Wijnings" w:date="2014-03-12T12:15:00Z">
        <w:r>
          <w:t>opgelost</w:t>
        </w:r>
      </w:ins>
      <w:ins w:id="465" w:author="Joost Wijnings" w:date="2014-03-12T12:14:00Z">
        <w:r>
          <w:t xml:space="preserve">. </w:t>
        </w:r>
      </w:ins>
    </w:p>
    <w:p w14:paraId="3488BCE6" w14:textId="39A3280C" w:rsidR="00BE1CC5" w:rsidDel="00251706" w:rsidRDefault="00BE1CC5" w:rsidP="0083534B">
      <w:pPr>
        <w:rPr>
          <w:del w:id="466" w:author="Joost Wijnings" w:date="2014-03-12T12:14:00Z"/>
        </w:rPr>
      </w:pPr>
    </w:p>
    <w:p w14:paraId="7CC39992" w14:textId="434421C3" w:rsidR="00CA0166" w:rsidDel="00251706" w:rsidRDefault="00CA0166" w:rsidP="00F36064">
      <w:pPr>
        <w:rPr>
          <w:del w:id="467" w:author="Joost Wijnings" w:date="2014-03-12T12:14:00Z"/>
        </w:rPr>
      </w:pPr>
    </w:p>
    <w:p w14:paraId="76E763F5" w14:textId="27D001AB" w:rsidR="009B2632" w:rsidDel="00251706" w:rsidRDefault="009B2632" w:rsidP="00F36064">
      <w:pPr>
        <w:rPr>
          <w:del w:id="468" w:author="Joost Wijnings" w:date="2014-03-12T12:14:00Z"/>
        </w:rPr>
      </w:pPr>
    </w:p>
    <w:p w14:paraId="25F299D4" w14:textId="1D513F52" w:rsidR="009B2632" w:rsidRDefault="00251706" w:rsidP="00F36064">
      <w:ins w:id="469" w:author="Joost Wijnings" w:date="2014-03-12T12:15:00Z">
        <w:r>
          <w:t xml:space="preserve">Op 1 oktober 2014 moet een ‘major release’ van deze </w:t>
        </w:r>
      </w:ins>
      <w:ins w:id="470" w:author="Joost Wijnings" w:date="2014-03-12T12:16:00Z">
        <w:r>
          <w:t>specificatie</w:t>
        </w:r>
      </w:ins>
      <w:ins w:id="471" w:author="Joost Wijnings" w:date="2014-03-12T12:15:00Z">
        <w:r>
          <w:t xml:space="preserve"> vrijgegeven worden. </w:t>
        </w:r>
      </w:ins>
    </w:p>
    <w:p w14:paraId="67041C2D" w14:textId="77777777" w:rsidR="00623523" w:rsidRPr="00623523" w:rsidRDefault="00623523" w:rsidP="002348B3">
      <w:pPr>
        <w:pStyle w:val="Kop2"/>
      </w:pPr>
      <w:bookmarkStart w:id="472" w:name="_Ref331763964"/>
      <w:bookmarkStart w:id="473" w:name="_Ref331764382"/>
      <w:bookmarkStart w:id="474" w:name="_Toc402174407"/>
      <w:r w:rsidRPr="00623523">
        <w:t>Doel van het document</w:t>
      </w:r>
      <w:bookmarkEnd w:id="472"/>
      <w:bookmarkEnd w:id="473"/>
      <w:bookmarkEnd w:id="474"/>
    </w:p>
    <w:p w14:paraId="23B9D319" w14:textId="1880B962" w:rsidR="00B15968" w:rsidRDefault="00846F2D" w:rsidP="00846F2D">
      <w:r>
        <w:t>Dit document beschrijft een set van</w:t>
      </w:r>
      <w:r w:rsidR="00C7446B">
        <w:t xml:space="preserve"> veelgebruikte</w:t>
      </w:r>
      <w:r>
        <w:t xml:space="preserve"> standaard</w:t>
      </w:r>
      <w:del w:id="475" w:author="Joost Wijnings" w:date="2014-03-10T11:11:00Z">
        <w:r w:rsidDel="00BE2CB1">
          <w:delText xml:space="preserve"> </w:delText>
        </w:r>
      </w:del>
      <w:r>
        <w:t xml:space="preserve">services voor zaaksystemen </w:t>
      </w:r>
      <w:ins w:id="476" w:author="Joost Wijnings" w:date="2014-03-07T10:53:00Z">
        <w:r w:rsidR="001E26B0">
          <w:t xml:space="preserve">(ZS) </w:t>
        </w:r>
      </w:ins>
      <w:r>
        <w:t>en document</w:t>
      </w:r>
      <w:del w:id="477" w:author="Joost Wijnings" w:date="2014-03-07T10:25:00Z">
        <w:r w:rsidR="00CB79A0" w:rsidDel="00980474">
          <w:delText xml:space="preserve"> </w:delText>
        </w:r>
      </w:del>
      <w:r>
        <w:t>management</w:t>
      </w:r>
      <w:del w:id="478" w:author="Joost Wijnings" w:date="2014-03-07T10:25:00Z">
        <w:r w:rsidR="00CB79A0" w:rsidDel="00980474">
          <w:delText xml:space="preserve"> </w:delText>
        </w:r>
      </w:del>
      <w:r>
        <w:t>systemen</w:t>
      </w:r>
      <w:ins w:id="479" w:author="Joost Wijnings" w:date="2014-03-07T10:53:00Z">
        <w:r w:rsidR="001E26B0">
          <w:t xml:space="preserve"> (DMS)</w:t>
        </w:r>
      </w:ins>
      <w:r w:rsidR="00AF0A42">
        <w:t>. Het gaat daarbij om</w:t>
      </w:r>
      <w:r w:rsidR="00974C11">
        <w:t xml:space="preserve"> de services</w:t>
      </w:r>
      <w:r w:rsidR="00AF0A42">
        <w:t xml:space="preserve"> </w:t>
      </w:r>
      <w:r>
        <w:t>om</w:t>
      </w:r>
      <w:ins w:id="480" w:author="Joost Wijnings" w:date="2014-03-07T10:25:00Z">
        <w:r w:rsidR="00980474">
          <w:t xml:space="preserve">: </w:t>
        </w:r>
      </w:ins>
    </w:p>
    <w:p w14:paraId="2AE43D60" w14:textId="77D8E780" w:rsidR="00B15968" w:rsidRDefault="00846F2D" w:rsidP="00B15968">
      <w:pPr>
        <w:numPr>
          <w:ilvl w:val="0"/>
          <w:numId w:val="31"/>
        </w:numPr>
      </w:pPr>
      <w:r>
        <w:t>zaakgegevens en/of zaak</w:t>
      </w:r>
      <w:del w:id="481" w:author="Joost Wijnings" w:date="2014-03-07T10:48:00Z">
        <w:r w:rsidDel="001E26B0">
          <w:delText xml:space="preserve"> </w:delText>
        </w:r>
      </w:del>
      <w:r>
        <w:t xml:space="preserve">gerelateerde documenten </w:t>
      </w:r>
      <w:del w:id="482" w:author="Joost Wijnings" w:date="2014-03-07T11:18:00Z">
        <w:r w:rsidDel="00BF2F76">
          <w:delText xml:space="preserve">te </w:delText>
        </w:r>
      </w:del>
      <w:r w:rsidR="00B15968">
        <w:t xml:space="preserve">toe te voegen, te muteren </w:t>
      </w:r>
      <w:r>
        <w:t xml:space="preserve">en te ontsluiten </w:t>
      </w:r>
      <w:r w:rsidR="00B15968">
        <w:t xml:space="preserve">voor andere applicaties </w:t>
      </w:r>
      <w:r>
        <w:t>en</w:t>
      </w:r>
      <w:ins w:id="483" w:author="Joost Wijnings" w:date="2014-03-07T11:18:00Z">
        <w:r w:rsidR="001F2F72">
          <w:t xml:space="preserve"> </w:t>
        </w:r>
      </w:ins>
      <w:del w:id="484" w:author="Joost Wijnings" w:date="2014-03-07T11:18:00Z">
        <w:r w:rsidR="007030DA" w:rsidDel="001F2F72">
          <w:delText>,</w:delText>
        </w:r>
      </w:del>
    </w:p>
    <w:p w14:paraId="111356CE" w14:textId="1F7E5522" w:rsidR="00B15968" w:rsidRDefault="00846F2D" w:rsidP="00B15968">
      <w:pPr>
        <w:numPr>
          <w:ilvl w:val="0"/>
          <w:numId w:val="31"/>
        </w:numPr>
        <w:rPr>
          <w:ins w:id="485" w:author="Joost Wijnings" w:date="2014-03-07T11:12:00Z"/>
        </w:rPr>
      </w:pPr>
      <w:r>
        <w:t>deze</w:t>
      </w:r>
      <w:r w:rsidR="005F31EF">
        <w:t xml:space="preserve"> </w:t>
      </w:r>
      <w:r>
        <w:t>gegevensverzamelingen</w:t>
      </w:r>
      <w:r w:rsidR="009A33DF">
        <w:t xml:space="preserve"> voor zaken en zaakdocument</w:t>
      </w:r>
      <w:r>
        <w:t xml:space="preserve"> onderling consistent te houden</w:t>
      </w:r>
      <w:r w:rsidR="00B15968">
        <w:t xml:space="preserve"> </w:t>
      </w:r>
      <w:del w:id="486" w:author="Joost Wijnings" w:date="2014-03-07T11:12:00Z">
        <w:r w:rsidR="00B15968" w:rsidDel="00BF2F76">
          <w:delText xml:space="preserve">in </w:delText>
        </w:r>
      </w:del>
      <w:ins w:id="487" w:author="Joost Wijnings" w:date="2014-03-07T11:12:00Z">
        <w:r w:rsidR="00BF2F76">
          <w:t xml:space="preserve">tussen </w:t>
        </w:r>
      </w:ins>
      <w:del w:id="488" w:author="Joost Wijnings" w:date="2014-03-07T11:12:00Z">
        <w:r w:rsidR="00B15968" w:rsidDel="00BF2F76">
          <w:delText xml:space="preserve">een Zaaksysteem </w:delText>
        </w:r>
      </w:del>
      <w:ins w:id="489" w:author="Joost Wijnings" w:date="2014-03-07T11:12:00Z">
        <w:r w:rsidR="00BF2F76">
          <w:t xml:space="preserve">ZS </w:t>
        </w:r>
      </w:ins>
      <w:r w:rsidR="00B15968">
        <w:t xml:space="preserve">en </w:t>
      </w:r>
      <w:del w:id="490" w:author="Joost Wijnings" w:date="2014-03-07T11:12:00Z">
        <w:r w:rsidR="00B15968" w:rsidDel="00BF2F76">
          <w:delText>Document Management Systeem</w:delText>
        </w:r>
      </w:del>
      <w:ins w:id="491" w:author="Joost Wijnings" w:date="2014-03-07T11:12:00Z">
        <w:r w:rsidR="00BF2F76">
          <w:t>DMS</w:t>
        </w:r>
      </w:ins>
      <w:r>
        <w:t>.</w:t>
      </w:r>
    </w:p>
    <w:p w14:paraId="4C94C002" w14:textId="1510729E" w:rsidR="00BF2F76" w:rsidDel="009167D7" w:rsidRDefault="00BF2F76">
      <w:pPr>
        <w:rPr>
          <w:del w:id="492" w:author="Joost Wijnings" w:date="2014-04-04T13:55:00Z"/>
        </w:rPr>
        <w:pPrChange w:id="493" w:author="Joost Wijnings" w:date="2014-03-07T11:13:00Z">
          <w:pPr>
            <w:numPr>
              <w:numId w:val="31"/>
            </w:numPr>
            <w:ind w:left="720" w:hanging="360"/>
          </w:pPr>
        </w:pPrChange>
      </w:pPr>
    </w:p>
    <w:p w14:paraId="2DF5E8E4" w14:textId="0A2865F9" w:rsidR="00B15968" w:rsidRDefault="00846F2D" w:rsidP="00F36064">
      <w:r>
        <w:t xml:space="preserve">Deze services </w:t>
      </w:r>
      <w:del w:id="494" w:author="Joost Wijnings" w:date="2014-03-07T11:13:00Z">
        <w:r w:rsidDel="00BF2F76">
          <w:delText xml:space="preserve">zijn gebaseerd op </w:delText>
        </w:r>
      </w:del>
      <w:ins w:id="495" w:author="Joost Wijnings" w:date="2014-03-07T11:13:00Z">
        <w:r w:rsidR="00BF2F76">
          <w:t xml:space="preserve">worden aangeboden als </w:t>
        </w:r>
      </w:ins>
      <w:r>
        <w:t>webservices en maken gebruik van bestaande (open) standaarden.</w:t>
      </w:r>
      <w:r w:rsidR="006F1CA3">
        <w:t xml:space="preserve"> </w:t>
      </w:r>
      <w:r w:rsidRPr="007E460E">
        <w:t xml:space="preserve">Dit document kan door gemeenten als specificatie worden opgenomen in programma’s van eisen en in opdrachten aan </w:t>
      </w:r>
      <w:del w:id="496" w:author="Joost Wijnings" w:date="2014-03-07T11:14:00Z">
        <w:r w:rsidRPr="007E460E" w:rsidDel="00BF2F76">
          <w:delText>ICT</w:delText>
        </w:r>
        <w:r w:rsidR="00AC28DD" w:rsidRPr="007E460E" w:rsidDel="00BF2F76">
          <w:delText>-</w:delText>
        </w:r>
        <w:r w:rsidRPr="007E460E" w:rsidDel="00BF2F76">
          <w:delText>leverancier</w:delText>
        </w:r>
      </w:del>
      <w:ins w:id="497" w:author="Joost Wijnings" w:date="2014-03-07T11:15:00Z">
        <w:r w:rsidR="00BF2F76">
          <w:t>s</w:t>
        </w:r>
      </w:ins>
      <w:ins w:id="498" w:author="Joost Wijnings" w:date="2014-03-07T11:14:00Z">
        <w:r w:rsidR="00BF2F76">
          <w:t>oftwareleverancier</w:t>
        </w:r>
      </w:ins>
      <w:r w:rsidRPr="007E460E">
        <w:t xml:space="preserve">s. </w:t>
      </w:r>
    </w:p>
    <w:p w14:paraId="5B873443" w14:textId="58C69383" w:rsidR="00433DD6" w:rsidRDefault="00846F2D" w:rsidP="00F36064">
      <w:del w:id="499" w:author="Joost Wijnings" w:date="2014-03-07T11:15:00Z">
        <w:r w:rsidRPr="007E460E" w:rsidDel="00BF2F76">
          <w:delText>ICT</w:delText>
        </w:r>
        <w:r w:rsidR="00AC28DD" w:rsidRPr="007E460E" w:rsidDel="00BF2F76">
          <w:delText>-</w:delText>
        </w:r>
        <w:r w:rsidRPr="007E460E" w:rsidDel="00BF2F76">
          <w:delText>leverancier</w:delText>
        </w:r>
      </w:del>
      <w:ins w:id="500" w:author="Joost Wijnings" w:date="2014-03-07T11:15:00Z">
        <w:r w:rsidR="00BF2F76">
          <w:t>Softwareleverancier</w:t>
        </w:r>
      </w:ins>
      <w:r w:rsidRPr="007E460E">
        <w:t xml:space="preserve">s kunnen </w:t>
      </w:r>
      <w:r w:rsidR="007030DA" w:rsidRPr="007E460E">
        <w:t xml:space="preserve">dit document </w:t>
      </w:r>
      <w:r w:rsidRPr="007E460E">
        <w:t xml:space="preserve">als </w:t>
      </w:r>
      <w:r w:rsidR="00974C11">
        <w:t>integratie</w:t>
      </w:r>
      <w:r w:rsidRPr="007E460E">
        <w:t>standaard gebruiken voor de (door)ontwikkeling van hun softwareproducten.</w:t>
      </w:r>
      <w:r w:rsidR="00E70016" w:rsidRPr="007E460E">
        <w:t xml:space="preserve"> </w:t>
      </w:r>
      <w:del w:id="501" w:author="Joost Wijnings" w:date="2014-03-10T10:48:00Z">
        <w:r w:rsidR="00E70016" w:rsidRPr="007E460E" w:rsidDel="00C24858">
          <w:delText>Voor een beschrijving van het toepassingsgebied in procesmatige zin</w:delText>
        </w:r>
        <w:r w:rsidR="005F31EF" w:rsidDel="00C24858">
          <w:delText xml:space="preserve"> </w:delText>
        </w:r>
        <w:r w:rsidR="00974C11" w:rsidDel="00C24858">
          <w:delText>is</w:delText>
        </w:r>
        <w:r w:rsidR="007E378C" w:rsidDel="00C24858">
          <w:delText xml:space="preserve"> wordt op dit moment een apart document opgesteld.</w:delText>
        </w:r>
        <w:r w:rsidR="00974C11" w:rsidDel="00C24858">
          <w:delText xml:space="preserve"> </w:delText>
        </w:r>
      </w:del>
    </w:p>
    <w:p w14:paraId="2C87D7D3" w14:textId="77777777" w:rsidR="00CA4F80" w:rsidRDefault="00CA4F80" w:rsidP="00CA4F80">
      <w:pPr>
        <w:pStyle w:val="Kop2"/>
      </w:pPr>
      <w:bookmarkStart w:id="502" w:name="_Toc402174408"/>
      <w:r>
        <w:t>Aansluiting op MijnOverheid Lopende Zaken</w:t>
      </w:r>
      <w:bookmarkEnd w:id="502"/>
    </w:p>
    <w:p w14:paraId="726F8FAB" w14:textId="42E20160" w:rsidR="00E70016" w:rsidDel="000A56F1" w:rsidRDefault="00CA4F80" w:rsidP="00C25A39">
      <w:pPr>
        <w:rPr>
          <w:del w:id="503" w:author="Joost Wijnings" w:date="2014-03-07T13:11:00Z"/>
        </w:rPr>
      </w:pPr>
      <w:r w:rsidRPr="00F817AC">
        <w:t>M</w:t>
      </w:r>
      <w:r>
        <w:t xml:space="preserve">ijnOverheid </w:t>
      </w:r>
      <w:r w:rsidRPr="00F817AC">
        <w:t xml:space="preserve">Lopende </w:t>
      </w:r>
      <w:r w:rsidR="002169EC">
        <w:t>Z</w:t>
      </w:r>
      <w:r w:rsidR="002169EC" w:rsidRPr="00F817AC">
        <w:t xml:space="preserve">aken </w:t>
      </w:r>
      <w:r w:rsidRPr="00F817AC">
        <w:t>g</w:t>
      </w:r>
      <w:r>
        <w:t>eeft burgers een overzicht van lopende en afgeronde zaken met de overheid en kan doorverwijzen naar de bijbehorende zaakdossiers</w:t>
      </w:r>
      <w:r w:rsidR="00AB6205">
        <w:t xml:space="preserve"> (</w:t>
      </w:r>
      <w:ins w:id="504" w:author="Joost Wijnings" w:date="2014-03-07T11:21:00Z">
        <w:r w:rsidR="001F2F72">
          <w:fldChar w:fldCharType="begin"/>
        </w:r>
        <w:r w:rsidR="001F2F72">
          <w:instrText xml:space="preserve"> HYPERLINK "</w:instrText>
        </w:r>
      </w:ins>
      <w:r w:rsidR="001F2F72" w:rsidRPr="00AB6205">
        <w:instrText>https://mijn.overheid.nl/</w:instrText>
      </w:r>
      <w:ins w:id="505" w:author="Joost Wijnings" w:date="2014-03-07T11:21:00Z">
        <w:r w:rsidR="001F2F72">
          <w:instrText xml:space="preserve">" </w:instrText>
        </w:r>
        <w:r w:rsidR="001F2F72">
          <w:fldChar w:fldCharType="separate"/>
        </w:r>
      </w:ins>
      <w:r w:rsidR="001F2F72" w:rsidRPr="00DC4E60">
        <w:rPr>
          <w:rStyle w:val="Hyperlink"/>
        </w:rPr>
        <w:t>https://mijn.overheid.nl/</w:t>
      </w:r>
      <w:ins w:id="506" w:author="Joost Wijnings" w:date="2014-03-07T11:21:00Z">
        <w:r w:rsidR="001F2F72">
          <w:fldChar w:fldCharType="end"/>
        </w:r>
      </w:ins>
      <w:r w:rsidR="00AB6205">
        <w:t>)</w:t>
      </w:r>
      <w:r>
        <w:t xml:space="preserve">. Om </w:t>
      </w:r>
      <w:del w:id="507" w:author="Joost Wijnings" w:date="2014-03-07T11:24:00Z">
        <w:r w:rsidDel="001F2F72">
          <w:delText xml:space="preserve">aan te kunnen sluiten </w:delText>
        </w:r>
      </w:del>
      <w:r>
        <w:t>op Lopende Zaken</w:t>
      </w:r>
      <w:r w:rsidR="007D33BF">
        <w:t xml:space="preserve"> </w:t>
      </w:r>
      <w:ins w:id="508" w:author="Joost Wijnings" w:date="2014-03-07T11:24:00Z">
        <w:r w:rsidR="001F2F72">
          <w:t xml:space="preserve">te kunnen aansluiten, </w:t>
        </w:r>
      </w:ins>
      <w:r w:rsidR="007D33BF">
        <w:t>dienen gemeenten Lopende Zaken op de hoogte te houden van zaakstatus</w:t>
      </w:r>
      <w:del w:id="509" w:author="Joost Wijnings" w:date="2014-03-10T10:20:00Z">
        <w:r w:rsidR="007D33BF" w:rsidDel="00A44F46">
          <w:delText xml:space="preserve"> </w:delText>
        </w:r>
      </w:del>
      <w:r w:rsidR="007D33BF">
        <w:t xml:space="preserve">wijzigingen. </w:t>
      </w:r>
      <w:r w:rsidR="00AB6205">
        <w:t xml:space="preserve">In aanvulling op </w:t>
      </w:r>
      <w:del w:id="510" w:author="Joost Wijnings" w:date="2014-03-07T13:11:00Z">
        <w:r w:rsidR="00AB6205" w:rsidDel="000A56F1">
          <w:delText xml:space="preserve">standaard services voor Zaaksysteem en DMS </w:delText>
        </w:r>
      </w:del>
      <w:ins w:id="511" w:author="Joost Wijnings" w:date="2014-03-07T13:11:00Z">
        <w:r w:rsidR="000A56F1">
          <w:t xml:space="preserve">de standaard Zaak- en Documentservices </w:t>
        </w:r>
      </w:ins>
      <w:del w:id="512" w:author="Joost Wijnings" w:date="2014-03-12T12:26:00Z">
        <w:r w:rsidR="00AB6205" w:rsidDel="009F4E99">
          <w:delText xml:space="preserve">kan </w:delText>
        </w:r>
      </w:del>
      <w:ins w:id="513" w:author="Joost Wijnings" w:date="2014-03-12T12:26:00Z">
        <w:r w:rsidR="009F4E99">
          <w:t xml:space="preserve">wordt </w:t>
        </w:r>
      </w:ins>
      <w:r w:rsidR="00AB6205">
        <w:t xml:space="preserve">hiervoor </w:t>
      </w:r>
      <w:r w:rsidR="007D33BF">
        <w:t>de standaard</w:t>
      </w:r>
      <w:del w:id="514" w:author="Joost Wijnings" w:date="2014-03-10T11:11:00Z">
        <w:r w:rsidR="007B00FA" w:rsidDel="00BE2CB1">
          <w:delText xml:space="preserve"> </w:delText>
        </w:r>
      </w:del>
      <w:r w:rsidR="007D33BF">
        <w:t xml:space="preserve">service voor </w:t>
      </w:r>
      <w:r>
        <w:t xml:space="preserve">aansluiting </w:t>
      </w:r>
      <w:r w:rsidR="007D33BF">
        <w:t>op MijnOverheid Lopende Zaken</w:t>
      </w:r>
      <w:r w:rsidR="00AB6205">
        <w:t xml:space="preserve"> gebruikt</w:t>
      </w:r>
      <w:del w:id="515" w:author="Joost Wijnings" w:date="2014-03-12T12:27:00Z">
        <w:r w:rsidR="00AB6205" w:rsidDel="009F4E99">
          <w:delText xml:space="preserve"> worden</w:delText>
        </w:r>
      </w:del>
      <w:r w:rsidR="007D33BF">
        <w:t xml:space="preserve">. </w:t>
      </w:r>
      <w:r w:rsidR="00E70016" w:rsidRPr="00E16A13">
        <w:t>Deze standaard</w:t>
      </w:r>
      <w:del w:id="516" w:author="Joost Wijnings" w:date="2014-03-10T11:11:00Z">
        <w:r w:rsidR="00E70016" w:rsidRPr="00E16A13" w:rsidDel="00BE2CB1">
          <w:delText xml:space="preserve"> </w:delText>
        </w:r>
      </w:del>
      <w:r w:rsidR="00E70016" w:rsidRPr="00E16A13">
        <w:t>service is beschikbaar bij Logius</w:t>
      </w:r>
      <w:ins w:id="517" w:author="Joost Wijnings" w:date="2014-03-07T13:11:00Z">
        <w:r w:rsidR="000A56F1">
          <w:t xml:space="preserve">. </w:t>
        </w:r>
      </w:ins>
      <w:del w:id="518" w:author="Joost Wijnings" w:date="2014-03-07T13:11:00Z">
        <w:r w:rsidR="00E70016" w:rsidRPr="00E16A13" w:rsidDel="000A56F1">
          <w:delText xml:space="preserve"> </w:delText>
        </w:r>
      </w:del>
    </w:p>
    <w:p w14:paraId="3CE7810B" w14:textId="77777777" w:rsidR="00CA4F80" w:rsidDel="00251706" w:rsidRDefault="00AB6205" w:rsidP="00C25A39">
      <w:pPr>
        <w:rPr>
          <w:del w:id="519" w:author="Joost Wijnings" w:date="2014-03-12T12:17:00Z"/>
        </w:rPr>
      </w:pPr>
      <w:r>
        <w:t xml:space="preserve">Door </w:t>
      </w:r>
      <w:r w:rsidR="00974C11">
        <w:t xml:space="preserve">gebruik van </w:t>
      </w:r>
      <w:r>
        <w:t>beide standaarden</w:t>
      </w:r>
      <w:r w:rsidR="005355EB">
        <w:t xml:space="preserve"> in de eigen informatievoorziening</w:t>
      </w:r>
      <w:r>
        <w:t xml:space="preserve"> zijn gemeenten in staat om zaakgegevens </w:t>
      </w:r>
      <w:r w:rsidR="00985E62">
        <w:t>efficiënt</w:t>
      </w:r>
      <w:r w:rsidR="00E70016">
        <w:t xml:space="preserve"> te verstrekken aan </w:t>
      </w:r>
      <w:r>
        <w:t>Mij</w:t>
      </w:r>
      <w:r w:rsidR="00974C11">
        <w:t>n</w:t>
      </w:r>
      <w:r>
        <w:t>Overheid Lopende Zaken.</w:t>
      </w:r>
    </w:p>
    <w:p w14:paraId="184E4875" w14:textId="77777777" w:rsidR="00CA4F80" w:rsidRPr="00CA4F80" w:rsidDel="00251706" w:rsidRDefault="00CA4F80" w:rsidP="00CA4F80">
      <w:pPr>
        <w:rPr>
          <w:del w:id="520" w:author="Joost Wijnings" w:date="2014-03-12T12:17:00Z"/>
        </w:rPr>
      </w:pPr>
    </w:p>
    <w:p w14:paraId="0E3E7298" w14:textId="08DB647D" w:rsidR="00623523" w:rsidRPr="00623523" w:rsidRDefault="000C7CA0" w:rsidP="00F36064">
      <w:del w:id="521" w:author="Joost Wijnings" w:date="2014-03-12T12:17:00Z">
        <w:r w:rsidDel="00251706">
          <w:br w:type="page"/>
        </w:r>
      </w:del>
    </w:p>
    <w:p w14:paraId="0CBEECA4" w14:textId="67B7E5CD" w:rsidR="00F80172" w:rsidRPr="001B760B" w:rsidRDefault="00623523" w:rsidP="002348B3">
      <w:pPr>
        <w:pStyle w:val="Kop2"/>
      </w:pPr>
      <w:bookmarkStart w:id="522" w:name="_Ref242243507"/>
      <w:bookmarkStart w:id="523" w:name="_Ref242243512"/>
      <w:bookmarkStart w:id="524" w:name="_Ref307412611"/>
      <w:bookmarkStart w:id="525" w:name="_Ref307412620"/>
      <w:bookmarkStart w:id="526" w:name="_Toc402174409"/>
      <w:r w:rsidRPr="00623523">
        <w:lastRenderedPageBreak/>
        <w:t>Uitgangspunten</w:t>
      </w:r>
      <w:bookmarkEnd w:id="522"/>
      <w:bookmarkEnd w:id="523"/>
      <w:r w:rsidR="00630845">
        <w:t xml:space="preserve"> en reikwijdte</w:t>
      </w:r>
      <w:bookmarkEnd w:id="524"/>
      <w:bookmarkEnd w:id="525"/>
      <w:bookmarkEnd w:id="526"/>
    </w:p>
    <w:p w14:paraId="138904A1" w14:textId="77777777" w:rsidR="00623523" w:rsidRDefault="00623523" w:rsidP="00F36064">
      <w:r w:rsidRPr="00623523">
        <w:t xml:space="preserve">De volgende uitgangspunten zijn gehanteerd bij het uitwerken van </w:t>
      </w:r>
      <w:r w:rsidR="00BB19E6">
        <w:t xml:space="preserve">de </w:t>
      </w:r>
      <w:r w:rsidR="00C54E14">
        <w:t>applicatie</w:t>
      </w:r>
      <w:del w:id="527" w:author="Joost Wijnings" w:date="2014-03-10T10:25:00Z">
        <w:r w:rsidR="00C54E14" w:rsidDel="008D6C5E">
          <w:delText xml:space="preserve"> </w:delText>
        </w:r>
      </w:del>
      <w:r w:rsidR="00BB19E6">
        <w:t>services:</w:t>
      </w:r>
      <w:r w:rsidR="002169EC">
        <w:t xml:space="preserve"> </w:t>
      </w:r>
      <w:del w:id="528" w:author="Joost Wijnings" w:date="2014-03-12T12:18:00Z">
        <w:r w:rsidR="001B760B" w:rsidDel="00251706">
          <w:br/>
        </w:r>
      </w:del>
    </w:p>
    <w:p w14:paraId="0A835F0C" w14:textId="77777777" w:rsidR="001D7169" w:rsidRDefault="00C54E14" w:rsidP="009167D7">
      <w:pPr>
        <w:numPr>
          <w:ilvl w:val="0"/>
          <w:numId w:val="10"/>
        </w:numPr>
        <w:ind w:left="426" w:hanging="426"/>
      </w:pPr>
      <w:r>
        <w:t xml:space="preserve">De </w:t>
      </w:r>
      <w:r w:rsidR="00A915A8" w:rsidRPr="00F774CE">
        <w:t>services ondersteunen</w:t>
      </w:r>
      <w:r w:rsidR="00630845" w:rsidRPr="00F774CE">
        <w:t xml:space="preserve"> </w:t>
      </w:r>
      <w:r w:rsidR="00630845" w:rsidRPr="00F80172">
        <w:rPr>
          <w:u w:val="single"/>
        </w:rPr>
        <w:t>de meest gebruikte</w:t>
      </w:r>
      <w:r w:rsidR="00630845" w:rsidRPr="00F774CE">
        <w:t xml:space="preserve"> </w:t>
      </w:r>
      <w:r w:rsidR="00630845" w:rsidRPr="00583A45">
        <w:rPr>
          <w:u w:val="single"/>
        </w:rPr>
        <w:t>basis</w:t>
      </w:r>
      <w:r w:rsidR="00630845" w:rsidRPr="00F774CE">
        <w:t>functionaliteit</w:t>
      </w:r>
      <w:r w:rsidR="00A915A8" w:rsidRPr="00F774CE">
        <w:t xml:space="preserve"> voor de</w:t>
      </w:r>
      <w:r w:rsidR="007041F5">
        <w:t xml:space="preserve"> </w:t>
      </w:r>
      <w:r w:rsidR="00974C11">
        <w:t xml:space="preserve">2-weg </w:t>
      </w:r>
      <w:r w:rsidR="00630845" w:rsidRPr="00F774CE">
        <w:t>applicatie-applicatie</w:t>
      </w:r>
      <w:del w:id="529" w:author="Joost Wijnings" w:date="2014-03-10T10:25:00Z">
        <w:r w:rsidR="00630845" w:rsidRPr="00F774CE" w:rsidDel="008D6C5E">
          <w:delText xml:space="preserve"> </w:delText>
        </w:r>
      </w:del>
      <w:r w:rsidR="00630845" w:rsidRPr="00F774CE">
        <w:t>koppeling</w:t>
      </w:r>
      <w:r w:rsidR="00A915A8" w:rsidRPr="00F774CE">
        <w:t xml:space="preserve"> tussen een DMS en </w:t>
      </w:r>
      <w:r w:rsidR="008235C4">
        <w:t>ZS</w:t>
      </w:r>
      <w:r w:rsidR="000234EA">
        <w:t xml:space="preserve"> onderling</w:t>
      </w:r>
      <w:r w:rsidR="00583A45">
        <w:t xml:space="preserve"> en </w:t>
      </w:r>
      <w:r w:rsidR="000234EA">
        <w:t xml:space="preserve">de koppelingen van </w:t>
      </w:r>
      <w:r w:rsidR="00400AB5">
        <w:t xml:space="preserve">een </w:t>
      </w:r>
      <w:r w:rsidR="000234EA">
        <w:t xml:space="preserve">DMS en </w:t>
      </w:r>
      <w:r w:rsidR="008235C4">
        <w:t>ZS</w:t>
      </w:r>
      <w:r w:rsidR="000234EA">
        <w:t xml:space="preserve"> met</w:t>
      </w:r>
      <w:r w:rsidR="00583A45">
        <w:t xml:space="preserve"> andere systemen</w:t>
      </w:r>
      <w:r w:rsidR="00400AB5">
        <w:t xml:space="preserve"> voor het ontsluiten en muteren van zaakgegevens en zaakdocumenten</w:t>
      </w:r>
      <w:r w:rsidR="00134A6F">
        <w:t>;</w:t>
      </w:r>
      <w:r w:rsidR="00F774CE" w:rsidRPr="00F774CE">
        <w:t xml:space="preserve"> </w:t>
      </w:r>
    </w:p>
    <w:p w14:paraId="6CE1F891" w14:textId="7E729EBE" w:rsidR="009A5B6E" w:rsidDel="00F23C6A" w:rsidRDefault="009A5B6E" w:rsidP="009167D7">
      <w:pPr>
        <w:ind w:left="426" w:hanging="426"/>
        <w:rPr>
          <w:del w:id="530" w:author="Joost Wijnings" w:date="2014-03-07T13:36:00Z"/>
        </w:rPr>
      </w:pPr>
    </w:p>
    <w:p w14:paraId="3409CF22" w14:textId="4EEDF012" w:rsidR="00A915A8" w:rsidDel="00F23C6A" w:rsidRDefault="00A915A8" w:rsidP="009167D7">
      <w:pPr>
        <w:numPr>
          <w:ilvl w:val="0"/>
          <w:numId w:val="10"/>
        </w:numPr>
        <w:ind w:left="426" w:hanging="426"/>
        <w:rPr>
          <w:del w:id="531" w:author="Joost Wijnings" w:date="2014-03-07T13:36:00Z"/>
        </w:rPr>
      </w:pPr>
      <w:r w:rsidRPr="00F774CE">
        <w:t>De</w:t>
      </w:r>
      <w:r w:rsidR="00F774CE">
        <w:t xml:space="preserve"> </w:t>
      </w:r>
      <w:r w:rsidR="007041F5">
        <w:t xml:space="preserve">services </w:t>
      </w:r>
      <w:r w:rsidR="000234EA">
        <w:t xml:space="preserve">zijn generiek van opzet en </w:t>
      </w:r>
      <w:r w:rsidR="007041F5">
        <w:t>moeten gemeentebr</w:t>
      </w:r>
      <w:r w:rsidR="00F774CE">
        <w:t xml:space="preserve">eed beschikbaar zijn voor andere applicaties. Bijvoorbeeld: een document moet in een DMS toegevoegd kunnen worden door een </w:t>
      </w:r>
      <w:r w:rsidR="002169EC">
        <w:t>ZS,</w:t>
      </w:r>
      <w:r w:rsidR="00F774CE">
        <w:t xml:space="preserve"> maar ook door een </w:t>
      </w:r>
      <w:del w:id="532" w:author="Joost Wijnings" w:date="2014-03-07T13:40:00Z">
        <w:r w:rsidR="00F774CE" w:rsidDel="00F23C6A">
          <w:delText>D</w:delText>
        </w:r>
      </w:del>
      <w:ins w:id="533" w:author="Joost Wijnings" w:date="2014-03-07T13:40:00Z">
        <w:r w:rsidR="00F23C6A">
          <w:t>d</w:t>
        </w:r>
      </w:ins>
      <w:r w:rsidR="00F774CE">
        <w:t>ocument</w:t>
      </w:r>
      <w:r w:rsidR="002169EC">
        <w:t>c</w:t>
      </w:r>
      <w:r w:rsidR="00F774CE">
        <w:t>reatie</w:t>
      </w:r>
      <w:ins w:id="534" w:author="Joost Wijnings" w:date="2014-03-07T13:40:00Z">
        <w:r w:rsidR="00F23C6A">
          <w:t>a</w:t>
        </w:r>
      </w:ins>
      <w:del w:id="535" w:author="Joost Wijnings" w:date="2014-03-07T13:40:00Z">
        <w:r w:rsidR="002169EC" w:rsidDel="00F23C6A">
          <w:delText xml:space="preserve"> A</w:delText>
        </w:r>
      </w:del>
      <w:r w:rsidR="002169EC">
        <w:t>pplicatie</w:t>
      </w:r>
      <w:r w:rsidR="00F774CE">
        <w:t xml:space="preserve">, </w:t>
      </w:r>
      <w:ins w:id="536" w:author="Joost Wijnings" w:date="2014-03-07T13:40:00Z">
        <w:r w:rsidR="00F23C6A">
          <w:t xml:space="preserve">een </w:t>
        </w:r>
      </w:ins>
      <w:del w:id="537" w:author="Joost Wijnings" w:date="2014-03-07T13:40:00Z">
        <w:r w:rsidR="0006155F" w:rsidDel="00F23C6A">
          <w:delText>P</w:delText>
        </w:r>
      </w:del>
      <w:ins w:id="538" w:author="Joost Wijnings" w:date="2014-03-07T13:40:00Z">
        <w:r w:rsidR="00F23C6A">
          <w:t>p</w:t>
        </w:r>
      </w:ins>
      <w:r w:rsidR="0006155F">
        <w:t>ost</w:t>
      </w:r>
      <w:del w:id="539" w:author="Joost Wijnings" w:date="2014-03-10T11:17:00Z">
        <w:r w:rsidR="0006155F" w:rsidDel="00C9357F">
          <w:delText xml:space="preserve"> </w:delText>
        </w:r>
      </w:del>
      <w:r w:rsidR="0006155F">
        <w:t>intake</w:t>
      </w:r>
      <w:ins w:id="540" w:author="Joost Wijnings" w:date="2014-03-10T11:17:00Z">
        <w:r w:rsidR="00C9357F">
          <w:t>-</w:t>
        </w:r>
      </w:ins>
      <w:del w:id="541" w:author="Joost Wijnings" w:date="2014-03-10T11:17:00Z">
        <w:r w:rsidR="0006155F" w:rsidDel="00C9357F">
          <w:delText xml:space="preserve"> </w:delText>
        </w:r>
      </w:del>
      <w:r w:rsidR="0006155F">
        <w:t xml:space="preserve">applicatie, </w:t>
      </w:r>
      <w:r w:rsidR="00F774CE">
        <w:t xml:space="preserve">een backofficesysteem of klantcontactsysteem; </w:t>
      </w:r>
    </w:p>
    <w:p w14:paraId="775C19F3" w14:textId="77777777" w:rsidR="009A5B6E" w:rsidRPr="00F23C6A" w:rsidRDefault="009A5B6E">
      <w:pPr>
        <w:numPr>
          <w:ilvl w:val="0"/>
          <w:numId w:val="10"/>
        </w:numPr>
        <w:ind w:left="426" w:hanging="426"/>
        <w:pPrChange w:id="542" w:author="Joost Wijnings" w:date="2014-03-07T13:36:00Z">
          <w:pPr>
            <w:ind w:left="705"/>
          </w:pPr>
        </w:pPrChange>
      </w:pPr>
    </w:p>
    <w:p w14:paraId="235C6DE0" w14:textId="191FCD8A" w:rsidR="000A32A3" w:rsidDel="00F23C6A" w:rsidRDefault="000A32A3" w:rsidP="009167D7">
      <w:pPr>
        <w:numPr>
          <w:ilvl w:val="0"/>
          <w:numId w:val="10"/>
        </w:numPr>
        <w:ind w:left="426" w:hanging="426"/>
        <w:rPr>
          <w:del w:id="543" w:author="Joost Wijnings" w:date="2014-03-07T13:36:00Z"/>
        </w:rPr>
      </w:pPr>
      <w:r>
        <w:t xml:space="preserve">De </w:t>
      </w:r>
      <w:r w:rsidR="00C54E14">
        <w:t xml:space="preserve">services </w:t>
      </w:r>
      <w:r>
        <w:t xml:space="preserve">zijn uitsluitend </w:t>
      </w:r>
      <w:r w:rsidR="001D7169">
        <w:t xml:space="preserve">bedoeld voor </w:t>
      </w:r>
      <w:r w:rsidRPr="00665F68">
        <w:rPr>
          <w:u w:val="single"/>
        </w:rPr>
        <w:t>binnengemeentelijke</w:t>
      </w:r>
      <w:r>
        <w:t xml:space="preserve"> applicatie-applicatie</w:t>
      </w:r>
      <w:del w:id="544" w:author="Joost Wijnings" w:date="2014-03-10T10:25:00Z">
        <w:r w:rsidR="00C54E14" w:rsidDel="008D6C5E">
          <w:delText xml:space="preserve"> </w:delText>
        </w:r>
      </w:del>
      <w:r>
        <w:t>koppelingen. Er is qua</w:t>
      </w:r>
      <w:r w:rsidR="00665F68">
        <w:t xml:space="preserve"> functionaliteit, werking,</w:t>
      </w:r>
      <w:r>
        <w:t xml:space="preserve"> protocol</w:t>
      </w:r>
      <w:r w:rsidR="001D7169">
        <w:t>keuze</w:t>
      </w:r>
      <w:r>
        <w:t>, beveiliging</w:t>
      </w:r>
      <w:r w:rsidR="001D7169">
        <w:t>eisen</w:t>
      </w:r>
      <w:r>
        <w:t xml:space="preserve"> e.d. geen rekening gehouden met buitengemeentelijk</w:t>
      </w:r>
      <w:r w:rsidR="00846F2D">
        <w:t>e ketens en gebruik van openbare</w:t>
      </w:r>
      <w:r>
        <w:t xml:space="preserve"> netwerken (</w:t>
      </w:r>
      <w:r w:rsidR="00C54E14">
        <w:t>i</w:t>
      </w:r>
      <w:r>
        <w:t>nternet);</w:t>
      </w:r>
      <w:ins w:id="545" w:author="Joost Wijnings" w:date="2014-03-10T11:17:00Z">
        <w:r w:rsidR="00C9357F">
          <w:t xml:space="preserve"> </w:t>
        </w:r>
      </w:ins>
    </w:p>
    <w:p w14:paraId="2BEFE1C0" w14:textId="77777777" w:rsidR="009A5B6E" w:rsidRPr="00F23C6A" w:rsidRDefault="009A5B6E">
      <w:pPr>
        <w:numPr>
          <w:ilvl w:val="0"/>
          <w:numId w:val="10"/>
        </w:numPr>
        <w:ind w:left="426" w:hanging="426"/>
        <w:pPrChange w:id="546" w:author="Joost Wijnings" w:date="2014-03-07T13:36:00Z">
          <w:pPr>
            <w:ind w:left="705"/>
          </w:pPr>
        </w:pPrChange>
      </w:pPr>
    </w:p>
    <w:p w14:paraId="2CB43F25" w14:textId="1EA57EF5" w:rsidR="00630845" w:rsidDel="00F23C6A" w:rsidRDefault="00630845" w:rsidP="009167D7">
      <w:pPr>
        <w:numPr>
          <w:ilvl w:val="0"/>
          <w:numId w:val="10"/>
        </w:numPr>
        <w:ind w:left="426" w:hanging="426"/>
        <w:rPr>
          <w:del w:id="547" w:author="Joost Wijnings" w:date="2014-03-07T13:36:00Z"/>
        </w:rPr>
      </w:pPr>
      <w:r>
        <w:t xml:space="preserve">Voor de </w:t>
      </w:r>
      <w:r w:rsidR="00C54E14">
        <w:t>services</w:t>
      </w:r>
      <w:r>
        <w:t xml:space="preserve"> w</w:t>
      </w:r>
      <w:r w:rsidRPr="00630845">
        <w:t>ordt gebruik gemaakt van bestaande</w:t>
      </w:r>
      <w:r w:rsidR="00C54E14">
        <w:t>,</w:t>
      </w:r>
      <w:r w:rsidRPr="00630845">
        <w:t xml:space="preserve"> vastgestelde standaarden: CMIS 1.0, StUF 3.01, </w:t>
      </w:r>
      <w:del w:id="548" w:author="Joost Wijnings" w:date="2014-03-10T09:26:00Z">
        <w:r w:rsidRPr="00630845" w:rsidDel="00237DAF">
          <w:delText>StUF ZKN</w:delText>
        </w:r>
      </w:del>
      <w:ins w:id="549" w:author="Joost Wijnings" w:date="2014-03-10T09:26:00Z">
        <w:r w:rsidR="00237DAF">
          <w:t>StUF-ZKN</w:t>
        </w:r>
      </w:ins>
      <w:r w:rsidRPr="00630845">
        <w:t xml:space="preserve"> 3.10</w:t>
      </w:r>
      <w:r w:rsidR="0050791E">
        <w:t xml:space="preserve">, </w:t>
      </w:r>
      <w:r w:rsidRPr="00630845">
        <w:t>RGBZ 1.0</w:t>
      </w:r>
      <w:r w:rsidR="0050791E">
        <w:t xml:space="preserve"> en ZTC 2.0</w:t>
      </w:r>
      <w:ins w:id="550" w:author="Joost Wijnings" w:date="2014-03-12T12:30:00Z">
        <w:r w:rsidR="009F4E99">
          <w:t xml:space="preserve">. Deze specificatie scherpt </w:t>
        </w:r>
      </w:ins>
      <w:del w:id="551" w:author="Joost Wijnings" w:date="2014-03-12T12:30:00Z">
        <w:r w:rsidDel="009F4E99">
          <w:delText>;</w:delText>
        </w:r>
        <w:r w:rsidR="007440CC" w:rsidDel="009F4E99">
          <w:delText xml:space="preserve"> </w:delText>
        </w:r>
        <w:r w:rsidR="00974C11" w:rsidDel="009F4E99">
          <w:delText>V</w:delText>
        </w:r>
      </w:del>
      <w:ins w:id="552" w:author="Joost Wijnings" w:date="2014-03-12T12:30:00Z">
        <w:r w:rsidR="009F4E99">
          <w:t>v</w:t>
        </w:r>
      </w:ins>
      <w:r w:rsidR="00974C11">
        <w:t xml:space="preserve">oor het beschreven toepassingsgebied </w:t>
      </w:r>
      <w:del w:id="553" w:author="Joost Wijnings" w:date="2014-03-12T12:30:00Z">
        <w:r w:rsidR="00974C11" w:rsidDel="009F4E99">
          <w:delText>scherpt d</w:delText>
        </w:r>
        <w:r w:rsidR="007440CC" w:rsidDel="009F4E99">
          <w:delText>e</w:delText>
        </w:r>
        <w:r w:rsidR="00974C11" w:rsidDel="009F4E99">
          <w:delText>ze</w:delText>
        </w:r>
        <w:r w:rsidR="00D76952" w:rsidDel="009F4E99">
          <w:delText xml:space="preserve"> </w:delText>
        </w:r>
        <w:r w:rsidR="007440CC" w:rsidDel="009F4E99">
          <w:delText xml:space="preserve">specificatie </w:delText>
        </w:r>
      </w:del>
      <w:del w:id="554" w:author="Joost Wijnings" w:date="2014-03-12T12:29:00Z">
        <w:r w:rsidR="007440CC" w:rsidDel="009F4E99">
          <w:delText xml:space="preserve">deze </w:delText>
        </w:r>
      </w:del>
      <w:ins w:id="555" w:author="Joost Wijnings" w:date="2014-03-12T12:29:00Z">
        <w:r w:rsidR="009F4E99">
          <w:t xml:space="preserve">genoemde </w:t>
        </w:r>
      </w:ins>
      <w:r w:rsidR="007440CC">
        <w:t>standaarden</w:t>
      </w:r>
      <w:r w:rsidR="00D76952">
        <w:t xml:space="preserve"> aan</w:t>
      </w:r>
      <w:ins w:id="556" w:author="Joost Wijnings" w:date="2014-03-12T12:30:00Z">
        <w:r w:rsidR="009F4E99">
          <w:t xml:space="preserve"> door ze te </w:t>
        </w:r>
      </w:ins>
      <w:del w:id="557" w:author="Joost Wijnings" w:date="2014-03-12T12:30:00Z">
        <w:r w:rsidR="007440CC" w:rsidDel="009F4E99">
          <w:delText xml:space="preserve"> en </w:delText>
        </w:r>
      </w:del>
      <w:r w:rsidR="007440CC">
        <w:t>concretise</w:t>
      </w:r>
      <w:del w:id="558" w:author="Joost Wijnings" w:date="2014-03-12T12:31:00Z">
        <w:r w:rsidR="007440CC" w:rsidDel="009F4E99">
          <w:delText>e</w:delText>
        </w:r>
      </w:del>
      <w:r w:rsidR="007440CC">
        <w:t>r</w:t>
      </w:r>
      <w:del w:id="559" w:author="Joost Wijnings" w:date="2014-03-12T12:31:00Z">
        <w:r w:rsidR="007440CC" w:rsidDel="009F4E99">
          <w:delText>t</w:delText>
        </w:r>
      </w:del>
      <w:ins w:id="560" w:author="Joost Wijnings" w:date="2014-03-12T12:31:00Z">
        <w:r w:rsidR="009F4E99">
          <w:t>en</w:t>
        </w:r>
      </w:ins>
      <w:r w:rsidR="007440CC">
        <w:t xml:space="preserve"> </w:t>
      </w:r>
      <w:del w:id="561" w:author="Joost Wijnings" w:date="2014-03-12T12:30:00Z">
        <w:r w:rsidR="007440CC" w:rsidDel="009F4E99">
          <w:delText xml:space="preserve">ze </w:delText>
        </w:r>
      </w:del>
      <w:r w:rsidR="007440CC">
        <w:t xml:space="preserve">voor </w:t>
      </w:r>
      <w:r w:rsidR="001D7169">
        <w:t>de</w:t>
      </w:r>
      <w:r w:rsidR="007440CC">
        <w:t xml:space="preserve"> </w:t>
      </w:r>
      <w:r w:rsidR="001D7169">
        <w:t xml:space="preserve">betrokken applicaties </w:t>
      </w:r>
      <w:r w:rsidR="007440CC">
        <w:t>en de te ondersteunen functionaliteit</w:t>
      </w:r>
      <w:ins w:id="562" w:author="Joost Wijnings" w:date="2014-03-12T12:28:00Z">
        <w:r w:rsidR="009F4E99">
          <w:t>.</w:t>
        </w:r>
      </w:ins>
      <w:del w:id="563" w:author="Joost Wijnings" w:date="2014-03-12T12:28:00Z">
        <w:r w:rsidR="007440CC" w:rsidDel="009F4E99">
          <w:delText>;</w:delText>
        </w:r>
      </w:del>
      <w:r w:rsidR="00974C11">
        <w:t xml:space="preserve"> </w:t>
      </w:r>
      <w:ins w:id="564" w:author="Joost Wijnings" w:date="2014-03-12T12:31:00Z">
        <w:r w:rsidR="009F4E99">
          <w:t xml:space="preserve">Daardoor </w:t>
        </w:r>
      </w:ins>
      <w:del w:id="565" w:author="Joost Wijnings" w:date="2014-03-12T12:31:00Z">
        <w:r w:rsidR="00974C11" w:rsidDel="009F4E99">
          <w:delText xml:space="preserve">Door deze concretisering en aanscherping </w:delText>
        </w:r>
      </w:del>
      <w:del w:id="566" w:author="Joost Wijnings" w:date="2014-03-12T12:27:00Z">
        <w:r w:rsidR="00974C11" w:rsidDel="009F4E99">
          <w:delText xml:space="preserve">zal </w:delText>
        </w:r>
      </w:del>
      <w:ins w:id="567" w:author="Joost Wijnings" w:date="2014-03-12T12:27:00Z">
        <w:r w:rsidR="009F4E99">
          <w:t xml:space="preserve">verbetert </w:t>
        </w:r>
      </w:ins>
      <w:r w:rsidR="00974C11">
        <w:t>de interoperabiliteit tussen betrokken applicaties</w:t>
      </w:r>
      <w:del w:id="568" w:author="Joost Wijnings" w:date="2014-03-12T12:27:00Z">
        <w:r w:rsidR="00974C11" w:rsidDel="009F4E99">
          <w:delText xml:space="preserve"> verbeteren</w:delText>
        </w:r>
      </w:del>
      <w:r w:rsidR="00974C11">
        <w:t>.</w:t>
      </w:r>
      <w:ins w:id="569" w:author="Joost Wijnings" w:date="2014-03-10T10:26:00Z">
        <w:r w:rsidR="008D6C5E">
          <w:t xml:space="preserve"> </w:t>
        </w:r>
      </w:ins>
    </w:p>
    <w:p w14:paraId="19E7315B" w14:textId="77777777" w:rsidR="001B760B" w:rsidRPr="00F23C6A" w:rsidRDefault="001B760B">
      <w:pPr>
        <w:numPr>
          <w:ilvl w:val="0"/>
          <w:numId w:val="10"/>
        </w:numPr>
        <w:ind w:left="426" w:hanging="426"/>
        <w:pPrChange w:id="570" w:author="Joost Wijnings" w:date="2014-03-07T13:36:00Z">
          <w:pPr/>
        </w:pPrChange>
      </w:pPr>
    </w:p>
    <w:p w14:paraId="555D2B67" w14:textId="5B8C4BBF" w:rsidR="00F80172" w:rsidDel="00F23C6A" w:rsidRDefault="00F80172" w:rsidP="009167D7">
      <w:pPr>
        <w:numPr>
          <w:ilvl w:val="0"/>
          <w:numId w:val="10"/>
        </w:numPr>
        <w:ind w:left="426" w:hanging="426"/>
        <w:rPr>
          <w:del w:id="571" w:author="Joost Wijnings" w:date="2014-03-07T13:36:00Z"/>
        </w:rPr>
      </w:pPr>
      <w:r w:rsidRPr="001E5FB2">
        <w:t>De specificatie</w:t>
      </w:r>
      <w:r w:rsidR="00630845" w:rsidRPr="001E5FB2">
        <w:t xml:space="preserve"> past binnen en sluit aan op de GEMMA;</w:t>
      </w:r>
      <w:r w:rsidR="001E5FB2">
        <w:t xml:space="preserve"> </w:t>
      </w:r>
      <w:del w:id="572" w:author="Joost Wijnings" w:date="2014-03-07T13:40:00Z">
        <w:r w:rsidRPr="001E5FB2" w:rsidDel="00F23C6A">
          <w:delText xml:space="preserve">De </w:delText>
        </w:r>
      </w:del>
      <w:ins w:id="573" w:author="Joost Wijnings" w:date="2014-03-07T13:40:00Z">
        <w:r w:rsidR="00F23C6A">
          <w:t>d</w:t>
        </w:r>
        <w:r w:rsidR="00F23C6A" w:rsidRPr="001E5FB2">
          <w:t xml:space="preserve">e </w:t>
        </w:r>
      </w:ins>
      <w:r w:rsidRPr="001E5FB2">
        <w:t xml:space="preserve">specificatie </w:t>
      </w:r>
      <w:r w:rsidR="00CE75C8">
        <w:t xml:space="preserve">vormt een </w:t>
      </w:r>
      <w:r w:rsidRPr="001E5FB2">
        <w:t>aanvulling</w:t>
      </w:r>
      <w:r w:rsidR="00CE75C8">
        <w:t xml:space="preserve"> op</w:t>
      </w:r>
      <w:r w:rsidR="001E5FB2">
        <w:t xml:space="preserve"> het portfolio van de standaarden </w:t>
      </w:r>
      <w:r w:rsidR="001D7169">
        <w:t>die deel uitmaken</w:t>
      </w:r>
      <w:r w:rsidR="001E5FB2">
        <w:t xml:space="preserve"> van G</w:t>
      </w:r>
      <w:r w:rsidR="00CE75C8">
        <w:t>EMMA</w:t>
      </w:r>
      <w:r w:rsidR="001D7169">
        <w:t>.</w:t>
      </w:r>
      <w:r w:rsidR="001E5FB2">
        <w:t xml:space="preserve"> </w:t>
      </w:r>
      <w:r w:rsidR="001D7169">
        <w:t>N</w:t>
      </w:r>
      <w:r w:rsidR="001E5FB2">
        <w:t xml:space="preserve">a ontwikkeling </w:t>
      </w:r>
      <w:r w:rsidR="004B26C5">
        <w:t>wordt de</w:t>
      </w:r>
      <w:r w:rsidR="001D7169">
        <w:t xml:space="preserve"> specificatie </w:t>
      </w:r>
      <w:del w:id="574" w:author="Joost Wijnings" w:date="2014-03-07T13:41:00Z">
        <w:r w:rsidR="001E5FB2" w:rsidDel="00133F71">
          <w:delText xml:space="preserve">binnen </w:delText>
        </w:r>
      </w:del>
      <w:ins w:id="575" w:author="Joost Wijnings" w:date="2014-03-07T13:41:00Z">
        <w:r w:rsidR="00133F71">
          <w:t xml:space="preserve">in </w:t>
        </w:r>
      </w:ins>
      <w:r w:rsidR="001E5FB2">
        <w:t>de beheer</w:t>
      </w:r>
      <w:r w:rsidR="001D7169">
        <w:t>-</w:t>
      </w:r>
      <w:r w:rsidR="001E5FB2">
        <w:t xml:space="preserve"> en participatie</w:t>
      </w:r>
      <w:del w:id="576" w:author="Joost Wijnings" w:date="2014-03-07T13:41:00Z">
        <w:r w:rsidR="001D7169" w:rsidDel="00133F71">
          <w:delText>-</w:delText>
        </w:r>
      </w:del>
      <w:r w:rsidR="001E5FB2">
        <w:t>structuur van deze standaarden opgenomen;</w:t>
      </w:r>
      <w:ins w:id="577" w:author="Joost Wijnings" w:date="2014-03-10T10:26:00Z">
        <w:r w:rsidR="008D6C5E">
          <w:t xml:space="preserve"> </w:t>
        </w:r>
      </w:ins>
    </w:p>
    <w:p w14:paraId="7256E2DC" w14:textId="77777777" w:rsidR="009A5B6E" w:rsidRPr="00F23C6A" w:rsidRDefault="009A5B6E">
      <w:pPr>
        <w:numPr>
          <w:ilvl w:val="0"/>
          <w:numId w:val="10"/>
        </w:numPr>
        <w:ind w:left="426" w:hanging="426"/>
        <w:pPrChange w:id="578" w:author="Joost Wijnings" w:date="2014-03-07T13:36:00Z">
          <w:pPr>
            <w:ind w:left="705"/>
          </w:pPr>
        </w:pPrChange>
      </w:pPr>
    </w:p>
    <w:p w14:paraId="0A4A06F7" w14:textId="0CCE7F3B" w:rsidR="009A5B6E" w:rsidDel="00F23C6A" w:rsidRDefault="00D8218F" w:rsidP="009167D7">
      <w:pPr>
        <w:numPr>
          <w:ilvl w:val="0"/>
          <w:numId w:val="10"/>
        </w:numPr>
        <w:ind w:left="426" w:hanging="426"/>
        <w:rPr>
          <w:del w:id="579" w:author="Joost Wijnings" w:date="2014-03-07T13:36:00Z"/>
        </w:rPr>
      </w:pPr>
      <w:r>
        <w:t>Uitwisseling van DSP</w:t>
      </w:r>
      <w:ins w:id="580" w:author="Joost Wijnings" w:date="2014-03-07T13:41:00Z">
        <w:r w:rsidR="00133F71">
          <w:t>-</w:t>
        </w:r>
      </w:ins>
      <w:r>
        <w:t xml:space="preserve"> en/of </w:t>
      </w:r>
      <w:del w:id="581" w:author="Joost Wijnings" w:date="2014-03-07T13:41:00Z">
        <w:r w:rsidDel="00133F71">
          <w:delText xml:space="preserve">ZTC </w:delText>
        </w:r>
      </w:del>
      <w:ins w:id="582" w:author="Joost Wijnings" w:date="2014-03-07T13:41:00Z">
        <w:r w:rsidR="00133F71">
          <w:t>ZTC-</w:t>
        </w:r>
      </w:ins>
      <w:r>
        <w:t>informatie maakt geen onderdeel uit van de specificatie</w:t>
      </w:r>
      <w:r w:rsidR="00586F1B">
        <w:t xml:space="preserve"> omdat de mutatiefrequentie laag is</w:t>
      </w:r>
      <w:r>
        <w:t>. De specificatie gaat er vanui</w:t>
      </w:r>
      <w:r w:rsidR="00D85B1E">
        <w:t>t dat op basis van identificerende</w:t>
      </w:r>
      <w:r>
        <w:t xml:space="preserve"> kenmerken een relatie gelegd kan worden naar informatie in de ZTC of DSP en dat deze info</w:t>
      </w:r>
      <w:r w:rsidR="00D354D7">
        <w:t xml:space="preserve">rmatie beschikbaar is in </w:t>
      </w:r>
      <w:del w:id="583" w:author="Joost Wijnings" w:date="2014-03-07T13:38:00Z">
        <w:r w:rsidR="00D354D7" w:rsidDel="00F23C6A">
          <w:delText xml:space="preserve">Zaaksysteem </w:delText>
        </w:r>
      </w:del>
      <w:ins w:id="584" w:author="Joost Wijnings" w:date="2014-03-07T13:38:00Z">
        <w:r w:rsidR="00F23C6A">
          <w:t xml:space="preserve">ZS </w:t>
        </w:r>
      </w:ins>
      <w:r w:rsidR="00D354D7">
        <w:t>en/of DMS</w:t>
      </w:r>
      <w:r>
        <w:t>.</w:t>
      </w:r>
      <w:r w:rsidR="007B00FA">
        <w:t xml:space="preserve"> </w:t>
      </w:r>
      <w:del w:id="585" w:author="Joost Wijnings" w:date="2014-03-07T13:41:00Z">
        <w:r w:rsidDel="00133F71">
          <w:delText xml:space="preserve"> </w:delText>
        </w:r>
      </w:del>
    </w:p>
    <w:p w14:paraId="54F9DAB7" w14:textId="77777777" w:rsidR="00FE0198" w:rsidRPr="00F23C6A" w:rsidRDefault="00FE0198">
      <w:pPr>
        <w:numPr>
          <w:ilvl w:val="0"/>
          <w:numId w:val="10"/>
        </w:numPr>
        <w:ind w:left="426" w:hanging="426"/>
        <w:pPrChange w:id="586" w:author="Joost Wijnings" w:date="2014-03-07T13:36:00Z">
          <w:pPr>
            <w:pStyle w:val="Lijstalinea"/>
          </w:pPr>
        </w:pPrChange>
      </w:pPr>
    </w:p>
    <w:p w14:paraId="10488609" w14:textId="68F3B57A" w:rsidR="006C1380" w:rsidRPr="006C1380" w:rsidDel="00F23C6A" w:rsidRDefault="00FE0198" w:rsidP="009167D7">
      <w:pPr>
        <w:numPr>
          <w:ilvl w:val="0"/>
          <w:numId w:val="10"/>
        </w:numPr>
        <w:ind w:left="426" w:hanging="426"/>
        <w:rPr>
          <w:del w:id="587" w:author="Joost Wijnings" w:date="2014-03-07T13:36:00Z"/>
        </w:rPr>
      </w:pPr>
      <w:r w:rsidRPr="006C1380">
        <w:t xml:space="preserve">De specificatie heeft alleen betrekking op zaken in de dynamische fase. </w:t>
      </w:r>
      <w:r w:rsidR="00D8218F">
        <w:t>Er zijn wel attributen</w:t>
      </w:r>
      <w:r w:rsidR="00D85B1E">
        <w:t xml:space="preserve"> die gebruikt kunnen worden voor</w:t>
      </w:r>
      <w:r w:rsidR="00D8218F">
        <w:t xml:space="preserve"> lange</w:t>
      </w:r>
      <w:del w:id="588" w:author="Joost Wijnings" w:date="2014-03-07T13:44:00Z">
        <w:r w:rsidR="00D8218F" w:rsidDel="00133F71">
          <w:delText xml:space="preserve"> </w:delText>
        </w:r>
      </w:del>
      <w:r w:rsidR="00D8218F">
        <w:t>termijn</w:t>
      </w:r>
      <w:del w:id="589" w:author="Joost Wijnings" w:date="2014-03-07T13:45:00Z">
        <w:r w:rsidR="00D8218F" w:rsidDel="00133F71">
          <w:delText xml:space="preserve"> </w:delText>
        </w:r>
      </w:del>
      <w:r w:rsidR="00D8218F">
        <w:t>archivering</w:t>
      </w:r>
      <w:ins w:id="590" w:author="Joost Wijnings" w:date="2014-03-07T13:43:00Z">
        <w:r w:rsidR="00133F71">
          <w:t>,</w:t>
        </w:r>
      </w:ins>
      <w:r w:rsidR="00D8218F">
        <w:t xml:space="preserve"> maar de archiveringsprocessen zelf vallen buiten scope van de specificatie; </w:t>
      </w:r>
    </w:p>
    <w:p w14:paraId="494ABBCB" w14:textId="77777777" w:rsidR="006C1380" w:rsidRPr="00F23C6A" w:rsidRDefault="006C1380">
      <w:pPr>
        <w:numPr>
          <w:ilvl w:val="0"/>
          <w:numId w:val="10"/>
        </w:numPr>
        <w:ind w:left="426" w:hanging="426"/>
        <w:pPrChange w:id="591" w:author="Joost Wijnings" w:date="2014-03-07T13:36:00Z">
          <w:pPr>
            <w:ind w:left="705"/>
          </w:pPr>
        </w:pPrChange>
      </w:pPr>
    </w:p>
    <w:p w14:paraId="5313413F" w14:textId="3042D752" w:rsidR="009A5B6E" w:rsidDel="00F23C6A" w:rsidRDefault="009A5B6E" w:rsidP="009167D7">
      <w:pPr>
        <w:numPr>
          <w:ilvl w:val="0"/>
          <w:numId w:val="10"/>
        </w:numPr>
        <w:ind w:left="426" w:hanging="426"/>
        <w:rPr>
          <w:del w:id="592" w:author="Joost Wijnings" w:date="2014-03-07T13:36:00Z"/>
        </w:rPr>
      </w:pPr>
      <w:r>
        <w:t xml:space="preserve">Binnen één gemeente is één </w:t>
      </w:r>
      <w:del w:id="593" w:author="Joost Wijnings" w:date="2014-03-07T13:45:00Z">
        <w:r w:rsidR="00C54E14" w:rsidDel="00133F71">
          <w:delText>zaaksysteem</w:delText>
        </w:r>
        <w:r w:rsidDel="00133F71">
          <w:delText xml:space="preserve"> </w:delText>
        </w:r>
      </w:del>
      <w:ins w:id="594" w:author="Joost Wijnings" w:date="2014-03-07T13:45:00Z">
        <w:r w:rsidR="00133F71">
          <w:t xml:space="preserve">ZS </w:t>
        </w:r>
      </w:ins>
      <w:r>
        <w:t xml:space="preserve">en één </w:t>
      </w:r>
      <w:del w:id="595" w:author="Joost Wijnings" w:date="2014-03-07T13:45:00Z">
        <w:r w:rsidR="00C54E14" w:rsidDel="00133F71">
          <w:delText>document</w:delText>
        </w:r>
        <w:r w:rsidR="00CB79A0" w:rsidDel="00133F71">
          <w:delText xml:space="preserve"> </w:delText>
        </w:r>
        <w:r w:rsidR="00C54E14" w:rsidDel="00133F71">
          <w:delText>management</w:delText>
        </w:r>
        <w:r w:rsidR="00CB79A0" w:rsidDel="00133F71">
          <w:delText xml:space="preserve"> </w:delText>
        </w:r>
        <w:r w:rsidR="00C54E14" w:rsidDel="00133F71">
          <w:delText>systeem</w:delText>
        </w:r>
        <w:r w:rsidDel="00133F71">
          <w:delText xml:space="preserve"> </w:delText>
        </w:r>
      </w:del>
      <w:ins w:id="596" w:author="Joost Wijnings" w:date="2014-03-07T13:45:00Z">
        <w:r w:rsidR="00133F71">
          <w:t xml:space="preserve">DMS </w:t>
        </w:r>
      </w:ins>
      <w:r>
        <w:t xml:space="preserve">aanwezig waarin </w:t>
      </w:r>
      <w:r w:rsidR="00CE75C8">
        <w:t>respectievelijk</w:t>
      </w:r>
      <w:r>
        <w:t xml:space="preserve"> zaakgegevens en document</w:t>
      </w:r>
      <w:r w:rsidR="00CE75C8">
        <w:t>en</w:t>
      </w:r>
      <w:r>
        <w:t xml:space="preserve"> dig</w:t>
      </w:r>
      <w:r w:rsidR="00846F2D">
        <w:t>itaal worden vastgelegd. I</w:t>
      </w:r>
      <w:r>
        <w:t>n deze specificatie</w:t>
      </w:r>
      <w:r w:rsidR="00846F2D">
        <w:t xml:space="preserve"> is</w:t>
      </w:r>
      <w:r>
        <w:t xml:space="preserve"> geen rekening gehouden met meerdere </w:t>
      </w:r>
      <w:del w:id="597" w:author="Joost Wijnings" w:date="2014-03-07T13:45:00Z">
        <w:r w:rsidR="00C54E14" w:rsidDel="00133F71">
          <w:delText>zaak,- en document management</w:delText>
        </w:r>
        <w:r w:rsidR="00CB79A0" w:rsidDel="00133F71">
          <w:delText xml:space="preserve"> </w:delText>
        </w:r>
        <w:r w:rsidR="00C54E14" w:rsidDel="00133F71">
          <w:delText xml:space="preserve">systemen </w:delText>
        </w:r>
      </w:del>
      <w:ins w:id="598" w:author="Joost Wijnings" w:date="2014-03-07T13:45:00Z">
        <w:r w:rsidR="00133F71">
          <w:t xml:space="preserve">ZS’en en DMS’en </w:t>
        </w:r>
      </w:ins>
      <w:r>
        <w:t>binnen één gemeente;</w:t>
      </w:r>
      <w:ins w:id="599" w:author="Joost Wijnings" w:date="2014-03-10T10:26:00Z">
        <w:r w:rsidR="008D6C5E">
          <w:t xml:space="preserve"> </w:t>
        </w:r>
      </w:ins>
    </w:p>
    <w:p w14:paraId="24BAFA4F" w14:textId="77777777" w:rsidR="00D4723E" w:rsidRPr="00F23C6A" w:rsidRDefault="00D4723E">
      <w:pPr>
        <w:numPr>
          <w:ilvl w:val="0"/>
          <w:numId w:val="10"/>
        </w:numPr>
        <w:ind w:left="426" w:hanging="426"/>
        <w:pPrChange w:id="600" w:author="Joost Wijnings" w:date="2014-03-07T13:36:00Z">
          <w:pPr>
            <w:pStyle w:val="Lijstalinea"/>
          </w:pPr>
        </w:pPrChange>
      </w:pPr>
    </w:p>
    <w:p w14:paraId="34217C2C" w14:textId="46CA85BB" w:rsidR="00D4723E" w:rsidRPr="009A5B6E" w:rsidDel="00F23C6A" w:rsidRDefault="00D4723E" w:rsidP="009167D7">
      <w:pPr>
        <w:numPr>
          <w:ilvl w:val="0"/>
          <w:numId w:val="10"/>
        </w:numPr>
        <w:ind w:left="426" w:hanging="426"/>
        <w:rPr>
          <w:del w:id="601" w:author="Joost Wijnings" w:date="2014-03-07T13:36:00Z"/>
        </w:rPr>
      </w:pPr>
      <w:r>
        <w:lastRenderedPageBreak/>
        <w:t xml:space="preserve">In een DMS kunnen naast zaakgerelateerde </w:t>
      </w:r>
      <w:r w:rsidR="00C54E14">
        <w:t xml:space="preserve">documenten </w:t>
      </w:r>
      <w:r>
        <w:t>ook andere (niet</w:t>
      </w:r>
      <w:ins w:id="602" w:author="Joost Wijnings" w:date="2014-03-07T13:46:00Z">
        <w:r w:rsidR="00133F71">
          <w:t>-</w:t>
        </w:r>
      </w:ins>
      <w:del w:id="603" w:author="Joost Wijnings" w:date="2014-03-07T13:46:00Z">
        <w:r w:rsidDel="00133F71">
          <w:delText xml:space="preserve"> </w:delText>
        </w:r>
      </w:del>
      <w:r>
        <w:t>zaakgerelateerde) documenten zijn vastgelegd</w:t>
      </w:r>
      <w:r w:rsidR="00715EC3">
        <w:t xml:space="preserve">. </w:t>
      </w:r>
      <w:r w:rsidR="00D8218F">
        <w:t xml:space="preserve">Deze worden niet gesynchroniseerd met het </w:t>
      </w:r>
      <w:del w:id="604" w:author="Joost Wijnings" w:date="2014-03-07T13:46:00Z">
        <w:r w:rsidR="00D8218F" w:rsidDel="00133F71">
          <w:delText>Zaaksysteem</w:delText>
        </w:r>
      </w:del>
      <w:ins w:id="605" w:author="Joost Wijnings" w:date="2014-03-07T13:46:00Z">
        <w:r w:rsidR="00133F71">
          <w:t>ZS</w:t>
        </w:r>
      </w:ins>
      <w:r w:rsidR="00D8218F">
        <w:t xml:space="preserve">. </w:t>
      </w:r>
      <w:r w:rsidR="00715EC3">
        <w:t>Niet</w:t>
      </w:r>
      <w:ins w:id="606" w:author="Joost Wijnings" w:date="2014-03-07T13:46:00Z">
        <w:r w:rsidR="00133F71">
          <w:t>-</w:t>
        </w:r>
      </w:ins>
      <w:del w:id="607" w:author="Joost Wijnings" w:date="2014-03-07T13:46:00Z">
        <w:r w:rsidR="00715EC3" w:rsidDel="00133F71">
          <w:delText xml:space="preserve"> </w:delText>
        </w:r>
      </w:del>
      <w:r w:rsidR="00715EC3">
        <w:t>zaakgerelateerde document</w:t>
      </w:r>
      <w:ins w:id="608" w:author="Joost Wijnings" w:date="2014-03-07T13:46:00Z">
        <w:r w:rsidR="00133F71">
          <w:t>en</w:t>
        </w:r>
      </w:ins>
      <w:r w:rsidR="00715EC3">
        <w:t xml:space="preserve"> kunnen later aan een zaak worden verbonden of toegewezen</w:t>
      </w:r>
      <w:ins w:id="609" w:author="Joost Wijnings" w:date="2014-03-07T13:46:00Z">
        <w:r w:rsidR="00133F71">
          <w:t>,</w:t>
        </w:r>
      </w:ins>
      <w:r w:rsidR="00D8218F">
        <w:t xml:space="preserve"> waardoor ze </w:t>
      </w:r>
      <w:del w:id="610" w:author="Joost Wijnings" w:date="2014-03-07T13:46:00Z">
        <w:r w:rsidR="00D8218F" w:rsidDel="00133F71">
          <w:delText xml:space="preserve">wel </w:delText>
        </w:r>
      </w:del>
      <w:ins w:id="611" w:author="Joost Wijnings" w:date="2014-03-07T13:46:00Z">
        <w:r w:rsidR="00133F71">
          <w:t xml:space="preserve">alsnog </w:t>
        </w:r>
      </w:ins>
      <w:r w:rsidR="00D8218F">
        <w:t xml:space="preserve">bekend worden voor het </w:t>
      </w:r>
      <w:del w:id="612" w:author="Joost Wijnings" w:date="2014-03-07T13:46:00Z">
        <w:r w:rsidR="00D8218F" w:rsidDel="00133F71">
          <w:delText>Zaaksysteem</w:delText>
        </w:r>
      </w:del>
      <w:ins w:id="613" w:author="Joost Wijnings" w:date="2014-03-07T13:46:00Z">
        <w:r w:rsidR="00133F71">
          <w:t>ZS</w:t>
        </w:r>
      </w:ins>
      <w:r w:rsidR="00D8218F">
        <w:t xml:space="preserve">. </w:t>
      </w:r>
    </w:p>
    <w:p w14:paraId="03A564CD" w14:textId="29ADD6E2" w:rsidR="009A5B6E" w:rsidRPr="00F23C6A" w:rsidDel="00F23C6A" w:rsidRDefault="009A5B6E">
      <w:pPr>
        <w:numPr>
          <w:ilvl w:val="0"/>
          <w:numId w:val="10"/>
        </w:numPr>
        <w:ind w:left="426" w:hanging="426"/>
        <w:rPr>
          <w:del w:id="614" w:author="Joost Wijnings" w:date="2014-03-07T13:36:00Z"/>
        </w:rPr>
        <w:pPrChange w:id="615" w:author="Joost Wijnings" w:date="2014-03-07T13:36:00Z">
          <w:pPr>
            <w:ind w:left="705"/>
          </w:pPr>
        </w:pPrChange>
      </w:pPr>
    </w:p>
    <w:p w14:paraId="7B18C484" w14:textId="035D3458" w:rsidR="00B34660" w:rsidDel="00D44207" w:rsidRDefault="00B34660" w:rsidP="009167D7">
      <w:pPr>
        <w:pStyle w:val="Lijstalinea"/>
        <w:ind w:left="426" w:hanging="426"/>
        <w:rPr>
          <w:del w:id="616" w:author="Michiel Verhoef" w:date="2015-07-07T11:32:00Z"/>
        </w:rPr>
      </w:pPr>
    </w:p>
    <w:p w14:paraId="0037F711" w14:textId="0D196E72" w:rsidR="009A5B6E" w:rsidRPr="00B34660" w:rsidRDefault="00B34660">
      <w:pPr>
        <w:numPr>
          <w:ilvl w:val="0"/>
          <w:numId w:val="10"/>
        </w:numPr>
        <w:ind w:left="426" w:hanging="426"/>
        <w:pPrChange w:id="617" w:author="Joost Wijnings" w:date="2014-03-07T13:36:00Z">
          <w:pPr>
            <w:ind w:left="705"/>
          </w:pPr>
        </w:pPrChange>
      </w:pPr>
      <w:del w:id="618" w:author="Joost Wijnings" w:date="2014-03-07T13:37:00Z">
        <w:r w:rsidDel="00F23C6A">
          <w:br/>
        </w:r>
      </w:del>
    </w:p>
    <w:p w14:paraId="7E0DE512" w14:textId="1C893308" w:rsidR="001E5FB2" w:rsidDel="00251706" w:rsidRDefault="001E5FB2" w:rsidP="009167D7">
      <w:pPr>
        <w:numPr>
          <w:ilvl w:val="0"/>
          <w:numId w:val="10"/>
        </w:numPr>
        <w:ind w:left="426" w:hanging="426"/>
        <w:rPr>
          <w:del w:id="619" w:author="Joost Wijnings" w:date="2014-03-12T12:18:00Z"/>
        </w:rPr>
      </w:pPr>
      <w:r>
        <w:t xml:space="preserve">Binnen één gemeente wordt elke zaak geïdentificeerd met één uniek </w:t>
      </w:r>
      <w:r w:rsidR="001351C0">
        <w:t>kenmerk</w:t>
      </w:r>
      <w:r w:rsidR="00BB1308">
        <w:t>, de ‘</w:t>
      </w:r>
      <w:del w:id="620" w:author="Joost Wijnings" w:date="2014-03-07T13:46:00Z">
        <w:r w:rsidR="00BB1308" w:rsidDel="00133F71">
          <w:delText>Zaakidentificatie’</w:delText>
        </w:r>
      </w:del>
      <w:ins w:id="621" w:author="Joost Wijnings" w:date="2014-03-07T13:46:00Z">
        <w:r w:rsidR="00133F71">
          <w:t>zaakidentificatie’</w:t>
        </w:r>
      </w:ins>
      <w:r w:rsidR="00E97D4D">
        <w:t>;</w:t>
      </w:r>
      <w:r w:rsidR="00CD74F4">
        <w:t xml:space="preserve"> de authentieke bron voor zaakidentificaties is het </w:t>
      </w:r>
      <w:del w:id="622" w:author="Joost Wijnings" w:date="2014-03-07T14:49:00Z">
        <w:r w:rsidR="00CD74F4" w:rsidDel="00082CC2">
          <w:delText>zaaksysteem</w:delText>
        </w:r>
      </w:del>
      <w:ins w:id="623" w:author="Joost Wijnings" w:date="2014-03-07T14:49:00Z">
        <w:r w:rsidR="00082CC2">
          <w:t>ZS</w:t>
        </w:r>
      </w:ins>
      <w:r w:rsidR="00667E13">
        <w:t>;</w:t>
      </w:r>
      <w:ins w:id="624" w:author="Joost Wijnings" w:date="2014-03-12T12:25:00Z">
        <w:r w:rsidR="009F4E99">
          <w:t xml:space="preserve"> </w:t>
        </w:r>
      </w:ins>
    </w:p>
    <w:p w14:paraId="7619CF96" w14:textId="77777777" w:rsidR="00C54E14" w:rsidRPr="00251706" w:rsidRDefault="00C54E14">
      <w:pPr>
        <w:numPr>
          <w:ilvl w:val="0"/>
          <w:numId w:val="10"/>
        </w:numPr>
        <w:ind w:left="426" w:hanging="426"/>
        <w:pPrChange w:id="625" w:author="Joost Wijnings" w:date="2014-03-12T12:18:00Z">
          <w:pPr>
            <w:pStyle w:val="Lijstalinea"/>
          </w:pPr>
        </w:pPrChange>
      </w:pPr>
    </w:p>
    <w:p w14:paraId="573D92DE" w14:textId="5541ED7C" w:rsidR="00C54E14" w:rsidRPr="0083534B" w:rsidDel="00F23C6A" w:rsidRDefault="00C54E14" w:rsidP="009167D7">
      <w:pPr>
        <w:numPr>
          <w:ilvl w:val="0"/>
          <w:numId w:val="10"/>
        </w:numPr>
        <w:ind w:left="426" w:hanging="426"/>
        <w:rPr>
          <w:del w:id="626" w:author="Joost Wijnings" w:date="2014-03-07T13:37:00Z"/>
        </w:rPr>
      </w:pPr>
      <w:r>
        <w:t xml:space="preserve">Binnen één gemeente wordt elk </w:t>
      </w:r>
      <w:r w:rsidR="00D8218F">
        <w:t xml:space="preserve">zaakgerelateerd document </w:t>
      </w:r>
      <w:r>
        <w:t>geïdentificeerd met één uniek kenmerk</w:t>
      </w:r>
      <w:r w:rsidR="00CD74F4">
        <w:t>, de ‘</w:t>
      </w:r>
      <w:del w:id="627" w:author="Joost Wijnings" w:date="2014-03-07T13:47:00Z">
        <w:r w:rsidR="00CD74F4" w:rsidDel="00133F71">
          <w:delText>Documentidentificatie’</w:delText>
        </w:r>
      </w:del>
      <w:ins w:id="628" w:author="Joost Wijnings" w:date="2014-03-07T13:47:00Z">
        <w:r w:rsidR="00133F71">
          <w:t>documentidentificatie’</w:t>
        </w:r>
      </w:ins>
      <w:r w:rsidR="00CD74F4">
        <w:t>; de authentieke bron voor</w:t>
      </w:r>
      <w:r w:rsidR="00CE23DA">
        <w:t xml:space="preserve"> </w:t>
      </w:r>
      <w:del w:id="629" w:author="Joost Wijnings" w:date="2014-03-07T14:39:00Z">
        <w:r w:rsidR="00D8218F" w:rsidDel="00807C23">
          <w:delText xml:space="preserve"> </w:delText>
        </w:r>
      </w:del>
      <w:del w:id="630" w:author="Joost Wijnings" w:date="2014-03-07T13:47:00Z">
        <w:r w:rsidR="00D8218F" w:rsidDel="00133F71">
          <w:delText>voor</w:delText>
        </w:r>
        <w:r w:rsidR="00CE23DA" w:rsidDel="00133F71">
          <w:delText xml:space="preserve"> </w:delText>
        </w:r>
      </w:del>
      <w:r w:rsidR="00CD74F4">
        <w:t xml:space="preserve">documentidentificaties is het </w:t>
      </w:r>
      <w:del w:id="631" w:author="Joost Wijnings" w:date="2014-03-07T14:49:00Z">
        <w:r w:rsidR="00D8218F" w:rsidDel="00082CC2">
          <w:delText>Zaaksysteem</w:delText>
        </w:r>
      </w:del>
      <w:ins w:id="632" w:author="Joost Wijnings" w:date="2014-03-07T14:49:00Z">
        <w:r w:rsidR="00082CC2">
          <w:t>ZS</w:t>
        </w:r>
      </w:ins>
      <w:r w:rsidR="00667E13">
        <w:t>;</w:t>
      </w:r>
      <w:ins w:id="633" w:author="Joost Wijnings" w:date="2014-03-07T13:48:00Z">
        <w:r w:rsidR="00133F71">
          <w:t xml:space="preserve"> </w:t>
        </w:r>
      </w:ins>
    </w:p>
    <w:p w14:paraId="703845B5" w14:textId="77777777" w:rsidR="009A5B6E" w:rsidRPr="00F23C6A" w:rsidRDefault="009A5B6E">
      <w:pPr>
        <w:numPr>
          <w:ilvl w:val="0"/>
          <w:numId w:val="10"/>
        </w:numPr>
        <w:ind w:left="426" w:hanging="426"/>
        <w:pPrChange w:id="634" w:author="Joost Wijnings" w:date="2014-03-07T13:37:00Z">
          <w:pPr>
            <w:ind w:left="705"/>
          </w:pPr>
        </w:pPrChange>
      </w:pPr>
    </w:p>
    <w:p w14:paraId="70EB254B" w14:textId="6BC28B6C" w:rsidR="007559E8" w:rsidRDefault="007559E8" w:rsidP="009167D7">
      <w:pPr>
        <w:numPr>
          <w:ilvl w:val="0"/>
          <w:numId w:val="10"/>
        </w:numPr>
        <w:ind w:left="426" w:hanging="426"/>
        <w:rPr>
          <w:ins w:id="635" w:author="Michiel Verhoef" w:date="2015-06-18T13:18:00Z"/>
        </w:rPr>
      </w:pPr>
      <w:ins w:id="636" w:author="Michiel Verhoef" w:date="2015-06-18T13:16:00Z">
        <w:r>
          <w:t xml:space="preserve">Wanneer elementen in een bericht volgens de specificaties optioneel zijn betekent dit dat deze elementen weliswaar niet verplicht zijn in het </w:t>
        </w:r>
      </w:ins>
      <w:ins w:id="637" w:author="Michiel Verhoef" w:date="2015-06-18T13:20:00Z">
        <w:r w:rsidR="00EA7EEF">
          <w:t xml:space="preserve">bewuste </w:t>
        </w:r>
      </w:ins>
      <w:ins w:id="638" w:author="Michiel Verhoef" w:date="2015-06-18T13:16:00Z">
        <w:r>
          <w:t xml:space="preserve">bericht maar wel degelijk gebruikt kunnen </w:t>
        </w:r>
      </w:ins>
      <w:ins w:id="639" w:author="Michiel Verhoef" w:date="2015-06-18T13:20:00Z">
        <w:r w:rsidR="00AA04F3">
          <w:t xml:space="preserve"> en ondersteund dienen te </w:t>
        </w:r>
      </w:ins>
      <w:ins w:id="640" w:author="Michiel Verhoef" w:date="2015-06-18T13:16:00Z">
        <w:r>
          <w:t xml:space="preserve">worden. De elementen en de inhoud ervan dienen te voldoen aan de in deze specificatie gestelde regels of, </w:t>
        </w:r>
      </w:ins>
      <w:ins w:id="641" w:author="Michiel Verhoef" w:date="2015-06-18T13:18:00Z">
        <w:r>
          <w:t>indien deze</w:t>
        </w:r>
      </w:ins>
      <w:ins w:id="642" w:author="Michiel Verhoef" w:date="2015-06-18T13:16:00Z">
        <w:r>
          <w:t xml:space="preserve"> ontbreken</w:t>
        </w:r>
      </w:ins>
      <w:ins w:id="643" w:author="Michiel Verhoef" w:date="2015-06-18T13:18:00Z">
        <w:r>
          <w:t>, aan de regels van achterliggende standaard.</w:t>
        </w:r>
      </w:ins>
    </w:p>
    <w:p w14:paraId="546E9E95" w14:textId="77777777" w:rsidR="007559E8" w:rsidRDefault="007559E8" w:rsidP="009167D7">
      <w:pPr>
        <w:numPr>
          <w:ilvl w:val="0"/>
          <w:numId w:val="10"/>
        </w:numPr>
        <w:ind w:left="426" w:hanging="426"/>
        <w:rPr>
          <w:ins w:id="644" w:author="Michiel Verhoef" w:date="2015-06-18T13:16:00Z"/>
        </w:rPr>
      </w:pPr>
    </w:p>
    <w:p w14:paraId="39D722A5" w14:textId="77777777" w:rsidR="009A5B6E" w:rsidDel="00F23C6A" w:rsidRDefault="004C3F49" w:rsidP="009167D7">
      <w:pPr>
        <w:numPr>
          <w:ilvl w:val="0"/>
          <w:numId w:val="10"/>
        </w:numPr>
        <w:ind w:left="426" w:hanging="426"/>
        <w:rPr>
          <w:del w:id="645" w:author="Joost Wijnings" w:date="2014-03-07T13:37:00Z"/>
        </w:rPr>
      </w:pPr>
      <w:r>
        <w:t xml:space="preserve">Voor zover deze specificatie bepaalde eisen en regels niet beschrijft, </w:t>
      </w:r>
      <w:r w:rsidR="00F153B9">
        <w:t>geldt</w:t>
      </w:r>
      <w:r>
        <w:t xml:space="preserve"> </w:t>
      </w:r>
      <w:r w:rsidR="00BB1308">
        <w:t xml:space="preserve">de </w:t>
      </w:r>
      <w:r>
        <w:t>betreffende achterliggende standaard (StUF,</w:t>
      </w:r>
      <w:r w:rsidR="00F153B9">
        <w:t xml:space="preserve"> CMIS, RGBZ e.d.) als norm</w:t>
      </w:r>
      <w:r>
        <w:t xml:space="preserve">. </w:t>
      </w:r>
    </w:p>
    <w:p w14:paraId="0D58F161" w14:textId="77777777" w:rsidR="0083534B" w:rsidRPr="00F23C6A" w:rsidRDefault="0083534B">
      <w:pPr>
        <w:numPr>
          <w:ilvl w:val="0"/>
          <w:numId w:val="10"/>
        </w:numPr>
        <w:ind w:left="426" w:hanging="426"/>
        <w:pPrChange w:id="646" w:author="Joost Wijnings" w:date="2014-03-07T13:37:00Z">
          <w:pPr>
            <w:pStyle w:val="Lijstalinea"/>
          </w:pPr>
        </w:pPrChange>
      </w:pPr>
    </w:p>
    <w:p w14:paraId="2830DD1F" w14:textId="77777777" w:rsidR="0061556A" w:rsidRPr="0061556A" w:rsidRDefault="0061556A" w:rsidP="002348B3">
      <w:pPr>
        <w:pStyle w:val="Kop2"/>
      </w:pPr>
      <w:bookmarkStart w:id="647" w:name="_Toc307385381"/>
      <w:bookmarkStart w:id="648" w:name="_Toc402174410"/>
      <w:bookmarkStart w:id="649" w:name="_Ref242243406"/>
      <w:bookmarkEnd w:id="647"/>
      <w:r>
        <w:t>Bronverwijzingen</w:t>
      </w:r>
      <w:r w:rsidR="007440CC">
        <w:t>/referentiedocumenten</w:t>
      </w:r>
      <w:bookmarkEnd w:id="6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650" w:author="Joost Wijnings" w:date="2014-04-04T13: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376"/>
        <w:gridCol w:w="6912"/>
        <w:tblGridChange w:id="651">
          <w:tblGrid>
            <w:gridCol w:w="3936"/>
            <w:gridCol w:w="5352"/>
          </w:tblGrid>
        </w:tblGridChange>
      </w:tblGrid>
      <w:tr w:rsidR="00D76952" w:rsidRPr="00193ED7" w14:paraId="68C248B0" w14:textId="77777777" w:rsidTr="009167D7">
        <w:tc>
          <w:tcPr>
            <w:tcW w:w="2376" w:type="dxa"/>
            <w:shd w:val="clear" w:color="auto" w:fill="C0504D"/>
            <w:tcPrChange w:id="652" w:author="Joost Wijnings" w:date="2014-04-04T13:56:00Z">
              <w:tcPr>
                <w:tcW w:w="3936" w:type="dxa"/>
                <w:shd w:val="solid" w:color="auto" w:fill="000000"/>
              </w:tcPr>
            </w:tcPrChange>
          </w:tcPr>
          <w:p w14:paraId="759FC1A7" w14:textId="77777777" w:rsidR="00D76952" w:rsidRPr="009167D7" w:rsidRDefault="00D76952" w:rsidP="00F36064">
            <w:pPr>
              <w:rPr>
                <w:b/>
                <w:color w:val="FFFFFF" w:themeColor="background1"/>
                <w:rPrChange w:id="653" w:author="Joost Wijnings" w:date="2014-04-04T13:55:00Z">
                  <w:rPr>
                    <w:b/>
                  </w:rPr>
                </w:rPrChange>
              </w:rPr>
            </w:pPr>
            <w:r w:rsidRPr="009167D7">
              <w:rPr>
                <w:b/>
                <w:color w:val="FFFFFF" w:themeColor="background1"/>
                <w:rPrChange w:id="654" w:author="Joost Wijnings" w:date="2014-04-04T13:55:00Z">
                  <w:rPr>
                    <w:b/>
                  </w:rPr>
                </w:rPrChange>
              </w:rPr>
              <w:t>Referentiedocument</w:t>
            </w:r>
          </w:p>
        </w:tc>
        <w:tc>
          <w:tcPr>
            <w:tcW w:w="6912" w:type="dxa"/>
            <w:shd w:val="clear" w:color="auto" w:fill="C0504D"/>
            <w:tcPrChange w:id="655" w:author="Joost Wijnings" w:date="2014-04-04T13:56:00Z">
              <w:tcPr>
                <w:tcW w:w="5352" w:type="dxa"/>
                <w:shd w:val="solid" w:color="auto" w:fill="000000"/>
              </w:tcPr>
            </w:tcPrChange>
          </w:tcPr>
          <w:p w14:paraId="0CD52A3E" w14:textId="77777777" w:rsidR="00D76952" w:rsidRPr="009167D7" w:rsidRDefault="00D76952" w:rsidP="00F36064">
            <w:pPr>
              <w:rPr>
                <w:b/>
                <w:color w:val="FFFFFF" w:themeColor="background1"/>
                <w:rPrChange w:id="656" w:author="Joost Wijnings" w:date="2014-04-04T13:55:00Z">
                  <w:rPr>
                    <w:b/>
                  </w:rPr>
                </w:rPrChange>
              </w:rPr>
            </w:pPr>
            <w:r w:rsidRPr="009167D7">
              <w:rPr>
                <w:b/>
                <w:color w:val="FFFFFF" w:themeColor="background1"/>
                <w:rPrChange w:id="657" w:author="Joost Wijnings" w:date="2014-04-04T13:55:00Z">
                  <w:rPr>
                    <w:b/>
                  </w:rPr>
                </w:rPrChange>
              </w:rPr>
              <w:t>Bronverwijzing</w:t>
            </w:r>
          </w:p>
        </w:tc>
      </w:tr>
      <w:tr w:rsidR="00D76952" w:rsidRPr="00147A5D" w14:paraId="628CD31F" w14:textId="77777777" w:rsidTr="009167D7">
        <w:tc>
          <w:tcPr>
            <w:tcW w:w="2376" w:type="dxa"/>
            <w:tcPrChange w:id="658" w:author="Joost Wijnings" w:date="2014-04-04T13:56:00Z">
              <w:tcPr>
                <w:tcW w:w="3936" w:type="dxa"/>
              </w:tcPr>
            </w:tcPrChange>
          </w:tcPr>
          <w:p w14:paraId="006B82AD" w14:textId="7B921580" w:rsidR="00D76952" w:rsidRPr="00193ED7" w:rsidRDefault="00D76952" w:rsidP="005938EF">
            <w:r w:rsidRPr="00193ED7">
              <w:t xml:space="preserve">GEMMA </w:t>
            </w:r>
            <w:del w:id="659" w:author="Joost Wijnings" w:date="2014-03-07T13:53:00Z">
              <w:r w:rsidRPr="00193ED7" w:rsidDel="00CE5559">
                <w:delText>I</w:delText>
              </w:r>
            </w:del>
            <w:ins w:id="660" w:author="Joost Wijnings" w:date="2014-03-07T13:53:00Z">
              <w:r w:rsidR="00CE5559">
                <w:t>i</w:t>
              </w:r>
            </w:ins>
            <w:r w:rsidRPr="00193ED7">
              <w:t>nformatie</w:t>
            </w:r>
            <w:ins w:id="661" w:author="Joost Wijnings" w:date="2014-03-12T12:20:00Z">
              <w:r w:rsidR="00251706">
                <w:softHyphen/>
              </w:r>
            </w:ins>
            <w:del w:id="662" w:author="Joost Wijnings" w:date="2014-03-07T13:48:00Z">
              <w:r w:rsidRPr="00193ED7" w:rsidDel="00133F71">
                <w:delText xml:space="preserve"> </w:delText>
              </w:r>
            </w:del>
            <w:r w:rsidRPr="00193ED7">
              <w:t>architectuur 1.0</w:t>
            </w:r>
          </w:p>
        </w:tc>
        <w:tc>
          <w:tcPr>
            <w:tcW w:w="6912" w:type="dxa"/>
            <w:tcPrChange w:id="663" w:author="Joost Wijnings" w:date="2014-04-04T13:56:00Z">
              <w:tcPr>
                <w:tcW w:w="5352" w:type="dxa"/>
              </w:tcPr>
            </w:tcPrChange>
          </w:tcPr>
          <w:p w14:paraId="3780C831" w14:textId="77777777" w:rsidR="00D76952" w:rsidRPr="00193ED7" w:rsidRDefault="00EA2FCE" w:rsidP="00F36064">
            <w:r>
              <w:rPr>
                <w:lang w:val="en-US"/>
              </w:rPr>
              <w:fldChar w:fldCharType="begin"/>
            </w:r>
            <w:r w:rsidRPr="00EA2FCE">
              <w:instrText xml:space="preserve"> HYPERLINK "http://www.kinggemeenten.nl/media/190312/00_GEMMA%20Informatiearchitectuur.1.0.doc%20KING.pdf" </w:instrText>
            </w:r>
            <w:r>
              <w:rPr>
                <w:lang w:val="en-US"/>
              </w:rPr>
              <w:fldChar w:fldCharType="separate"/>
            </w:r>
            <w:r w:rsidR="00532715" w:rsidRPr="000204AA">
              <w:rPr>
                <w:rStyle w:val="Hyperlink"/>
              </w:rPr>
              <w:t>http://www.kinggemeenten.nl/media/190312/00_GEMMA%20Informatiearchitectuur.1.0.doc%20KING.pdf</w:t>
            </w:r>
            <w:r>
              <w:rPr>
                <w:rStyle w:val="Hyperlink"/>
              </w:rPr>
              <w:fldChar w:fldCharType="end"/>
            </w:r>
            <w:r w:rsidR="007B00FA">
              <w:t xml:space="preserve"> </w:t>
            </w:r>
            <w:r w:rsidR="00532715">
              <w:t xml:space="preserve"> </w:t>
            </w:r>
          </w:p>
        </w:tc>
      </w:tr>
      <w:tr w:rsidR="00D76952" w:rsidRPr="00147A5D" w14:paraId="2847A370" w14:textId="77777777" w:rsidTr="009167D7">
        <w:tc>
          <w:tcPr>
            <w:tcW w:w="2376" w:type="dxa"/>
            <w:tcPrChange w:id="664" w:author="Joost Wijnings" w:date="2014-04-04T13:56:00Z">
              <w:tcPr>
                <w:tcW w:w="3936" w:type="dxa"/>
              </w:tcPr>
            </w:tcPrChange>
          </w:tcPr>
          <w:p w14:paraId="4F8C30F7" w14:textId="77777777" w:rsidR="00D76952" w:rsidRPr="00193ED7" w:rsidRDefault="00D76952" w:rsidP="005938EF">
            <w:r w:rsidRPr="00193ED7">
              <w:t>CMIS 1.0</w:t>
            </w:r>
          </w:p>
        </w:tc>
        <w:tc>
          <w:tcPr>
            <w:tcW w:w="6912" w:type="dxa"/>
            <w:tcPrChange w:id="665" w:author="Joost Wijnings" w:date="2014-04-04T13:56:00Z">
              <w:tcPr>
                <w:tcW w:w="5352" w:type="dxa"/>
              </w:tcPr>
            </w:tcPrChange>
          </w:tcPr>
          <w:p w14:paraId="503F525D" w14:textId="77777777" w:rsidR="00D76952" w:rsidRPr="00193ED7" w:rsidRDefault="00EA2FCE" w:rsidP="00F36064">
            <w:r>
              <w:rPr>
                <w:lang w:val="en-US"/>
              </w:rPr>
              <w:fldChar w:fldCharType="begin"/>
            </w:r>
            <w:r w:rsidRPr="00EA2FCE">
              <w:instrText xml:space="preserve"> HYPERLINK "http://docs.oasis-open.org/cmis/CMIS/v1.0/os/cmis-spec-v1.0.pdf" </w:instrText>
            </w:r>
            <w:r>
              <w:rPr>
                <w:lang w:val="en-US"/>
              </w:rPr>
              <w:fldChar w:fldCharType="separate"/>
            </w:r>
            <w:r w:rsidR="00532715" w:rsidRPr="000204AA">
              <w:rPr>
                <w:rStyle w:val="Hyperlink"/>
              </w:rPr>
              <w:t>http://docs.oasis-open.org/cmis/CMIS/v1.0/os/cmis-spec-v1.0.pdf</w:t>
            </w:r>
            <w:r>
              <w:rPr>
                <w:rStyle w:val="Hyperlink"/>
              </w:rPr>
              <w:fldChar w:fldCharType="end"/>
            </w:r>
            <w:r w:rsidR="00532715">
              <w:t xml:space="preserve"> </w:t>
            </w:r>
          </w:p>
        </w:tc>
      </w:tr>
      <w:tr w:rsidR="00D76952" w:rsidRPr="00147A5D" w14:paraId="6FAE3882" w14:textId="77777777" w:rsidTr="009167D7">
        <w:tc>
          <w:tcPr>
            <w:tcW w:w="2376" w:type="dxa"/>
            <w:tcPrChange w:id="666" w:author="Joost Wijnings" w:date="2014-04-04T13:56:00Z">
              <w:tcPr>
                <w:tcW w:w="3936" w:type="dxa"/>
              </w:tcPr>
            </w:tcPrChange>
          </w:tcPr>
          <w:p w14:paraId="5F55B782" w14:textId="77777777" w:rsidR="00D76952" w:rsidRPr="00193ED7" w:rsidRDefault="00D76952" w:rsidP="005938EF">
            <w:r w:rsidRPr="00193ED7">
              <w:t>RGBZ 1.0</w:t>
            </w:r>
          </w:p>
        </w:tc>
        <w:tc>
          <w:tcPr>
            <w:tcW w:w="6912" w:type="dxa"/>
            <w:tcPrChange w:id="667" w:author="Joost Wijnings" w:date="2014-04-04T13:56:00Z">
              <w:tcPr>
                <w:tcW w:w="5352" w:type="dxa"/>
              </w:tcPr>
            </w:tcPrChange>
          </w:tcPr>
          <w:p w14:paraId="766DDC6D" w14:textId="77777777" w:rsidR="00D76952" w:rsidRPr="00193ED7" w:rsidRDefault="00EA2FCE" w:rsidP="00F36064">
            <w:r>
              <w:rPr>
                <w:lang w:val="en-US"/>
              </w:rPr>
              <w:fldChar w:fldCharType="begin"/>
            </w:r>
            <w:r w:rsidRPr="00EA2FCE">
              <w:instrText xml:space="preserve"> HYPERLINK "http://www.kinggemeenten.nl/gemma/gegevens-en-berichten-%28stuf%29/documenten/informatiemodellen/rgbz" </w:instrText>
            </w:r>
            <w:r>
              <w:rPr>
                <w:lang w:val="en-US"/>
              </w:rPr>
              <w:fldChar w:fldCharType="separate"/>
            </w:r>
            <w:r w:rsidR="00532715" w:rsidRPr="000204AA">
              <w:rPr>
                <w:rStyle w:val="Hyperlink"/>
              </w:rPr>
              <w:t>http://www.kinggemeenten.nl/gemma/gegevens-en-berichten-%28stuf%29/documenten/informatiemodellen/rgbz</w:t>
            </w:r>
            <w:r>
              <w:rPr>
                <w:rStyle w:val="Hyperlink"/>
              </w:rPr>
              <w:fldChar w:fldCharType="end"/>
            </w:r>
            <w:r w:rsidR="00532715">
              <w:t xml:space="preserve"> </w:t>
            </w:r>
          </w:p>
        </w:tc>
      </w:tr>
      <w:tr w:rsidR="00D76952" w:rsidRPr="00147A5D" w14:paraId="55461D39" w14:textId="77777777" w:rsidTr="009167D7">
        <w:tc>
          <w:tcPr>
            <w:tcW w:w="2376" w:type="dxa"/>
            <w:tcPrChange w:id="668" w:author="Joost Wijnings" w:date="2014-04-04T13:56:00Z">
              <w:tcPr>
                <w:tcW w:w="3936" w:type="dxa"/>
              </w:tcPr>
            </w:tcPrChange>
          </w:tcPr>
          <w:p w14:paraId="09BAB742" w14:textId="77777777" w:rsidR="00D76952" w:rsidRPr="00193ED7" w:rsidRDefault="00D76952" w:rsidP="005938EF">
            <w:r w:rsidRPr="00193ED7">
              <w:t>StUF 3.01</w:t>
            </w:r>
          </w:p>
        </w:tc>
        <w:tc>
          <w:tcPr>
            <w:tcW w:w="6912" w:type="dxa"/>
            <w:tcPrChange w:id="669" w:author="Joost Wijnings" w:date="2014-04-04T13:56:00Z">
              <w:tcPr>
                <w:tcW w:w="5352" w:type="dxa"/>
              </w:tcPr>
            </w:tcPrChange>
          </w:tcPr>
          <w:p w14:paraId="5B152555" w14:textId="77777777" w:rsidR="00D76952" w:rsidRPr="00193ED7" w:rsidRDefault="00EA2FCE" w:rsidP="00F36064">
            <w:r>
              <w:rPr>
                <w:lang w:val="en-US"/>
              </w:rPr>
              <w:fldChar w:fldCharType="begin"/>
            </w:r>
            <w:r w:rsidRPr="00EA2FCE">
              <w:instrText xml:space="preserve"> HYPERLINK "http://www.kinggemeenten.nl/gemma/gegevens-en-berichten-%28stuf%29/documenten/stuf/4_stuf_standaarden/stuf-0301-%28in-gebruik%29" </w:instrText>
            </w:r>
            <w:r>
              <w:rPr>
                <w:lang w:val="en-US"/>
              </w:rPr>
              <w:fldChar w:fldCharType="separate"/>
            </w:r>
            <w:r w:rsidR="00532715" w:rsidRPr="000204AA">
              <w:rPr>
                <w:rStyle w:val="Hyperlink"/>
              </w:rPr>
              <w:t>http://www.kinggemeenten.nl/gemma/gegevens-en-berichten-%28stuf%29/documenten/stuf/4_stuf_standaarden/stuf-0301-%28in-gebruik%29</w:t>
            </w:r>
            <w:r>
              <w:rPr>
                <w:rStyle w:val="Hyperlink"/>
              </w:rPr>
              <w:fldChar w:fldCharType="end"/>
            </w:r>
            <w:r w:rsidR="00532715">
              <w:t xml:space="preserve"> </w:t>
            </w:r>
          </w:p>
        </w:tc>
      </w:tr>
      <w:tr w:rsidR="00D76952" w:rsidRPr="00147A5D" w14:paraId="65C90C63" w14:textId="77777777" w:rsidTr="009167D7">
        <w:tc>
          <w:tcPr>
            <w:tcW w:w="2376" w:type="dxa"/>
            <w:tcPrChange w:id="670" w:author="Joost Wijnings" w:date="2014-04-04T13:56:00Z">
              <w:tcPr>
                <w:tcW w:w="3936" w:type="dxa"/>
              </w:tcPr>
            </w:tcPrChange>
          </w:tcPr>
          <w:p w14:paraId="7DDBEA65" w14:textId="224A5981" w:rsidR="00D76952" w:rsidRPr="00193ED7" w:rsidRDefault="00D76952" w:rsidP="005938EF">
            <w:r w:rsidRPr="00193ED7">
              <w:t xml:space="preserve">Sectormodel </w:t>
            </w:r>
            <w:del w:id="671" w:author="Joost Wijnings" w:date="2014-03-10T09:26:00Z">
              <w:r w:rsidRPr="00193ED7" w:rsidDel="00237DAF">
                <w:delText>StUF ZKN</w:delText>
              </w:r>
            </w:del>
            <w:ins w:id="672" w:author="Joost Wijnings" w:date="2014-03-10T09:26:00Z">
              <w:r w:rsidR="00237DAF">
                <w:t>StUF-ZKN</w:t>
              </w:r>
            </w:ins>
            <w:r w:rsidRPr="00193ED7">
              <w:t xml:space="preserve"> 3.10</w:t>
            </w:r>
          </w:p>
        </w:tc>
        <w:tc>
          <w:tcPr>
            <w:tcW w:w="6912" w:type="dxa"/>
            <w:tcPrChange w:id="673" w:author="Joost Wijnings" w:date="2014-04-04T13:56:00Z">
              <w:tcPr>
                <w:tcW w:w="5352" w:type="dxa"/>
              </w:tcPr>
            </w:tcPrChange>
          </w:tcPr>
          <w:p w14:paraId="78BC2AF6" w14:textId="77777777" w:rsidR="00D76952" w:rsidRPr="00193ED7" w:rsidRDefault="00EA2FCE" w:rsidP="00F36064">
            <w:r>
              <w:rPr>
                <w:lang w:val="en-US"/>
              </w:rPr>
              <w:fldChar w:fldCharType="begin"/>
            </w:r>
            <w:r w:rsidRPr="00EA2FCE">
              <w:instrText xml:space="preserve"> HYPERLINK "http://www.kinggemeenten.nl/gemma/gegevens-en-berichten-%28stuf%29/documenten/stuf/5_stuf_sectormodellen/stuf-zkn0310-%28in-gebruik%29" </w:instrText>
            </w:r>
            <w:r>
              <w:rPr>
                <w:lang w:val="en-US"/>
              </w:rPr>
              <w:fldChar w:fldCharType="separate"/>
            </w:r>
            <w:r w:rsidR="00532715" w:rsidRPr="000204AA">
              <w:rPr>
                <w:rStyle w:val="Hyperlink"/>
              </w:rPr>
              <w:t>http://www.kinggemeenten.nl/gemma/gegevens-en-berichten-%28stuf%29/documenten/stuf/5_stuf_sectormodellen/stuf-zkn0310-%28in-gebruik%29</w:t>
            </w:r>
            <w:r>
              <w:rPr>
                <w:rStyle w:val="Hyperlink"/>
              </w:rPr>
              <w:fldChar w:fldCharType="end"/>
            </w:r>
            <w:r w:rsidR="00532715">
              <w:t xml:space="preserve"> </w:t>
            </w:r>
          </w:p>
        </w:tc>
      </w:tr>
      <w:tr w:rsidR="00D76952" w:rsidRPr="00147A5D" w14:paraId="73111F95" w14:textId="77777777" w:rsidTr="009167D7">
        <w:tc>
          <w:tcPr>
            <w:tcW w:w="2376" w:type="dxa"/>
            <w:tcPrChange w:id="674" w:author="Joost Wijnings" w:date="2014-04-04T13:56:00Z">
              <w:tcPr>
                <w:tcW w:w="3936" w:type="dxa"/>
              </w:tcPr>
            </w:tcPrChange>
          </w:tcPr>
          <w:p w14:paraId="6CED16E4" w14:textId="1FF28EC4" w:rsidR="00D76952" w:rsidRPr="00193ED7" w:rsidRDefault="001E5FB2" w:rsidP="005938EF">
            <w:r>
              <w:t>StUF protocol</w:t>
            </w:r>
            <w:ins w:id="675" w:author="Joost Wijnings" w:date="2014-03-12T12:20:00Z">
              <w:r w:rsidR="00251706">
                <w:softHyphen/>
              </w:r>
            </w:ins>
            <w:r>
              <w:t>bindingen 3.02</w:t>
            </w:r>
          </w:p>
        </w:tc>
        <w:tc>
          <w:tcPr>
            <w:tcW w:w="6912" w:type="dxa"/>
            <w:tcPrChange w:id="676" w:author="Joost Wijnings" w:date="2014-04-04T13:56:00Z">
              <w:tcPr>
                <w:tcW w:w="5352" w:type="dxa"/>
              </w:tcPr>
            </w:tcPrChange>
          </w:tcPr>
          <w:p w14:paraId="5E941C5E" w14:textId="77777777" w:rsidR="00D76952" w:rsidRPr="00193ED7" w:rsidRDefault="00EA2FCE" w:rsidP="00F36064">
            <w:r>
              <w:rPr>
                <w:lang w:val="en-US"/>
              </w:rPr>
              <w:fldChar w:fldCharType="begin"/>
            </w:r>
            <w:r w:rsidRPr="00EA2FCE">
              <w:instrText xml:space="preserve"> HYPERLINK "http://www.kinggemeenten.nl/media/363315/stuf%20bindingen%20030200.pdf" </w:instrText>
            </w:r>
            <w:r>
              <w:rPr>
                <w:lang w:val="en-US"/>
              </w:rPr>
              <w:fldChar w:fldCharType="separate"/>
            </w:r>
            <w:r w:rsidR="00532715" w:rsidRPr="000204AA">
              <w:rPr>
                <w:rStyle w:val="Hyperlink"/>
              </w:rPr>
              <w:t>http://www.kinggemeenten.nl/media/363315/stuf%20bindingen%20030200.pdf</w:t>
            </w:r>
            <w:r>
              <w:rPr>
                <w:rStyle w:val="Hyperlink"/>
              </w:rPr>
              <w:fldChar w:fldCharType="end"/>
            </w:r>
            <w:r w:rsidR="00532715">
              <w:t xml:space="preserve"> </w:t>
            </w:r>
          </w:p>
        </w:tc>
      </w:tr>
      <w:tr w:rsidR="0050791E" w:rsidRPr="00147A5D" w14:paraId="7F3C3916" w14:textId="77777777" w:rsidTr="009167D7">
        <w:tc>
          <w:tcPr>
            <w:tcW w:w="2376" w:type="dxa"/>
            <w:tcPrChange w:id="677" w:author="Joost Wijnings" w:date="2014-04-04T13:56:00Z">
              <w:tcPr>
                <w:tcW w:w="3936" w:type="dxa"/>
              </w:tcPr>
            </w:tcPrChange>
          </w:tcPr>
          <w:p w14:paraId="72F5845F" w14:textId="77777777" w:rsidR="0050791E" w:rsidRPr="00193ED7" w:rsidRDefault="001A28A0" w:rsidP="005938EF">
            <w:r>
              <w:lastRenderedPageBreak/>
              <w:t>Zaak</w:t>
            </w:r>
            <w:r w:rsidR="008C5C16">
              <w:t>t</w:t>
            </w:r>
            <w:r>
              <w:t>ype</w:t>
            </w:r>
            <w:r w:rsidR="008C5C16">
              <w:t>c</w:t>
            </w:r>
            <w:r>
              <w:t xml:space="preserve">atalogus </w:t>
            </w:r>
            <w:r w:rsidR="0050791E">
              <w:t>2.0</w:t>
            </w:r>
          </w:p>
        </w:tc>
        <w:tc>
          <w:tcPr>
            <w:tcW w:w="6912" w:type="dxa"/>
            <w:tcPrChange w:id="678" w:author="Joost Wijnings" w:date="2014-04-04T13:56:00Z">
              <w:tcPr>
                <w:tcW w:w="5352" w:type="dxa"/>
              </w:tcPr>
            </w:tcPrChange>
          </w:tcPr>
          <w:p w14:paraId="4FE42A6B" w14:textId="77777777" w:rsidR="0050791E" w:rsidRPr="00193ED7" w:rsidRDefault="00D354D7" w:rsidP="00667E13">
            <w:r w:rsidRPr="005938EF">
              <w:t xml:space="preserve"> </w:t>
            </w:r>
            <w:r w:rsidR="00EA2FCE">
              <w:fldChar w:fldCharType="begin"/>
            </w:r>
            <w:r w:rsidR="00EA2FCE" w:rsidRPr="00EA2FCE">
              <w:instrText xml:space="preserve"> HYPERLINK "http://www.kinggemeenten.nl/ztc/ztc-20" </w:instrText>
            </w:r>
            <w:r w:rsidR="00EA2FCE">
              <w:fldChar w:fldCharType="separate"/>
            </w:r>
            <w:r w:rsidRPr="005938EF">
              <w:rPr>
                <w:rStyle w:val="Hyperlink"/>
              </w:rPr>
              <w:t>http://www.kinggemeenten.nl/ztc/ztc-20</w:t>
            </w:r>
            <w:r w:rsidR="00EA2FCE">
              <w:rPr>
                <w:rStyle w:val="Hyperlink"/>
              </w:rPr>
              <w:fldChar w:fldCharType="end"/>
            </w:r>
          </w:p>
        </w:tc>
      </w:tr>
    </w:tbl>
    <w:p w14:paraId="2403AA32" w14:textId="065B1D61" w:rsidR="00251706" w:rsidDel="00251706" w:rsidRDefault="00251706" w:rsidP="00251706">
      <w:pPr>
        <w:pStyle w:val="Kop2"/>
        <w:rPr>
          <w:del w:id="679" w:author="Joost Wijnings" w:date="2014-03-12T12:19:00Z"/>
        </w:rPr>
      </w:pPr>
      <w:bookmarkStart w:id="680" w:name="_Toc382574903"/>
      <w:bookmarkStart w:id="681" w:name="_Toc382894607"/>
      <w:bookmarkStart w:id="682" w:name="_Toc382896290"/>
      <w:bookmarkStart w:id="683" w:name="_Toc384035973"/>
      <w:bookmarkStart w:id="684" w:name="_Toc384038528"/>
      <w:bookmarkStart w:id="685" w:name="_Toc384423552"/>
      <w:bookmarkStart w:id="686" w:name="_Toc384423673"/>
      <w:bookmarkStart w:id="687" w:name="_Toc384629447"/>
      <w:bookmarkStart w:id="688" w:name="_Toc395709826"/>
      <w:bookmarkStart w:id="689" w:name="_Toc402174411"/>
      <w:bookmarkEnd w:id="680"/>
      <w:bookmarkEnd w:id="681"/>
      <w:bookmarkEnd w:id="682"/>
      <w:bookmarkEnd w:id="683"/>
      <w:bookmarkEnd w:id="684"/>
      <w:bookmarkEnd w:id="685"/>
      <w:bookmarkEnd w:id="686"/>
      <w:bookmarkEnd w:id="687"/>
      <w:bookmarkEnd w:id="688"/>
      <w:bookmarkEnd w:id="689"/>
    </w:p>
    <w:p w14:paraId="4467089D" w14:textId="1ABBCCF9" w:rsidR="00272899" w:rsidRDefault="00272899" w:rsidP="00251706">
      <w:pPr>
        <w:pStyle w:val="Kop2"/>
      </w:pPr>
      <w:bookmarkStart w:id="690" w:name="_Toc402174412"/>
      <w:r>
        <w:t>Participanten</w:t>
      </w:r>
      <w:bookmarkEnd w:id="690"/>
    </w:p>
    <w:p w14:paraId="3FC2402F" w14:textId="663AB8D6" w:rsidR="00272899" w:rsidRDefault="00272899" w:rsidP="00272899">
      <w:r>
        <w:t xml:space="preserve"> De volgende gemeenten</w:t>
      </w:r>
      <w:r w:rsidR="00905FE0">
        <w:t>, samenwerkingsverbanden</w:t>
      </w:r>
      <w:r>
        <w:t xml:space="preserve"> en softwareleveranciers hebben geparticipeerd bij het opstellen van deze specificatie</w:t>
      </w:r>
      <w:ins w:id="691" w:author="Joost Wijnings" w:date="2014-03-07T13:48:00Z">
        <w:r w:rsidR="00133F71">
          <w:t xml:space="preserve">: </w:t>
        </w:r>
      </w:ins>
      <w:del w:id="692" w:author="Joost Wijnings" w:date="2014-03-07T13:48:00Z">
        <w:r w:rsidDel="00133F71">
          <w:delText>;</w:delText>
        </w:r>
      </w:del>
    </w:p>
    <w:p w14:paraId="1A251A0D" w14:textId="77777777" w:rsidR="00272899" w:rsidDel="00251706" w:rsidRDefault="00272899" w:rsidP="00272899">
      <w:pPr>
        <w:rPr>
          <w:del w:id="693" w:author="Joost Wijnings" w:date="2014-03-12T12:19:00Z"/>
        </w:rPr>
      </w:pPr>
    </w:p>
    <w:p w14:paraId="0EAD15BF" w14:textId="77777777" w:rsidR="00133F71" w:rsidRDefault="00133F71">
      <w:pPr>
        <w:rPr>
          <w:ins w:id="694" w:author="Joost Wijnings" w:date="2014-03-07T13:48:00Z"/>
        </w:rPr>
        <w:sectPr w:rsidR="00133F71" w:rsidSect="00ED1D6F">
          <w:headerReference w:type="default" r:id="rId11"/>
          <w:footerReference w:type="default" r:id="rId12"/>
          <w:pgSz w:w="11906" w:h="16838"/>
          <w:pgMar w:top="1417" w:right="1417" w:bottom="1417" w:left="1417" w:header="708" w:footer="708" w:gutter="0"/>
          <w:cols w:space="708"/>
          <w:titlePg/>
          <w:docGrid w:linePitch="360"/>
        </w:sectPr>
        <w:pPrChange w:id="700" w:author="Joost Wijnings" w:date="2014-03-12T12:19:00Z">
          <w:pPr>
            <w:numPr>
              <w:numId w:val="8"/>
            </w:numPr>
            <w:ind w:left="720" w:hanging="360"/>
          </w:pPr>
        </w:pPrChange>
      </w:pPr>
    </w:p>
    <w:p w14:paraId="1C65296F" w14:textId="75D1DA35" w:rsidR="00272899" w:rsidRPr="003E4A97" w:rsidRDefault="00BF61B7" w:rsidP="00E666F8">
      <w:pPr>
        <w:numPr>
          <w:ilvl w:val="0"/>
          <w:numId w:val="8"/>
        </w:numPr>
      </w:pPr>
      <w:r w:rsidRPr="003E4A97">
        <w:lastRenderedPageBreak/>
        <w:t>Gemeente Woerden</w:t>
      </w:r>
      <w:r w:rsidR="003E4A97" w:rsidRPr="003E4A97">
        <w:t xml:space="preserve"> (initiator)</w:t>
      </w:r>
    </w:p>
    <w:p w14:paraId="6FF35074" w14:textId="77777777" w:rsidR="003E4A97" w:rsidRPr="003E4A97" w:rsidRDefault="003E4A97" w:rsidP="00E666F8">
      <w:pPr>
        <w:numPr>
          <w:ilvl w:val="0"/>
          <w:numId w:val="8"/>
        </w:numPr>
      </w:pPr>
      <w:r w:rsidRPr="003E4A97">
        <w:t>Gemeente Almere</w:t>
      </w:r>
    </w:p>
    <w:p w14:paraId="646256C4" w14:textId="77777777" w:rsidR="003E4A97" w:rsidRPr="003E4A97" w:rsidRDefault="003E4A97" w:rsidP="00E666F8">
      <w:pPr>
        <w:numPr>
          <w:ilvl w:val="0"/>
          <w:numId w:val="8"/>
        </w:numPr>
      </w:pPr>
      <w:r w:rsidRPr="003E4A97">
        <w:t>Gemeente Amstelveen</w:t>
      </w:r>
    </w:p>
    <w:p w14:paraId="2BA79B4F" w14:textId="77777777" w:rsidR="003E4A97" w:rsidRPr="003E4A97" w:rsidRDefault="003E4A97" w:rsidP="00E666F8">
      <w:pPr>
        <w:numPr>
          <w:ilvl w:val="0"/>
          <w:numId w:val="8"/>
        </w:numPr>
      </w:pPr>
      <w:r w:rsidRPr="003E4A97">
        <w:t>Gemeente Apeldoorn</w:t>
      </w:r>
    </w:p>
    <w:p w14:paraId="57FDF413" w14:textId="77777777" w:rsidR="003E4A97" w:rsidRPr="003E4A97" w:rsidRDefault="003E4A97" w:rsidP="00E666F8">
      <w:pPr>
        <w:numPr>
          <w:ilvl w:val="0"/>
          <w:numId w:val="8"/>
        </w:numPr>
      </w:pPr>
      <w:r w:rsidRPr="003E4A97">
        <w:t>Gemeente Breda</w:t>
      </w:r>
    </w:p>
    <w:p w14:paraId="44895697" w14:textId="77777777" w:rsidR="00BF61B7" w:rsidRDefault="007E01C0" w:rsidP="00E666F8">
      <w:pPr>
        <w:numPr>
          <w:ilvl w:val="0"/>
          <w:numId w:val="8"/>
        </w:numPr>
      </w:pPr>
      <w:r w:rsidRPr="003E4A97">
        <w:t>Gemeente Ede</w:t>
      </w:r>
    </w:p>
    <w:p w14:paraId="63CBC8F4" w14:textId="77777777" w:rsidR="00684534" w:rsidRDefault="00684534" w:rsidP="00E666F8">
      <w:pPr>
        <w:numPr>
          <w:ilvl w:val="0"/>
          <w:numId w:val="8"/>
        </w:numPr>
      </w:pPr>
      <w:r>
        <w:lastRenderedPageBreak/>
        <w:t>Gemeente Heerhugowaard</w:t>
      </w:r>
    </w:p>
    <w:p w14:paraId="1BE91A46" w14:textId="77777777" w:rsidR="009B2632" w:rsidRPr="009B2632" w:rsidRDefault="00684534" w:rsidP="00E666F8">
      <w:pPr>
        <w:numPr>
          <w:ilvl w:val="0"/>
          <w:numId w:val="8"/>
        </w:numPr>
      </w:pPr>
      <w:r>
        <w:t>Gemeente Zutphen</w:t>
      </w:r>
    </w:p>
    <w:p w14:paraId="58A1BCE8" w14:textId="77777777" w:rsidR="00905FE0" w:rsidRPr="00905FE0" w:rsidRDefault="00905FE0" w:rsidP="00E666F8">
      <w:pPr>
        <w:numPr>
          <w:ilvl w:val="0"/>
          <w:numId w:val="8"/>
        </w:numPr>
      </w:pPr>
      <w:r w:rsidRPr="003E4A97">
        <w:t>BCT</w:t>
      </w:r>
    </w:p>
    <w:p w14:paraId="4FD8E314" w14:textId="77777777" w:rsidR="003E4A97" w:rsidRDefault="003E4A97" w:rsidP="00E666F8">
      <w:pPr>
        <w:numPr>
          <w:ilvl w:val="0"/>
          <w:numId w:val="8"/>
        </w:numPr>
      </w:pPr>
      <w:r w:rsidRPr="003E4A97">
        <w:t>Centric</w:t>
      </w:r>
    </w:p>
    <w:p w14:paraId="4E8C4517" w14:textId="53919EE7" w:rsidR="00152974" w:rsidRPr="003E4A97" w:rsidRDefault="00152974" w:rsidP="00E666F8">
      <w:pPr>
        <w:numPr>
          <w:ilvl w:val="0"/>
          <w:numId w:val="8"/>
        </w:numPr>
      </w:pPr>
      <w:r>
        <w:t>Circle</w:t>
      </w:r>
      <w:ins w:id="701" w:author="Joost Wijnings" w:date="2014-03-07T13:53:00Z">
        <w:r w:rsidR="00CE5559">
          <w:t xml:space="preserve"> </w:t>
        </w:r>
      </w:ins>
      <w:del w:id="702" w:author="Joost Wijnings" w:date="2014-03-07T13:53:00Z">
        <w:r w:rsidDel="00CE5559">
          <w:delText>software</w:delText>
        </w:r>
      </w:del>
      <w:ins w:id="703" w:author="Joost Wijnings" w:date="2014-03-07T13:53:00Z">
        <w:r w:rsidR="00CE5559">
          <w:t>Software</w:t>
        </w:r>
      </w:ins>
    </w:p>
    <w:p w14:paraId="7643607D" w14:textId="77777777" w:rsidR="003E4A97" w:rsidRPr="003E4A97" w:rsidRDefault="003E4A97" w:rsidP="00E666F8">
      <w:pPr>
        <w:numPr>
          <w:ilvl w:val="0"/>
          <w:numId w:val="8"/>
        </w:numPr>
      </w:pPr>
      <w:r w:rsidRPr="003E4A97">
        <w:t>Decos</w:t>
      </w:r>
    </w:p>
    <w:p w14:paraId="11D99326" w14:textId="77777777" w:rsidR="003E4A97" w:rsidRPr="003E4A97" w:rsidRDefault="003E4A97" w:rsidP="00E666F8">
      <w:pPr>
        <w:numPr>
          <w:ilvl w:val="0"/>
          <w:numId w:val="8"/>
        </w:numPr>
      </w:pPr>
      <w:r w:rsidRPr="003E4A97">
        <w:t>Dimpact</w:t>
      </w:r>
    </w:p>
    <w:p w14:paraId="62EED678" w14:textId="77777777" w:rsidR="003E4A97" w:rsidRPr="003E4A97" w:rsidRDefault="003E4A97" w:rsidP="00E666F8">
      <w:pPr>
        <w:numPr>
          <w:ilvl w:val="0"/>
          <w:numId w:val="8"/>
        </w:numPr>
      </w:pPr>
      <w:r w:rsidRPr="003E4A97">
        <w:lastRenderedPageBreak/>
        <w:t>Exxellence</w:t>
      </w:r>
    </w:p>
    <w:p w14:paraId="7FA6A63C" w14:textId="77777777" w:rsidR="003E4A97" w:rsidRPr="003E4A97" w:rsidRDefault="003E4A97" w:rsidP="00E666F8">
      <w:pPr>
        <w:numPr>
          <w:ilvl w:val="0"/>
          <w:numId w:val="8"/>
        </w:numPr>
      </w:pPr>
      <w:r w:rsidRPr="003E4A97">
        <w:t>Interaccess</w:t>
      </w:r>
    </w:p>
    <w:p w14:paraId="37445A89" w14:textId="77777777" w:rsidR="003E4A97" w:rsidRDefault="003E4A97" w:rsidP="00E666F8">
      <w:pPr>
        <w:numPr>
          <w:ilvl w:val="0"/>
          <w:numId w:val="8"/>
        </w:numPr>
      </w:pPr>
      <w:r w:rsidRPr="003E4A97">
        <w:t>InteractionNext</w:t>
      </w:r>
    </w:p>
    <w:p w14:paraId="545214A8" w14:textId="77777777" w:rsidR="00C44EF8" w:rsidRPr="00C44EF8" w:rsidRDefault="00C44EF8" w:rsidP="00E666F8">
      <w:pPr>
        <w:numPr>
          <w:ilvl w:val="0"/>
          <w:numId w:val="8"/>
        </w:numPr>
      </w:pPr>
      <w:r>
        <w:t>JNET</w:t>
      </w:r>
    </w:p>
    <w:p w14:paraId="6BEF5788" w14:textId="77777777" w:rsidR="007E01C0" w:rsidRDefault="007E01C0" w:rsidP="00E666F8">
      <w:pPr>
        <w:numPr>
          <w:ilvl w:val="0"/>
          <w:numId w:val="8"/>
        </w:numPr>
      </w:pPr>
      <w:r w:rsidRPr="003E4A97">
        <w:t>PinkRoccade</w:t>
      </w:r>
      <w:r w:rsidR="00B352DE">
        <w:t xml:space="preserve"> Local Government</w:t>
      </w:r>
    </w:p>
    <w:p w14:paraId="57FDE8D4" w14:textId="77777777" w:rsidR="00C44EF8" w:rsidRPr="00C44EF8" w:rsidRDefault="00C44EF8" w:rsidP="00E666F8">
      <w:pPr>
        <w:numPr>
          <w:ilvl w:val="0"/>
          <w:numId w:val="8"/>
        </w:numPr>
      </w:pPr>
      <w:r w:rsidRPr="0034379E">
        <w:t>Roxit</w:t>
      </w:r>
    </w:p>
    <w:p w14:paraId="17E812C0" w14:textId="77777777" w:rsidR="00133F71" w:rsidRDefault="00133F71" w:rsidP="0034379E">
      <w:pPr>
        <w:ind w:left="360"/>
        <w:rPr>
          <w:ins w:id="704" w:author="Joost Wijnings" w:date="2014-03-07T13:48:00Z"/>
          <w:rFonts w:ascii="Arial" w:hAnsi="Arial" w:cs="Arial"/>
          <w:sz w:val="20"/>
          <w:szCs w:val="20"/>
        </w:rPr>
        <w:sectPr w:rsidR="00133F71" w:rsidSect="00133F71">
          <w:type w:val="continuous"/>
          <w:pgSz w:w="11906" w:h="16838"/>
          <w:pgMar w:top="1417" w:right="1417" w:bottom="1417" w:left="1417" w:header="708" w:footer="708" w:gutter="0"/>
          <w:cols w:num="3" w:space="708"/>
          <w:docGrid w:linePitch="360"/>
          <w:sectPrChange w:id="705" w:author="Joost Wijnings" w:date="2014-03-07T13:48:00Z">
            <w:sectPr w:rsidR="00133F71" w:rsidSect="00133F71">
              <w:pgMar w:top="1417" w:right="1417" w:bottom="1417" w:left="1417" w:header="708" w:footer="708" w:gutter="0"/>
              <w:cols w:num="1"/>
            </w:sectPr>
          </w:sectPrChange>
        </w:sectPr>
      </w:pPr>
    </w:p>
    <w:p w14:paraId="42D9E090" w14:textId="212808D8" w:rsidR="0034379E" w:rsidRDefault="0034379E" w:rsidP="0034379E">
      <w:pPr>
        <w:ind w:left="360"/>
        <w:rPr>
          <w:rFonts w:ascii="Arial" w:hAnsi="Arial" w:cs="Arial"/>
          <w:sz w:val="20"/>
          <w:szCs w:val="20"/>
        </w:rPr>
      </w:pPr>
    </w:p>
    <w:p w14:paraId="3B88BC18" w14:textId="77777777" w:rsidR="0034379E" w:rsidRPr="0034379E" w:rsidRDefault="0034379E" w:rsidP="0034379E">
      <w:r w:rsidRPr="0034379E">
        <w:t>Indirecte participanten</w:t>
      </w:r>
      <w:r w:rsidR="0083534B">
        <w:t xml:space="preserve"> (</w:t>
      </w:r>
      <w:r w:rsidRPr="0034379E">
        <w:t>agendaleden</w:t>
      </w:r>
      <w:r w:rsidR="0083534B">
        <w:t>)</w:t>
      </w:r>
      <w:r w:rsidRPr="0034379E">
        <w:t>, zijn:</w:t>
      </w:r>
    </w:p>
    <w:p w14:paraId="29185FB1" w14:textId="77777777" w:rsidR="00133F71" w:rsidRDefault="00133F71" w:rsidP="00E666F8">
      <w:pPr>
        <w:numPr>
          <w:ilvl w:val="0"/>
          <w:numId w:val="11"/>
        </w:numPr>
        <w:rPr>
          <w:ins w:id="706" w:author="Joost Wijnings" w:date="2014-03-07T13:48:00Z"/>
        </w:rPr>
        <w:sectPr w:rsidR="00133F71" w:rsidSect="00133F71">
          <w:type w:val="continuous"/>
          <w:pgSz w:w="11906" w:h="16838"/>
          <w:pgMar w:top="1417" w:right="1417" w:bottom="1417" w:left="1417" w:header="708" w:footer="708" w:gutter="0"/>
          <w:cols w:space="708"/>
          <w:docGrid w:linePitch="360"/>
        </w:sectPr>
      </w:pPr>
    </w:p>
    <w:p w14:paraId="07A4BF03" w14:textId="3D23FFC8" w:rsidR="0034379E" w:rsidRPr="0034379E" w:rsidRDefault="0034379E" w:rsidP="00E666F8">
      <w:pPr>
        <w:numPr>
          <w:ilvl w:val="0"/>
          <w:numId w:val="11"/>
        </w:numPr>
      </w:pPr>
      <w:r w:rsidRPr="0034379E">
        <w:lastRenderedPageBreak/>
        <w:t>Gemeente Alkmaar</w:t>
      </w:r>
    </w:p>
    <w:p w14:paraId="564084D8" w14:textId="77777777" w:rsidR="0034379E" w:rsidRDefault="0034379E" w:rsidP="00E666F8">
      <w:pPr>
        <w:numPr>
          <w:ilvl w:val="0"/>
          <w:numId w:val="11"/>
        </w:numPr>
      </w:pPr>
      <w:r w:rsidRPr="0034379E">
        <w:t>Gemeente Hilversum</w:t>
      </w:r>
    </w:p>
    <w:p w14:paraId="04353980" w14:textId="77777777" w:rsidR="0034379E" w:rsidRDefault="0034379E" w:rsidP="00E666F8">
      <w:pPr>
        <w:numPr>
          <w:ilvl w:val="0"/>
          <w:numId w:val="11"/>
        </w:numPr>
      </w:pPr>
      <w:r w:rsidRPr="0034379E">
        <w:lastRenderedPageBreak/>
        <w:t>Drechtsteden</w:t>
      </w:r>
    </w:p>
    <w:p w14:paraId="08EB8D9D" w14:textId="77777777" w:rsidR="0034379E" w:rsidRDefault="0034379E" w:rsidP="00E666F8">
      <w:pPr>
        <w:numPr>
          <w:ilvl w:val="0"/>
          <w:numId w:val="11"/>
        </w:numPr>
      </w:pPr>
      <w:r w:rsidRPr="0034379E">
        <w:t>iWriter</w:t>
      </w:r>
    </w:p>
    <w:p w14:paraId="737E3267" w14:textId="77777777" w:rsidR="00133F71" w:rsidRDefault="00133F71" w:rsidP="002348B3">
      <w:pPr>
        <w:pStyle w:val="Kop2"/>
        <w:rPr>
          <w:ins w:id="707" w:author="Joost Wijnings" w:date="2014-03-07T13:48:00Z"/>
        </w:rPr>
        <w:sectPr w:rsidR="00133F71" w:rsidSect="00133F71">
          <w:type w:val="continuous"/>
          <w:pgSz w:w="11906" w:h="16838"/>
          <w:pgMar w:top="1417" w:right="1417" w:bottom="1417" w:left="1417" w:header="708" w:footer="708" w:gutter="0"/>
          <w:cols w:num="2" w:space="708"/>
          <w:docGrid w:linePitch="360"/>
          <w:sectPrChange w:id="708" w:author="Joost Wijnings" w:date="2014-03-07T13:48:00Z">
            <w:sectPr w:rsidR="00133F71" w:rsidSect="00133F71">
              <w:pgMar w:top="1417" w:right="1417" w:bottom="1417" w:left="1417" w:header="708" w:footer="708" w:gutter="0"/>
              <w:cols w:num="1"/>
            </w:sectPr>
          </w:sectPrChange>
        </w:sectPr>
      </w:pPr>
      <w:bookmarkStart w:id="709" w:name="_Ref338666416"/>
      <w:bookmarkStart w:id="710" w:name="_Ref338666421"/>
      <w:bookmarkStart w:id="711" w:name="_Ref338666426"/>
    </w:p>
    <w:p w14:paraId="4FA476A8" w14:textId="271BE072" w:rsidR="00063252" w:rsidRPr="00D32513" w:rsidRDefault="0090657C" w:rsidP="002348B3">
      <w:pPr>
        <w:pStyle w:val="Kop2"/>
      </w:pPr>
      <w:bookmarkStart w:id="712" w:name="_Toc402174413"/>
      <w:r w:rsidRPr="00D32513">
        <w:lastRenderedPageBreak/>
        <w:t>Volgende versies van de specificatie</w:t>
      </w:r>
      <w:bookmarkStart w:id="713" w:name="_Toc326920204"/>
      <w:bookmarkStart w:id="714" w:name="_Ref331758269"/>
      <w:bookmarkEnd w:id="709"/>
      <w:bookmarkEnd w:id="710"/>
      <w:bookmarkEnd w:id="711"/>
      <w:bookmarkEnd w:id="712"/>
      <w:bookmarkEnd w:id="713"/>
    </w:p>
    <w:bookmarkEnd w:id="714"/>
    <w:p w14:paraId="7368F4D4" w14:textId="314C4149" w:rsidR="00400AB5" w:rsidRDefault="00400AB5" w:rsidP="00063252">
      <w:r>
        <w:t xml:space="preserve">Nadat deze specificatie als </w:t>
      </w:r>
      <w:r w:rsidR="00487557">
        <w:t xml:space="preserve">landelijke gemeentelijke </w:t>
      </w:r>
      <w:r>
        <w:t xml:space="preserve">standaard </w:t>
      </w:r>
      <w:del w:id="715" w:author="Joost Wijnings" w:date="2014-03-07T13:49:00Z">
        <w:r w:rsidDel="00133F71">
          <w:delText xml:space="preserve">is </w:delText>
        </w:r>
      </w:del>
      <w:r>
        <w:t xml:space="preserve">vastgesteld </w:t>
      </w:r>
      <w:ins w:id="716" w:author="Joost Wijnings" w:date="2014-03-07T13:49:00Z">
        <w:r w:rsidR="00133F71">
          <w:t xml:space="preserve">is, </w:t>
        </w:r>
      </w:ins>
      <w:r>
        <w:t xml:space="preserve">zal deze door KING in beheer worden genomen en versiegewijs worden doorontwikkeld. </w:t>
      </w:r>
    </w:p>
    <w:p w14:paraId="1C855524" w14:textId="557169C1" w:rsidR="0064496E" w:rsidRDefault="0090657C" w:rsidP="00063252">
      <w:r>
        <w:t xml:space="preserve">De </w:t>
      </w:r>
      <w:r w:rsidR="00715EC3">
        <w:t xml:space="preserve">reikwijdte </w:t>
      </w:r>
      <w:r>
        <w:t>van de huidige specificatie</w:t>
      </w:r>
      <w:r w:rsidR="003057D6">
        <w:t xml:space="preserve"> versie 1.0</w:t>
      </w:r>
      <w:r>
        <w:t xml:space="preserve"> is bewust beperkt gehouden</w:t>
      </w:r>
      <w:r w:rsidR="00715EC3">
        <w:t xml:space="preserve"> tot de veelgebruikte zaak</w:t>
      </w:r>
      <w:ins w:id="717" w:author="Joost Wijnings" w:date="2014-03-07T13:49:00Z">
        <w:r w:rsidR="00133F71">
          <w:t>-</w:t>
        </w:r>
      </w:ins>
      <w:r w:rsidR="00715EC3">
        <w:t xml:space="preserve"> en documentservices</w:t>
      </w:r>
      <w:r>
        <w:t xml:space="preserve">. </w:t>
      </w:r>
      <w:r w:rsidR="003057D6">
        <w:t>Tijdens de ontwikkeling zijn</w:t>
      </w:r>
      <w:r w:rsidR="00CE23DA">
        <w:t xml:space="preserve"> </w:t>
      </w:r>
      <w:r>
        <w:t xml:space="preserve">suggesties </w:t>
      </w:r>
      <w:r w:rsidR="00715EC3">
        <w:t xml:space="preserve">gedaan </w:t>
      </w:r>
      <w:r>
        <w:t>voor uitbreidingen in volgende versies.</w:t>
      </w:r>
      <w:r w:rsidR="002348B3">
        <w:t xml:space="preserve"> Deze zijn samengevat:</w:t>
      </w:r>
      <w:r>
        <w:t xml:space="preserve"> </w:t>
      </w:r>
    </w:p>
    <w:p w14:paraId="421FFDC0" w14:textId="77777777" w:rsidR="0090657C" w:rsidRPr="00B65E61" w:rsidRDefault="0090657C" w:rsidP="00E666F8">
      <w:pPr>
        <w:numPr>
          <w:ilvl w:val="0"/>
          <w:numId w:val="14"/>
        </w:numPr>
      </w:pPr>
      <w:r w:rsidRPr="00B65E61">
        <w:t>Afsluiten/archiveren van zaakgegevens</w:t>
      </w:r>
      <w:r w:rsidR="00D8218F">
        <w:t xml:space="preserve"> (een aantal beno</w:t>
      </w:r>
      <w:r w:rsidR="00D85B1E">
        <w:t>digde attributen is</w:t>
      </w:r>
      <w:r w:rsidR="00D8218F">
        <w:t xml:space="preserve"> reeds opgenomen)</w:t>
      </w:r>
      <w:r w:rsidR="003057D6">
        <w:t>;</w:t>
      </w:r>
    </w:p>
    <w:p w14:paraId="60568704" w14:textId="579EDC9C" w:rsidR="0090657C" w:rsidRPr="0090657C" w:rsidRDefault="005236D7" w:rsidP="00E666F8">
      <w:pPr>
        <w:numPr>
          <w:ilvl w:val="0"/>
          <w:numId w:val="14"/>
        </w:numPr>
      </w:pPr>
      <w:r w:rsidRPr="005236D7">
        <w:t>Aanvulle</w:t>
      </w:r>
      <w:r>
        <w:t xml:space="preserve">nde afspraken over additionele </w:t>
      </w:r>
      <w:r w:rsidRPr="005236D7">
        <w:t>metagegevens</w:t>
      </w:r>
      <w:ins w:id="718" w:author="Joost Wijnings" w:date="2014-03-07T13:49:00Z">
        <w:r w:rsidR="00133F71">
          <w:t xml:space="preserve">; </w:t>
        </w:r>
      </w:ins>
      <w:del w:id="719" w:author="Joost Wijnings" w:date="2014-03-07T13:49:00Z">
        <w:r w:rsidRPr="005236D7" w:rsidDel="00133F71">
          <w:delText xml:space="preserve"> </w:delText>
        </w:r>
        <w:r w:rsidR="0090657C" w:rsidRPr="0090657C" w:rsidDel="00133F71">
          <w:delText xml:space="preserve"> </w:delText>
        </w:r>
      </w:del>
    </w:p>
    <w:p w14:paraId="72867D3E" w14:textId="77777777" w:rsidR="0090657C" w:rsidRDefault="00B65E61" w:rsidP="00E666F8">
      <w:pPr>
        <w:numPr>
          <w:ilvl w:val="0"/>
          <w:numId w:val="14"/>
        </w:numPr>
      </w:pPr>
      <w:r>
        <w:t>Ondersteuning van samengestelde documenten (</w:t>
      </w:r>
      <w:r w:rsidR="003057D6">
        <w:t>StUF-ZKN-</w:t>
      </w:r>
      <w:r>
        <w:t>SDC)</w:t>
      </w:r>
      <w:r w:rsidR="003057D6">
        <w:t>;</w:t>
      </w:r>
    </w:p>
    <w:p w14:paraId="2C7F96BB" w14:textId="101D807D" w:rsidR="00C8443E" w:rsidRPr="0090657C" w:rsidRDefault="00C8443E" w:rsidP="00E666F8">
      <w:pPr>
        <w:numPr>
          <w:ilvl w:val="0"/>
          <w:numId w:val="14"/>
        </w:numPr>
      </w:pPr>
      <w:r>
        <w:t>Ondersteuning van BESLUIT</w:t>
      </w:r>
      <w:r w:rsidR="00715EC3">
        <w:t xml:space="preserve"> (BSL)</w:t>
      </w:r>
      <w:r>
        <w:t>; Er moet een service komen om besluiten toe te voegen aan een ZAAK</w:t>
      </w:r>
      <w:ins w:id="720" w:author="Joost Wijnings" w:date="2014-03-07T13:50:00Z">
        <w:r w:rsidR="00133F71">
          <w:t xml:space="preserve">; </w:t>
        </w:r>
      </w:ins>
      <w:del w:id="721" w:author="Joost Wijnings" w:date="2014-03-07T13:50:00Z">
        <w:r w:rsidDel="00133F71">
          <w:delText>.</w:delText>
        </w:r>
      </w:del>
    </w:p>
    <w:p w14:paraId="35C64A4B" w14:textId="77777777" w:rsidR="0090657C" w:rsidRDefault="00715EC3" w:rsidP="00E666F8">
      <w:pPr>
        <w:numPr>
          <w:ilvl w:val="0"/>
          <w:numId w:val="14"/>
        </w:numPr>
      </w:pPr>
      <w:r>
        <w:t>Uitbreiding van het o</w:t>
      </w:r>
      <w:r w:rsidR="00B65E61">
        <w:t>mgaan met autorisaties en beveiliging</w:t>
      </w:r>
      <w:r w:rsidR="003057D6">
        <w:t>;</w:t>
      </w:r>
    </w:p>
    <w:p w14:paraId="131CE83B" w14:textId="56D6FC12" w:rsidR="005236D7" w:rsidRPr="0090657C" w:rsidRDefault="005236D7" w:rsidP="005236D7">
      <w:pPr>
        <w:numPr>
          <w:ilvl w:val="0"/>
          <w:numId w:val="14"/>
        </w:numPr>
      </w:pPr>
      <w:del w:id="722" w:author="Joost Wijnings" w:date="2014-03-07T13:50:00Z">
        <w:r w:rsidRPr="005236D7" w:rsidDel="00133F71">
          <w:delText xml:space="preserve"> </w:delText>
        </w:r>
      </w:del>
      <w:r w:rsidRPr="005236D7">
        <w:t>Aansluiten op toekomstige versies</w:t>
      </w:r>
      <w:r w:rsidR="009D1CC2">
        <w:t xml:space="preserve"> van onderliggende standaarden</w:t>
      </w:r>
      <w:r w:rsidR="007B00FA">
        <w:t xml:space="preserve"> </w:t>
      </w:r>
      <w:r w:rsidRPr="005236D7">
        <w:t>(</w:t>
      </w:r>
      <w:r w:rsidR="009D1CC2">
        <w:t>zoals</w:t>
      </w:r>
      <w:r w:rsidRPr="005236D7">
        <w:t xml:space="preserve"> CMIS</w:t>
      </w:r>
      <w:r w:rsidR="009D1CC2">
        <w:t xml:space="preserve"> 1.1</w:t>
      </w:r>
      <w:r w:rsidRPr="005236D7">
        <w:t>);</w:t>
      </w:r>
    </w:p>
    <w:p w14:paraId="5705CFC3" w14:textId="77777777" w:rsidR="007E378C" w:rsidRPr="005236D7" w:rsidRDefault="007E378C" w:rsidP="005236D7">
      <w:pPr>
        <w:numPr>
          <w:ilvl w:val="0"/>
          <w:numId w:val="14"/>
        </w:numPr>
      </w:pPr>
      <w:r w:rsidRPr="005236D7">
        <w:t>Verwijderen van zaakdocumenten</w:t>
      </w:r>
      <w:r w:rsidR="002A1422">
        <w:t>;</w:t>
      </w:r>
    </w:p>
    <w:p w14:paraId="15004BC0" w14:textId="53055530" w:rsidR="007E378C" w:rsidRPr="005938EF" w:rsidRDefault="007E378C" w:rsidP="005236D7">
      <w:pPr>
        <w:numPr>
          <w:ilvl w:val="0"/>
          <w:numId w:val="14"/>
        </w:numPr>
        <w:tabs>
          <w:tab w:val="num" w:pos="720"/>
        </w:tabs>
      </w:pPr>
      <w:r w:rsidRPr="005236D7">
        <w:t>Applicaties actief op de hoogte brengen</w:t>
      </w:r>
      <w:r w:rsidR="00D85B1E">
        <w:t xml:space="preserve"> van wijzigingen aan </w:t>
      </w:r>
      <w:del w:id="723" w:author="Joost Wijnings" w:date="2014-03-07T13:50:00Z">
        <w:r w:rsidR="00D85B1E" w:rsidDel="00133F71">
          <w:delText xml:space="preserve">Zaken </w:delText>
        </w:r>
      </w:del>
      <w:ins w:id="724" w:author="Joost Wijnings" w:date="2014-03-07T13:50:00Z">
        <w:r w:rsidR="00133F71">
          <w:t xml:space="preserve">zaken </w:t>
        </w:r>
      </w:ins>
      <w:r w:rsidRPr="005236D7">
        <w:t>(push</w:t>
      </w:r>
      <w:del w:id="725" w:author="Joost Wijnings" w:date="2014-03-07T13:50:00Z">
        <w:r w:rsidRPr="005236D7" w:rsidDel="00133F71">
          <w:delText xml:space="preserve"> </w:delText>
        </w:r>
      </w:del>
      <w:r w:rsidRPr="005236D7">
        <w:t>berichten</w:t>
      </w:r>
      <w:r w:rsidR="00A902E6">
        <w:t>, notificaties van wijzigingen</w:t>
      </w:r>
      <w:r w:rsidRPr="005236D7">
        <w:t>)</w:t>
      </w:r>
      <w:r w:rsidR="00D85B1E">
        <w:t xml:space="preserve"> zodat andere systemen deze zaken kunnen afhandelen</w:t>
      </w:r>
      <w:r w:rsidRPr="005236D7">
        <w:t>;</w:t>
      </w:r>
    </w:p>
    <w:p w14:paraId="4766CB68" w14:textId="77777777" w:rsidR="007E378C" w:rsidRPr="005938EF" w:rsidRDefault="007E378C" w:rsidP="005236D7">
      <w:pPr>
        <w:numPr>
          <w:ilvl w:val="0"/>
          <w:numId w:val="14"/>
        </w:numPr>
        <w:tabs>
          <w:tab w:val="num" w:pos="720"/>
        </w:tabs>
      </w:pPr>
      <w:r w:rsidRPr="005236D7">
        <w:t>Omgaan met correcties op zaken en zaakdocumenten;</w:t>
      </w:r>
    </w:p>
    <w:p w14:paraId="0073C31D" w14:textId="77777777" w:rsidR="00CE5559" w:rsidRDefault="007E378C" w:rsidP="005236D7">
      <w:pPr>
        <w:numPr>
          <w:ilvl w:val="0"/>
          <w:numId w:val="14"/>
        </w:numPr>
        <w:tabs>
          <w:tab w:val="num" w:pos="720"/>
        </w:tabs>
        <w:rPr>
          <w:ins w:id="726" w:author="Joost Wijnings" w:date="2014-03-07T13:51:00Z"/>
        </w:rPr>
      </w:pPr>
      <w:r w:rsidRPr="005236D7">
        <w:lastRenderedPageBreak/>
        <w:t>Omgaan met dynamische metadata</w:t>
      </w:r>
      <w:r w:rsidR="005236D7" w:rsidRPr="005938EF">
        <w:t xml:space="preserve"> (met</w:t>
      </w:r>
      <w:ins w:id="727" w:author="Joost Wijnings" w:date="2014-03-07T13:51:00Z">
        <w:r w:rsidR="00CE5559">
          <w:t xml:space="preserve"> </w:t>
        </w:r>
      </w:ins>
      <w:del w:id="728" w:author="Joost Wijnings" w:date="2014-03-07T13:51:00Z">
        <w:r w:rsidR="005236D7" w:rsidRPr="005938EF" w:rsidDel="00CE5559">
          <w:delText xml:space="preserve"> </w:delText>
        </w:r>
      </w:del>
      <w:r w:rsidR="005236D7" w:rsidRPr="00EA2FCE">
        <w:t>name de zaaktype</w:t>
      </w:r>
      <w:del w:id="729" w:author="Joost Wijnings" w:date="2014-03-10T09:21:00Z">
        <w:r w:rsidR="005236D7" w:rsidRPr="00EA2FCE" w:rsidDel="00237DAF">
          <w:delText xml:space="preserve"> </w:delText>
        </w:r>
      </w:del>
      <w:r w:rsidR="005236D7" w:rsidRPr="00EA2FCE">
        <w:t>specifieke metadata)</w:t>
      </w:r>
      <w:ins w:id="730" w:author="Joost Wijnings" w:date="2014-03-07T13:51:00Z">
        <w:r w:rsidR="00CE5559">
          <w:t xml:space="preserve">; </w:t>
        </w:r>
      </w:ins>
    </w:p>
    <w:p w14:paraId="4D9639A2" w14:textId="5E963F48" w:rsidR="00F14B49" w:rsidRPr="005938EF" w:rsidRDefault="00F14B49" w:rsidP="005236D7">
      <w:pPr>
        <w:numPr>
          <w:ilvl w:val="0"/>
          <w:numId w:val="14"/>
        </w:numPr>
        <w:tabs>
          <w:tab w:val="num" w:pos="720"/>
        </w:tabs>
      </w:pPr>
      <w:r w:rsidRPr="00F14B49">
        <w:t xml:space="preserve">Zichtbaar maken </w:t>
      </w:r>
      <w:r>
        <w:t xml:space="preserve">in berichten </w:t>
      </w:r>
      <w:r w:rsidRPr="00F14B49">
        <w:t xml:space="preserve">of </w:t>
      </w:r>
      <w:ins w:id="731" w:author="Joost Wijnings" w:date="2014-03-07T13:51:00Z">
        <w:r w:rsidR="00CE5559">
          <w:t xml:space="preserve">een </w:t>
        </w:r>
      </w:ins>
      <w:r w:rsidRPr="00F14B49">
        <w:t>document is uitgecheckt</w:t>
      </w:r>
      <w:ins w:id="732" w:author="Joost Wijnings" w:date="2014-03-07T13:51:00Z">
        <w:r w:rsidR="00CE5559">
          <w:t xml:space="preserve">; </w:t>
        </w:r>
      </w:ins>
    </w:p>
    <w:p w14:paraId="28F6B978" w14:textId="77777777" w:rsidR="00CE5559" w:rsidRDefault="00F14B49" w:rsidP="0034379E">
      <w:pPr>
        <w:numPr>
          <w:ilvl w:val="0"/>
          <w:numId w:val="14"/>
        </w:numPr>
        <w:tabs>
          <w:tab w:val="num" w:pos="720"/>
        </w:tabs>
        <w:rPr>
          <w:ins w:id="733" w:author="Joost Wijnings" w:date="2014-03-07T13:51:00Z"/>
        </w:rPr>
      </w:pPr>
      <w:r w:rsidRPr="00F14B49">
        <w:t xml:space="preserve">Onderscheid maken </w:t>
      </w:r>
      <w:r w:rsidR="002A1422">
        <w:t>in</w:t>
      </w:r>
      <w:r w:rsidRPr="00F14B49">
        <w:t xml:space="preserve"> </w:t>
      </w:r>
      <w:r w:rsidR="002A1422">
        <w:t>‘originele’ en ‘archief’ varianten</w:t>
      </w:r>
      <w:r w:rsidRPr="00F14B49">
        <w:t xml:space="preserve"> van een Zaakdocument</w:t>
      </w:r>
      <w:ins w:id="734" w:author="Joost Wijnings" w:date="2014-03-07T13:51:00Z">
        <w:r w:rsidR="00CE5559">
          <w:t xml:space="preserve">. </w:t>
        </w:r>
      </w:ins>
    </w:p>
    <w:p w14:paraId="172DE86D" w14:textId="1C360BB6" w:rsidR="0034379E" w:rsidRPr="00F14B49" w:rsidDel="009167D7" w:rsidRDefault="00F14B49">
      <w:pPr>
        <w:rPr>
          <w:del w:id="735" w:author="Joost Wijnings" w:date="2014-04-04T13:56:00Z"/>
        </w:rPr>
        <w:pPrChange w:id="736" w:author="Joost Wijnings" w:date="2014-03-07T13:51:00Z">
          <w:pPr>
            <w:numPr>
              <w:numId w:val="14"/>
            </w:numPr>
            <w:tabs>
              <w:tab w:val="num" w:pos="720"/>
            </w:tabs>
            <w:ind w:left="720" w:hanging="360"/>
          </w:pPr>
        </w:pPrChange>
      </w:pPr>
      <w:del w:id="737" w:author="Joost Wijnings" w:date="2014-03-07T13:51:00Z">
        <w:r w:rsidDel="00CE5559">
          <w:delText xml:space="preserve"> </w:delText>
        </w:r>
      </w:del>
    </w:p>
    <w:p w14:paraId="573A58A4" w14:textId="77777777" w:rsidR="008F7866" w:rsidRPr="0034379E" w:rsidRDefault="008F7866" w:rsidP="00F36064">
      <w:r w:rsidRPr="0034379E">
        <w:br w:type="page"/>
      </w:r>
    </w:p>
    <w:p w14:paraId="74676A82" w14:textId="77777777" w:rsidR="002F62C9" w:rsidRDefault="00C65318" w:rsidP="002348B3">
      <w:pPr>
        <w:pStyle w:val="Kop1"/>
      </w:pPr>
      <w:bookmarkStart w:id="738" w:name="_Toc402174414"/>
      <w:r>
        <w:lastRenderedPageBreak/>
        <w:t>Functionaliteit op hoofdlijnen</w:t>
      </w:r>
      <w:r w:rsidR="00905FE0">
        <w:t xml:space="preserve"> en architectuur</w:t>
      </w:r>
      <w:bookmarkEnd w:id="738"/>
    </w:p>
    <w:p w14:paraId="3E6E02C0" w14:textId="428346C6" w:rsidR="00651638" w:rsidRDefault="00BB1308" w:rsidP="006676E9">
      <w:r>
        <w:t>Deze specificatie</w:t>
      </w:r>
      <w:r w:rsidR="00450CC1">
        <w:t xml:space="preserve"> </w:t>
      </w:r>
      <w:r w:rsidR="006676E9">
        <w:t>geeft een technische en functionele beschrijving van een aantal</w:t>
      </w:r>
      <w:r w:rsidR="00570152">
        <w:t xml:space="preserve"> veelgebruikte</w:t>
      </w:r>
      <w:r w:rsidR="006676E9">
        <w:t xml:space="preserve"> services voor </w:t>
      </w:r>
      <w:del w:id="739" w:author="Joost Wijnings" w:date="2014-03-07T13:54:00Z">
        <w:r w:rsidDel="00CE5559">
          <w:delText>zaaksystemen</w:delText>
        </w:r>
        <w:r w:rsidR="00152974" w:rsidDel="00CE5559">
          <w:delText xml:space="preserve"> (</w:delText>
        </w:r>
      </w:del>
      <w:r w:rsidR="00152974">
        <w:t>ZS</w:t>
      </w:r>
      <w:del w:id="740" w:author="Joost Wijnings" w:date="2014-03-07T13:54:00Z">
        <w:r w:rsidR="00152974" w:rsidDel="00CE5559">
          <w:delText>)</w:delText>
        </w:r>
      </w:del>
      <w:ins w:id="741" w:author="Joost Wijnings" w:date="2014-03-07T13:54:00Z">
        <w:r w:rsidR="00CE5559">
          <w:t>’en</w:t>
        </w:r>
      </w:ins>
      <w:r>
        <w:t xml:space="preserve"> en </w:t>
      </w:r>
      <w:del w:id="742" w:author="Joost Wijnings" w:date="2014-03-07T13:54:00Z">
        <w:r w:rsidDel="00CE5559">
          <w:delText>document</w:delText>
        </w:r>
        <w:r w:rsidR="009957DE" w:rsidDel="00CE5559">
          <w:delText xml:space="preserve"> </w:delText>
        </w:r>
        <w:r w:rsidDel="00CE5559">
          <w:delText>managementsystemen</w:delText>
        </w:r>
        <w:r w:rsidR="00152974" w:rsidDel="00CE5559">
          <w:delText xml:space="preserve"> (</w:delText>
        </w:r>
      </w:del>
      <w:r w:rsidR="00152974">
        <w:t>DMS</w:t>
      </w:r>
      <w:ins w:id="743" w:author="Joost Wijnings" w:date="2014-03-07T13:54:00Z">
        <w:r w:rsidR="00CE5559">
          <w:t>’en</w:t>
        </w:r>
      </w:ins>
      <w:del w:id="744" w:author="Joost Wijnings" w:date="2014-03-07T13:54:00Z">
        <w:r w:rsidR="00152974" w:rsidDel="00CE5559">
          <w:delText>)</w:delText>
        </w:r>
      </w:del>
      <w:r w:rsidR="00216382">
        <w:t xml:space="preserve">. </w:t>
      </w:r>
      <w:r w:rsidR="006676E9">
        <w:t>De services zorgen enerzijds voor de synchronisatie van gemeenschappelijke gegevens tussen ZS en DMS. Anderzijds zorgen deze services dat zaakgegevens en zaakdocumenten op een gestandaardiseerde manier worden ontsloten</w:t>
      </w:r>
      <w:ins w:id="745" w:author="Joost Wijnings" w:date="2014-03-07T13:55:00Z">
        <w:r w:rsidR="00CE5559">
          <w:t>,</w:t>
        </w:r>
      </w:ins>
      <w:r w:rsidR="00570152">
        <w:t xml:space="preserve"> zodat</w:t>
      </w:r>
      <w:r w:rsidR="006676E9">
        <w:t xml:space="preserve"> </w:t>
      </w:r>
      <w:r w:rsidR="003057D6">
        <w:t xml:space="preserve">andere </w:t>
      </w:r>
      <w:r w:rsidR="00EF12E0">
        <w:t xml:space="preserve">systemen </w:t>
      </w:r>
      <w:r w:rsidR="006676E9">
        <w:t>binnen een gemeente</w:t>
      </w:r>
      <w:r w:rsidR="00570152">
        <w:t xml:space="preserve"> zaakgegevens en zaakdocumenten kunnen </w:t>
      </w:r>
      <w:r w:rsidR="00715EC3">
        <w:t xml:space="preserve">toevoegen, </w:t>
      </w:r>
      <w:r w:rsidR="00570152">
        <w:t>muteren en/of raadplegen.</w:t>
      </w:r>
    </w:p>
    <w:p w14:paraId="1D6C4D9A" w14:textId="77777777" w:rsidR="000E378F" w:rsidRPr="000E378F" w:rsidRDefault="00BB1308" w:rsidP="000E378F">
      <w:r>
        <w:t>In de volgende paragraaf wordt ingegaan op hoe de services geplaatst moeten worden binnen de GEMMA informatiearchitectuur</w:t>
      </w:r>
      <w:r w:rsidR="00905FE0">
        <w:t xml:space="preserve"> en welke</w:t>
      </w:r>
      <w:r>
        <w:t xml:space="preserve"> standaarden </w:t>
      </w:r>
      <w:r w:rsidR="00905FE0">
        <w:t>worden gebruikt</w:t>
      </w:r>
      <w:r>
        <w:t>.</w:t>
      </w:r>
      <w:r w:rsidR="00905FE0">
        <w:t xml:space="preserve"> Vervolgens wordt</w:t>
      </w:r>
      <w:r w:rsidR="002C6473">
        <w:t xml:space="preserve"> dieper ingegaan op </w:t>
      </w:r>
      <w:r w:rsidR="00575631">
        <w:t xml:space="preserve">de </w:t>
      </w:r>
      <w:r w:rsidR="00905FE0">
        <w:t>functionaliteit</w:t>
      </w:r>
      <w:r w:rsidR="002C6473">
        <w:t xml:space="preserve"> die de</w:t>
      </w:r>
      <w:r w:rsidR="00575631">
        <w:t>ze</w:t>
      </w:r>
      <w:r w:rsidR="002C6473">
        <w:t xml:space="preserve"> services moeten </w:t>
      </w:r>
      <w:r w:rsidR="00905FE0">
        <w:t>bieden</w:t>
      </w:r>
      <w:r w:rsidR="002C6473">
        <w:t>.</w:t>
      </w:r>
      <w:r>
        <w:t xml:space="preserve"> </w:t>
      </w:r>
    </w:p>
    <w:p w14:paraId="5EE9DC38" w14:textId="77777777" w:rsidR="000F282E" w:rsidRDefault="000F282E" w:rsidP="002348B3">
      <w:pPr>
        <w:pStyle w:val="Kop2"/>
      </w:pPr>
      <w:bookmarkStart w:id="746" w:name="_Ref302739868"/>
      <w:bookmarkStart w:id="747" w:name="_Toc402174415"/>
      <w:r>
        <w:t>GEMMA informatiearchitectuur</w:t>
      </w:r>
      <w:r w:rsidR="002C6473">
        <w:t xml:space="preserve"> en gebruikte standaarden</w:t>
      </w:r>
      <w:bookmarkEnd w:id="746"/>
      <w:bookmarkEnd w:id="747"/>
    </w:p>
    <w:p w14:paraId="4CB230ED" w14:textId="7823135C" w:rsidR="00E94CBB" w:rsidRDefault="000F282E" w:rsidP="000F282E">
      <w:pPr>
        <w:keepNext/>
      </w:pPr>
      <w:r>
        <w:t xml:space="preserve">De GEMMA vormt als referentiearchitectuur de basis </w:t>
      </w:r>
      <w:r w:rsidR="00715EC3">
        <w:t xml:space="preserve">voor de inrichting </w:t>
      </w:r>
      <w:r>
        <w:t xml:space="preserve">van een individuele gemeente en is richtinggevend bij het realiseren van de elektronische overheid. Binnen de GEMMA informatiearchitectuur worden verschillende (hoofd)informatiefuncties onderscheiden. De specificatie </w:t>
      </w:r>
      <w:r w:rsidR="00B65E61">
        <w:t>g</w:t>
      </w:r>
      <w:r w:rsidR="00B6591A">
        <w:t>eeft op implementatie</w:t>
      </w:r>
      <w:del w:id="748" w:author="Joost Wijnings" w:date="2014-03-07T13:56:00Z">
        <w:r w:rsidR="00B6591A" w:rsidDel="00CE5559">
          <w:delText xml:space="preserve"> </w:delText>
        </w:r>
      </w:del>
      <w:r w:rsidR="00B6591A">
        <w:t>niveau</w:t>
      </w:r>
      <w:ins w:id="749" w:author="Joost Wijnings" w:date="2014-03-07T14:02:00Z">
        <w:r w:rsidR="001C242C">
          <w:t xml:space="preserve"> </w:t>
        </w:r>
      </w:ins>
      <w:del w:id="750" w:author="Joost Wijnings" w:date="2014-03-07T14:02:00Z">
        <w:r w:rsidR="00B6591A" w:rsidDel="001C242C">
          <w:delText xml:space="preserve"> </w:delText>
        </w:r>
      </w:del>
      <w:r w:rsidR="00B65E61">
        <w:t>invulling aan</w:t>
      </w:r>
      <w:r w:rsidR="002C6473">
        <w:t xml:space="preserve"> </w:t>
      </w:r>
      <w:r>
        <w:t xml:space="preserve">de midoffice </w:t>
      </w:r>
      <w:r w:rsidR="00905FE0">
        <w:t>generieke</w:t>
      </w:r>
      <w:r>
        <w:t xml:space="preserve"> informatiefuncties</w:t>
      </w:r>
      <w:r w:rsidR="00E94CBB">
        <w:t>:</w:t>
      </w:r>
      <w:ins w:id="751" w:author="Joost Wijnings" w:date="2014-03-07T14:02:00Z">
        <w:r w:rsidR="001C242C">
          <w:t xml:space="preserve"> </w:t>
        </w:r>
      </w:ins>
    </w:p>
    <w:p w14:paraId="6B0BD31B" w14:textId="413EFE8F" w:rsidR="00E94CBB" w:rsidRDefault="00E94CBB" w:rsidP="00E666F8">
      <w:pPr>
        <w:keepNext/>
        <w:numPr>
          <w:ilvl w:val="0"/>
          <w:numId w:val="9"/>
        </w:numPr>
      </w:pPr>
      <w:r>
        <w:t>Zakenbeheer</w:t>
      </w:r>
      <w:ins w:id="752" w:author="Joost Wijnings" w:date="2014-03-07T13:56:00Z">
        <w:r w:rsidR="00CE5559">
          <w:t>;</w:t>
        </w:r>
      </w:ins>
      <w:r>
        <w:t xml:space="preserve"> </w:t>
      </w:r>
    </w:p>
    <w:p w14:paraId="3FAE98F0" w14:textId="28B88B9E" w:rsidR="00831DE9" w:rsidRDefault="00E94CBB" w:rsidP="00831DE9">
      <w:pPr>
        <w:keepNext/>
        <w:numPr>
          <w:ilvl w:val="0"/>
          <w:numId w:val="9"/>
        </w:numPr>
      </w:pPr>
      <w:r>
        <w:t>Beheer documentaire informatie</w:t>
      </w:r>
      <w:ins w:id="753" w:author="Joost Wijnings" w:date="2014-03-07T13:56:00Z">
        <w:r w:rsidR="00CE5559">
          <w:t xml:space="preserve">. </w:t>
        </w:r>
      </w:ins>
      <w:del w:id="754" w:author="Joost Wijnings" w:date="2014-03-07T13:56:00Z">
        <w:r w:rsidDel="00CE5559">
          <w:delText xml:space="preserve"> </w:delText>
        </w:r>
      </w:del>
    </w:p>
    <w:p w14:paraId="282DF8D8" w14:textId="2C312266" w:rsidR="00831DE9" w:rsidDel="009167D7" w:rsidRDefault="00831DE9">
      <w:pPr>
        <w:keepNext/>
        <w:rPr>
          <w:del w:id="755" w:author="Joost Wijnings" w:date="2014-04-04T13:56:00Z"/>
        </w:rPr>
        <w:pPrChange w:id="756" w:author="Joost Wijnings" w:date="2014-04-04T13:56:00Z">
          <w:pPr>
            <w:keepNext/>
            <w:ind w:left="405"/>
          </w:pPr>
        </w:pPrChange>
      </w:pPr>
    </w:p>
    <w:p w14:paraId="06B03F27" w14:textId="4569A57D" w:rsidR="000F282E" w:rsidRDefault="00831DE9" w:rsidP="00831DE9">
      <w:pPr>
        <w:keepNext/>
      </w:pPr>
      <w:r w:rsidRPr="00831DE9">
        <w:t>Verbinden wordt niet specifiek ingevuld binnen de specificatie, maar w</w:t>
      </w:r>
      <w:r>
        <w:t>el</w:t>
      </w:r>
      <w:r w:rsidRPr="00831DE9">
        <w:t xml:space="preserve"> gefaciliteerd door het werken met standaard</w:t>
      </w:r>
      <w:del w:id="757" w:author="Joost Wijnings" w:date="2014-03-10T11:11:00Z">
        <w:r w:rsidRPr="00831DE9" w:rsidDel="00BE2CB1">
          <w:delText xml:space="preserve"> </w:delText>
        </w:r>
      </w:del>
      <w:r w:rsidRPr="00831DE9">
        <w:t>koppelvlakken. Tussen de service</w:t>
      </w:r>
      <w:del w:id="758" w:author="Joost Wijnings" w:date="2014-03-07T14:03:00Z">
        <w:r w:rsidRPr="00831DE9" w:rsidDel="001C242C">
          <w:delText xml:space="preserve"> </w:delText>
        </w:r>
      </w:del>
      <w:r w:rsidRPr="00831DE9">
        <w:t>consumers en service</w:t>
      </w:r>
      <w:del w:id="759" w:author="Joost Wijnings" w:date="2014-03-07T14:03:00Z">
        <w:r w:rsidRPr="00831DE9" w:rsidDel="001C242C">
          <w:delText xml:space="preserve"> </w:delText>
        </w:r>
      </w:del>
      <w:r w:rsidRPr="00831DE9">
        <w:t xml:space="preserve">providers kan </w:t>
      </w:r>
      <w:r w:rsidR="00715EC3">
        <w:t xml:space="preserve">desgewenst </w:t>
      </w:r>
      <w:r w:rsidRPr="00831DE9">
        <w:t xml:space="preserve">een </w:t>
      </w:r>
      <w:del w:id="760" w:author="Joost Wijnings" w:date="2014-03-07T14:03:00Z">
        <w:r w:rsidRPr="00831DE9" w:rsidDel="001C242C">
          <w:delText xml:space="preserve">Verbindingscomponent </w:delText>
        </w:r>
      </w:del>
      <w:ins w:id="761" w:author="Joost Wijnings" w:date="2014-03-07T14:03:00Z">
        <w:r w:rsidR="001C242C">
          <w:t>v</w:t>
        </w:r>
        <w:r w:rsidR="001C242C" w:rsidRPr="00831DE9">
          <w:t xml:space="preserve">erbindingscomponent </w:t>
        </w:r>
      </w:ins>
      <w:r w:rsidRPr="00831DE9">
        <w:t xml:space="preserve">(zoals </w:t>
      </w:r>
      <w:del w:id="762" w:author="Joost Wijnings" w:date="2014-03-07T14:03:00Z">
        <w:r w:rsidRPr="00831DE9" w:rsidDel="001C242C">
          <w:delText xml:space="preserve">een </w:delText>
        </w:r>
      </w:del>
      <w:r w:rsidRPr="00831DE9">
        <w:t>broker</w:t>
      </w:r>
      <w:r w:rsidR="00715EC3">
        <w:t>, servicebus</w:t>
      </w:r>
      <w:r w:rsidRPr="00831DE9">
        <w:t xml:space="preserve">) geplaatst worden. </w:t>
      </w:r>
    </w:p>
    <w:p w14:paraId="327375FD" w14:textId="77777777" w:rsidR="00831DE9" w:rsidRPr="00831DE9" w:rsidRDefault="00831DE9" w:rsidP="00831DE9">
      <w:pPr>
        <w:keepNext/>
      </w:pPr>
    </w:p>
    <w:p w14:paraId="128234F1" w14:textId="77777777" w:rsidR="000F282E" w:rsidRPr="00E94CBB" w:rsidRDefault="0072634A" w:rsidP="000F282E">
      <w:pPr>
        <w:keepNext/>
        <w:jc w:val="center"/>
      </w:pPr>
      <w:r>
        <w:rPr>
          <w:noProof/>
          <w:lang w:eastAsia="nl-NL"/>
        </w:rPr>
        <w:drawing>
          <wp:inline distT="0" distB="0" distL="0" distR="0" wp14:anchorId="5DF5D5F4" wp14:editId="3B1DEA6D">
            <wp:extent cx="5762625" cy="1905000"/>
            <wp:effectExtent l="19050" t="0" r="9525" b="0"/>
            <wp:docPr id="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62625" cy="1905000"/>
                    </a:xfrm>
                    <a:prstGeom prst="rect">
                      <a:avLst/>
                    </a:prstGeom>
                    <a:noFill/>
                    <a:ln w="9525">
                      <a:noFill/>
                      <a:miter lim="800000"/>
                      <a:headEnd/>
                      <a:tailEnd/>
                    </a:ln>
                  </pic:spPr>
                </pic:pic>
              </a:graphicData>
            </a:graphic>
          </wp:inline>
        </w:drawing>
      </w:r>
    </w:p>
    <w:p w14:paraId="2835C6B6" w14:textId="77777777" w:rsidR="00B6591A" w:rsidRDefault="000F282E" w:rsidP="00B6591A">
      <w:pPr>
        <w:pStyle w:val="Bijschrift"/>
        <w:jc w:val="center"/>
        <w:outlineLvl w:val="0"/>
      </w:pPr>
      <w:bookmarkStart w:id="763" w:name="_Ref303325740"/>
      <w:r w:rsidRPr="00182694">
        <w:t xml:space="preserve">Figuur </w:t>
      </w:r>
      <w:r w:rsidR="00112AED">
        <w:fldChar w:fldCharType="begin"/>
      </w:r>
      <w:r w:rsidR="00112AED">
        <w:instrText xml:space="preserve"> SEQ Figuur \* ARABIC </w:instrText>
      </w:r>
      <w:r w:rsidR="00112AED">
        <w:fldChar w:fldCharType="separate"/>
      </w:r>
      <w:r w:rsidR="0053520C">
        <w:rPr>
          <w:noProof/>
        </w:rPr>
        <w:t>1</w:t>
      </w:r>
      <w:r w:rsidR="00112AED">
        <w:rPr>
          <w:noProof/>
        </w:rPr>
        <w:fldChar w:fldCharType="end"/>
      </w:r>
      <w:bookmarkEnd w:id="763"/>
      <w:r w:rsidRPr="00182694">
        <w:t>: Plaats services in</w:t>
      </w:r>
      <w:r w:rsidR="00E32766">
        <w:t xml:space="preserve"> GEMMA </w:t>
      </w:r>
      <w:r w:rsidRPr="00182694">
        <w:t>informatiearchitectuur</w:t>
      </w:r>
      <w:r w:rsidR="00400AB5">
        <w:t xml:space="preserve"> (bron GEMMA 1.0)</w:t>
      </w:r>
    </w:p>
    <w:p w14:paraId="321500B2" w14:textId="740160F1" w:rsidR="00B6591A" w:rsidDel="009167D7" w:rsidRDefault="00B6591A" w:rsidP="00FB6E24">
      <w:pPr>
        <w:rPr>
          <w:del w:id="764" w:author="Joost Wijnings" w:date="2014-04-04T13:56:00Z"/>
        </w:rPr>
      </w:pPr>
    </w:p>
    <w:p w14:paraId="73F0FF19" w14:textId="77777777" w:rsidR="009167D7" w:rsidRDefault="009167D7" w:rsidP="00FB6E24">
      <w:pPr>
        <w:rPr>
          <w:ins w:id="765" w:author="Joost Wijnings" w:date="2014-04-04T13:56:00Z"/>
        </w:rPr>
      </w:pPr>
    </w:p>
    <w:p w14:paraId="6AC87890" w14:textId="77777777" w:rsidR="007A3661" w:rsidRDefault="00E94CBB" w:rsidP="00FB6E24">
      <w:r>
        <w:t>Om te bepalen welke informatieobjecten de services moeten kunnen uitwiss</w:t>
      </w:r>
      <w:r w:rsidR="00905FE0">
        <w:t xml:space="preserve">elen is het van belang </w:t>
      </w:r>
      <w:r>
        <w:t>te weten welk</w:t>
      </w:r>
      <w:r w:rsidR="00B6591A">
        <w:t>e</w:t>
      </w:r>
      <w:r>
        <w:t xml:space="preserve"> informatiesysteem de authentieke bron is. </w:t>
      </w:r>
      <w:r w:rsidR="007A3661">
        <w:t>De GEMMA informatiearchitectuur specificeert welke informatieobjecten</w:t>
      </w:r>
      <w:r w:rsidR="00152974">
        <w:t xml:space="preserve"> uit het RGBZ</w:t>
      </w:r>
      <w:r w:rsidR="007A3661">
        <w:t xml:space="preserve"> binnen een informatiefunctie vallen. De</w:t>
      </w:r>
      <w:r w:rsidR="00684534">
        <w:t>ze</w:t>
      </w:r>
      <w:r w:rsidR="007A3661">
        <w:t xml:space="preserve"> verdeling (zie </w:t>
      </w:r>
      <w:r w:rsidR="007A3661">
        <w:fldChar w:fldCharType="begin"/>
      </w:r>
      <w:r w:rsidR="007A3661">
        <w:instrText xml:space="preserve"> REF _Ref303328573 \h </w:instrText>
      </w:r>
      <w:r w:rsidR="007A3661">
        <w:fldChar w:fldCharType="separate"/>
      </w:r>
      <w:ins w:id="766" w:author="Joost Wijnings" w:date="2014-04-07T10:21:00Z">
        <w:r w:rsidR="0053520C" w:rsidRPr="00EF3D65">
          <w:t xml:space="preserve">Figuur </w:t>
        </w:r>
        <w:r w:rsidR="0053520C">
          <w:rPr>
            <w:noProof/>
          </w:rPr>
          <w:t>2</w:t>
        </w:r>
      </w:ins>
      <w:del w:id="767" w:author="Joost Wijnings" w:date="2014-04-07T10:21:00Z">
        <w:r w:rsidR="00BE3F74" w:rsidRPr="00EF3D65" w:rsidDel="0053520C">
          <w:delText xml:space="preserve">Figuur </w:delText>
        </w:r>
        <w:r w:rsidR="00BE3F74" w:rsidDel="0053520C">
          <w:rPr>
            <w:noProof/>
          </w:rPr>
          <w:delText>2</w:delText>
        </w:r>
      </w:del>
      <w:r w:rsidR="007A3661">
        <w:fldChar w:fldCharType="end"/>
      </w:r>
      <w:r w:rsidR="007A3661">
        <w:t xml:space="preserve">) </w:t>
      </w:r>
      <w:r w:rsidR="00F50E87">
        <w:t xml:space="preserve">is </w:t>
      </w:r>
      <w:r w:rsidR="009D07CE">
        <w:t>als uitgangspunt genomen</w:t>
      </w:r>
      <w:r w:rsidR="00230CDF">
        <w:t xml:space="preserve"> om te bepalen welk informatiesysteem </w:t>
      </w:r>
      <w:r w:rsidR="00230CDF">
        <w:lastRenderedPageBreak/>
        <w:t>de authentieke bron is van een informatieobject</w:t>
      </w:r>
      <w:r w:rsidR="009D07CE">
        <w:t>.</w:t>
      </w:r>
      <w:r w:rsidR="00230CDF">
        <w:t xml:space="preserve"> </w:t>
      </w:r>
      <w:r w:rsidR="00F50E87">
        <w:t xml:space="preserve">Voorts is </w:t>
      </w:r>
      <w:r w:rsidR="00230CDF">
        <w:t>er vanuit gegaan dat het DMS invulling geeft aan de informatiefunctie ‘Beheer documentaire informatie’ en het ZS aan ‘Zakenbeheer’.</w:t>
      </w:r>
    </w:p>
    <w:p w14:paraId="27C62C97" w14:textId="77777777" w:rsidR="00E94CBB" w:rsidRDefault="00E94CBB" w:rsidP="00FB6E24"/>
    <w:p w14:paraId="78A9757E" w14:textId="77777777" w:rsidR="00EF3D65" w:rsidRDefault="00EF3D65" w:rsidP="00FB6E24"/>
    <w:p w14:paraId="180D5E68" w14:textId="77777777" w:rsidR="00525A21" w:rsidRPr="00BD06FC" w:rsidRDefault="0072634A" w:rsidP="00525A21">
      <w:pPr>
        <w:keepNext/>
      </w:pPr>
      <w:r>
        <w:rPr>
          <w:noProof/>
          <w:lang w:eastAsia="nl-NL"/>
        </w:rPr>
        <w:drawing>
          <wp:inline distT="0" distB="0" distL="0" distR="0" wp14:anchorId="05B729F3" wp14:editId="5ED0F44A">
            <wp:extent cx="5947029" cy="4429125"/>
            <wp:effectExtent l="6096" t="0" r="0" b="0"/>
            <wp:docPr id="2"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3601" cy="4429125"/>
                      <a:chOff x="209550" y="1217613"/>
                      <a:chExt cx="5943601" cy="4429125"/>
                    </a:xfrm>
                  </a:grpSpPr>
                  <a:pic>
                    <a:nvPicPr>
                      <a:cNvPr id="9219" name="Afbeelding 0" descr="relatie-RGBZobjecten-en-informatiefuncties.png"/>
                      <a:cNvPicPr>
                        <a:picLocks noChangeAspect="1" noChangeArrowheads="1"/>
                      </a:cNvPicPr>
                    </a:nvPicPr>
                    <a:blipFill>
                      <a:blip r:embed="rId14"/>
                      <a:srcRect/>
                      <a:stretch>
                        <a:fillRect/>
                      </a:stretch>
                    </a:blipFill>
                    <a:spPr bwMode="auto">
                      <a:xfrm>
                        <a:off x="209550" y="1217613"/>
                        <a:ext cx="5762625" cy="4429125"/>
                      </a:xfrm>
                      <a:prstGeom prst="rect">
                        <a:avLst/>
                      </a:prstGeom>
                      <a:noFill/>
                      <a:ln w="9525">
                        <a:noFill/>
                        <a:miter lim="800000"/>
                        <a:headEnd/>
                        <a:tailEnd/>
                      </a:ln>
                    </a:spPr>
                  </a:pic>
                  <a:sp>
                    <a:nvSpPr>
                      <a:cNvPr id="5" name="Ovaal 4"/>
                      <a:cNvSpPr/>
                    </a:nvSpPr>
                    <a:spPr>
                      <a:xfrm>
                        <a:off x="4010025" y="1724026"/>
                        <a:ext cx="2143126" cy="2590800"/>
                      </a:xfrm>
                      <a:prstGeom prst="ellipse">
                        <a:avLst/>
                      </a:prstGeom>
                      <a:noFill/>
                      <a:ln w="60325">
                        <a:solidFill>
                          <a:srgbClr val="FF0000"/>
                        </a:solidFill>
                      </a:ln>
                    </a:spPr>
                    <a:txSp>
                      <a:txBody>
                        <a:bodyPr rtlCol="0" anchor="ctr"/>
                        <a:lstStyle>
                          <a:defPPr>
                            <a:defRPr lang="en-US"/>
                          </a:defPPr>
                          <a:lvl1pPr algn="l" defTabSz="457200" rtl="0" fontAlgn="base">
                            <a:spcBef>
                              <a:spcPct val="0"/>
                            </a:spcBef>
                            <a:spcAft>
                              <a:spcPct val="0"/>
                            </a:spcAft>
                            <a:defRPr b="1" kern="1200">
                              <a:solidFill>
                                <a:schemeClr val="lt1"/>
                              </a:solidFill>
                              <a:latin typeface="+mn-lt"/>
                              <a:ea typeface="+mn-ea"/>
                              <a:cs typeface="+mn-cs"/>
                            </a:defRPr>
                          </a:lvl1pPr>
                          <a:lvl2pPr marL="457200" algn="l" defTabSz="457200" rtl="0" fontAlgn="base">
                            <a:spcBef>
                              <a:spcPct val="0"/>
                            </a:spcBef>
                            <a:spcAft>
                              <a:spcPct val="0"/>
                            </a:spcAft>
                            <a:defRPr b="1" kern="1200">
                              <a:solidFill>
                                <a:schemeClr val="lt1"/>
                              </a:solidFill>
                              <a:latin typeface="+mn-lt"/>
                              <a:ea typeface="+mn-ea"/>
                              <a:cs typeface="+mn-cs"/>
                            </a:defRPr>
                          </a:lvl2pPr>
                          <a:lvl3pPr marL="914400" algn="l" defTabSz="457200" rtl="0" fontAlgn="base">
                            <a:spcBef>
                              <a:spcPct val="0"/>
                            </a:spcBef>
                            <a:spcAft>
                              <a:spcPct val="0"/>
                            </a:spcAft>
                            <a:defRPr b="1" kern="1200">
                              <a:solidFill>
                                <a:schemeClr val="lt1"/>
                              </a:solidFill>
                              <a:latin typeface="+mn-lt"/>
                              <a:ea typeface="+mn-ea"/>
                              <a:cs typeface="+mn-cs"/>
                            </a:defRPr>
                          </a:lvl3pPr>
                          <a:lvl4pPr marL="1371600" algn="l" defTabSz="457200" rtl="0" fontAlgn="base">
                            <a:spcBef>
                              <a:spcPct val="0"/>
                            </a:spcBef>
                            <a:spcAft>
                              <a:spcPct val="0"/>
                            </a:spcAft>
                            <a:defRPr b="1" kern="1200">
                              <a:solidFill>
                                <a:schemeClr val="lt1"/>
                              </a:solidFill>
                              <a:latin typeface="+mn-lt"/>
                              <a:ea typeface="+mn-ea"/>
                              <a:cs typeface="+mn-cs"/>
                            </a:defRPr>
                          </a:lvl4pPr>
                          <a:lvl5pPr marL="1828800" algn="l" defTabSz="457200" rtl="0" fontAlgn="base">
                            <a:spcBef>
                              <a:spcPct val="0"/>
                            </a:spcBef>
                            <a:spcAft>
                              <a:spcPct val="0"/>
                            </a:spcAft>
                            <a:defRPr b="1" kern="1200">
                              <a:solidFill>
                                <a:schemeClr val="lt1"/>
                              </a:solidFill>
                              <a:latin typeface="+mn-lt"/>
                              <a:ea typeface="+mn-ea"/>
                              <a:cs typeface="+mn-cs"/>
                            </a:defRPr>
                          </a:lvl5pPr>
                          <a:lvl6pPr marL="2286000" algn="l" defTabSz="914400" rtl="0" eaLnBrk="1" latinLnBrk="0" hangingPunct="1">
                            <a:defRPr b="1" kern="1200">
                              <a:solidFill>
                                <a:schemeClr val="lt1"/>
                              </a:solidFill>
                              <a:latin typeface="+mn-lt"/>
                              <a:ea typeface="+mn-ea"/>
                              <a:cs typeface="+mn-cs"/>
                            </a:defRPr>
                          </a:lvl6pPr>
                          <a:lvl7pPr marL="2743200" algn="l" defTabSz="914400" rtl="0" eaLnBrk="1" latinLnBrk="0" hangingPunct="1">
                            <a:defRPr b="1" kern="1200">
                              <a:solidFill>
                                <a:schemeClr val="lt1"/>
                              </a:solidFill>
                              <a:latin typeface="+mn-lt"/>
                              <a:ea typeface="+mn-ea"/>
                              <a:cs typeface="+mn-cs"/>
                            </a:defRPr>
                          </a:lvl7pPr>
                          <a:lvl8pPr marL="3200400" algn="l" defTabSz="914400" rtl="0" eaLnBrk="1" latinLnBrk="0" hangingPunct="1">
                            <a:defRPr b="1" kern="1200">
                              <a:solidFill>
                                <a:schemeClr val="lt1"/>
                              </a:solidFill>
                              <a:latin typeface="+mn-lt"/>
                              <a:ea typeface="+mn-ea"/>
                              <a:cs typeface="+mn-cs"/>
                            </a:defRPr>
                          </a:lvl8pPr>
                          <a:lvl9pPr marL="3657600" algn="l" defTabSz="914400" rtl="0" eaLnBrk="1" latinLnBrk="0" hangingPunct="1">
                            <a:defRPr b="1" kern="1200">
                              <a:solidFill>
                                <a:schemeClr val="lt1"/>
                              </a:solidFill>
                              <a:latin typeface="+mn-lt"/>
                              <a:ea typeface="+mn-ea"/>
                              <a:cs typeface="+mn-cs"/>
                            </a:defRPr>
                          </a:lvl9pPr>
                        </a:lstStyle>
                        <a:p>
                          <a:pPr algn="ctr">
                            <a:lnSpc>
                              <a:spcPct val="200000"/>
                            </a:lnSpc>
                          </a:pPr>
                          <a:endParaRPr lang="nl-NL"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53EB8A88" w14:textId="77777777" w:rsidR="005231F0" w:rsidRPr="00EF3D65" w:rsidRDefault="00525A21" w:rsidP="002348B3">
      <w:pPr>
        <w:pStyle w:val="Bijschrift"/>
        <w:outlineLvl w:val="0"/>
      </w:pPr>
      <w:bookmarkStart w:id="768" w:name="_Ref303328573"/>
      <w:r w:rsidRPr="00EF3D65">
        <w:t xml:space="preserve">Figuur </w:t>
      </w:r>
      <w:r w:rsidRPr="00525A21">
        <w:fldChar w:fldCharType="begin"/>
      </w:r>
      <w:r w:rsidRPr="00EF3D65">
        <w:instrText xml:space="preserve"> SEQ Figuur \* ARABIC </w:instrText>
      </w:r>
      <w:r w:rsidRPr="00525A21">
        <w:fldChar w:fldCharType="separate"/>
      </w:r>
      <w:r w:rsidR="0053520C">
        <w:rPr>
          <w:noProof/>
        </w:rPr>
        <w:t>2</w:t>
      </w:r>
      <w:r w:rsidRPr="00525A21">
        <w:fldChar w:fldCharType="end"/>
      </w:r>
      <w:bookmarkEnd w:id="768"/>
      <w:r w:rsidRPr="00EF3D65">
        <w:t>: RGBZ informatiemodel en verdeling over informatiefuncties</w:t>
      </w:r>
      <w:r w:rsidR="007B00FA">
        <w:t xml:space="preserve"> </w:t>
      </w:r>
      <w:r w:rsidRPr="00EF3D65">
        <w:t>(bron: Gemma Informatie</w:t>
      </w:r>
      <w:r w:rsidR="004E12DA">
        <w:t>a</w:t>
      </w:r>
      <w:r w:rsidRPr="00EF3D65">
        <w:t>rchitectuur 1.0)</w:t>
      </w:r>
    </w:p>
    <w:p w14:paraId="0E2E5994" w14:textId="77777777" w:rsidR="005231F0" w:rsidRDefault="005231F0" w:rsidP="00FB6E24"/>
    <w:p w14:paraId="232F31E6" w14:textId="77777777" w:rsidR="00684534" w:rsidRDefault="00320C92" w:rsidP="00FB6E24">
      <w:r>
        <w:t>Deze specificatie streeft</w:t>
      </w:r>
      <w:r w:rsidR="00B6591A">
        <w:t xml:space="preserve"> ernaar</w:t>
      </w:r>
      <w:r w:rsidR="00E54A7B">
        <w:t>,</w:t>
      </w:r>
      <w:r>
        <w:t xml:space="preserve"> </w:t>
      </w:r>
      <w:r w:rsidR="00210444">
        <w:t xml:space="preserve">om, </w:t>
      </w:r>
      <w:r w:rsidR="00E54A7B">
        <w:t>conform GEMMA,</w:t>
      </w:r>
      <w:r>
        <w:t xml:space="preserve"> informatie slechts op één plek vast te leggen. Een set van </w:t>
      </w:r>
      <w:r w:rsidR="007E378C">
        <w:t xml:space="preserve">vijf </w:t>
      </w:r>
      <w:r w:rsidR="00E63663">
        <w:t xml:space="preserve">gemeenschappelijke </w:t>
      </w:r>
      <w:r w:rsidR="00152974">
        <w:t>gegevens</w:t>
      </w:r>
      <w:r w:rsidR="00BD06FC">
        <w:t>elementen</w:t>
      </w:r>
      <w:r w:rsidR="007E378C">
        <w:t xml:space="preserve"> is nodig om een relatie te leggen tussen zaakgegevens in het ZS en documentgegevens in het DMS. Dit zijn</w:t>
      </w:r>
      <w:r w:rsidR="00684534">
        <w:t>:</w:t>
      </w:r>
    </w:p>
    <w:p w14:paraId="649A01B2" w14:textId="77777777" w:rsidR="00684534" w:rsidRDefault="00210444" w:rsidP="00E666F8">
      <w:pPr>
        <w:numPr>
          <w:ilvl w:val="0"/>
          <w:numId w:val="15"/>
        </w:numPr>
      </w:pPr>
      <w:r>
        <w:t>Zaakidentificatie</w:t>
      </w:r>
      <w:r w:rsidR="00684534">
        <w:t>;</w:t>
      </w:r>
      <w:r w:rsidR="00BD06FC">
        <w:t xml:space="preserve"> </w:t>
      </w:r>
    </w:p>
    <w:p w14:paraId="033FEBE6" w14:textId="77777777" w:rsidR="00684534" w:rsidRDefault="00684534" w:rsidP="00E666F8">
      <w:pPr>
        <w:numPr>
          <w:ilvl w:val="0"/>
          <w:numId w:val="15"/>
        </w:numPr>
      </w:pPr>
      <w:r>
        <w:t>Z</w:t>
      </w:r>
      <w:r w:rsidR="003B18CA">
        <w:t>aaktype</w:t>
      </w:r>
      <w:r>
        <w:t>;</w:t>
      </w:r>
      <w:r w:rsidR="003B18CA">
        <w:t xml:space="preserve"> </w:t>
      </w:r>
    </w:p>
    <w:p w14:paraId="46498F0D" w14:textId="77777777" w:rsidR="00684534" w:rsidRDefault="00684534" w:rsidP="00E666F8">
      <w:pPr>
        <w:numPr>
          <w:ilvl w:val="0"/>
          <w:numId w:val="15"/>
        </w:numPr>
      </w:pPr>
      <w:r>
        <w:t>D</w:t>
      </w:r>
      <w:r w:rsidR="00BD06FC">
        <w:t>ocumentidentificatie</w:t>
      </w:r>
      <w:r>
        <w:t>;</w:t>
      </w:r>
    </w:p>
    <w:p w14:paraId="0F01BDEB" w14:textId="77777777" w:rsidR="00BD06FC" w:rsidRDefault="00684534" w:rsidP="00E666F8">
      <w:pPr>
        <w:numPr>
          <w:ilvl w:val="0"/>
          <w:numId w:val="15"/>
        </w:numPr>
      </w:pPr>
      <w:r>
        <w:t>D</w:t>
      </w:r>
      <w:r w:rsidR="00BD06FC" w:rsidRPr="00684534">
        <w:t>ocumenttype</w:t>
      </w:r>
      <w:r>
        <w:t>;</w:t>
      </w:r>
    </w:p>
    <w:p w14:paraId="50DFA2D5" w14:textId="7A1206B6" w:rsidR="00FC158C" w:rsidRDefault="00FC158C" w:rsidP="00E666F8">
      <w:pPr>
        <w:numPr>
          <w:ilvl w:val="0"/>
          <w:numId w:val="15"/>
        </w:numPr>
      </w:pPr>
      <w:r>
        <w:t>Resultaat</w:t>
      </w:r>
      <w:ins w:id="769" w:author="Joost Wijnings" w:date="2014-03-07T14:08:00Z">
        <w:r w:rsidR="001C242C">
          <w:t xml:space="preserve">. </w:t>
        </w:r>
      </w:ins>
    </w:p>
    <w:p w14:paraId="2E76A3A4" w14:textId="77777777" w:rsidR="00572F22" w:rsidRDefault="00572F22" w:rsidP="00FB6E24"/>
    <w:p w14:paraId="18709163" w14:textId="77C67775" w:rsidR="008D3831" w:rsidRDefault="008D3831" w:rsidP="00FB6E24">
      <w:r>
        <w:t xml:space="preserve">In de praktijk blijkt dat leveranciers en gemeenten behoefte hebben aan een bredere set </w:t>
      </w:r>
      <w:r w:rsidR="00581E36">
        <w:t>(meta)</w:t>
      </w:r>
      <w:r>
        <w:t xml:space="preserve">gegevenselementen die zowel in het </w:t>
      </w:r>
      <w:del w:id="770" w:author="Joost Wijnings" w:date="2014-03-07T14:14:00Z">
        <w:r w:rsidDel="00435718">
          <w:delText xml:space="preserve">Zaaksysteem </w:delText>
        </w:r>
      </w:del>
      <w:ins w:id="771" w:author="Joost Wijnings" w:date="2014-03-07T14:14:00Z">
        <w:r w:rsidR="00435718">
          <w:t xml:space="preserve">ZS </w:t>
        </w:r>
      </w:ins>
      <w:r>
        <w:t>als het DMS beschikbaar moeten zijn. Naast de minimale set</w:t>
      </w:r>
      <w:del w:id="772" w:author="Joost Wijnings" w:date="2014-03-12T14:51:00Z">
        <w:r w:rsidDel="008064B6">
          <w:delText>,</w:delText>
        </w:r>
      </w:del>
      <w:r>
        <w:t xml:space="preserve"> </w:t>
      </w:r>
      <w:r w:rsidR="00715EC3">
        <w:t xml:space="preserve">is </w:t>
      </w:r>
      <w:r>
        <w:t xml:space="preserve">daarom </w:t>
      </w:r>
      <w:r w:rsidR="00572F22">
        <w:t xml:space="preserve">een set </w:t>
      </w:r>
      <w:r>
        <w:t xml:space="preserve">gegevenselementen </w:t>
      </w:r>
      <w:r w:rsidR="00715EC3">
        <w:t xml:space="preserve">toegevoegd </w:t>
      </w:r>
      <w:r w:rsidR="00572F22">
        <w:t xml:space="preserve">die tussen het ZS en DMS </w:t>
      </w:r>
      <w:r w:rsidR="00572F22">
        <w:lastRenderedPageBreak/>
        <w:t xml:space="preserve">gesynchroniseerd </w:t>
      </w:r>
      <w:r w:rsidR="005B76AC">
        <w:t xml:space="preserve">moet </w:t>
      </w:r>
      <w:r w:rsidR="00572F22" w:rsidRPr="00D32513">
        <w:t>kunnen worden</w:t>
      </w:r>
      <w:r w:rsidR="00572F22">
        <w:t xml:space="preserve">. </w:t>
      </w:r>
      <w:r w:rsidR="00E97890">
        <w:fldChar w:fldCharType="begin"/>
      </w:r>
      <w:r w:rsidR="00E97890">
        <w:instrText xml:space="preserve"> REF _Ref347778958 \h </w:instrText>
      </w:r>
      <w:r w:rsidR="00E97890">
        <w:fldChar w:fldCharType="separate"/>
      </w:r>
      <w:ins w:id="773" w:author="Joost Wijnings" w:date="2014-04-07T10:21:00Z">
        <w:r w:rsidR="0053520C" w:rsidRPr="005938EF">
          <w:t xml:space="preserve">Tabel </w:t>
        </w:r>
        <w:r w:rsidR="0053520C">
          <w:rPr>
            <w:noProof/>
          </w:rPr>
          <w:t>1</w:t>
        </w:r>
      </w:ins>
      <w:del w:id="774" w:author="Joost Wijnings" w:date="2014-04-07T10:21:00Z">
        <w:r w:rsidR="00BE3F74" w:rsidRPr="00E97890" w:rsidDel="0053520C">
          <w:delText xml:space="preserve">Tabel </w:delText>
        </w:r>
        <w:r w:rsidR="00BE3F74" w:rsidDel="0053520C">
          <w:rPr>
            <w:noProof/>
          </w:rPr>
          <w:delText>1</w:delText>
        </w:r>
      </w:del>
      <w:r w:rsidR="00E97890">
        <w:fldChar w:fldCharType="end"/>
      </w:r>
      <w:r w:rsidR="00E97890">
        <w:t xml:space="preserve"> geeft aan welke gegevenselementen dit zijn. Een V (verplicht) geeft aan dat het DMS dit element verplicht moet kunnen vastleggen en verwerken. </w:t>
      </w:r>
    </w:p>
    <w:p w14:paraId="31864F65" w14:textId="77777777" w:rsidR="00E97890" w:rsidRDefault="00E97890" w:rsidP="00FB6E24"/>
    <w:p w14:paraId="08A093A9" w14:textId="567F8982" w:rsidR="00586F1B" w:rsidRDefault="00E97890" w:rsidP="00FB6E24">
      <w:r>
        <w:t xml:space="preserve">Een O (optioneel) geeft aan dat </w:t>
      </w:r>
      <w:r w:rsidRPr="00E97890">
        <w:rPr>
          <w:i/>
        </w:rPr>
        <w:t>als</w:t>
      </w:r>
      <w:r>
        <w:rPr>
          <w:i/>
        </w:rPr>
        <w:t xml:space="preserve"> </w:t>
      </w:r>
      <w:r>
        <w:t xml:space="preserve">het element </w:t>
      </w:r>
      <w:del w:id="775" w:author="Joost Wijnings" w:date="2014-03-10T10:58:00Z">
        <w:r w:rsidDel="009446AF">
          <w:delText xml:space="preserve">wordt vastgelegd </w:delText>
        </w:r>
      </w:del>
      <w:r>
        <w:t>in het DMS</w:t>
      </w:r>
      <w:ins w:id="776" w:author="Joost Wijnings" w:date="2014-03-10T10:58:00Z">
        <w:r w:rsidR="009446AF" w:rsidRPr="009446AF">
          <w:t xml:space="preserve"> </w:t>
        </w:r>
        <w:r w:rsidR="009446AF">
          <w:t>vastgelegd</w:t>
        </w:r>
        <w:r w:rsidR="009446AF" w:rsidRPr="009446AF">
          <w:t xml:space="preserve"> </w:t>
        </w:r>
        <w:r w:rsidR="009446AF">
          <w:t>wordt</w:t>
        </w:r>
      </w:ins>
      <w:r>
        <w:t xml:space="preserve">, </w:t>
      </w:r>
      <w:del w:id="777" w:author="Joost Wijnings" w:date="2014-03-10T10:58:00Z">
        <w:r w:rsidDel="009446AF">
          <w:delText xml:space="preserve">dan </w:delText>
        </w:r>
      </w:del>
      <w:r>
        <w:t xml:space="preserve">moet dat gebeuren conform deze specificatie (zie H5). </w:t>
      </w:r>
      <w:r w:rsidR="004437F1">
        <w:t xml:space="preserve">Onderstaande tabel geeft aan hoe verplichte en optionele elementen gesynchroniseerd moeten worden tussen </w:t>
      </w:r>
      <w:del w:id="778" w:author="Joost Wijnings" w:date="2014-03-07T14:15:00Z">
        <w:r w:rsidR="004437F1" w:rsidDel="00435718">
          <w:delText xml:space="preserve">Zaaksysteem </w:delText>
        </w:r>
      </w:del>
      <w:ins w:id="779" w:author="Joost Wijnings" w:date="2014-03-07T14:15:00Z">
        <w:r w:rsidR="00435718">
          <w:t xml:space="preserve">ZS </w:t>
        </w:r>
      </w:ins>
      <w:r w:rsidR="004437F1">
        <w:t>en DMS.</w:t>
      </w:r>
    </w:p>
    <w:p w14:paraId="134D7631" w14:textId="77777777" w:rsidR="00586F1B" w:rsidRDefault="00586F1B" w:rsidP="00FB6E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780" w:author="Joost Wijnings" w:date="2014-04-04T13: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38"/>
        <w:gridCol w:w="810"/>
        <w:gridCol w:w="7020"/>
        <w:tblGridChange w:id="781">
          <w:tblGrid>
            <w:gridCol w:w="738"/>
            <w:gridCol w:w="810"/>
            <w:gridCol w:w="7020"/>
          </w:tblGrid>
        </w:tblGridChange>
      </w:tblGrid>
      <w:tr w:rsidR="005B76AC" w:rsidRPr="00E0597D" w14:paraId="7CDD1CB6" w14:textId="77777777" w:rsidTr="009167D7">
        <w:tc>
          <w:tcPr>
            <w:tcW w:w="738" w:type="dxa"/>
            <w:shd w:val="clear" w:color="auto" w:fill="C0504D"/>
            <w:tcPrChange w:id="782" w:author="Joost Wijnings" w:date="2014-04-04T13:56:00Z">
              <w:tcPr>
                <w:tcW w:w="738" w:type="dxa"/>
                <w:shd w:val="clear" w:color="auto" w:fill="000000"/>
              </w:tcPr>
            </w:tcPrChange>
          </w:tcPr>
          <w:p w14:paraId="1DBBE755" w14:textId="77777777" w:rsidR="005B76AC" w:rsidRPr="00E0597D" w:rsidRDefault="005B76AC" w:rsidP="00FB6E24">
            <w:pPr>
              <w:rPr>
                <w:b/>
                <w:color w:val="FFFFFF"/>
              </w:rPr>
            </w:pPr>
            <w:r w:rsidRPr="00E0597D">
              <w:rPr>
                <w:b/>
                <w:color w:val="FFFFFF"/>
              </w:rPr>
              <w:t>Van</w:t>
            </w:r>
          </w:p>
        </w:tc>
        <w:tc>
          <w:tcPr>
            <w:tcW w:w="810" w:type="dxa"/>
            <w:shd w:val="clear" w:color="auto" w:fill="C0504D"/>
            <w:tcPrChange w:id="783" w:author="Joost Wijnings" w:date="2014-04-04T13:56:00Z">
              <w:tcPr>
                <w:tcW w:w="810" w:type="dxa"/>
                <w:shd w:val="clear" w:color="auto" w:fill="000000"/>
              </w:tcPr>
            </w:tcPrChange>
          </w:tcPr>
          <w:p w14:paraId="4CA65DD4" w14:textId="77777777" w:rsidR="005B76AC" w:rsidRPr="00E0597D" w:rsidRDefault="005B76AC" w:rsidP="00FB6E24">
            <w:pPr>
              <w:rPr>
                <w:b/>
                <w:color w:val="FFFFFF"/>
              </w:rPr>
            </w:pPr>
            <w:r w:rsidRPr="00E0597D">
              <w:rPr>
                <w:b/>
                <w:color w:val="FFFFFF"/>
              </w:rPr>
              <w:t>Naar</w:t>
            </w:r>
          </w:p>
        </w:tc>
        <w:tc>
          <w:tcPr>
            <w:tcW w:w="7020" w:type="dxa"/>
            <w:shd w:val="clear" w:color="auto" w:fill="C0504D"/>
            <w:tcPrChange w:id="784" w:author="Joost Wijnings" w:date="2014-04-04T13:56:00Z">
              <w:tcPr>
                <w:tcW w:w="7020" w:type="dxa"/>
                <w:shd w:val="clear" w:color="auto" w:fill="000000"/>
              </w:tcPr>
            </w:tcPrChange>
          </w:tcPr>
          <w:p w14:paraId="256A5F77" w14:textId="13E1BE04" w:rsidR="005B76AC" w:rsidRPr="00E0597D" w:rsidRDefault="005B76AC" w:rsidP="00FB6E24">
            <w:pPr>
              <w:rPr>
                <w:b/>
                <w:color w:val="FFFFFF"/>
              </w:rPr>
            </w:pPr>
            <w:r w:rsidRPr="00E0597D">
              <w:rPr>
                <w:b/>
                <w:color w:val="FFFFFF"/>
              </w:rPr>
              <w:t>Synchron</w:t>
            </w:r>
            <w:ins w:id="785" w:author="Joost Wijnings" w:date="2014-03-07T14:15:00Z">
              <w:r w:rsidR="00435718">
                <w:rPr>
                  <w:b/>
                  <w:color w:val="FFFFFF"/>
                </w:rPr>
                <w:t>i</w:t>
              </w:r>
            </w:ins>
            <w:r w:rsidRPr="00E0597D">
              <w:rPr>
                <w:b/>
                <w:color w:val="FFFFFF"/>
              </w:rPr>
              <w:t>satie</w:t>
            </w:r>
          </w:p>
        </w:tc>
      </w:tr>
      <w:tr w:rsidR="005B76AC" w:rsidRPr="00147A5D" w14:paraId="1886131F" w14:textId="77777777" w:rsidTr="00E0597D">
        <w:tc>
          <w:tcPr>
            <w:tcW w:w="738" w:type="dxa"/>
          </w:tcPr>
          <w:p w14:paraId="49A37312" w14:textId="77777777" w:rsidR="005B76AC" w:rsidRPr="00E0597D" w:rsidRDefault="005B76AC" w:rsidP="00FB6E24">
            <w:r w:rsidRPr="00E0597D">
              <w:t>ZS</w:t>
            </w:r>
          </w:p>
        </w:tc>
        <w:tc>
          <w:tcPr>
            <w:tcW w:w="810" w:type="dxa"/>
          </w:tcPr>
          <w:p w14:paraId="1E82443F" w14:textId="77777777" w:rsidR="005B76AC" w:rsidRPr="00E0597D" w:rsidRDefault="005B76AC" w:rsidP="00FB6E24">
            <w:r w:rsidRPr="00E0597D">
              <w:t>DMS</w:t>
            </w:r>
          </w:p>
        </w:tc>
        <w:tc>
          <w:tcPr>
            <w:tcW w:w="7020" w:type="dxa"/>
          </w:tcPr>
          <w:p w14:paraId="0680DC0A" w14:textId="77777777" w:rsidR="005B76AC" w:rsidRPr="00E0597D" w:rsidRDefault="005B76AC" w:rsidP="00222F0A">
            <w:r w:rsidRPr="00E0597D">
              <w:t xml:space="preserve">Het ZS synchroniseert </w:t>
            </w:r>
            <w:r w:rsidR="00222F0A" w:rsidRPr="00E0597D">
              <w:t>mutaties van</w:t>
            </w:r>
            <w:r w:rsidRPr="00E0597D">
              <w:t xml:space="preserve"> verplichte </w:t>
            </w:r>
            <w:r w:rsidR="004437F1" w:rsidRPr="00E0597D">
              <w:t>elementen</w:t>
            </w:r>
            <w:r w:rsidRPr="00E0597D">
              <w:t xml:space="preserve"> met het DMS. </w:t>
            </w:r>
            <w:r w:rsidR="004437F1" w:rsidRPr="00E0597D">
              <w:t xml:space="preserve">Optionele elementen worden alleen gesynchroniseerd indien hierover aanvullende afspraken zijn gemaakt (zie </w:t>
            </w:r>
            <w:r w:rsidR="00EA2FCE">
              <w:fldChar w:fldCharType="begin"/>
            </w:r>
            <w:r w:rsidR="00EA2FCE" w:rsidRPr="00EA2FCE">
              <w:instrText xml:space="preserve"> REF _Ref347781056 \r \h  \* MERGEFORMAT </w:instrText>
            </w:r>
            <w:r w:rsidR="00EA2FCE">
              <w:fldChar w:fldCharType="separate"/>
            </w:r>
            <w:ins w:id="786" w:author="Joost Wijnings" w:date="2014-04-07T10:21:00Z">
              <w:r w:rsidR="0053520C">
                <w:t>0</w:t>
              </w:r>
            </w:ins>
            <w:del w:id="787" w:author="Joost Wijnings" w:date="2014-04-07T10:21:00Z">
              <w:r w:rsidR="004437F1" w:rsidRPr="00E0597D" w:rsidDel="0053520C">
                <w:delText>2.4</w:delText>
              </w:r>
            </w:del>
            <w:r w:rsidR="00EA2FCE">
              <w:fldChar w:fldCharType="end"/>
            </w:r>
            <w:r w:rsidR="004437F1" w:rsidRPr="00E0597D">
              <w:t xml:space="preserve">). </w:t>
            </w:r>
          </w:p>
        </w:tc>
      </w:tr>
      <w:tr w:rsidR="005B76AC" w:rsidRPr="008064B6" w14:paraId="09515D86" w14:textId="77777777" w:rsidTr="00E0597D">
        <w:tc>
          <w:tcPr>
            <w:tcW w:w="738" w:type="dxa"/>
          </w:tcPr>
          <w:p w14:paraId="6A985B89" w14:textId="77777777" w:rsidR="005B76AC" w:rsidRPr="00E0597D" w:rsidRDefault="005B76AC" w:rsidP="00FB6E24">
            <w:r w:rsidRPr="00E0597D">
              <w:t>DMS</w:t>
            </w:r>
          </w:p>
        </w:tc>
        <w:tc>
          <w:tcPr>
            <w:tcW w:w="810" w:type="dxa"/>
          </w:tcPr>
          <w:p w14:paraId="71FC7759" w14:textId="77777777" w:rsidR="005B76AC" w:rsidRPr="00E0597D" w:rsidRDefault="005B76AC" w:rsidP="00FB6E24">
            <w:r w:rsidRPr="00E0597D">
              <w:t>ZS</w:t>
            </w:r>
          </w:p>
        </w:tc>
        <w:tc>
          <w:tcPr>
            <w:tcW w:w="7020" w:type="dxa"/>
          </w:tcPr>
          <w:p w14:paraId="7D7B96B3" w14:textId="019A7A24" w:rsidR="005B76AC" w:rsidRPr="00E0597D" w:rsidRDefault="004437F1" w:rsidP="00BE2CB1">
            <w:r w:rsidRPr="00E0597D">
              <w:t>Het DMS synchroniseert alle verplichte elementen met het ZS via de CMIS</w:t>
            </w:r>
            <w:ins w:id="788" w:author="Joost Wijnings" w:date="2014-03-08T03:25:00Z">
              <w:r w:rsidR="00A86DD7">
                <w:t>-</w:t>
              </w:r>
            </w:ins>
            <w:del w:id="789" w:author="Joost Wijnings" w:date="2014-03-08T03:25:00Z">
              <w:r w:rsidRPr="00E0597D" w:rsidDel="00A86DD7">
                <w:delText xml:space="preserve"> </w:delText>
              </w:r>
            </w:del>
            <w:r w:rsidRPr="00E0597D">
              <w:t xml:space="preserve">integratieservice (zie </w:t>
            </w:r>
            <w:r w:rsidRPr="00E0597D">
              <w:fldChar w:fldCharType="begin"/>
            </w:r>
            <w:r w:rsidRPr="00E0597D">
              <w:instrText xml:space="preserve"> REF _Ref347779545 \r \h </w:instrText>
            </w:r>
            <w:r w:rsidRPr="00E0597D">
              <w:fldChar w:fldCharType="separate"/>
            </w:r>
            <w:r w:rsidR="0053520C">
              <w:t>2.3</w:t>
            </w:r>
            <w:r w:rsidRPr="00E0597D">
              <w:fldChar w:fldCharType="end"/>
            </w:r>
            <w:r w:rsidRPr="00E0597D">
              <w:t xml:space="preserve">). Indien optionele elementen </w:t>
            </w:r>
            <w:del w:id="790" w:author="Joost Wijnings" w:date="2014-03-10T10:58:00Z">
              <w:r w:rsidRPr="00E0597D" w:rsidDel="009446AF">
                <w:delText xml:space="preserve">zijn vastgelegd </w:delText>
              </w:r>
            </w:del>
            <w:r w:rsidRPr="00E0597D">
              <w:t xml:space="preserve">in het DMS </w:t>
            </w:r>
            <w:ins w:id="791" w:author="Joost Wijnings" w:date="2014-03-10T10:58:00Z">
              <w:r w:rsidR="009446AF" w:rsidRPr="00E0597D">
                <w:t>vastgelegd zijn</w:t>
              </w:r>
              <w:r w:rsidR="009446AF">
                <w:t>,</w:t>
              </w:r>
              <w:r w:rsidR="009446AF" w:rsidRPr="00E0597D">
                <w:t xml:space="preserve"> </w:t>
              </w:r>
            </w:ins>
            <w:del w:id="792" w:author="Joost Wijnings" w:date="2014-03-10T10:58:00Z">
              <w:r w:rsidRPr="00E0597D" w:rsidDel="009446AF">
                <w:delText xml:space="preserve">dan </w:delText>
              </w:r>
            </w:del>
            <w:r w:rsidRPr="00E0597D">
              <w:t>worden mutaties van deze elementen ook aangeboden aan het ZS via de CMIS</w:t>
            </w:r>
            <w:ins w:id="793" w:author="Joost Wijnings" w:date="2014-03-08T03:25:00Z">
              <w:r w:rsidR="00A86DD7">
                <w:t>-</w:t>
              </w:r>
            </w:ins>
            <w:del w:id="794" w:author="Joost Wijnings" w:date="2014-03-08T03:25:00Z">
              <w:r w:rsidRPr="00E0597D" w:rsidDel="00A86DD7">
                <w:delText xml:space="preserve"> </w:delText>
              </w:r>
            </w:del>
            <w:r w:rsidRPr="00E0597D">
              <w:t>integratie</w:t>
            </w:r>
            <w:ins w:id="795" w:author="Joost Wijnings" w:date="2014-03-12T14:58:00Z">
              <w:r w:rsidR="008064B6">
                <w:softHyphen/>
              </w:r>
            </w:ins>
            <w:r w:rsidRPr="00E0597D">
              <w:t>service. Het ZS moet deze mutaties kunnen verwerken.</w:t>
            </w:r>
          </w:p>
        </w:tc>
      </w:tr>
    </w:tbl>
    <w:p w14:paraId="117D80F9" w14:textId="77777777" w:rsidR="005B76AC" w:rsidRDefault="005B76AC" w:rsidP="00FB6E24"/>
    <w:p w14:paraId="16C99924" w14:textId="77777777" w:rsidR="00E97890" w:rsidRDefault="00E97890" w:rsidP="00FB6E24"/>
    <w:tbl>
      <w:tblPr>
        <w:tblW w:w="6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796" w:author="Joost Wijnings" w:date="2014-04-04T13:57:00Z">
          <w:tblPr>
            <w:tblW w:w="6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4219"/>
        <w:gridCol w:w="1829"/>
        <w:gridCol w:w="720"/>
        <w:tblGridChange w:id="797">
          <w:tblGrid>
            <w:gridCol w:w="4219"/>
            <w:gridCol w:w="1829"/>
            <w:gridCol w:w="720"/>
          </w:tblGrid>
        </w:tblGridChange>
      </w:tblGrid>
      <w:tr w:rsidR="00B97A80" w:rsidRPr="007117FA" w14:paraId="001C4340" w14:textId="77777777" w:rsidTr="009167D7">
        <w:trPr>
          <w:tblHeader/>
        </w:trPr>
        <w:tc>
          <w:tcPr>
            <w:tcW w:w="4219" w:type="dxa"/>
            <w:shd w:val="clear" w:color="auto" w:fill="C0504D"/>
            <w:tcPrChange w:id="798" w:author="Joost Wijnings" w:date="2014-04-04T13:57:00Z">
              <w:tcPr>
                <w:tcW w:w="4219" w:type="dxa"/>
                <w:shd w:val="clear" w:color="auto" w:fill="000000"/>
              </w:tcPr>
            </w:tcPrChange>
          </w:tcPr>
          <w:p w14:paraId="4F04B4E5" w14:textId="67EC498D" w:rsidR="00B97A80" w:rsidRPr="009167D7" w:rsidRDefault="00B97A80">
            <w:pPr>
              <w:rPr>
                <w:b/>
                <w:color w:val="FFFFFF" w:themeColor="background1"/>
                <w:rPrChange w:id="799" w:author="Joost Wijnings" w:date="2014-04-04T13:56:00Z">
                  <w:rPr>
                    <w:b/>
                  </w:rPr>
                </w:rPrChange>
              </w:rPr>
            </w:pPr>
            <w:r w:rsidRPr="009167D7">
              <w:rPr>
                <w:b/>
                <w:color w:val="FFFFFF" w:themeColor="background1"/>
                <w:rPrChange w:id="800" w:author="Joost Wijnings" w:date="2014-04-04T13:56:00Z">
                  <w:rPr>
                    <w:b/>
                  </w:rPr>
                </w:rPrChange>
              </w:rPr>
              <w:t>Gegevenselement/</w:t>
            </w:r>
            <w:del w:id="801" w:author="Joost Wijnings" w:date="2014-03-08T03:31:00Z">
              <w:r w:rsidRPr="009167D7" w:rsidDel="00084FC7">
                <w:rPr>
                  <w:b/>
                  <w:color w:val="FFFFFF" w:themeColor="background1"/>
                  <w:rPrChange w:id="802" w:author="Joost Wijnings" w:date="2014-04-04T13:56:00Z">
                    <w:rPr>
                      <w:b/>
                    </w:rPr>
                  </w:rPrChange>
                </w:rPr>
                <w:delText xml:space="preserve">RGBZ </w:delText>
              </w:r>
            </w:del>
            <w:ins w:id="803" w:author="Joost Wijnings" w:date="2014-03-08T03:31:00Z">
              <w:r w:rsidR="00084FC7" w:rsidRPr="009167D7">
                <w:rPr>
                  <w:b/>
                  <w:color w:val="FFFFFF" w:themeColor="background1"/>
                  <w:rPrChange w:id="804" w:author="Joost Wijnings" w:date="2014-04-04T13:56:00Z">
                    <w:rPr>
                      <w:b/>
                    </w:rPr>
                  </w:rPrChange>
                </w:rPr>
                <w:t>RGBZ-</w:t>
              </w:r>
            </w:ins>
            <w:r w:rsidRPr="009167D7">
              <w:rPr>
                <w:b/>
                <w:color w:val="FFFFFF" w:themeColor="background1"/>
                <w:rPrChange w:id="805" w:author="Joost Wijnings" w:date="2014-04-04T13:56:00Z">
                  <w:rPr>
                    <w:b/>
                  </w:rPr>
                </w:rPrChange>
              </w:rPr>
              <w:t>attribuut</w:t>
            </w:r>
          </w:p>
        </w:tc>
        <w:tc>
          <w:tcPr>
            <w:tcW w:w="1829" w:type="dxa"/>
            <w:shd w:val="clear" w:color="auto" w:fill="C0504D"/>
            <w:tcPrChange w:id="806" w:author="Joost Wijnings" w:date="2014-04-04T13:57:00Z">
              <w:tcPr>
                <w:tcW w:w="1829" w:type="dxa"/>
                <w:shd w:val="clear" w:color="auto" w:fill="000000"/>
              </w:tcPr>
            </w:tcPrChange>
          </w:tcPr>
          <w:p w14:paraId="029CA597" w14:textId="77777777" w:rsidR="00B97A80" w:rsidRPr="009167D7" w:rsidRDefault="00B97A80" w:rsidP="00E97890">
            <w:pPr>
              <w:rPr>
                <w:b/>
                <w:color w:val="FFFFFF" w:themeColor="background1"/>
                <w:rPrChange w:id="807" w:author="Joost Wijnings" w:date="2014-04-04T13:56:00Z">
                  <w:rPr>
                    <w:b/>
                  </w:rPr>
                </w:rPrChange>
              </w:rPr>
            </w:pPr>
            <w:r w:rsidRPr="009167D7">
              <w:rPr>
                <w:b/>
                <w:color w:val="FFFFFF" w:themeColor="background1"/>
                <w:rPrChange w:id="808" w:author="Joost Wijnings" w:date="2014-04-04T13:56:00Z">
                  <w:rPr>
                    <w:b/>
                  </w:rPr>
                </w:rPrChange>
              </w:rPr>
              <w:t>Object</w:t>
            </w:r>
          </w:p>
        </w:tc>
        <w:tc>
          <w:tcPr>
            <w:tcW w:w="720" w:type="dxa"/>
            <w:shd w:val="clear" w:color="auto" w:fill="C0504D"/>
            <w:tcPrChange w:id="809" w:author="Joost Wijnings" w:date="2014-04-04T13:57:00Z">
              <w:tcPr>
                <w:tcW w:w="720" w:type="dxa"/>
                <w:shd w:val="clear" w:color="auto" w:fill="000000"/>
              </w:tcPr>
            </w:tcPrChange>
          </w:tcPr>
          <w:p w14:paraId="4E8930A7" w14:textId="77777777" w:rsidR="00B97A80" w:rsidRPr="009167D7" w:rsidRDefault="00B97A80" w:rsidP="00E97890">
            <w:pPr>
              <w:rPr>
                <w:b/>
                <w:color w:val="FFFFFF" w:themeColor="background1"/>
                <w:rPrChange w:id="810" w:author="Joost Wijnings" w:date="2014-04-04T13:56:00Z">
                  <w:rPr>
                    <w:b/>
                    <w:color w:val="FFFFFF"/>
                  </w:rPr>
                </w:rPrChange>
              </w:rPr>
            </w:pPr>
            <w:r w:rsidRPr="009167D7">
              <w:rPr>
                <w:b/>
                <w:color w:val="FFFFFF" w:themeColor="background1"/>
                <w:rPrChange w:id="811" w:author="Joost Wijnings" w:date="2014-04-04T13:56:00Z">
                  <w:rPr>
                    <w:b/>
                  </w:rPr>
                </w:rPrChange>
              </w:rPr>
              <w:t>v/o</w:t>
            </w:r>
          </w:p>
        </w:tc>
      </w:tr>
      <w:tr w:rsidR="00B97A80" w:rsidRPr="007117FA" w14:paraId="7E8D83EF" w14:textId="77777777" w:rsidTr="00B97A80">
        <w:tc>
          <w:tcPr>
            <w:tcW w:w="4219" w:type="dxa"/>
          </w:tcPr>
          <w:p w14:paraId="574CAACA" w14:textId="77777777" w:rsidR="00B97A80" w:rsidRPr="007117FA" w:rsidRDefault="00B97A80" w:rsidP="00E97890">
            <w:pPr>
              <w:rPr>
                <w:color w:val="000000"/>
              </w:rPr>
            </w:pPr>
            <w:r w:rsidRPr="007117FA">
              <w:rPr>
                <w:color w:val="000000"/>
              </w:rPr>
              <w:t>Zaaktype-omschrijving</w:t>
            </w:r>
          </w:p>
        </w:tc>
        <w:tc>
          <w:tcPr>
            <w:tcW w:w="1829" w:type="dxa"/>
          </w:tcPr>
          <w:p w14:paraId="3340FE99" w14:textId="77777777" w:rsidR="00B97A80" w:rsidRPr="007117FA" w:rsidRDefault="00B97A80" w:rsidP="00E97890">
            <w:pPr>
              <w:rPr>
                <w:color w:val="000000"/>
              </w:rPr>
            </w:pPr>
            <w:r>
              <w:rPr>
                <w:color w:val="000000"/>
              </w:rPr>
              <w:t>Zaaktype</w:t>
            </w:r>
          </w:p>
        </w:tc>
        <w:tc>
          <w:tcPr>
            <w:tcW w:w="720" w:type="dxa"/>
          </w:tcPr>
          <w:p w14:paraId="5F73F511" w14:textId="2398A269" w:rsidR="00B97A80" w:rsidRPr="007117FA" w:rsidRDefault="00B97A80" w:rsidP="00E97890">
            <w:pPr>
              <w:rPr>
                <w:color w:val="000000"/>
              </w:rPr>
            </w:pPr>
            <w:r w:rsidRPr="007117FA">
              <w:rPr>
                <w:color w:val="000000"/>
              </w:rPr>
              <w:t>o</w:t>
            </w:r>
            <w:ins w:id="812" w:author="Joost Wijnings" w:date="2014-03-10T10:35:00Z">
              <w:r w:rsidR="002A0EC1">
                <w:rPr>
                  <w:color w:val="000000"/>
                </w:rPr>
                <w:t xml:space="preserve"> </w:t>
              </w:r>
            </w:ins>
          </w:p>
        </w:tc>
      </w:tr>
      <w:tr w:rsidR="00B97A80" w:rsidRPr="007117FA" w14:paraId="173CC166" w14:textId="77777777" w:rsidTr="00B97A80">
        <w:trPr>
          <w:trHeight w:val="373"/>
        </w:trPr>
        <w:tc>
          <w:tcPr>
            <w:tcW w:w="4219" w:type="dxa"/>
          </w:tcPr>
          <w:p w14:paraId="160B6435" w14:textId="77777777" w:rsidR="00B97A80" w:rsidRPr="007117FA" w:rsidRDefault="00B97A80" w:rsidP="00E97890">
            <w:pPr>
              <w:rPr>
                <w:color w:val="000000"/>
              </w:rPr>
            </w:pPr>
            <w:r>
              <w:rPr>
                <w:color w:val="000000"/>
              </w:rPr>
              <w:t>Zaaktype code</w:t>
            </w:r>
          </w:p>
        </w:tc>
        <w:tc>
          <w:tcPr>
            <w:tcW w:w="1829" w:type="dxa"/>
          </w:tcPr>
          <w:p w14:paraId="4E100CCF" w14:textId="77777777" w:rsidR="00B97A80" w:rsidRDefault="00B97A80" w:rsidP="00E97890">
            <w:pPr>
              <w:rPr>
                <w:color w:val="000000"/>
              </w:rPr>
            </w:pPr>
            <w:r>
              <w:rPr>
                <w:color w:val="000000"/>
              </w:rPr>
              <w:t>Zaaktype</w:t>
            </w:r>
          </w:p>
        </w:tc>
        <w:tc>
          <w:tcPr>
            <w:tcW w:w="720" w:type="dxa"/>
          </w:tcPr>
          <w:p w14:paraId="58C84CF2" w14:textId="666379B0" w:rsidR="00B97A80" w:rsidRPr="007117FA" w:rsidRDefault="00B97A80" w:rsidP="00E97890">
            <w:pPr>
              <w:rPr>
                <w:color w:val="000000"/>
              </w:rPr>
            </w:pPr>
            <w:r>
              <w:rPr>
                <w:color w:val="000000"/>
              </w:rPr>
              <w:t>v</w:t>
            </w:r>
            <w:ins w:id="813" w:author="Joost Wijnings" w:date="2014-03-10T10:35:00Z">
              <w:r w:rsidR="002A0EC1">
                <w:rPr>
                  <w:color w:val="000000"/>
                </w:rPr>
                <w:t xml:space="preserve"> </w:t>
              </w:r>
            </w:ins>
          </w:p>
        </w:tc>
      </w:tr>
      <w:tr w:rsidR="00B97A80" w:rsidRPr="007117FA" w14:paraId="5C5A6BE6" w14:textId="77777777" w:rsidTr="00B97A80">
        <w:tc>
          <w:tcPr>
            <w:tcW w:w="4219" w:type="dxa"/>
            <w:vAlign w:val="bottom"/>
          </w:tcPr>
          <w:p w14:paraId="10D42599" w14:textId="77777777" w:rsidR="00B97A80" w:rsidRPr="007117FA" w:rsidRDefault="00B97A80" w:rsidP="00E97890">
            <w:pPr>
              <w:rPr>
                <w:color w:val="000000"/>
              </w:rPr>
            </w:pPr>
            <w:r w:rsidRPr="007117FA">
              <w:rPr>
                <w:color w:val="000000"/>
              </w:rPr>
              <w:t>Zaakidentificatie</w:t>
            </w:r>
          </w:p>
        </w:tc>
        <w:tc>
          <w:tcPr>
            <w:tcW w:w="1829" w:type="dxa"/>
          </w:tcPr>
          <w:p w14:paraId="35B31342" w14:textId="77777777" w:rsidR="00B97A80" w:rsidRPr="007117FA" w:rsidRDefault="00B97A80" w:rsidP="00E97890">
            <w:pPr>
              <w:rPr>
                <w:color w:val="000000"/>
              </w:rPr>
            </w:pPr>
            <w:r>
              <w:rPr>
                <w:color w:val="000000"/>
              </w:rPr>
              <w:t>Zaak</w:t>
            </w:r>
          </w:p>
        </w:tc>
        <w:tc>
          <w:tcPr>
            <w:tcW w:w="720" w:type="dxa"/>
          </w:tcPr>
          <w:p w14:paraId="31F6990E" w14:textId="77777777" w:rsidR="00B97A80" w:rsidRPr="007117FA" w:rsidRDefault="00B97A80" w:rsidP="00E97890">
            <w:pPr>
              <w:rPr>
                <w:color w:val="000000"/>
              </w:rPr>
            </w:pPr>
            <w:r w:rsidRPr="007117FA">
              <w:rPr>
                <w:color w:val="000000"/>
              </w:rPr>
              <w:t>v</w:t>
            </w:r>
          </w:p>
        </w:tc>
      </w:tr>
      <w:tr w:rsidR="00B97A80" w:rsidRPr="007117FA" w14:paraId="7012FE2E" w14:textId="77777777" w:rsidTr="00B97A80">
        <w:tc>
          <w:tcPr>
            <w:tcW w:w="4219" w:type="dxa"/>
            <w:vAlign w:val="bottom"/>
          </w:tcPr>
          <w:p w14:paraId="13EA5124" w14:textId="77777777" w:rsidR="00B97A80" w:rsidRPr="007117FA" w:rsidRDefault="00B97A80" w:rsidP="00E97890">
            <w:pPr>
              <w:rPr>
                <w:color w:val="000000"/>
              </w:rPr>
            </w:pPr>
            <w:r w:rsidRPr="007117FA">
              <w:rPr>
                <w:color w:val="000000"/>
              </w:rPr>
              <w:t>Startdatum</w:t>
            </w:r>
          </w:p>
        </w:tc>
        <w:tc>
          <w:tcPr>
            <w:tcW w:w="1829" w:type="dxa"/>
          </w:tcPr>
          <w:p w14:paraId="1F378BDA" w14:textId="77777777" w:rsidR="00B97A80" w:rsidRPr="007117FA" w:rsidRDefault="00B97A80" w:rsidP="00E97890">
            <w:pPr>
              <w:rPr>
                <w:color w:val="000000"/>
              </w:rPr>
            </w:pPr>
            <w:r>
              <w:rPr>
                <w:color w:val="000000"/>
              </w:rPr>
              <w:t>Zaak</w:t>
            </w:r>
          </w:p>
        </w:tc>
        <w:tc>
          <w:tcPr>
            <w:tcW w:w="720" w:type="dxa"/>
          </w:tcPr>
          <w:p w14:paraId="30FCDF65" w14:textId="77777777" w:rsidR="00B97A80" w:rsidRPr="007117FA" w:rsidRDefault="00B97A80" w:rsidP="00E97890">
            <w:pPr>
              <w:rPr>
                <w:color w:val="000000"/>
              </w:rPr>
            </w:pPr>
            <w:r w:rsidRPr="007117FA">
              <w:rPr>
                <w:color w:val="000000"/>
              </w:rPr>
              <w:t>v</w:t>
            </w:r>
          </w:p>
        </w:tc>
      </w:tr>
      <w:tr w:rsidR="00B97A80" w:rsidRPr="007117FA" w14:paraId="42578016" w14:textId="77777777" w:rsidTr="00B97A80">
        <w:tc>
          <w:tcPr>
            <w:tcW w:w="4219" w:type="dxa"/>
            <w:vAlign w:val="bottom"/>
          </w:tcPr>
          <w:p w14:paraId="23AE1868" w14:textId="77777777" w:rsidR="00B97A80" w:rsidRPr="007117FA" w:rsidRDefault="00B97A80" w:rsidP="00E97890">
            <w:pPr>
              <w:rPr>
                <w:color w:val="000000"/>
              </w:rPr>
            </w:pPr>
            <w:r w:rsidRPr="007117FA">
              <w:rPr>
                <w:color w:val="000000"/>
              </w:rPr>
              <w:t>Einddatum</w:t>
            </w:r>
          </w:p>
        </w:tc>
        <w:tc>
          <w:tcPr>
            <w:tcW w:w="1829" w:type="dxa"/>
          </w:tcPr>
          <w:p w14:paraId="68EB249F" w14:textId="77777777" w:rsidR="00B97A80" w:rsidRPr="007117FA" w:rsidRDefault="00B97A80" w:rsidP="00E97890">
            <w:pPr>
              <w:rPr>
                <w:color w:val="000000"/>
              </w:rPr>
            </w:pPr>
            <w:r>
              <w:rPr>
                <w:color w:val="000000"/>
              </w:rPr>
              <w:t>Zaak</w:t>
            </w:r>
          </w:p>
        </w:tc>
        <w:tc>
          <w:tcPr>
            <w:tcW w:w="720" w:type="dxa"/>
          </w:tcPr>
          <w:p w14:paraId="1FE8D59C" w14:textId="77777777" w:rsidR="00B97A80" w:rsidRPr="007117FA" w:rsidRDefault="00B97A80" w:rsidP="00E97890">
            <w:pPr>
              <w:rPr>
                <w:color w:val="000000"/>
              </w:rPr>
            </w:pPr>
            <w:r w:rsidRPr="007117FA">
              <w:rPr>
                <w:color w:val="000000"/>
              </w:rPr>
              <w:t>o</w:t>
            </w:r>
          </w:p>
        </w:tc>
      </w:tr>
      <w:tr w:rsidR="00B97A80" w:rsidRPr="007117FA" w14:paraId="09581099" w14:textId="77777777" w:rsidTr="00B97A80">
        <w:tc>
          <w:tcPr>
            <w:tcW w:w="4219" w:type="dxa"/>
          </w:tcPr>
          <w:p w14:paraId="31D9B199" w14:textId="77777777" w:rsidR="00B97A80" w:rsidRPr="007117FA" w:rsidRDefault="00B97A80" w:rsidP="00E97890">
            <w:pPr>
              <w:rPr>
                <w:color w:val="000000"/>
              </w:rPr>
            </w:pPr>
            <w:r w:rsidRPr="007117FA">
              <w:rPr>
                <w:color w:val="000000"/>
              </w:rPr>
              <w:t>Zaakniveau</w:t>
            </w:r>
          </w:p>
        </w:tc>
        <w:tc>
          <w:tcPr>
            <w:tcW w:w="1829" w:type="dxa"/>
          </w:tcPr>
          <w:p w14:paraId="077EF9C0" w14:textId="77777777" w:rsidR="00B97A80" w:rsidRPr="007117FA" w:rsidRDefault="00B97A80" w:rsidP="00E97890">
            <w:pPr>
              <w:rPr>
                <w:color w:val="000000"/>
              </w:rPr>
            </w:pPr>
            <w:r>
              <w:rPr>
                <w:color w:val="000000"/>
              </w:rPr>
              <w:t>Zaak</w:t>
            </w:r>
          </w:p>
        </w:tc>
        <w:tc>
          <w:tcPr>
            <w:tcW w:w="720" w:type="dxa"/>
          </w:tcPr>
          <w:p w14:paraId="2D3FF2F3" w14:textId="77777777" w:rsidR="00B97A80" w:rsidRPr="007117FA" w:rsidRDefault="00B97A80" w:rsidP="00E97890">
            <w:pPr>
              <w:rPr>
                <w:color w:val="000000"/>
              </w:rPr>
            </w:pPr>
            <w:r w:rsidRPr="007117FA">
              <w:rPr>
                <w:color w:val="000000"/>
              </w:rPr>
              <w:t>v</w:t>
            </w:r>
          </w:p>
        </w:tc>
      </w:tr>
      <w:tr w:rsidR="00B97A80" w:rsidRPr="007117FA" w14:paraId="2B148FCF" w14:textId="77777777" w:rsidTr="00B97A80">
        <w:tc>
          <w:tcPr>
            <w:tcW w:w="4219" w:type="dxa"/>
          </w:tcPr>
          <w:p w14:paraId="12817987" w14:textId="77777777" w:rsidR="00B97A80" w:rsidRPr="007117FA" w:rsidRDefault="00B97A80" w:rsidP="00E97890">
            <w:pPr>
              <w:rPr>
                <w:color w:val="000000"/>
              </w:rPr>
            </w:pPr>
            <w:r w:rsidRPr="007117FA">
              <w:rPr>
                <w:color w:val="000000"/>
              </w:rPr>
              <w:t>Deelzakenindicatie</w:t>
            </w:r>
          </w:p>
        </w:tc>
        <w:tc>
          <w:tcPr>
            <w:tcW w:w="1829" w:type="dxa"/>
          </w:tcPr>
          <w:p w14:paraId="0C1FEF83" w14:textId="77777777" w:rsidR="00B97A80" w:rsidRPr="007117FA" w:rsidRDefault="00B97A80" w:rsidP="00E97890">
            <w:pPr>
              <w:rPr>
                <w:color w:val="000000"/>
              </w:rPr>
            </w:pPr>
            <w:r>
              <w:rPr>
                <w:color w:val="000000"/>
              </w:rPr>
              <w:t>Zaak</w:t>
            </w:r>
          </w:p>
        </w:tc>
        <w:tc>
          <w:tcPr>
            <w:tcW w:w="720" w:type="dxa"/>
          </w:tcPr>
          <w:p w14:paraId="4034224C" w14:textId="77777777" w:rsidR="00B97A80" w:rsidRPr="007117FA" w:rsidRDefault="00B97A80" w:rsidP="00E97890">
            <w:pPr>
              <w:rPr>
                <w:color w:val="000000"/>
              </w:rPr>
            </w:pPr>
            <w:r w:rsidRPr="007117FA">
              <w:rPr>
                <w:color w:val="000000"/>
              </w:rPr>
              <w:t>v</w:t>
            </w:r>
          </w:p>
        </w:tc>
      </w:tr>
      <w:tr w:rsidR="00B97A80" w:rsidRPr="007117FA" w14:paraId="60DD68F2" w14:textId="77777777" w:rsidTr="00B97A80">
        <w:tc>
          <w:tcPr>
            <w:tcW w:w="4219" w:type="dxa"/>
          </w:tcPr>
          <w:p w14:paraId="4EDDB5A4" w14:textId="77777777" w:rsidR="00B97A80" w:rsidRPr="007117FA" w:rsidRDefault="00B97A80" w:rsidP="00E97890">
            <w:pPr>
              <w:rPr>
                <w:color w:val="000000"/>
              </w:rPr>
            </w:pPr>
            <w:r w:rsidRPr="007117FA">
              <w:rPr>
                <w:color w:val="000000"/>
              </w:rPr>
              <w:t>Registratiedatum</w:t>
            </w:r>
          </w:p>
        </w:tc>
        <w:tc>
          <w:tcPr>
            <w:tcW w:w="1829" w:type="dxa"/>
          </w:tcPr>
          <w:p w14:paraId="2A8E2C52" w14:textId="77777777" w:rsidR="00B97A80" w:rsidRPr="007117FA" w:rsidRDefault="00B97A80" w:rsidP="00E97890">
            <w:pPr>
              <w:rPr>
                <w:color w:val="000000"/>
              </w:rPr>
            </w:pPr>
            <w:r>
              <w:rPr>
                <w:color w:val="000000"/>
              </w:rPr>
              <w:t>Zaak</w:t>
            </w:r>
          </w:p>
        </w:tc>
        <w:tc>
          <w:tcPr>
            <w:tcW w:w="720" w:type="dxa"/>
          </w:tcPr>
          <w:p w14:paraId="2B47142A" w14:textId="77777777" w:rsidR="00B97A80" w:rsidRPr="007117FA" w:rsidRDefault="00B97A80" w:rsidP="00E97890">
            <w:pPr>
              <w:rPr>
                <w:color w:val="000000"/>
              </w:rPr>
            </w:pPr>
            <w:r w:rsidRPr="007117FA">
              <w:rPr>
                <w:color w:val="000000"/>
              </w:rPr>
              <w:t>v</w:t>
            </w:r>
          </w:p>
        </w:tc>
      </w:tr>
      <w:tr w:rsidR="00B97A80" w:rsidRPr="007117FA" w14:paraId="44BE7C5F" w14:textId="77777777" w:rsidTr="00B97A80">
        <w:tc>
          <w:tcPr>
            <w:tcW w:w="4219" w:type="dxa"/>
          </w:tcPr>
          <w:p w14:paraId="290FF604" w14:textId="77777777" w:rsidR="00B97A80" w:rsidRPr="007117FA" w:rsidRDefault="00B97A80" w:rsidP="00E97890">
            <w:pPr>
              <w:rPr>
                <w:color w:val="000000"/>
              </w:rPr>
            </w:pPr>
            <w:r w:rsidRPr="007117FA">
              <w:rPr>
                <w:color w:val="000000"/>
              </w:rPr>
              <w:t>Publicatiedatum</w:t>
            </w:r>
          </w:p>
        </w:tc>
        <w:tc>
          <w:tcPr>
            <w:tcW w:w="1829" w:type="dxa"/>
          </w:tcPr>
          <w:p w14:paraId="645DB2B8" w14:textId="77777777" w:rsidR="00B97A80" w:rsidRPr="007117FA" w:rsidRDefault="00B97A80" w:rsidP="00E97890">
            <w:pPr>
              <w:rPr>
                <w:color w:val="000000"/>
              </w:rPr>
            </w:pPr>
            <w:r>
              <w:rPr>
                <w:color w:val="000000"/>
              </w:rPr>
              <w:t>Zaak</w:t>
            </w:r>
          </w:p>
        </w:tc>
        <w:tc>
          <w:tcPr>
            <w:tcW w:w="720" w:type="dxa"/>
          </w:tcPr>
          <w:p w14:paraId="799E30AE" w14:textId="77777777" w:rsidR="00B97A80" w:rsidRPr="007117FA" w:rsidRDefault="00B97A80" w:rsidP="00E97890">
            <w:pPr>
              <w:rPr>
                <w:color w:val="000000"/>
              </w:rPr>
            </w:pPr>
            <w:r w:rsidRPr="007117FA">
              <w:rPr>
                <w:color w:val="000000"/>
              </w:rPr>
              <w:t>o</w:t>
            </w:r>
          </w:p>
        </w:tc>
      </w:tr>
      <w:tr w:rsidR="00B97A80" w:rsidRPr="007117FA" w14:paraId="0D3A79C2" w14:textId="77777777" w:rsidTr="00B97A80">
        <w:tc>
          <w:tcPr>
            <w:tcW w:w="4219" w:type="dxa"/>
          </w:tcPr>
          <w:p w14:paraId="5AB61769" w14:textId="77777777" w:rsidR="00B97A80" w:rsidRPr="007117FA" w:rsidRDefault="00B97A80" w:rsidP="00E97890">
            <w:pPr>
              <w:rPr>
                <w:color w:val="000000"/>
              </w:rPr>
            </w:pPr>
            <w:r w:rsidRPr="007117FA">
              <w:rPr>
                <w:color w:val="000000"/>
              </w:rPr>
              <w:t>Archiefnominatie</w:t>
            </w:r>
          </w:p>
        </w:tc>
        <w:tc>
          <w:tcPr>
            <w:tcW w:w="1829" w:type="dxa"/>
          </w:tcPr>
          <w:p w14:paraId="16ACFB40" w14:textId="77777777" w:rsidR="00B97A80" w:rsidRPr="007117FA" w:rsidRDefault="00B97A80" w:rsidP="00E97890">
            <w:pPr>
              <w:rPr>
                <w:color w:val="000000"/>
              </w:rPr>
            </w:pPr>
            <w:r>
              <w:rPr>
                <w:color w:val="000000"/>
              </w:rPr>
              <w:t>Zaak</w:t>
            </w:r>
          </w:p>
        </w:tc>
        <w:tc>
          <w:tcPr>
            <w:tcW w:w="720" w:type="dxa"/>
          </w:tcPr>
          <w:p w14:paraId="052F9381" w14:textId="77777777" w:rsidR="00B97A80" w:rsidRPr="007117FA" w:rsidRDefault="00B97A80" w:rsidP="00E97890">
            <w:pPr>
              <w:rPr>
                <w:color w:val="000000"/>
              </w:rPr>
            </w:pPr>
            <w:r w:rsidRPr="007117FA">
              <w:rPr>
                <w:color w:val="000000"/>
              </w:rPr>
              <w:t>v</w:t>
            </w:r>
          </w:p>
        </w:tc>
      </w:tr>
      <w:tr w:rsidR="00B97A80" w:rsidRPr="007117FA" w14:paraId="478A2605" w14:textId="77777777" w:rsidTr="00B97A80">
        <w:tc>
          <w:tcPr>
            <w:tcW w:w="4219" w:type="dxa"/>
            <w:vAlign w:val="bottom"/>
          </w:tcPr>
          <w:p w14:paraId="175DBC4E" w14:textId="77777777" w:rsidR="00B97A80" w:rsidRPr="007117FA" w:rsidRDefault="00B97A80" w:rsidP="00E97890">
            <w:pPr>
              <w:rPr>
                <w:color w:val="000000"/>
              </w:rPr>
            </w:pPr>
            <w:r w:rsidRPr="007117FA">
              <w:rPr>
                <w:color w:val="000000"/>
              </w:rPr>
              <w:t>Resultaatomschrijving</w:t>
            </w:r>
          </w:p>
        </w:tc>
        <w:tc>
          <w:tcPr>
            <w:tcW w:w="1829" w:type="dxa"/>
          </w:tcPr>
          <w:p w14:paraId="020DB1FD" w14:textId="77777777" w:rsidR="00B97A80" w:rsidRPr="007117FA" w:rsidRDefault="00B97A80" w:rsidP="00E97890">
            <w:pPr>
              <w:rPr>
                <w:color w:val="000000"/>
              </w:rPr>
            </w:pPr>
            <w:r>
              <w:rPr>
                <w:color w:val="000000"/>
              </w:rPr>
              <w:t>Zaak</w:t>
            </w:r>
          </w:p>
        </w:tc>
        <w:tc>
          <w:tcPr>
            <w:tcW w:w="720" w:type="dxa"/>
          </w:tcPr>
          <w:p w14:paraId="6271EC7B" w14:textId="77777777" w:rsidR="00B97A80" w:rsidRPr="007117FA" w:rsidRDefault="00B97A80" w:rsidP="00E97890">
            <w:pPr>
              <w:rPr>
                <w:color w:val="000000"/>
                <w:highlight w:val="yellow"/>
              </w:rPr>
            </w:pPr>
            <w:r w:rsidRPr="007117FA">
              <w:rPr>
                <w:color w:val="000000"/>
              </w:rPr>
              <w:t>v</w:t>
            </w:r>
          </w:p>
        </w:tc>
      </w:tr>
      <w:tr w:rsidR="00B97A80" w:rsidRPr="007117FA" w14:paraId="7AF0266F" w14:textId="77777777" w:rsidTr="00B97A80">
        <w:tc>
          <w:tcPr>
            <w:tcW w:w="4219" w:type="dxa"/>
            <w:vAlign w:val="bottom"/>
          </w:tcPr>
          <w:p w14:paraId="19E1578C" w14:textId="77777777" w:rsidR="00B97A80" w:rsidRPr="007117FA" w:rsidRDefault="00B97A80" w:rsidP="00E97890">
            <w:pPr>
              <w:rPr>
                <w:color w:val="000000"/>
              </w:rPr>
            </w:pPr>
            <w:r w:rsidRPr="007117FA">
              <w:rPr>
                <w:color w:val="000000"/>
              </w:rPr>
              <w:t>DatumVernietigingDossier</w:t>
            </w:r>
          </w:p>
        </w:tc>
        <w:tc>
          <w:tcPr>
            <w:tcW w:w="1829" w:type="dxa"/>
          </w:tcPr>
          <w:p w14:paraId="74E86581" w14:textId="77777777" w:rsidR="00B97A80" w:rsidRPr="007117FA" w:rsidRDefault="00B97A80" w:rsidP="00E97890">
            <w:pPr>
              <w:rPr>
                <w:color w:val="000000"/>
              </w:rPr>
            </w:pPr>
            <w:r>
              <w:rPr>
                <w:color w:val="000000"/>
              </w:rPr>
              <w:t>Zaak</w:t>
            </w:r>
          </w:p>
        </w:tc>
        <w:tc>
          <w:tcPr>
            <w:tcW w:w="720" w:type="dxa"/>
          </w:tcPr>
          <w:p w14:paraId="128B094A" w14:textId="77777777" w:rsidR="00B97A80" w:rsidRPr="007117FA" w:rsidRDefault="00B97A80" w:rsidP="00E97890">
            <w:pPr>
              <w:rPr>
                <w:color w:val="000000"/>
              </w:rPr>
            </w:pPr>
            <w:r w:rsidRPr="007117FA">
              <w:rPr>
                <w:color w:val="000000"/>
              </w:rPr>
              <w:t>o</w:t>
            </w:r>
          </w:p>
        </w:tc>
      </w:tr>
      <w:tr w:rsidR="00B97A80" w:rsidRPr="007117FA" w14:paraId="240ECE3E" w14:textId="77777777" w:rsidTr="00B97A80">
        <w:tc>
          <w:tcPr>
            <w:tcW w:w="4219" w:type="dxa"/>
            <w:vAlign w:val="bottom"/>
          </w:tcPr>
          <w:p w14:paraId="69FF6642" w14:textId="77777777" w:rsidR="00B97A80" w:rsidRPr="007117FA" w:rsidRDefault="00B97A80" w:rsidP="00E97890">
            <w:pPr>
              <w:rPr>
                <w:color w:val="000000"/>
              </w:rPr>
            </w:pPr>
            <w:r w:rsidRPr="007117FA">
              <w:rPr>
                <w:color w:val="000000"/>
              </w:rPr>
              <w:t>Voorvoegsels Geslachtsnaam</w:t>
            </w:r>
          </w:p>
        </w:tc>
        <w:tc>
          <w:tcPr>
            <w:tcW w:w="1829" w:type="dxa"/>
          </w:tcPr>
          <w:p w14:paraId="0602EE96" w14:textId="77777777" w:rsidR="00B97A80" w:rsidRPr="007117FA" w:rsidRDefault="00B97A80" w:rsidP="00E97890">
            <w:pPr>
              <w:rPr>
                <w:color w:val="000000"/>
              </w:rPr>
            </w:pPr>
            <w:r>
              <w:rPr>
                <w:color w:val="000000"/>
              </w:rPr>
              <w:t>Zaak</w:t>
            </w:r>
          </w:p>
        </w:tc>
        <w:tc>
          <w:tcPr>
            <w:tcW w:w="720" w:type="dxa"/>
          </w:tcPr>
          <w:p w14:paraId="3987A697" w14:textId="77777777" w:rsidR="00B97A80" w:rsidRPr="007117FA" w:rsidRDefault="00B97A80" w:rsidP="00E97890">
            <w:pPr>
              <w:rPr>
                <w:color w:val="000000"/>
              </w:rPr>
            </w:pPr>
            <w:r w:rsidRPr="007117FA">
              <w:rPr>
                <w:color w:val="000000"/>
              </w:rPr>
              <w:t>o</w:t>
            </w:r>
          </w:p>
        </w:tc>
      </w:tr>
      <w:tr w:rsidR="00B97A80" w:rsidRPr="007117FA" w14:paraId="0CE40754" w14:textId="77777777" w:rsidTr="00B97A80">
        <w:tc>
          <w:tcPr>
            <w:tcW w:w="4219" w:type="dxa"/>
            <w:vAlign w:val="bottom"/>
          </w:tcPr>
          <w:p w14:paraId="670ADCC4" w14:textId="77777777" w:rsidR="00B97A80" w:rsidRPr="007117FA" w:rsidRDefault="00B97A80" w:rsidP="00E97890">
            <w:pPr>
              <w:rPr>
                <w:color w:val="000000"/>
              </w:rPr>
            </w:pPr>
            <w:r w:rsidRPr="007117FA">
              <w:rPr>
                <w:color w:val="000000"/>
              </w:rPr>
              <w:t>Geslachtsnaam</w:t>
            </w:r>
          </w:p>
        </w:tc>
        <w:tc>
          <w:tcPr>
            <w:tcW w:w="1829" w:type="dxa"/>
          </w:tcPr>
          <w:p w14:paraId="26C4268B" w14:textId="77777777" w:rsidR="00B97A80" w:rsidRPr="007117FA" w:rsidRDefault="00B97A80" w:rsidP="00E97890">
            <w:pPr>
              <w:rPr>
                <w:color w:val="000000"/>
              </w:rPr>
            </w:pPr>
            <w:r>
              <w:rPr>
                <w:color w:val="000000"/>
              </w:rPr>
              <w:t>Zaak</w:t>
            </w:r>
          </w:p>
        </w:tc>
        <w:tc>
          <w:tcPr>
            <w:tcW w:w="720" w:type="dxa"/>
          </w:tcPr>
          <w:p w14:paraId="4E076615" w14:textId="77777777" w:rsidR="00B97A80" w:rsidRPr="007117FA" w:rsidRDefault="00B97A80" w:rsidP="00E97890">
            <w:pPr>
              <w:rPr>
                <w:color w:val="000000"/>
              </w:rPr>
            </w:pPr>
            <w:r w:rsidRPr="007117FA">
              <w:rPr>
                <w:color w:val="000000"/>
              </w:rPr>
              <w:t>o</w:t>
            </w:r>
          </w:p>
        </w:tc>
      </w:tr>
      <w:tr w:rsidR="00B97A80" w:rsidRPr="007117FA" w14:paraId="73699968" w14:textId="77777777" w:rsidTr="00B97A80">
        <w:tc>
          <w:tcPr>
            <w:tcW w:w="4219" w:type="dxa"/>
            <w:vAlign w:val="bottom"/>
          </w:tcPr>
          <w:p w14:paraId="22F9D0DF" w14:textId="77777777" w:rsidR="00B97A80" w:rsidRPr="007117FA" w:rsidRDefault="00B97A80" w:rsidP="00E97890">
            <w:pPr>
              <w:rPr>
                <w:color w:val="000000"/>
              </w:rPr>
            </w:pPr>
            <w:r w:rsidRPr="007117FA">
              <w:rPr>
                <w:color w:val="000000"/>
              </w:rPr>
              <w:t>Achternaam</w:t>
            </w:r>
          </w:p>
        </w:tc>
        <w:tc>
          <w:tcPr>
            <w:tcW w:w="1829" w:type="dxa"/>
          </w:tcPr>
          <w:p w14:paraId="64CECD0E" w14:textId="77777777" w:rsidR="00B97A80" w:rsidRPr="007117FA" w:rsidRDefault="00B97A80" w:rsidP="00E97890">
            <w:pPr>
              <w:rPr>
                <w:color w:val="000000"/>
              </w:rPr>
            </w:pPr>
            <w:r>
              <w:rPr>
                <w:color w:val="000000"/>
              </w:rPr>
              <w:t>Zaak</w:t>
            </w:r>
          </w:p>
        </w:tc>
        <w:tc>
          <w:tcPr>
            <w:tcW w:w="720" w:type="dxa"/>
          </w:tcPr>
          <w:p w14:paraId="6C9D8E51" w14:textId="77777777" w:rsidR="00B97A80" w:rsidRPr="007117FA" w:rsidRDefault="00B97A80" w:rsidP="00E97890">
            <w:pPr>
              <w:rPr>
                <w:color w:val="000000"/>
              </w:rPr>
            </w:pPr>
            <w:r w:rsidRPr="007117FA">
              <w:rPr>
                <w:color w:val="000000"/>
              </w:rPr>
              <w:t>o</w:t>
            </w:r>
          </w:p>
        </w:tc>
      </w:tr>
      <w:tr w:rsidR="00B97A80" w:rsidRPr="007117FA" w14:paraId="4F5D9B90" w14:textId="77777777" w:rsidTr="00B97A80">
        <w:tc>
          <w:tcPr>
            <w:tcW w:w="4219" w:type="dxa"/>
            <w:vAlign w:val="bottom"/>
          </w:tcPr>
          <w:p w14:paraId="352F1ED9" w14:textId="77777777" w:rsidR="00B97A80" w:rsidRPr="007117FA" w:rsidRDefault="00B97A80" w:rsidP="00E97890">
            <w:pPr>
              <w:rPr>
                <w:color w:val="000000"/>
              </w:rPr>
            </w:pPr>
            <w:r w:rsidRPr="007117FA">
              <w:rPr>
                <w:color w:val="000000"/>
              </w:rPr>
              <w:t>Voorvoegsel</w:t>
            </w:r>
          </w:p>
        </w:tc>
        <w:tc>
          <w:tcPr>
            <w:tcW w:w="1829" w:type="dxa"/>
          </w:tcPr>
          <w:p w14:paraId="6BBF2C3E" w14:textId="77777777" w:rsidR="00B97A80" w:rsidRPr="007117FA" w:rsidRDefault="00B97A80" w:rsidP="00E97890">
            <w:pPr>
              <w:rPr>
                <w:color w:val="000000"/>
              </w:rPr>
            </w:pPr>
            <w:r>
              <w:rPr>
                <w:color w:val="000000"/>
              </w:rPr>
              <w:t>Zaak</w:t>
            </w:r>
          </w:p>
        </w:tc>
        <w:tc>
          <w:tcPr>
            <w:tcW w:w="720" w:type="dxa"/>
          </w:tcPr>
          <w:p w14:paraId="20113652" w14:textId="77777777" w:rsidR="00B97A80" w:rsidRPr="007117FA" w:rsidRDefault="00B97A80" w:rsidP="00E97890">
            <w:pPr>
              <w:rPr>
                <w:color w:val="000000"/>
              </w:rPr>
            </w:pPr>
            <w:r w:rsidRPr="007117FA">
              <w:rPr>
                <w:color w:val="000000"/>
              </w:rPr>
              <w:t>o</w:t>
            </w:r>
          </w:p>
        </w:tc>
      </w:tr>
      <w:tr w:rsidR="00B97A80" w:rsidRPr="007117FA" w14:paraId="1A3BCAB1" w14:textId="77777777" w:rsidTr="00B97A80">
        <w:tc>
          <w:tcPr>
            <w:tcW w:w="4219" w:type="dxa"/>
            <w:vAlign w:val="bottom"/>
          </w:tcPr>
          <w:p w14:paraId="5525D0DB" w14:textId="77777777" w:rsidR="00B97A80" w:rsidRPr="007117FA" w:rsidRDefault="00B97A80" w:rsidP="00E97890">
            <w:pPr>
              <w:rPr>
                <w:color w:val="000000"/>
              </w:rPr>
            </w:pPr>
            <w:r w:rsidRPr="007117FA">
              <w:rPr>
                <w:color w:val="000000"/>
              </w:rPr>
              <w:t>Medewerkeridentificatie</w:t>
            </w:r>
            <w:r>
              <w:rPr>
                <w:color w:val="000000"/>
              </w:rPr>
              <w:t xml:space="preserve"> (van initiator)</w:t>
            </w:r>
          </w:p>
        </w:tc>
        <w:tc>
          <w:tcPr>
            <w:tcW w:w="1829" w:type="dxa"/>
          </w:tcPr>
          <w:p w14:paraId="26CA50D4" w14:textId="77777777" w:rsidR="00B97A80" w:rsidRPr="007117FA" w:rsidRDefault="00B97A80" w:rsidP="00E97890">
            <w:pPr>
              <w:rPr>
                <w:color w:val="000000"/>
              </w:rPr>
            </w:pPr>
            <w:r>
              <w:rPr>
                <w:color w:val="000000"/>
              </w:rPr>
              <w:t>Zaak</w:t>
            </w:r>
          </w:p>
        </w:tc>
        <w:tc>
          <w:tcPr>
            <w:tcW w:w="720" w:type="dxa"/>
          </w:tcPr>
          <w:p w14:paraId="3A8BA4BD" w14:textId="77777777" w:rsidR="00B97A80" w:rsidRPr="007117FA" w:rsidRDefault="00B97A80" w:rsidP="00E97890">
            <w:pPr>
              <w:rPr>
                <w:color w:val="000000"/>
              </w:rPr>
            </w:pPr>
            <w:r w:rsidRPr="007117FA">
              <w:rPr>
                <w:color w:val="000000"/>
              </w:rPr>
              <w:t>v</w:t>
            </w:r>
          </w:p>
        </w:tc>
      </w:tr>
      <w:tr w:rsidR="00B97A80" w:rsidRPr="007117FA" w14:paraId="6B027862" w14:textId="77777777" w:rsidTr="00B97A80">
        <w:tc>
          <w:tcPr>
            <w:tcW w:w="4219" w:type="dxa"/>
            <w:vAlign w:val="bottom"/>
          </w:tcPr>
          <w:p w14:paraId="02DBAE96" w14:textId="77777777" w:rsidR="00B97A80" w:rsidRPr="007117FA" w:rsidRDefault="00B97A80" w:rsidP="00E97890">
            <w:pPr>
              <w:rPr>
                <w:color w:val="000000"/>
              </w:rPr>
            </w:pPr>
            <w:r w:rsidRPr="007117FA">
              <w:rPr>
                <w:color w:val="000000"/>
              </w:rPr>
              <w:t>Organisatieidentificatie</w:t>
            </w:r>
            <w:r>
              <w:rPr>
                <w:color w:val="000000"/>
              </w:rPr>
              <w:t xml:space="preserve"> (van initiator)</w:t>
            </w:r>
          </w:p>
        </w:tc>
        <w:tc>
          <w:tcPr>
            <w:tcW w:w="1829" w:type="dxa"/>
          </w:tcPr>
          <w:p w14:paraId="40C57281" w14:textId="77777777" w:rsidR="00B97A80" w:rsidRPr="007117FA" w:rsidRDefault="00B97A80" w:rsidP="00E97890">
            <w:pPr>
              <w:rPr>
                <w:color w:val="000000"/>
              </w:rPr>
            </w:pPr>
            <w:r>
              <w:rPr>
                <w:color w:val="000000"/>
              </w:rPr>
              <w:t>Zaak</w:t>
            </w:r>
          </w:p>
        </w:tc>
        <w:tc>
          <w:tcPr>
            <w:tcW w:w="720" w:type="dxa"/>
          </w:tcPr>
          <w:p w14:paraId="71C699AD" w14:textId="77777777" w:rsidR="00B97A80" w:rsidRPr="007117FA" w:rsidRDefault="00B97A80" w:rsidP="00E97890">
            <w:pPr>
              <w:rPr>
                <w:color w:val="000000"/>
              </w:rPr>
            </w:pPr>
            <w:r w:rsidRPr="007117FA">
              <w:rPr>
                <w:color w:val="000000"/>
              </w:rPr>
              <w:t>v</w:t>
            </w:r>
          </w:p>
        </w:tc>
      </w:tr>
      <w:tr w:rsidR="00B97A80" w:rsidRPr="007117FA" w14:paraId="1DA63A29" w14:textId="77777777" w:rsidTr="00B97A80">
        <w:tc>
          <w:tcPr>
            <w:tcW w:w="4219" w:type="dxa"/>
            <w:vAlign w:val="bottom"/>
          </w:tcPr>
          <w:p w14:paraId="58D12F3A" w14:textId="77777777" w:rsidR="00B97A80" w:rsidRPr="007117FA" w:rsidRDefault="00B97A80" w:rsidP="00E97890">
            <w:pPr>
              <w:rPr>
                <w:color w:val="000000"/>
              </w:rPr>
            </w:pPr>
            <w:r w:rsidRPr="007117FA">
              <w:rPr>
                <w:color w:val="000000"/>
              </w:rPr>
              <w:t>Burgerservicenummer</w:t>
            </w:r>
            <w:r>
              <w:rPr>
                <w:color w:val="000000"/>
              </w:rPr>
              <w:t xml:space="preserve"> (van initiator)</w:t>
            </w:r>
          </w:p>
        </w:tc>
        <w:tc>
          <w:tcPr>
            <w:tcW w:w="1829" w:type="dxa"/>
          </w:tcPr>
          <w:p w14:paraId="6C0DA600" w14:textId="77777777" w:rsidR="00B97A80" w:rsidRPr="007117FA" w:rsidRDefault="00B97A80" w:rsidP="00E97890">
            <w:pPr>
              <w:rPr>
                <w:color w:val="000000"/>
              </w:rPr>
            </w:pPr>
            <w:r>
              <w:rPr>
                <w:color w:val="000000"/>
              </w:rPr>
              <w:t>Zaak</w:t>
            </w:r>
          </w:p>
        </w:tc>
        <w:tc>
          <w:tcPr>
            <w:tcW w:w="720" w:type="dxa"/>
          </w:tcPr>
          <w:p w14:paraId="62A63759" w14:textId="77777777" w:rsidR="00B97A80" w:rsidRPr="007117FA" w:rsidRDefault="00B97A80" w:rsidP="00E97890">
            <w:pPr>
              <w:rPr>
                <w:color w:val="000000"/>
              </w:rPr>
            </w:pPr>
            <w:r w:rsidRPr="007117FA">
              <w:rPr>
                <w:color w:val="000000"/>
              </w:rPr>
              <w:t>v</w:t>
            </w:r>
          </w:p>
        </w:tc>
      </w:tr>
      <w:tr w:rsidR="00B97A80" w:rsidRPr="007117FA" w14:paraId="6BB2821A" w14:textId="77777777" w:rsidTr="00B97A80">
        <w:tc>
          <w:tcPr>
            <w:tcW w:w="4219" w:type="dxa"/>
            <w:vAlign w:val="bottom"/>
          </w:tcPr>
          <w:p w14:paraId="0D11EECB" w14:textId="77777777" w:rsidR="00B97A80" w:rsidRPr="005938EF" w:rsidRDefault="00B97A80" w:rsidP="00E97890">
            <w:pPr>
              <w:rPr>
                <w:color w:val="000000"/>
              </w:rPr>
            </w:pPr>
            <w:r w:rsidRPr="005938EF">
              <w:rPr>
                <w:color w:val="000000"/>
              </w:rPr>
              <w:lastRenderedPageBreak/>
              <w:t>Nummer ander natuurlijk</w:t>
            </w:r>
          </w:p>
          <w:p w14:paraId="0402A88F" w14:textId="77777777" w:rsidR="00B97A80" w:rsidRPr="00EA2FCE" w:rsidRDefault="00B97A80" w:rsidP="00E97890">
            <w:pPr>
              <w:rPr>
                <w:color w:val="000000"/>
              </w:rPr>
            </w:pPr>
            <w:r w:rsidRPr="00EA2FCE">
              <w:rPr>
                <w:color w:val="000000"/>
              </w:rPr>
              <w:t>person (van initiator)</w:t>
            </w:r>
          </w:p>
        </w:tc>
        <w:tc>
          <w:tcPr>
            <w:tcW w:w="1829" w:type="dxa"/>
          </w:tcPr>
          <w:p w14:paraId="75091C03" w14:textId="77777777" w:rsidR="00B97A80" w:rsidRPr="007117FA" w:rsidRDefault="00B97A80" w:rsidP="00E97890">
            <w:pPr>
              <w:rPr>
                <w:color w:val="000000"/>
              </w:rPr>
            </w:pPr>
            <w:r>
              <w:rPr>
                <w:color w:val="000000"/>
              </w:rPr>
              <w:t>Zaak</w:t>
            </w:r>
          </w:p>
        </w:tc>
        <w:tc>
          <w:tcPr>
            <w:tcW w:w="720" w:type="dxa"/>
          </w:tcPr>
          <w:p w14:paraId="7984836A" w14:textId="77777777" w:rsidR="00B97A80" w:rsidRPr="007117FA" w:rsidRDefault="00B97A80" w:rsidP="00E97890">
            <w:pPr>
              <w:rPr>
                <w:color w:val="000000"/>
              </w:rPr>
            </w:pPr>
            <w:r w:rsidRPr="007117FA">
              <w:rPr>
                <w:color w:val="000000"/>
              </w:rPr>
              <w:t>v</w:t>
            </w:r>
          </w:p>
        </w:tc>
      </w:tr>
      <w:tr w:rsidR="00B97A80" w:rsidRPr="007117FA" w14:paraId="55B2D9B4" w14:textId="77777777" w:rsidTr="00B97A80">
        <w:tc>
          <w:tcPr>
            <w:tcW w:w="4219" w:type="dxa"/>
            <w:vAlign w:val="bottom"/>
          </w:tcPr>
          <w:p w14:paraId="3A35FE61" w14:textId="77777777" w:rsidR="00B97A80" w:rsidRPr="007117FA" w:rsidRDefault="00B97A80" w:rsidP="00E97890">
            <w:pPr>
              <w:rPr>
                <w:color w:val="000000"/>
              </w:rPr>
            </w:pPr>
            <w:r w:rsidRPr="007117FA">
              <w:rPr>
                <w:color w:val="000000"/>
              </w:rPr>
              <w:t>NNP-ID</w:t>
            </w:r>
            <w:r>
              <w:rPr>
                <w:color w:val="000000"/>
              </w:rPr>
              <w:t xml:space="preserve"> (van initiator)</w:t>
            </w:r>
          </w:p>
        </w:tc>
        <w:tc>
          <w:tcPr>
            <w:tcW w:w="1829" w:type="dxa"/>
          </w:tcPr>
          <w:p w14:paraId="446CAE79" w14:textId="77777777" w:rsidR="00B97A80" w:rsidRPr="007117FA" w:rsidRDefault="00B97A80" w:rsidP="00E97890">
            <w:pPr>
              <w:rPr>
                <w:color w:val="000000"/>
              </w:rPr>
            </w:pPr>
            <w:r>
              <w:rPr>
                <w:color w:val="000000"/>
              </w:rPr>
              <w:t>Zaak</w:t>
            </w:r>
          </w:p>
        </w:tc>
        <w:tc>
          <w:tcPr>
            <w:tcW w:w="720" w:type="dxa"/>
          </w:tcPr>
          <w:p w14:paraId="186E2CA1" w14:textId="77777777" w:rsidR="00B97A80" w:rsidRPr="007117FA" w:rsidRDefault="00B97A80" w:rsidP="00E97890">
            <w:pPr>
              <w:rPr>
                <w:color w:val="000000"/>
              </w:rPr>
            </w:pPr>
            <w:r w:rsidRPr="007117FA">
              <w:rPr>
                <w:color w:val="000000"/>
              </w:rPr>
              <w:t>v</w:t>
            </w:r>
          </w:p>
        </w:tc>
      </w:tr>
      <w:tr w:rsidR="00B97A80" w:rsidRPr="007117FA" w14:paraId="596FDA82" w14:textId="77777777" w:rsidTr="00B97A80">
        <w:tc>
          <w:tcPr>
            <w:tcW w:w="4219" w:type="dxa"/>
            <w:vAlign w:val="bottom"/>
          </w:tcPr>
          <w:p w14:paraId="4956B797" w14:textId="77777777" w:rsidR="00B97A80" w:rsidRPr="007117FA" w:rsidRDefault="00B97A80" w:rsidP="00E97890">
            <w:pPr>
              <w:rPr>
                <w:color w:val="000000"/>
              </w:rPr>
            </w:pPr>
            <w:r w:rsidRPr="007117FA">
              <w:rPr>
                <w:color w:val="000000"/>
              </w:rPr>
              <w:t>Nummer</w:t>
            </w:r>
          </w:p>
          <w:p w14:paraId="1ECDF699" w14:textId="77777777" w:rsidR="00B97A80" w:rsidRPr="007117FA" w:rsidRDefault="00B97A80" w:rsidP="00E97890">
            <w:pPr>
              <w:rPr>
                <w:color w:val="000000"/>
              </w:rPr>
            </w:pPr>
            <w:r w:rsidRPr="007117FA">
              <w:rPr>
                <w:color w:val="000000"/>
              </w:rPr>
              <w:t>ander buitenlands niet-natuurlijk persoon</w:t>
            </w:r>
            <w:r>
              <w:rPr>
                <w:color w:val="000000"/>
              </w:rPr>
              <w:t xml:space="preserve"> </w:t>
            </w:r>
            <w:r w:rsidRPr="005938EF">
              <w:rPr>
                <w:color w:val="000000"/>
              </w:rPr>
              <w:t>(van initiator)</w:t>
            </w:r>
          </w:p>
        </w:tc>
        <w:tc>
          <w:tcPr>
            <w:tcW w:w="1829" w:type="dxa"/>
          </w:tcPr>
          <w:p w14:paraId="5E79FDC8" w14:textId="77777777" w:rsidR="00B97A80" w:rsidRPr="007117FA" w:rsidRDefault="00B97A80" w:rsidP="00E97890">
            <w:pPr>
              <w:rPr>
                <w:color w:val="000000"/>
              </w:rPr>
            </w:pPr>
            <w:r>
              <w:rPr>
                <w:color w:val="000000"/>
              </w:rPr>
              <w:t>Zaak</w:t>
            </w:r>
          </w:p>
        </w:tc>
        <w:tc>
          <w:tcPr>
            <w:tcW w:w="720" w:type="dxa"/>
          </w:tcPr>
          <w:p w14:paraId="0909D653" w14:textId="77777777" w:rsidR="00B97A80" w:rsidRPr="007117FA" w:rsidRDefault="00B97A80" w:rsidP="00E97890">
            <w:pPr>
              <w:rPr>
                <w:color w:val="000000"/>
              </w:rPr>
            </w:pPr>
            <w:r w:rsidRPr="007117FA">
              <w:rPr>
                <w:color w:val="000000"/>
              </w:rPr>
              <w:t>v</w:t>
            </w:r>
          </w:p>
        </w:tc>
      </w:tr>
      <w:tr w:rsidR="00B97A80" w:rsidRPr="007117FA" w14:paraId="4F635E16" w14:textId="77777777" w:rsidTr="00B97A80">
        <w:tc>
          <w:tcPr>
            <w:tcW w:w="4219" w:type="dxa"/>
            <w:vAlign w:val="bottom"/>
          </w:tcPr>
          <w:p w14:paraId="331E9B72" w14:textId="77777777" w:rsidR="00B97A80" w:rsidRPr="007117FA" w:rsidRDefault="00B97A80" w:rsidP="00E97890">
            <w:pPr>
              <w:rPr>
                <w:color w:val="000000"/>
              </w:rPr>
            </w:pPr>
            <w:r w:rsidRPr="007117FA">
              <w:rPr>
                <w:color w:val="000000"/>
              </w:rPr>
              <w:t>Vestigingsnummer</w:t>
            </w:r>
            <w:r>
              <w:rPr>
                <w:color w:val="000000"/>
              </w:rPr>
              <w:t xml:space="preserve"> (van initiator)</w:t>
            </w:r>
          </w:p>
        </w:tc>
        <w:tc>
          <w:tcPr>
            <w:tcW w:w="1829" w:type="dxa"/>
          </w:tcPr>
          <w:p w14:paraId="383E45AC" w14:textId="77777777" w:rsidR="00B97A80" w:rsidRPr="007117FA" w:rsidRDefault="00B97A80" w:rsidP="00E97890">
            <w:pPr>
              <w:rPr>
                <w:color w:val="000000"/>
              </w:rPr>
            </w:pPr>
            <w:r>
              <w:rPr>
                <w:color w:val="000000"/>
              </w:rPr>
              <w:t>Zaak</w:t>
            </w:r>
          </w:p>
        </w:tc>
        <w:tc>
          <w:tcPr>
            <w:tcW w:w="720" w:type="dxa"/>
          </w:tcPr>
          <w:p w14:paraId="4803A87B" w14:textId="77777777" w:rsidR="00B97A80" w:rsidRPr="007117FA" w:rsidRDefault="00B97A80" w:rsidP="00E97890">
            <w:pPr>
              <w:rPr>
                <w:color w:val="000000"/>
              </w:rPr>
            </w:pPr>
            <w:r w:rsidRPr="007117FA">
              <w:rPr>
                <w:color w:val="000000"/>
              </w:rPr>
              <w:t>v</w:t>
            </w:r>
          </w:p>
        </w:tc>
      </w:tr>
      <w:tr w:rsidR="00B97A80" w:rsidRPr="007117FA" w14:paraId="79473BE2" w14:textId="77777777" w:rsidTr="00B97A80">
        <w:tc>
          <w:tcPr>
            <w:tcW w:w="4219" w:type="dxa"/>
            <w:vAlign w:val="bottom"/>
          </w:tcPr>
          <w:p w14:paraId="321D3EF2" w14:textId="77777777" w:rsidR="00B97A80" w:rsidRPr="007117FA" w:rsidRDefault="00B97A80" w:rsidP="00E97890">
            <w:pPr>
              <w:rPr>
                <w:color w:val="000000"/>
              </w:rPr>
            </w:pPr>
            <w:r w:rsidRPr="007117FA">
              <w:rPr>
                <w:color w:val="000000"/>
              </w:rPr>
              <w:t>Handelsnaam </w:t>
            </w:r>
            <w:r>
              <w:rPr>
                <w:color w:val="000000"/>
              </w:rPr>
              <w:t>(van initiator)</w:t>
            </w:r>
          </w:p>
        </w:tc>
        <w:tc>
          <w:tcPr>
            <w:tcW w:w="1829" w:type="dxa"/>
          </w:tcPr>
          <w:p w14:paraId="2704924C" w14:textId="77777777" w:rsidR="00B97A80" w:rsidRPr="007117FA" w:rsidRDefault="00B97A80" w:rsidP="00E97890">
            <w:pPr>
              <w:rPr>
                <w:color w:val="000000"/>
              </w:rPr>
            </w:pPr>
            <w:r>
              <w:rPr>
                <w:color w:val="000000"/>
              </w:rPr>
              <w:t>Zaak</w:t>
            </w:r>
          </w:p>
        </w:tc>
        <w:tc>
          <w:tcPr>
            <w:tcW w:w="720" w:type="dxa"/>
          </w:tcPr>
          <w:p w14:paraId="756D32EA" w14:textId="77777777" w:rsidR="00B97A80" w:rsidRPr="007117FA" w:rsidRDefault="00B97A80" w:rsidP="00E97890">
            <w:pPr>
              <w:rPr>
                <w:color w:val="000000"/>
              </w:rPr>
            </w:pPr>
            <w:r w:rsidRPr="007117FA">
              <w:rPr>
                <w:color w:val="000000"/>
              </w:rPr>
              <w:t>o</w:t>
            </w:r>
          </w:p>
        </w:tc>
      </w:tr>
      <w:tr w:rsidR="00B97A80" w:rsidRPr="007117FA" w14:paraId="07FC5C00" w14:textId="77777777" w:rsidTr="00B97A80">
        <w:tc>
          <w:tcPr>
            <w:tcW w:w="4219" w:type="dxa"/>
            <w:vAlign w:val="bottom"/>
          </w:tcPr>
          <w:p w14:paraId="3CD13720" w14:textId="77777777" w:rsidR="00B97A80" w:rsidRPr="007117FA" w:rsidRDefault="00B97A80" w:rsidP="00E97890">
            <w:pPr>
              <w:rPr>
                <w:color w:val="000000"/>
              </w:rPr>
            </w:pPr>
            <w:r w:rsidRPr="007117FA">
              <w:rPr>
                <w:color w:val="000000"/>
              </w:rPr>
              <w:t>(Statutaire) Naam</w:t>
            </w:r>
            <w:r>
              <w:rPr>
                <w:color w:val="000000"/>
              </w:rPr>
              <w:t xml:space="preserve"> (van initiator)</w:t>
            </w:r>
          </w:p>
        </w:tc>
        <w:tc>
          <w:tcPr>
            <w:tcW w:w="1829" w:type="dxa"/>
          </w:tcPr>
          <w:p w14:paraId="413CA15D" w14:textId="77777777" w:rsidR="00B97A80" w:rsidRPr="007117FA" w:rsidRDefault="00B97A80" w:rsidP="00E97890">
            <w:pPr>
              <w:rPr>
                <w:color w:val="000000"/>
              </w:rPr>
            </w:pPr>
            <w:r>
              <w:rPr>
                <w:color w:val="000000"/>
              </w:rPr>
              <w:t>Zaak</w:t>
            </w:r>
          </w:p>
        </w:tc>
        <w:tc>
          <w:tcPr>
            <w:tcW w:w="720" w:type="dxa"/>
          </w:tcPr>
          <w:p w14:paraId="4E07455A" w14:textId="77777777" w:rsidR="00B97A80" w:rsidRPr="007117FA" w:rsidRDefault="00B97A80" w:rsidP="00E97890">
            <w:pPr>
              <w:rPr>
                <w:color w:val="000000"/>
              </w:rPr>
            </w:pPr>
            <w:r w:rsidRPr="007117FA">
              <w:rPr>
                <w:color w:val="000000"/>
              </w:rPr>
              <w:t>o</w:t>
            </w:r>
          </w:p>
        </w:tc>
      </w:tr>
      <w:tr w:rsidR="00B97A80" w:rsidRPr="007117FA" w14:paraId="43EE4597" w14:textId="77777777" w:rsidTr="00B97A80">
        <w:tc>
          <w:tcPr>
            <w:tcW w:w="4219" w:type="dxa"/>
            <w:vAlign w:val="bottom"/>
          </w:tcPr>
          <w:p w14:paraId="7762185B" w14:textId="77777777" w:rsidR="00B97A80" w:rsidRPr="007117FA" w:rsidRDefault="00B97A80" w:rsidP="00E97890">
            <w:pPr>
              <w:rPr>
                <w:color w:val="000000"/>
              </w:rPr>
            </w:pPr>
            <w:r w:rsidRPr="007117FA">
              <w:rPr>
                <w:color w:val="000000"/>
              </w:rPr>
              <w:t>Documenttitel</w:t>
            </w:r>
          </w:p>
        </w:tc>
        <w:tc>
          <w:tcPr>
            <w:tcW w:w="1829" w:type="dxa"/>
          </w:tcPr>
          <w:p w14:paraId="094D4948" w14:textId="77777777" w:rsidR="00B97A80" w:rsidRPr="007117FA" w:rsidRDefault="00B97A80" w:rsidP="00E97890">
            <w:pPr>
              <w:rPr>
                <w:color w:val="000000"/>
              </w:rPr>
            </w:pPr>
            <w:r>
              <w:rPr>
                <w:color w:val="000000"/>
              </w:rPr>
              <w:t>EDC (document)</w:t>
            </w:r>
          </w:p>
        </w:tc>
        <w:tc>
          <w:tcPr>
            <w:tcW w:w="720" w:type="dxa"/>
          </w:tcPr>
          <w:p w14:paraId="75010A1F" w14:textId="77777777" w:rsidR="00B97A80" w:rsidRPr="007117FA" w:rsidRDefault="00B97A80" w:rsidP="00E97890">
            <w:pPr>
              <w:rPr>
                <w:color w:val="000000"/>
              </w:rPr>
            </w:pPr>
            <w:r w:rsidRPr="007117FA">
              <w:rPr>
                <w:color w:val="000000"/>
              </w:rPr>
              <w:t>v</w:t>
            </w:r>
          </w:p>
        </w:tc>
      </w:tr>
      <w:tr w:rsidR="00B97A80" w:rsidRPr="007117FA" w14:paraId="27E1201C" w14:textId="77777777" w:rsidTr="00B97A80">
        <w:tc>
          <w:tcPr>
            <w:tcW w:w="4219" w:type="dxa"/>
            <w:vAlign w:val="bottom"/>
          </w:tcPr>
          <w:p w14:paraId="26F0954A" w14:textId="77777777" w:rsidR="00B97A80" w:rsidRPr="007117FA" w:rsidRDefault="00B97A80" w:rsidP="00E97890">
            <w:pPr>
              <w:rPr>
                <w:color w:val="000000"/>
              </w:rPr>
            </w:pPr>
            <w:r w:rsidRPr="007117FA">
              <w:rPr>
                <w:color w:val="000000"/>
              </w:rPr>
              <w:t>Bestandsnaam</w:t>
            </w:r>
          </w:p>
        </w:tc>
        <w:tc>
          <w:tcPr>
            <w:tcW w:w="1829" w:type="dxa"/>
          </w:tcPr>
          <w:p w14:paraId="769BECC7" w14:textId="77777777" w:rsidR="00B97A80" w:rsidRPr="007117FA" w:rsidRDefault="00B97A80" w:rsidP="00E97890">
            <w:pPr>
              <w:rPr>
                <w:color w:val="000000"/>
              </w:rPr>
            </w:pPr>
            <w:r>
              <w:rPr>
                <w:color w:val="000000"/>
              </w:rPr>
              <w:t>EDC</w:t>
            </w:r>
          </w:p>
        </w:tc>
        <w:tc>
          <w:tcPr>
            <w:tcW w:w="720" w:type="dxa"/>
          </w:tcPr>
          <w:p w14:paraId="56D797A3" w14:textId="77777777" w:rsidR="00B97A80" w:rsidRPr="007117FA" w:rsidRDefault="00B97A80" w:rsidP="00E97890">
            <w:pPr>
              <w:rPr>
                <w:color w:val="000000"/>
              </w:rPr>
            </w:pPr>
            <w:r w:rsidRPr="007117FA">
              <w:rPr>
                <w:color w:val="000000"/>
              </w:rPr>
              <w:t>v</w:t>
            </w:r>
          </w:p>
        </w:tc>
      </w:tr>
      <w:tr w:rsidR="00B97A80" w:rsidRPr="007117FA" w14:paraId="303EF58A" w14:textId="77777777" w:rsidTr="00B97A80">
        <w:tc>
          <w:tcPr>
            <w:tcW w:w="4219" w:type="dxa"/>
            <w:vAlign w:val="bottom"/>
          </w:tcPr>
          <w:p w14:paraId="02998820" w14:textId="77777777" w:rsidR="00B97A80" w:rsidRPr="007117FA" w:rsidRDefault="00B97A80" w:rsidP="00E97890">
            <w:pPr>
              <w:rPr>
                <w:color w:val="000000"/>
              </w:rPr>
            </w:pPr>
            <w:r w:rsidRPr="007117FA">
              <w:rPr>
                <w:color w:val="000000"/>
              </w:rPr>
              <w:t>DocumentIdentificatie</w:t>
            </w:r>
          </w:p>
        </w:tc>
        <w:tc>
          <w:tcPr>
            <w:tcW w:w="1829" w:type="dxa"/>
          </w:tcPr>
          <w:p w14:paraId="5707DEB5" w14:textId="77777777" w:rsidR="00B97A80" w:rsidRPr="007117FA" w:rsidRDefault="00B97A80" w:rsidP="00E97890">
            <w:pPr>
              <w:rPr>
                <w:color w:val="000000"/>
              </w:rPr>
            </w:pPr>
            <w:r>
              <w:rPr>
                <w:color w:val="000000"/>
              </w:rPr>
              <w:t>EDC</w:t>
            </w:r>
          </w:p>
        </w:tc>
        <w:tc>
          <w:tcPr>
            <w:tcW w:w="720" w:type="dxa"/>
          </w:tcPr>
          <w:p w14:paraId="63F7B09A" w14:textId="77777777" w:rsidR="00B97A80" w:rsidRPr="007117FA" w:rsidRDefault="00B97A80" w:rsidP="00E97890">
            <w:pPr>
              <w:rPr>
                <w:color w:val="000000"/>
              </w:rPr>
            </w:pPr>
            <w:r w:rsidRPr="007117FA">
              <w:rPr>
                <w:color w:val="000000"/>
              </w:rPr>
              <w:t>v</w:t>
            </w:r>
          </w:p>
        </w:tc>
      </w:tr>
      <w:tr w:rsidR="00B97A80" w:rsidRPr="007117FA" w14:paraId="79B3AE81" w14:textId="77777777" w:rsidTr="00B97A80">
        <w:tc>
          <w:tcPr>
            <w:tcW w:w="4219" w:type="dxa"/>
            <w:vAlign w:val="bottom"/>
          </w:tcPr>
          <w:p w14:paraId="7A5E70B1" w14:textId="77777777" w:rsidR="00B97A80" w:rsidRPr="007117FA" w:rsidRDefault="00B97A80" w:rsidP="00E97890">
            <w:pPr>
              <w:rPr>
                <w:color w:val="000000"/>
              </w:rPr>
            </w:pPr>
            <w:r w:rsidRPr="007117FA">
              <w:rPr>
                <w:color w:val="000000"/>
              </w:rPr>
              <w:t>Documenttype-omschrijving</w:t>
            </w:r>
          </w:p>
        </w:tc>
        <w:tc>
          <w:tcPr>
            <w:tcW w:w="1829" w:type="dxa"/>
          </w:tcPr>
          <w:p w14:paraId="14163409" w14:textId="77777777" w:rsidR="00B97A80" w:rsidRPr="007117FA" w:rsidRDefault="00B97A80" w:rsidP="00E97890">
            <w:pPr>
              <w:rPr>
                <w:color w:val="000000"/>
              </w:rPr>
            </w:pPr>
            <w:r>
              <w:rPr>
                <w:color w:val="000000"/>
              </w:rPr>
              <w:t>EDC</w:t>
            </w:r>
          </w:p>
        </w:tc>
        <w:tc>
          <w:tcPr>
            <w:tcW w:w="720" w:type="dxa"/>
          </w:tcPr>
          <w:p w14:paraId="32D6E8F4" w14:textId="77777777" w:rsidR="00B97A80" w:rsidRPr="007117FA" w:rsidRDefault="00B97A80" w:rsidP="00E97890">
            <w:pPr>
              <w:rPr>
                <w:color w:val="000000"/>
              </w:rPr>
            </w:pPr>
            <w:r w:rsidRPr="007117FA">
              <w:rPr>
                <w:color w:val="000000"/>
              </w:rPr>
              <w:t>o</w:t>
            </w:r>
          </w:p>
        </w:tc>
      </w:tr>
      <w:tr w:rsidR="00B97A80" w:rsidRPr="007117FA" w14:paraId="6CB53551" w14:textId="77777777" w:rsidTr="00B97A80">
        <w:tc>
          <w:tcPr>
            <w:tcW w:w="4219" w:type="dxa"/>
            <w:vAlign w:val="bottom"/>
          </w:tcPr>
          <w:p w14:paraId="7D3A9135" w14:textId="77777777" w:rsidR="00B97A80" w:rsidRPr="007117FA" w:rsidRDefault="00B97A80" w:rsidP="00E97890">
            <w:pPr>
              <w:rPr>
                <w:color w:val="000000"/>
              </w:rPr>
            </w:pPr>
            <w:r w:rsidRPr="007117FA">
              <w:rPr>
                <w:color w:val="000000"/>
              </w:rPr>
              <w:t>Documentcreatiedatum</w:t>
            </w:r>
          </w:p>
        </w:tc>
        <w:tc>
          <w:tcPr>
            <w:tcW w:w="1829" w:type="dxa"/>
          </w:tcPr>
          <w:p w14:paraId="4AE19251" w14:textId="77777777" w:rsidR="00B97A80" w:rsidRPr="007117FA" w:rsidRDefault="00B97A80" w:rsidP="00E97890">
            <w:pPr>
              <w:rPr>
                <w:color w:val="000000"/>
              </w:rPr>
            </w:pPr>
            <w:r>
              <w:rPr>
                <w:color w:val="000000"/>
              </w:rPr>
              <w:t>EDC</w:t>
            </w:r>
          </w:p>
        </w:tc>
        <w:tc>
          <w:tcPr>
            <w:tcW w:w="720" w:type="dxa"/>
          </w:tcPr>
          <w:p w14:paraId="4AB71533" w14:textId="77777777" w:rsidR="00B97A80" w:rsidRPr="007117FA" w:rsidRDefault="00B97A80" w:rsidP="00E97890">
            <w:pPr>
              <w:rPr>
                <w:color w:val="000000"/>
              </w:rPr>
            </w:pPr>
            <w:r w:rsidRPr="007117FA">
              <w:rPr>
                <w:color w:val="000000"/>
              </w:rPr>
              <w:t>v</w:t>
            </w:r>
          </w:p>
        </w:tc>
      </w:tr>
      <w:tr w:rsidR="00B97A80" w:rsidRPr="007117FA" w14:paraId="2EF18552" w14:textId="77777777" w:rsidTr="00B97A80">
        <w:tc>
          <w:tcPr>
            <w:tcW w:w="4219" w:type="dxa"/>
            <w:vAlign w:val="bottom"/>
          </w:tcPr>
          <w:p w14:paraId="7ECB64ED" w14:textId="77777777" w:rsidR="00B97A80" w:rsidRPr="007117FA" w:rsidRDefault="00B97A80" w:rsidP="00E97890">
            <w:pPr>
              <w:rPr>
                <w:color w:val="000000"/>
              </w:rPr>
            </w:pPr>
            <w:r w:rsidRPr="007117FA">
              <w:rPr>
                <w:color w:val="000000"/>
              </w:rPr>
              <w:t>Documentontvangstdatum</w:t>
            </w:r>
          </w:p>
        </w:tc>
        <w:tc>
          <w:tcPr>
            <w:tcW w:w="1829" w:type="dxa"/>
          </w:tcPr>
          <w:p w14:paraId="5BEBC5B7" w14:textId="77777777" w:rsidR="00B97A80" w:rsidRPr="007117FA" w:rsidRDefault="00B97A80" w:rsidP="00E97890">
            <w:pPr>
              <w:rPr>
                <w:color w:val="000000"/>
              </w:rPr>
            </w:pPr>
            <w:r>
              <w:rPr>
                <w:color w:val="000000"/>
              </w:rPr>
              <w:t>EDC</w:t>
            </w:r>
          </w:p>
        </w:tc>
        <w:tc>
          <w:tcPr>
            <w:tcW w:w="720" w:type="dxa"/>
          </w:tcPr>
          <w:p w14:paraId="7F0CF3CA" w14:textId="77777777" w:rsidR="00B97A80" w:rsidRPr="007117FA" w:rsidRDefault="00B97A80" w:rsidP="00E97890">
            <w:pPr>
              <w:rPr>
                <w:color w:val="000000"/>
              </w:rPr>
            </w:pPr>
            <w:r w:rsidRPr="007117FA">
              <w:rPr>
                <w:color w:val="000000"/>
              </w:rPr>
              <w:t>o</w:t>
            </w:r>
          </w:p>
        </w:tc>
      </w:tr>
      <w:tr w:rsidR="00B97A80" w:rsidRPr="007117FA" w14:paraId="147F8BC7" w14:textId="77777777" w:rsidTr="00B97A80">
        <w:tc>
          <w:tcPr>
            <w:tcW w:w="4219" w:type="dxa"/>
          </w:tcPr>
          <w:p w14:paraId="029454DD" w14:textId="77777777" w:rsidR="00B97A80" w:rsidRPr="007117FA" w:rsidRDefault="00B97A80" w:rsidP="00E97890">
            <w:pPr>
              <w:rPr>
                <w:color w:val="000000"/>
              </w:rPr>
            </w:pPr>
            <w:r w:rsidRPr="007117FA">
              <w:rPr>
                <w:color w:val="000000"/>
              </w:rPr>
              <w:t>Documentbeschrijving</w:t>
            </w:r>
          </w:p>
        </w:tc>
        <w:tc>
          <w:tcPr>
            <w:tcW w:w="1829" w:type="dxa"/>
          </w:tcPr>
          <w:p w14:paraId="0F884CFF" w14:textId="77777777" w:rsidR="00B97A80" w:rsidRPr="007117FA" w:rsidRDefault="00B97A80" w:rsidP="00E97890">
            <w:pPr>
              <w:rPr>
                <w:color w:val="000000"/>
              </w:rPr>
            </w:pPr>
            <w:r>
              <w:rPr>
                <w:color w:val="000000"/>
              </w:rPr>
              <w:t>EDC</w:t>
            </w:r>
          </w:p>
        </w:tc>
        <w:tc>
          <w:tcPr>
            <w:tcW w:w="720" w:type="dxa"/>
          </w:tcPr>
          <w:p w14:paraId="7AFE9AA4" w14:textId="77777777" w:rsidR="00B97A80" w:rsidRPr="007117FA" w:rsidRDefault="00B97A80" w:rsidP="00E97890">
            <w:pPr>
              <w:rPr>
                <w:color w:val="000000"/>
              </w:rPr>
            </w:pPr>
            <w:r w:rsidRPr="007117FA">
              <w:rPr>
                <w:color w:val="000000"/>
              </w:rPr>
              <w:t>o</w:t>
            </w:r>
          </w:p>
        </w:tc>
      </w:tr>
      <w:tr w:rsidR="00B97A80" w:rsidRPr="007117FA" w14:paraId="1DD95C72" w14:textId="77777777" w:rsidTr="00B97A80">
        <w:tc>
          <w:tcPr>
            <w:tcW w:w="4219" w:type="dxa"/>
            <w:vAlign w:val="bottom"/>
          </w:tcPr>
          <w:p w14:paraId="7C22110E" w14:textId="77777777" w:rsidR="00B97A80" w:rsidRPr="007117FA" w:rsidRDefault="00B97A80" w:rsidP="00E97890">
            <w:pPr>
              <w:rPr>
                <w:color w:val="000000"/>
              </w:rPr>
            </w:pPr>
            <w:r w:rsidRPr="007117FA">
              <w:rPr>
                <w:color w:val="000000"/>
              </w:rPr>
              <w:t>Documentverzenddatum</w:t>
            </w:r>
          </w:p>
        </w:tc>
        <w:tc>
          <w:tcPr>
            <w:tcW w:w="1829" w:type="dxa"/>
          </w:tcPr>
          <w:p w14:paraId="41F53607" w14:textId="77777777" w:rsidR="00B97A80" w:rsidRPr="007117FA" w:rsidRDefault="00B97A80" w:rsidP="00E97890">
            <w:pPr>
              <w:rPr>
                <w:color w:val="000000"/>
              </w:rPr>
            </w:pPr>
            <w:r>
              <w:rPr>
                <w:color w:val="000000"/>
              </w:rPr>
              <w:t>EDC</w:t>
            </w:r>
          </w:p>
        </w:tc>
        <w:tc>
          <w:tcPr>
            <w:tcW w:w="720" w:type="dxa"/>
          </w:tcPr>
          <w:p w14:paraId="772692C4" w14:textId="77777777" w:rsidR="00B97A80" w:rsidRPr="007117FA" w:rsidRDefault="00B97A80" w:rsidP="00E97890">
            <w:pPr>
              <w:rPr>
                <w:color w:val="000000"/>
              </w:rPr>
            </w:pPr>
            <w:r w:rsidRPr="007117FA">
              <w:rPr>
                <w:color w:val="000000"/>
              </w:rPr>
              <w:t>o</w:t>
            </w:r>
          </w:p>
        </w:tc>
      </w:tr>
      <w:tr w:rsidR="00B97A80" w:rsidRPr="007117FA" w14:paraId="25234A40" w14:textId="77777777" w:rsidTr="00B97A80">
        <w:tc>
          <w:tcPr>
            <w:tcW w:w="4219" w:type="dxa"/>
            <w:vAlign w:val="bottom"/>
          </w:tcPr>
          <w:p w14:paraId="36BC42FA" w14:textId="77777777" w:rsidR="00B97A80" w:rsidRPr="007117FA" w:rsidRDefault="00B97A80" w:rsidP="00E97890">
            <w:pPr>
              <w:rPr>
                <w:color w:val="000000"/>
              </w:rPr>
            </w:pPr>
            <w:r w:rsidRPr="007117FA">
              <w:rPr>
                <w:color w:val="000000"/>
              </w:rPr>
              <w:t>Vertrouwelijkaanduiding</w:t>
            </w:r>
          </w:p>
        </w:tc>
        <w:tc>
          <w:tcPr>
            <w:tcW w:w="1829" w:type="dxa"/>
          </w:tcPr>
          <w:p w14:paraId="6F62482F" w14:textId="77777777" w:rsidR="00B97A80" w:rsidRPr="007117FA" w:rsidRDefault="00B97A80" w:rsidP="00E97890">
            <w:pPr>
              <w:rPr>
                <w:color w:val="000000"/>
              </w:rPr>
            </w:pPr>
            <w:r>
              <w:rPr>
                <w:color w:val="000000"/>
              </w:rPr>
              <w:t>EDC</w:t>
            </w:r>
          </w:p>
        </w:tc>
        <w:tc>
          <w:tcPr>
            <w:tcW w:w="720" w:type="dxa"/>
          </w:tcPr>
          <w:p w14:paraId="28782B56" w14:textId="77777777" w:rsidR="00B97A80" w:rsidRPr="007117FA" w:rsidRDefault="00B97A80" w:rsidP="00E97890">
            <w:pPr>
              <w:rPr>
                <w:color w:val="000000"/>
              </w:rPr>
            </w:pPr>
            <w:r w:rsidRPr="007117FA">
              <w:rPr>
                <w:color w:val="000000"/>
              </w:rPr>
              <w:t>v</w:t>
            </w:r>
          </w:p>
        </w:tc>
      </w:tr>
      <w:tr w:rsidR="00B97A80" w:rsidRPr="007117FA" w14:paraId="07D6B506" w14:textId="77777777" w:rsidTr="00B97A80">
        <w:tc>
          <w:tcPr>
            <w:tcW w:w="4219" w:type="dxa"/>
            <w:vAlign w:val="bottom"/>
          </w:tcPr>
          <w:p w14:paraId="55E44214" w14:textId="77777777" w:rsidR="00B97A80" w:rsidRPr="007117FA" w:rsidRDefault="00B97A80" w:rsidP="00E97890">
            <w:pPr>
              <w:rPr>
                <w:color w:val="000000"/>
              </w:rPr>
            </w:pPr>
            <w:r w:rsidRPr="007117FA">
              <w:rPr>
                <w:color w:val="000000"/>
              </w:rPr>
              <w:t>Documentauteur</w:t>
            </w:r>
          </w:p>
        </w:tc>
        <w:tc>
          <w:tcPr>
            <w:tcW w:w="1829" w:type="dxa"/>
          </w:tcPr>
          <w:p w14:paraId="30C7E863" w14:textId="77777777" w:rsidR="00B97A80" w:rsidRPr="007117FA" w:rsidRDefault="00B97A80" w:rsidP="00E97890">
            <w:pPr>
              <w:rPr>
                <w:color w:val="000000"/>
              </w:rPr>
            </w:pPr>
            <w:r>
              <w:rPr>
                <w:color w:val="000000"/>
              </w:rPr>
              <w:t>EDC</w:t>
            </w:r>
          </w:p>
        </w:tc>
        <w:tc>
          <w:tcPr>
            <w:tcW w:w="720" w:type="dxa"/>
          </w:tcPr>
          <w:p w14:paraId="002ADFC2" w14:textId="77777777" w:rsidR="00B97A80" w:rsidRPr="007117FA" w:rsidRDefault="00B97A80" w:rsidP="00E97890">
            <w:pPr>
              <w:rPr>
                <w:color w:val="000000"/>
              </w:rPr>
            </w:pPr>
            <w:r w:rsidRPr="007117FA">
              <w:rPr>
                <w:color w:val="000000"/>
              </w:rPr>
              <w:t>v</w:t>
            </w:r>
          </w:p>
        </w:tc>
      </w:tr>
      <w:tr w:rsidR="00B97A80" w:rsidRPr="007117FA" w14:paraId="2DEE4B92" w14:textId="77777777" w:rsidTr="00B97A80">
        <w:tc>
          <w:tcPr>
            <w:tcW w:w="4219" w:type="dxa"/>
            <w:vAlign w:val="bottom"/>
          </w:tcPr>
          <w:p w14:paraId="52EB6CB7" w14:textId="77777777" w:rsidR="00B97A80" w:rsidRPr="007117FA" w:rsidRDefault="00B97A80" w:rsidP="00E97890">
            <w:pPr>
              <w:rPr>
                <w:color w:val="000000"/>
              </w:rPr>
            </w:pPr>
            <w:r w:rsidRPr="007117FA">
              <w:rPr>
                <w:color w:val="000000"/>
              </w:rPr>
              <w:t>Documentformaat</w:t>
            </w:r>
          </w:p>
        </w:tc>
        <w:tc>
          <w:tcPr>
            <w:tcW w:w="1829" w:type="dxa"/>
          </w:tcPr>
          <w:p w14:paraId="2CB67FEA" w14:textId="77777777" w:rsidR="00B97A80" w:rsidRPr="007117FA" w:rsidRDefault="00B97A80" w:rsidP="00E97890">
            <w:pPr>
              <w:rPr>
                <w:color w:val="000000"/>
              </w:rPr>
            </w:pPr>
            <w:r>
              <w:rPr>
                <w:color w:val="000000"/>
              </w:rPr>
              <w:t>EDC</w:t>
            </w:r>
          </w:p>
        </w:tc>
        <w:tc>
          <w:tcPr>
            <w:tcW w:w="720" w:type="dxa"/>
          </w:tcPr>
          <w:p w14:paraId="7055FD96" w14:textId="77777777" w:rsidR="00B97A80" w:rsidRPr="007117FA" w:rsidRDefault="00B97A80" w:rsidP="00E97890">
            <w:pPr>
              <w:rPr>
                <w:color w:val="000000"/>
              </w:rPr>
            </w:pPr>
            <w:r w:rsidRPr="007117FA">
              <w:rPr>
                <w:color w:val="000000"/>
              </w:rPr>
              <w:t>v</w:t>
            </w:r>
          </w:p>
        </w:tc>
      </w:tr>
      <w:tr w:rsidR="00B97A80" w:rsidRPr="007117FA" w14:paraId="364DBC68" w14:textId="77777777" w:rsidTr="00B97A80">
        <w:tc>
          <w:tcPr>
            <w:tcW w:w="4219" w:type="dxa"/>
            <w:vAlign w:val="bottom"/>
          </w:tcPr>
          <w:p w14:paraId="29D5DF0E" w14:textId="77777777" w:rsidR="00B97A80" w:rsidRPr="007117FA" w:rsidRDefault="00B97A80" w:rsidP="00E97890">
            <w:pPr>
              <w:rPr>
                <w:color w:val="000000"/>
              </w:rPr>
            </w:pPr>
            <w:r w:rsidRPr="007117FA">
              <w:rPr>
                <w:color w:val="000000"/>
              </w:rPr>
              <w:t>Documenttaal</w:t>
            </w:r>
          </w:p>
        </w:tc>
        <w:tc>
          <w:tcPr>
            <w:tcW w:w="1829" w:type="dxa"/>
          </w:tcPr>
          <w:p w14:paraId="0CDAECB6" w14:textId="77777777" w:rsidR="00B97A80" w:rsidRPr="007117FA" w:rsidRDefault="00B97A80" w:rsidP="00B97A80">
            <w:pPr>
              <w:rPr>
                <w:color w:val="000000"/>
              </w:rPr>
            </w:pPr>
            <w:r>
              <w:rPr>
                <w:color w:val="000000"/>
              </w:rPr>
              <w:t>EDC</w:t>
            </w:r>
          </w:p>
        </w:tc>
        <w:tc>
          <w:tcPr>
            <w:tcW w:w="720" w:type="dxa"/>
          </w:tcPr>
          <w:p w14:paraId="45B7C6AD" w14:textId="77777777" w:rsidR="00B97A80" w:rsidRPr="007117FA" w:rsidRDefault="00B97A80" w:rsidP="00E97890">
            <w:pPr>
              <w:rPr>
                <w:color w:val="000000"/>
              </w:rPr>
            </w:pPr>
            <w:r w:rsidRPr="007117FA">
              <w:rPr>
                <w:color w:val="000000"/>
              </w:rPr>
              <w:t>v</w:t>
            </w:r>
          </w:p>
        </w:tc>
      </w:tr>
      <w:tr w:rsidR="00B97A80" w:rsidRPr="007117FA" w14:paraId="522E4977" w14:textId="77777777" w:rsidTr="00B97A80">
        <w:tc>
          <w:tcPr>
            <w:tcW w:w="4219" w:type="dxa"/>
            <w:vAlign w:val="bottom"/>
          </w:tcPr>
          <w:p w14:paraId="5F41A84A" w14:textId="77777777" w:rsidR="00B97A80" w:rsidRPr="007117FA" w:rsidRDefault="00B97A80" w:rsidP="00E97890">
            <w:pPr>
              <w:rPr>
                <w:color w:val="000000"/>
              </w:rPr>
            </w:pPr>
            <w:r w:rsidRPr="007117FA">
              <w:rPr>
                <w:color w:val="000000"/>
              </w:rPr>
              <w:t>Documentversie</w:t>
            </w:r>
          </w:p>
        </w:tc>
        <w:tc>
          <w:tcPr>
            <w:tcW w:w="1829" w:type="dxa"/>
          </w:tcPr>
          <w:p w14:paraId="74E1F5CC" w14:textId="77777777" w:rsidR="00B97A80" w:rsidRPr="007117FA" w:rsidRDefault="00B97A80" w:rsidP="00E97890">
            <w:pPr>
              <w:rPr>
                <w:color w:val="000000"/>
              </w:rPr>
            </w:pPr>
            <w:r>
              <w:rPr>
                <w:color w:val="000000"/>
              </w:rPr>
              <w:t>EDC</w:t>
            </w:r>
          </w:p>
        </w:tc>
        <w:tc>
          <w:tcPr>
            <w:tcW w:w="720" w:type="dxa"/>
          </w:tcPr>
          <w:p w14:paraId="1B9F87ED" w14:textId="77777777" w:rsidR="00B97A80" w:rsidRPr="007117FA" w:rsidRDefault="00B97A80" w:rsidP="00E97890">
            <w:pPr>
              <w:rPr>
                <w:color w:val="000000"/>
              </w:rPr>
            </w:pPr>
            <w:r w:rsidRPr="007117FA">
              <w:rPr>
                <w:color w:val="000000"/>
              </w:rPr>
              <w:t>o</w:t>
            </w:r>
          </w:p>
        </w:tc>
      </w:tr>
      <w:tr w:rsidR="00B97A80" w:rsidRPr="007117FA" w14:paraId="1A8F33A9" w14:textId="77777777" w:rsidTr="00B97A80">
        <w:tc>
          <w:tcPr>
            <w:tcW w:w="4219" w:type="dxa"/>
            <w:vAlign w:val="bottom"/>
          </w:tcPr>
          <w:p w14:paraId="54C5472D" w14:textId="77777777" w:rsidR="00B97A80" w:rsidRPr="007117FA" w:rsidRDefault="00B97A80" w:rsidP="00E97890">
            <w:pPr>
              <w:rPr>
                <w:color w:val="000000"/>
              </w:rPr>
            </w:pPr>
            <w:r w:rsidRPr="007117FA">
              <w:rPr>
                <w:color w:val="000000"/>
              </w:rPr>
              <w:t>Documentstatus</w:t>
            </w:r>
          </w:p>
        </w:tc>
        <w:tc>
          <w:tcPr>
            <w:tcW w:w="1829" w:type="dxa"/>
          </w:tcPr>
          <w:p w14:paraId="2F48673C" w14:textId="77777777" w:rsidR="00B97A80" w:rsidRPr="007117FA" w:rsidRDefault="00B97A80" w:rsidP="00E97890">
            <w:pPr>
              <w:rPr>
                <w:color w:val="000000"/>
              </w:rPr>
            </w:pPr>
            <w:r>
              <w:rPr>
                <w:color w:val="000000"/>
              </w:rPr>
              <w:t>EDC</w:t>
            </w:r>
          </w:p>
        </w:tc>
        <w:tc>
          <w:tcPr>
            <w:tcW w:w="720" w:type="dxa"/>
          </w:tcPr>
          <w:p w14:paraId="07AD3321" w14:textId="77777777" w:rsidR="00B97A80" w:rsidRPr="007117FA" w:rsidRDefault="00B97A80" w:rsidP="00E97890">
            <w:pPr>
              <w:rPr>
                <w:color w:val="000000"/>
              </w:rPr>
            </w:pPr>
            <w:r w:rsidRPr="007117FA">
              <w:rPr>
                <w:color w:val="000000"/>
              </w:rPr>
              <w:t>o</w:t>
            </w:r>
          </w:p>
        </w:tc>
      </w:tr>
      <w:tr w:rsidR="00B97A80" w:rsidRPr="007117FA" w14:paraId="58CC5747" w14:textId="77777777" w:rsidTr="00B97A80">
        <w:tc>
          <w:tcPr>
            <w:tcW w:w="4219" w:type="dxa"/>
            <w:vAlign w:val="bottom"/>
          </w:tcPr>
          <w:p w14:paraId="02BD967E" w14:textId="77777777" w:rsidR="00B97A80" w:rsidRPr="007117FA" w:rsidRDefault="00B97A80" w:rsidP="00E97890">
            <w:pPr>
              <w:rPr>
                <w:color w:val="000000"/>
              </w:rPr>
            </w:pPr>
            <w:r w:rsidRPr="007117FA">
              <w:rPr>
                <w:color w:val="000000"/>
              </w:rPr>
              <w:t>Documentlink</w:t>
            </w:r>
          </w:p>
        </w:tc>
        <w:tc>
          <w:tcPr>
            <w:tcW w:w="1829" w:type="dxa"/>
          </w:tcPr>
          <w:p w14:paraId="3E4306D0" w14:textId="77777777" w:rsidR="00B97A80" w:rsidRPr="007117FA" w:rsidRDefault="00B97A80" w:rsidP="00E97890">
            <w:pPr>
              <w:keepNext/>
              <w:rPr>
                <w:color w:val="000000"/>
              </w:rPr>
            </w:pPr>
            <w:r>
              <w:rPr>
                <w:color w:val="000000"/>
              </w:rPr>
              <w:t>EDC</w:t>
            </w:r>
          </w:p>
        </w:tc>
        <w:tc>
          <w:tcPr>
            <w:tcW w:w="720" w:type="dxa"/>
          </w:tcPr>
          <w:p w14:paraId="2C692565" w14:textId="77777777" w:rsidR="00B97A80" w:rsidRPr="007117FA" w:rsidRDefault="00B97A80" w:rsidP="00E97890">
            <w:pPr>
              <w:keepNext/>
              <w:rPr>
                <w:color w:val="000000"/>
              </w:rPr>
            </w:pPr>
            <w:r w:rsidRPr="007117FA">
              <w:rPr>
                <w:color w:val="000000"/>
              </w:rPr>
              <w:t>o</w:t>
            </w:r>
          </w:p>
        </w:tc>
      </w:tr>
    </w:tbl>
    <w:p w14:paraId="323D127D" w14:textId="08A25692" w:rsidR="00D32513" w:rsidRPr="00EA2FCE" w:rsidRDefault="00E97890" w:rsidP="00323F39">
      <w:pPr>
        <w:pStyle w:val="Bijschrift"/>
      </w:pPr>
      <w:bookmarkStart w:id="814" w:name="_Ref347778958"/>
      <w:r w:rsidRPr="005938EF">
        <w:t xml:space="preserve">Tabel </w:t>
      </w:r>
      <w:r w:rsidRPr="00E97890">
        <w:fldChar w:fldCharType="begin"/>
      </w:r>
      <w:r w:rsidRPr="00EA2FCE">
        <w:instrText xml:space="preserve"> SEQ Tabel \* ARABIC </w:instrText>
      </w:r>
      <w:r w:rsidRPr="00E97890">
        <w:fldChar w:fldCharType="separate"/>
      </w:r>
      <w:r w:rsidR="0053520C">
        <w:rPr>
          <w:noProof/>
        </w:rPr>
        <w:t>1</w:t>
      </w:r>
      <w:r w:rsidRPr="00E97890">
        <w:fldChar w:fldCharType="end"/>
      </w:r>
      <w:bookmarkEnd w:id="814"/>
      <w:r w:rsidRPr="005938EF">
        <w:t>: RGBZ</w:t>
      </w:r>
      <w:ins w:id="815" w:author="Joost Wijnings" w:date="2014-03-08T03:31:00Z">
        <w:r w:rsidR="00084FC7">
          <w:t>-</w:t>
        </w:r>
      </w:ins>
      <w:del w:id="816" w:author="Joost Wijnings" w:date="2014-03-08T03:31:00Z">
        <w:r w:rsidRPr="005938EF" w:rsidDel="00084FC7">
          <w:delText xml:space="preserve"> </w:delText>
        </w:r>
      </w:del>
      <w:r w:rsidRPr="00EA2FCE">
        <w:t>attributen in DMS</w:t>
      </w:r>
      <w:r w:rsidR="00E459FC" w:rsidRPr="00EA2FCE">
        <w:t xml:space="preserve"> (zie </w:t>
      </w:r>
      <w:del w:id="817" w:author="Joost Wijnings" w:date="2014-03-10T10:02:00Z">
        <w:r w:rsidR="00E459FC" w:rsidRPr="00EA2FCE" w:rsidDel="00DF48BB">
          <w:delText xml:space="preserve">HD5 </w:delText>
        </w:r>
      </w:del>
      <w:ins w:id="818" w:author="Joost Wijnings" w:date="2014-03-10T10:02:00Z">
        <w:r w:rsidR="00DF48BB">
          <w:t xml:space="preserve">hoofdstuk </w:t>
        </w:r>
      </w:ins>
      <w:ins w:id="819" w:author="Joost Wijnings" w:date="2014-03-10T10:03:00Z">
        <w:r w:rsidR="00DF48BB">
          <w:fldChar w:fldCharType="begin"/>
        </w:r>
        <w:r w:rsidR="00DF48BB">
          <w:instrText xml:space="preserve"> REF _Ref347781479 \r \h </w:instrText>
        </w:r>
      </w:ins>
      <w:r w:rsidR="00DF48BB">
        <w:fldChar w:fldCharType="separate"/>
      </w:r>
      <w:ins w:id="820" w:author="Joost Wijnings" w:date="2014-04-07T10:21:00Z">
        <w:r w:rsidR="0053520C">
          <w:t>5</w:t>
        </w:r>
      </w:ins>
      <w:ins w:id="821" w:author="Joost Wijnings" w:date="2014-03-10T10:03:00Z">
        <w:r w:rsidR="00DF48BB">
          <w:fldChar w:fldCharType="end"/>
        </w:r>
      </w:ins>
      <w:ins w:id="822" w:author="Joost Wijnings" w:date="2014-03-10T10:02:00Z">
        <w:r w:rsidR="00DF48BB" w:rsidRPr="005938EF">
          <w:t xml:space="preserve"> </w:t>
        </w:r>
      </w:ins>
      <w:r w:rsidR="00E459FC" w:rsidRPr="00EA2FCE">
        <w:t>voor meer details)</w:t>
      </w:r>
    </w:p>
    <w:p w14:paraId="6BFB1B20" w14:textId="77777777" w:rsidR="00152974" w:rsidRPr="00152974" w:rsidRDefault="00200275" w:rsidP="00200275">
      <w:pPr>
        <w:pStyle w:val="Kop3"/>
      </w:pPr>
      <w:bookmarkStart w:id="823" w:name="_Toc402174416"/>
      <w:r w:rsidRPr="00152974">
        <w:t>S</w:t>
      </w:r>
      <w:r>
        <w:t>tandaarden</w:t>
      </w:r>
      <w:bookmarkEnd w:id="823"/>
    </w:p>
    <w:p w14:paraId="599B3F00" w14:textId="56DFC267" w:rsidR="00237DAF" w:rsidRDefault="00F716B5" w:rsidP="00FB6E24">
      <w:pPr>
        <w:rPr>
          <w:ins w:id="824" w:author="Joost Wijnings" w:date="2014-03-10T09:24:00Z"/>
        </w:rPr>
      </w:pPr>
      <w:r>
        <w:t xml:space="preserve">De specificatie </w:t>
      </w:r>
      <w:r w:rsidR="00831DE9">
        <w:t>is</w:t>
      </w:r>
      <w:r>
        <w:t xml:space="preserve"> een set van aanvullende regels die voortbouwen op bestaande open standaarden. Deze standaarden zijn: RGBZ/</w:t>
      </w:r>
      <w:del w:id="825" w:author="Joost Wijnings" w:date="2014-03-10T09:26:00Z">
        <w:r w:rsidDel="00237DAF">
          <w:delText>StUF ZKN</w:delText>
        </w:r>
      </w:del>
      <w:ins w:id="826" w:author="Joost Wijnings" w:date="2014-03-10T09:26:00Z">
        <w:r w:rsidR="00237DAF">
          <w:t>StUF-ZKN</w:t>
        </w:r>
      </w:ins>
      <w:r>
        <w:t>, CMIS en de Zaaktypencatalogus</w:t>
      </w:r>
      <w:r w:rsidR="00E459FC">
        <w:rPr>
          <w:rStyle w:val="Voetnootmarkering"/>
        </w:rPr>
        <w:footnoteReference w:id="1"/>
      </w:r>
      <w:r>
        <w:t xml:space="preserve">. </w:t>
      </w:r>
      <w:r w:rsidR="00E97A65">
        <w:t xml:space="preserve">Waar deze standaarden generiek van aard zijn en een breed toepassingsgebied kennen, beschrijft deze specificatie </w:t>
      </w:r>
      <w:r w:rsidR="00200275">
        <w:t>implementatie</w:t>
      </w:r>
      <w:del w:id="827" w:author="Joost Wijnings" w:date="2014-03-10T09:23:00Z">
        <w:r w:rsidR="00200275" w:rsidDel="00237DAF">
          <w:delText xml:space="preserve"> </w:delText>
        </w:r>
      </w:del>
      <w:r w:rsidR="00200275">
        <w:t>gericht en applicatie</w:t>
      </w:r>
      <w:del w:id="828" w:author="Joost Wijnings" w:date="2014-03-10T09:24:00Z">
        <w:r w:rsidR="00200275" w:rsidDel="00237DAF">
          <w:delText xml:space="preserve"> </w:delText>
        </w:r>
      </w:del>
      <w:r w:rsidR="00200275">
        <w:t xml:space="preserve">specifiek hoe de standaarden </w:t>
      </w:r>
      <w:r>
        <w:t>toegepast</w:t>
      </w:r>
      <w:r w:rsidR="00200275">
        <w:t xml:space="preserve"> moeten worden om de gewenste </w:t>
      </w:r>
      <w:r w:rsidR="00E97A65">
        <w:t>functionaliteit</w:t>
      </w:r>
      <w:r w:rsidR="00200275">
        <w:t xml:space="preserve"> (zie</w:t>
      </w:r>
      <w:ins w:id="829" w:author="Joost Wijnings" w:date="2014-03-10T10:03:00Z">
        <w:r w:rsidR="00DF48BB">
          <w:t xml:space="preserve"> paragraaf</w:t>
        </w:r>
      </w:ins>
      <w:r w:rsidR="00200275">
        <w:t xml:space="preserve"> </w:t>
      </w:r>
      <w:r w:rsidR="00200275">
        <w:fldChar w:fldCharType="begin"/>
      </w:r>
      <w:r w:rsidR="00200275">
        <w:instrText xml:space="preserve"> REF _Ref331764382 \n \h </w:instrText>
      </w:r>
      <w:r w:rsidR="00200275">
        <w:fldChar w:fldCharType="separate"/>
      </w:r>
      <w:ins w:id="830" w:author="Joost Wijnings" w:date="2014-04-07T10:21:00Z">
        <w:r w:rsidR="0053520C">
          <w:t>1.2</w:t>
        </w:r>
      </w:ins>
      <w:del w:id="831" w:author="Joost Wijnings" w:date="2014-04-07T10:21:00Z">
        <w:r w:rsidR="00BE3F74" w:rsidDel="0053520C">
          <w:delText>1.1</w:delText>
        </w:r>
      </w:del>
      <w:r w:rsidR="00200275">
        <w:fldChar w:fldCharType="end"/>
      </w:r>
      <w:r w:rsidR="00200275">
        <w:t xml:space="preserve">) te </w:t>
      </w:r>
      <w:r w:rsidR="00E97A65">
        <w:t>realiseren.</w:t>
      </w:r>
    </w:p>
    <w:p w14:paraId="1B4C930A" w14:textId="5515A07E" w:rsidR="00766337" w:rsidDel="00237DAF" w:rsidRDefault="00572F22" w:rsidP="00FB6E24">
      <w:pPr>
        <w:rPr>
          <w:del w:id="832" w:author="Joost Wijnings" w:date="2014-03-10T09:24:00Z"/>
        </w:rPr>
      </w:pPr>
      <w:r>
        <w:br/>
      </w:r>
    </w:p>
    <w:p w14:paraId="63B19636" w14:textId="5A2AF26B" w:rsidR="00230CDF" w:rsidRPr="00230CDF" w:rsidRDefault="00230CDF" w:rsidP="00FB6E24">
      <w:pPr>
        <w:rPr>
          <w:b/>
        </w:rPr>
      </w:pPr>
      <w:r w:rsidRPr="00230CDF">
        <w:rPr>
          <w:b/>
        </w:rPr>
        <w:t>RGBZ/</w:t>
      </w:r>
      <w:del w:id="833" w:author="Joost Wijnings" w:date="2014-03-10T09:26:00Z">
        <w:r w:rsidRPr="00230CDF" w:rsidDel="00237DAF">
          <w:rPr>
            <w:b/>
          </w:rPr>
          <w:delText>StUF ZKN</w:delText>
        </w:r>
      </w:del>
      <w:ins w:id="834" w:author="Joost Wijnings" w:date="2014-03-10T09:26:00Z">
        <w:r w:rsidR="00237DAF">
          <w:rPr>
            <w:b/>
          </w:rPr>
          <w:t>StUF-ZKN</w:t>
        </w:r>
      </w:ins>
    </w:p>
    <w:p w14:paraId="2EDC7C92" w14:textId="75FA51AC" w:rsidR="00684534" w:rsidRDefault="003F3693" w:rsidP="00FB6E24">
      <w:r>
        <w:lastRenderedPageBreak/>
        <w:t xml:space="preserve">Het </w:t>
      </w:r>
      <w:r w:rsidR="00031594">
        <w:t xml:space="preserve">RGBZ </w:t>
      </w:r>
      <w:r w:rsidR="00152974">
        <w:t xml:space="preserve">is een </w:t>
      </w:r>
      <w:r w:rsidR="00F716B5">
        <w:t xml:space="preserve">semantische </w:t>
      </w:r>
      <w:r w:rsidR="00152974">
        <w:t xml:space="preserve">gegevensstandaard en </w:t>
      </w:r>
      <w:r>
        <w:t>beschrijft de b</w:t>
      </w:r>
      <w:r w:rsidR="00031594">
        <w:t>etekenis en structuur van zaakgegevens</w:t>
      </w:r>
      <w:r w:rsidR="009D07CE">
        <w:t>. Het sectormodel StUF Zaken</w:t>
      </w:r>
      <w:r w:rsidR="00152974">
        <w:t xml:space="preserve"> (</w:t>
      </w:r>
      <w:del w:id="835" w:author="Joost Wijnings" w:date="2014-03-10T09:26:00Z">
        <w:r w:rsidR="00152974" w:rsidDel="00237DAF">
          <w:delText>StUF ZKN</w:delText>
        </w:r>
      </w:del>
      <w:ins w:id="836" w:author="Joost Wijnings" w:date="2014-03-10T09:26:00Z">
        <w:r w:rsidR="00237DAF">
          <w:t>StUF-ZKN</w:t>
        </w:r>
      </w:ins>
      <w:r w:rsidR="00152974">
        <w:t>)</w:t>
      </w:r>
      <w:r>
        <w:t xml:space="preserve"> beschrijft hoe de informatieobjecten uit het RGBZ op een gestandaardiseerde manier uitgewisseld kunnen worden tussen </w:t>
      </w:r>
      <w:r w:rsidR="00F716B5">
        <w:t>informatiesystemen</w:t>
      </w:r>
      <w:r>
        <w:t xml:space="preserve">. </w:t>
      </w:r>
      <w:del w:id="837" w:author="Joost Wijnings" w:date="2014-03-10T09:26:00Z">
        <w:r w:rsidDel="00237DAF">
          <w:delText xml:space="preserve">StUF </w:delText>
        </w:r>
        <w:r w:rsidR="003E4A97" w:rsidDel="00237DAF">
          <w:delText>ZKN</w:delText>
        </w:r>
      </w:del>
      <w:ins w:id="838" w:author="Joost Wijnings" w:date="2014-03-10T09:26:00Z">
        <w:r w:rsidR="00237DAF">
          <w:t>StUF-ZKN</w:t>
        </w:r>
      </w:ins>
      <w:r>
        <w:t xml:space="preserve"> definieert hiervoor </w:t>
      </w:r>
      <w:r w:rsidR="00684534">
        <w:t xml:space="preserve">generieke </w:t>
      </w:r>
      <w:r>
        <w:t xml:space="preserve">berichtschema’s en webservices. </w:t>
      </w:r>
      <w:r w:rsidR="001001AB">
        <w:t>Deze specificatie schrijft voor hoe deze generieke schema’s en webservices</w:t>
      </w:r>
      <w:r w:rsidR="007B00FA">
        <w:t xml:space="preserve"> </w:t>
      </w:r>
      <w:r w:rsidR="005355EB">
        <w:t xml:space="preserve">binnen het beschreven toepassingsgebied gebruikt </w:t>
      </w:r>
      <w:r w:rsidR="001001AB">
        <w:t>moet</w:t>
      </w:r>
      <w:r w:rsidR="005355EB">
        <w:t>en</w:t>
      </w:r>
      <w:r w:rsidR="001001AB">
        <w:t xml:space="preserve"> worden </w:t>
      </w:r>
      <w:r w:rsidR="003B18CA">
        <w:t>voor het raadplegen</w:t>
      </w:r>
      <w:r w:rsidR="00715EC3">
        <w:t>, toevoegen</w:t>
      </w:r>
      <w:r w:rsidR="003B18CA">
        <w:t xml:space="preserve"> en muteren van zaakgegevens</w:t>
      </w:r>
      <w:r w:rsidR="00F716B5">
        <w:t xml:space="preserve"> en zaakdocumenten</w:t>
      </w:r>
      <w:r w:rsidR="001001AB">
        <w:t>.</w:t>
      </w:r>
    </w:p>
    <w:p w14:paraId="5BA3B68B" w14:textId="77777777" w:rsidR="003B18CA" w:rsidRDefault="003B18CA" w:rsidP="00FB6E24"/>
    <w:p w14:paraId="329ED39B" w14:textId="77777777" w:rsidR="00200275" w:rsidRPr="00200275" w:rsidRDefault="00200275" w:rsidP="00F90B46">
      <w:pPr>
        <w:rPr>
          <w:b/>
        </w:rPr>
      </w:pPr>
      <w:r w:rsidRPr="00200275">
        <w:rPr>
          <w:b/>
        </w:rPr>
        <w:t>CMIS</w:t>
      </w:r>
    </w:p>
    <w:p w14:paraId="1228A45F" w14:textId="3233CA47" w:rsidR="0024277F" w:rsidRDefault="00C511EE" w:rsidP="00F90B46">
      <w:r>
        <w:t xml:space="preserve">Waar </w:t>
      </w:r>
      <w:del w:id="839" w:author="Joost Wijnings" w:date="2014-03-10T09:26:00Z">
        <w:r w:rsidDel="00237DAF">
          <w:delText>StUF ZKN</w:delText>
        </w:r>
      </w:del>
      <w:ins w:id="840" w:author="Joost Wijnings" w:date="2014-03-10T09:26:00Z">
        <w:r w:rsidR="00237DAF">
          <w:t>StUF-ZKN</w:t>
        </w:r>
      </w:ins>
      <w:r>
        <w:t xml:space="preserve"> de standaard is om zaakgegevens uit te wisselen is CMIS </w:t>
      </w:r>
      <w:r w:rsidRPr="00AE7A50">
        <w:t>(Content Management Interoperability Services)</w:t>
      </w:r>
      <w:r>
        <w:t xml:space="preserve"> dit voor het uitwisselen en onderhouden van (zaak)documenten. </w:t>
      </w:r>
      <w:r w:rsidR="00AE7A50" w:rsidRPr="00AE7A50">
        <w:t>CMIS is een jonge</w:t>
      </w:r>
      <w:r w:rsidR="00152974">
        <w:t xml:space="preserve"> en</w:t>
      </w:r>
      <w:r w:rsidR="00AE7A50" w:rsidRPr="00AE7A50">
        <w:t xml:space="preserve"> internationale standaard </w:t>
      </w:r>
      <w:r w:rsidR="009D07CE">
        <w:t xml:space="preserve">van OASIS </w:t>
      </w:r>
      <w:r w:rsidR="00AE7A50" w:rsidRPr="00AE7A50">
        <w:t>en is voornamelijk ontwikkeld voor document</w:t>
      </w:r>
      <w:ins w:id="841" w:author="Joost Wijnings" w:date="2014-03-10T10:36:00Z">
        <w:r w:rsidR="002A0EC1">
          <w:t>-</w:t>
        </w:r>
      </w:ins>
      <w:r w:rsidR="008538D8">
        <w:t xml:space="preserve"> en contentmanagement</w:t>
      </w:r>
      <w:del w:id="842" w:author="Joost Wijnings" w:date="2014-03-10T10:36:00Z">
        <w:r w:rsidR="00AE7A50" w:rsidRPr="00AE7A50" w:rsidDel="002A0EC1">
          <w:delText xml:space="preserve"> </w:delText>
        </w:r>
      </w:del>
      <w:r w:rsidR="00AE7A50" w:rsidRPr="00AE7A50">
        <w:t>services.</w:t>
      </w:r>
      <w:r w:rsidR="006579A9">
        <w:t xml:space="preserve"> Versie 1.0 is op 1 mei 2010 vastgesteld.</w:t>
      </w:r>
      <w:r w:rsidR="00AE7A50" w:rsidRPr="00AE7A50">
        <w:t xml:space="preserve"> </w:t>
      </w:r>
    </w:p>
    <w:p w14:paraId="3C3699CB" w14:textId="77777777" w:rsidR="00FC158C" w:rsidRDefault="0024277F" w:rsidP="00572F22">
      <w:r>
        <w:t xml:space="preserve">De specificatie beschrijft </w:t>
      </w:r>
      <w:r w:rsidR="00572F22">
        <w:t>hoe</w:t>
      </w:r>
      <w:r>
        <w:t xml:space="preserve"> </w:t>
      </w:r>
      <w:r w:rsidR="00E4446C">
        <w:t xml:space="preserve">met </w:t>
      </w:r>
      <w:r>
        <w:t xml:space="preserve">CMIS </w:t>
      </w:r>
      <w:r w:rsidR="00E4446C">
        <w:t>een</w:t>
      </w:r>
      <w:r w:rsidR="00572F22">
        <w:t xml:space="preserve"> registratie</w:t>
      </w:r>
      <w:r w:rsidR="00581E36">
        <w:t xml:space="preserve"> in een DMS</w:t>
      </w:r>
      <w:r w:rsidR="00572F22">
        <w:t xml:space="preserve"> </w:t>
      </w:r>
      <w:r w:rsidR="00E4446C">
        <w:t xml:space="preserve">opgezet kan worden </w:t>
      </w:r>
      <w:r w:rsidR="00572F22">
        <w:t>voor zaakgerelateerde documenten</w:t>
      </w:r>
      <w:r w:rsidR="00581E36">
        <w:t>. Daarin is meegenomen dat</w:t>
      </w:r>
      <w:r w:rsidR="00572F22">
        <w:t xml:space="preserve"> </w:t>
      </w:r>
      <w:r w:rsidR="00581E36">
        <w:t xml:space="preserve">de registratie </w:t>
      </w:r>
      <w:r w:rsidR="00E4446C">
        <w:t xml:space="preserve">goed aansluit bij het RGBZ en efficiënt gesynchroniseerd kan worden met het ZS. </w:t>
      </w:r>
    </w:p>
    <w:p w14:paraId="15B6CCF3" w14:textId="07E3E209" w:rsidR="00572F22" w:rsidRDefault="00FC158C" w:rsidP="00572F22">
      <w:r>
        <w:t xml:space="preserve">Er </w:t>
      </w:r>
      <w:r w:rsidR="00E4446C">
        <w:t>wordt ook een</w:t>
      </w:r>
      <w:r w:rsidR="00581E36">
        <w:t xml:space="preserve"> op CMIS gebaseerde</w:t>
      </w:r>
      <w:r w:rsidR="00E4446C">
        <w:t xml:space="preserve"> directe DMS</w:t>
      </w:r>
      <w:ins w:id="843" w:author="Joost Wijnings" w:date="2014-03-08T03:34:00Z">
        <w:r w:rsidR="00084FC7">
          <w:t>-</w:t>
        </w:r>
      </w:ins>
      <w:del w:id="844" w:author="Joost Wijnings" w:date="2014-03-08T03:34:00Z">
        <w:r w:rsidR="00E4446C" w:rsidDel="00084FC7">
          <w:delText xml:space="preserve"> </w:delText>
        </w:r>
      </w:del>
      <w:r w:rsidR="00E4446C">
        <w:t xml:space="preserve">koppeling beschreven waarmee </w:t>
      </w:r>
      <w:del w:id="845" w:author="Joost Wijnings" w:date="2014-03-08T03:31:00Z">
        <w:r w:rsidR="00E4446C" w:rsidDel="00084FC7">
          <w:delText xml:space="preserve"> </w:delText>
        </w:r>
      </w:del>
      <w:r w:rsidR="00E4446C">
        <w:t>documenten</w:t>
      </w:r>
      <w:r>
        <w:t>, zowel zaakgerelateerd als niet zaak gerelateerd</w:t>
      </w:r>
      <w:ins w:id="846" w:author="Joost Wijnings" w:date="2014-03-10T10:36:00Z">
        <w:r w:rsidR="002A0EC1">
          <w:t>,</w:t>
        </w:r>
      </w:ins>
      <w:r w:rsidR="00E4446C">
        <w:t xml:space="preserve"> direct in het DMS toegevoegd, gemuteerd of opgevraagd kunnen worden.</w:t>
      </w:r>
    </w:p>
    <w:p w14:paraId="20E155B4" w14:textId="77777777" w:rsidR="00572F22" w:rsidRDefault="00572F22" w:rsidP="00572F22"/>
    <w:p w14:paraId="7FA1A28B" w14:textId="62FECA59" w:rsidR="00045A5F" w:rsidRDefault="0024277F" w:rsidP="00323F39">
      <w:r>
        <w:t>De keuze voor CMIS verdient meer onderbouwing</w:t>
      </w:r>
      <w:ins w:id="847" w:author="Joost Wijnings" w:date="2014-03-10T10:36:00Z">
        <w:r w:rsidR="002A0EC1">
          <w:t>,</w:t>
        </w:r>
      </w:ins>
      <w:r>
        <w:t xml:space="preserve"> omdat deze niet zo vanzelfsprekend is als de keuze voor RGBZ en </w:t>
      </w:r>
      <w:del w:id="848" w:author="Joost Wijnings" w:date="2014-03-10T09:26:00Z">
        <w:r w:rsidDel="00237DAF">
          <w:delText>StUF ZKN</w:delText>
        </w:r>
      </w:del>
      <w:ins w:id="849" w:author="Joost Wijnings" w:date="2014-03-10T09:26:00Z">
        <w:r w:rsidR="00237DAF">
          <w:t>StUF-ZKN</w:t>
        </w:r>
      </w:ins>
      <w:r>
        <w:t xml:space="preserve">. </w:t>
      </w:r>
      <w:del w:id="850" w:author="Joost Wijnings" w:date="2014-03-10T09:26:00Z">
        <w:r w:rsidR="00A246D2" w:rsidDel="00237DAF">
          <w:delText>StUF ZKN</w:delText>
        </w:r>
      </w:del>
      <w:ins w:id="851" w:author="Joost Wijnings" w:date="2014-03-10T09:26:00Z">
        <w:r w:rsidR="00237DAF">
          <w:t>StUF-ZKN</w:t>
        </w:r>
      </w:ins>
      <w:r w:rsidR="00A246D2">
        <w:t xml:space="preserve"> </w:t>
      </w:r>
      <w:r w:rsidR="00581E36">
        <w:t xml:space="preserve">biedt </w:t>
      </w:r>
      <w:r w:rsidR="00A246D2">
        <w:t xml:space="preserve">namelijk ook ondersteuning om te werken met </w:t>
      </w:r>
      <w:r w:rsidR="00581E36">
        <w:t>zaak</w:t>
      </w:r>
      <w:r w:rsidR="00FC158C">
        <w:t xml:space="preserve">gerelateerde </w:t>
      </w:r>
      <w:r w:rsidR="00A246D2">
        <w:t>documenten. Binnen de werkgroep zijn de volgende argumenten</w:t>
      </w:r>
      <w:r w:rsidR="007B00FA">
        <w:t xml:space="preserve"> </w:t>
      </w:r>
      <w:r w:rsidR="00A246D2">
        <w:t>aangevoerd om te kiezen voor CMIS</w:t>
      </w:r>
      <w:del w:id="852" w:author="Joost Wijnings" w:date="2014-03-10T10:36:00Z">
        <w:r w:rsidR="00A246D2" w:rsidDel="002A0EC1">
          <w:delText>.</w:delText>
        </w:r>
      </w:del>
      <w:ins w:id="853" w:author="Joost Wijnings" w:date="2014-03-10T10:36:00Z">
        <w:r w:rsidR="002A0EC1">
          <w:t xml:space="preserve">: </w:t>
        </w:r>
      </w:ins>
    </w:p>
    <w:p w14:paraId="76E5ABA0" w14:textId="43D83173" w:rsidR="00831DE9" w:rsidRDefault="00831DE9" w:rsidP="00045A5F">
      <w:pPr>
        <w:numPr>
          <w:ilvl w:val="0"/>
          <w:numId w:val="23"/>
        </w:numPr>
      </w:pPr>
      <w:r>
        <w:t xml:space="preserve">Het aanbod van </w:t>
      </w:r>
      <w:r w:rsidR="00045A5F">
        <w:t>software</w:t>
      </w:r>
      <w:r w:rsidR="00331C15">
        <w:t xml:space="preserve">producten </w:t>
      </w:r>
      <w:r w:rsidR="0024277F" w:rsidRPr="00831DE9">
        <w:t>d</w:t>
      </w:r>
      <w:r w:rsidRPr="00831DE9">
        <w:t>at</w:t>
      </w:r>
      <w:r w:rsidR="0024277F" w:rsidRPr="00831DE9">
        <w:t xml:space="preserve"> CMIS </w:t>
      </w:r>
      <w:r>
        <w:t>ondersteunt</w:t>
      </w:r>
      <w:r w:rsidR="00796D01">
        <w:rPr>
          <w:rStyle w:val="Voetnootmarkering"/>
        </w:rPr>
        <w:footnoteReference w:id="2"/>
      </w:r>
      <w:r w:rsidR="0024277F" w:rsidRPr="00831DE9">
        <w:t>,</w:t>
      </w:r>
      <w:r w:rsidR="00A246D2" w:rsidRPr="00831DE9">
        <w:t xml:space="preserve"> </w:t>
      </w:r>
      <w:r w:rsidRPr="00831DE9">
        <w:t xml:space="preserve">is </w:t>
      </w:r>
      <w:r w:rsidR="0024277F" w:rsidRPr="00831DE9">
        <w:t>groter</w:t>
      </w:r>
      <w:r w:rsidRPr="00831DE9">
        <w:t xml:space="preserve"> dan</w:t>
      </w:r>
      <w:r w:rsidR="0024277F" w:rsidRPr="00831DE9">
        <w:t xml:space="preserve"> </w:t>
      </w:r>
      <w:del w:id="855" w:author="Joost Wijnings" w:date="2014-03-10T09:26:00Z">
        <w:r w:rsidR="0024277F" w:rsidRPr="00831DE9" w:rsidDel="00237DAF">
          <w:delText>StUF ZKN</w:delText>
        </w:r>
      </w:del>
      <w:ins w:id="856" w:author="Joost Wijnings" w:date="2014-03-10T09:26:00Z">
        <w:r w:rsidR="00237DAF">
          <w:t>StUF-ZKN</w:t>
        </w:r>
      </w:ins>
      <w:r w:rsidR="0024277F" w:rsidRPr="00831DE9">
        <w:t>.</w:t>
      </w:r>
      <w:r>
        <w:t xml:space="preserve"> </w:t>
      </w:r>
      <w:r w:rsidR="00045A5F" w:rsidRPr="00045A5F">
        <w:t>CMIS wordt ondersteund door</w:t>
      </w:r>
      <w:r w:rsidR="00045A5F">
        <w:t xml:space="preserve"> veel</w:t>
      </w:r>
      <w:r w:rsidR="00045A5F" w:rsidRPr="00045A5F">
        <w:t xml:space="preserve"> </w:t>
      </w:r>
      <w:del w:id="857" w:author="Joost Wijnings" w:date="2014-03-10T10:43:00Z">
        <w:r w:rsidR="00045A5F" w:rsidRPr="00045A5F" w:rsidDel="002A0EC1">
          <w:delText xml:space="preserve">DMS </w:delText>
        </w:r>
      </w:del>
      <w:ins w:id="858" w:author="Joost Wijnings" w:date="2014-03-10T10:43:00Z">
        <w:r w:rsidR="002A0EC1" w:rsidRPr="00045A5F">
          <w:t>DMS</w:t>
        </w:r>
        <w:r w:rsidR="002A0EC1">
          <w:t>-</w:t>
        </w:r>
      </w:ins>
      <w:r w:rsidR="00045A5F" w:rsidRPr="00045A5F">
        <w:t>leveranciers</w:t>
      </w:r>
      <w:r w:rsidR="00045A5F">
        <w:t xml:space="preserve">, zowel kleine </w:t>
      </w:r>
      <w:r w:rsidR="00045A5F" w:rsidRPr="00045A5F">
        <w:t xml:space="preserve">als </w:t>
      </w:r>
      <w:r w:rsidR="00045A5F">
        <w:t xml:space="preserve">grote zoals </w:t>
      </w:r>
      <w:r w:rsidR="00045A5F" w:rsidRPr="00045A5F">
        <w:t xml:space="preserve">Microsoft, IBM en Alfresco. </w:t>
      </w:r>
      <w:r w:rsidR="00581E36">
        <w:t xml:space="preserve">Het </w:t>
      </w:r>
      <w:r w:rsidR="00045A5F">
        <w:t xml:space="preserve">aanbod van </w:t>
      </w:r>
      <w:r w:rsidR="00045A5F" w:rsidRPr="00045A5F">
        <w:t xml:space="preserve">content- en documentmanagement software </w:t>
      </w:r>
      <w:r w:rsidR="00045A5F">
        <w:t xml:space="preserve">dat </w:t>
      </w:r>
      <w:r w:rsidR="00045A5F" w:rsidRPr="00045A5F">
        <w:t xml:space="preserve">deze standaard </w:t>
      </w:r>
      <w:r w:rsidR="00045A5F">
        <w:t xml:space="preserve">ondersteunt, </w:t>
      </w:r>
      <w:r w:rsidR="002006C7">
        <w:t xml:space="preserve">zal </w:t>
      </w:r>
      <w:r w:rsidR="00581E36">
        <w:t xml:space="preserve">naar verwachting </w:t>
      </w:r>
      <w:r w:rsidR="002006C7">
        <w:t>snel</w:t>
      </w:r>
      <w:r w:rsidR="00045A5F">
        <w:t xml:space="preserve"> toenemen</w:t>
      </w:r>
      <w:r w:rsidR="00045A5F" w:rsidRPr="00045A5F">
        <w:t xml:space="preserve">. </w:t>
      </w:r>
      <w:r w:rsidR="00045A5F">
        <w:t>M</w:t>
      </w:r>
      <w:r>
        <w:t xml:space="preserve">eer keuzevrijheid </w:t>
      </w:r>
      <w:r w:rsidR="00045A5F">
        <w:t xml:space="preserve">en aanbod is gunstig </w:t>
      </w:r>
      <w:r>
        <w:t>voor gemeenten;</w:t>
      </w:r>
    </w:p>
    <w:p w14:paraId="63F60026" w14:textId="36C5013C" w:rsidR="0024277F" w:rsidRPr="00831DE9" w:rsidRDefault="009D3B41" w:rsidP="00831DE9">
      <w:pPr>
        <w:numPr>
          <w:ilvl w:val="0"/>
          <w:numId w:val="23"/>
        </w:numPr>
      </w:pPr>
      <w:r>
        <w:t>Het aanbod aan</w:t>
      </w:r>
      <w:r w:rsidR="00A246D2" w:rsidRPr="00831DE9">
        <w:t xml:space="preserve"> open source producten d</w:t>
      </w:r>
      <w:r w:rsidR="00331C15">
        <w:t>at</w:t>
      </w:r>
      <w:r w:rsidR="00A246D2" w:rsidRPr="00831DE9">
        <w:t xml:space="preserve"> </w:t>
      </w:r>
      <w:r>
        <w:t>CMIS</w:t>
      </w:r>
      <w:r w:rsidR="00A246D2" w:rsidRPr="00831DE9">
        <w:t xml:space="preserve"> ondersteun</w:t>
      </w:r>
      <w:r w:rsidR="002006C7">
        <w:t>t</w:t>
      </w:r>
      <w:ins w:id="859" w:author="Joost Wijnings" w:date="2014-03-10T10:47:00Z">
        <w:r w:rsidR="00C24858">
          <w:t>,</w:t>
        </w:r>
      </w:ins>
      <w:r>
        <w:t xml:space="preserve"> is groter</w:t>
      </w:r>
      <w:r w:rsidR="00A246D2" w:rsidRPr="00831DE9">
        <w:t>. Dit draagt bij aan de r</w:t>
      </w:r>
      <w:r w:rsidR="0024277F" w:rsidRPr="00831DE9">
        <w:t xml:space="preserve">esultaatverplichting 20 van </w:t>
      </w:r>
      <w:r w:rsidR="006579A9">
        <w:t>O</w:t>
      </w:r>
      <w:r w:rsidR="0024277F" w:rsidRPr="00831DE9">
        <w:t xml:space="preserve">peratie NUP. Deze resultaatverplichting zegt: </w:t>
      </w:r>
      <w:r w:rsidR="0024277F" w:rsidRPr="00831DE9">
        <w:br/>
      </w:r>
      <w:r w:rsidR="0024277F" w:rsidRPr="00831DE9">
        <w:rPr>
          <w:i/>
          <w:iCs/>
        </w:rPr>
        <w:t>“Bij aanbestedingen van software krijgt, bij gelijke geschiktheid, open source de voorkeur</w:t>
      </w:r>
      <w:del w:id="860" w:author="Joost Wijnings" w:date="2014-03-10T10:43:00Z">
        <w:r w:rsidR="0024277F" w:rsidRPr="00831DE9" w:rsidDel="002A0EC1">
          <w:rPr>
            <w:i/>
            <w:iCs/>
          </w:rPr>
          <w:delText>.</w:delText>
        </w:r>
      </w:del>
      <w:r w:rsidR="0024277F" w:rsidRPr="00831DE9">
        <w:rPr>
          <w:i/>
          <w:iCs/>
        </w:rPr>
        <w:t>”</w:t>
      </w:r>
      <w:ins w:id="861" w:author="Joost Wijnings" w:date="2014-03-10T10:43:00Z">
        <w:r w:rsidR="002A0EC1">
          <w:rPr>
            <w:i/>
            <w:iCs/>
          </w:rPr>
          <w:t>;</w:t>
        </w:r>
      </w:ins>
      <w:r w:rsidR="0024277F" w:rsidRPr="00831DE9">
        <w:rPr>
          <w:i/>
          <w:iCs/>
        </w:rPr>
        <w:t xml:space="preserve"> </w:t>
      </w:r>
    </w:p>
    <w:p w14:paraId="6F70A8B7" w14:textId="0EC64B56" w:rsidR="0024277F" w:rsidRPr="00C17DC8" w:rsidRDefault="0024277F" w:rsidP="00831DE9">
      <w:pPr>
        <w:numPr>
          <w:ilvl w:val="0"/>
          <w:numId w:val="23"/>
        </w:numPr>
      </w:pPr>
      <w:r w:rsidRPr="00C17DC8">
        <w:t>NORA (v2) schrijft voor dat internationale standaarden boven nationale standaarden gaan</w:t>
      </w:r>
      <w:del w:id="862" w:author="Joost Wijnings" w:date="2014-03-10T10:43:00Z">
        <w:r w:rsidDel="002A0EC1">
          <w:delText xml:space="preserve">. </w:delText>
        </w:r>
      </w:del>
      <w:ins w:id="863" w:author="Joost Wijnings" w:date="2014-03-10T10:43:00Z">
        <w:r w:rsidR="002A0EC1">
          <w:t xml:space="preserve">; </w:t>
        </w:r>
      </w:ins>
    </w:p>
    <w:p w14:paraId="5005586F" w14:textId="330E5991" w:rsidR="009D3B41" w:rsidRDefault="0024277F" w:rsidP="00831DE9">
      <w:pPr>
        <w:numPr>
          <w:ilvl w:val="0"/>
          <w:numId w:val="23"/>
        </w:numPr>
      </w:pPr>
      <w:r w:rsidRPr="009D3B41">
        <w:t xml:space="preserve">CMIS is </w:t>
      </w:r>
      <w:r w:rsidR="009D3B41" w:rsidRPr="009D3B41">
        <w:t xml:space="preserve">goed </w:t>
      </w:r>
      <w:r w:rsidRPr="009D3B41">
        <w:t>aan te sluiten op RGBZ</w:t>
      </w:r>
      <w:ins w:id="864" w:author="Joost Wijnings" w:date="2014-03-08T03:26:00Z">
        <w:r w:rsidR="00A86DD7">
          <w:t>,</w:t>
        </w:r>
      </w:ins>
      <w:r w:rsidRPr="009D3B41">
        <w:t xml:space="preserve"> waardoor het toepasbaar is voor beheer e</w:t>
      </w:r>
      <w:r w:rsidR="00A246D2" w:rsidRPr="009D3B41">
        <w:t>n ontsluiten van z</w:t>
      </w:r>
      <w:r w:rsidRPr="009D3B41">
        <w:t>aakdocumenten</w:t>
      </w:r>
      <w:del w:id="865" w:author="Joost Wijnings" w:date="2014-03-10T10:44:00Z">
        <w:r w:rsidRPr="009D3B41" w:rsidDel="002A0EC1">
          <w:delText>.</w:delText>
        </w:r>
      </w:del>
      <w:ins w:id="866" w:author="Joost Wijnings" w:date="2014-03-10T10:44:00Z">
        <w:r w:rsidR="002A0EC1">
          <w:t xml:space="preserve">; </w:t>
        </w:r>
      </w:ins>
    </w:p>
    <w:p w14:paraId="781E8026" w14:textId="5D591F38" w:rsidR="0024277F" w:rsidRDefault="0024277F" w:rsidP="00831DE9">
      <w:pPr>
        <w:numPr>
          <w:ilvl w:val="0"/>
          <w:numId w:val="23"/>
        </w:numPr>
        <w:rPr>
          <w:ins w:id="867" w:author="Michiel Verhoef" w:date="2015-07-07T13:18:00Z"/>
        </w:rPr>
      </w:pPr>
      <w:r w:rsidRPr="009D3B41">
        <w:t xml:space="preserve">CMIS biedt een bredere functionaliteit </w:t>
      </w:r>
      <w:r w:rsidR="006579A9">
        <w:t>voor</w:t>
      </w:r>
      <w:r w:rsidRPr="009D3B41">
        <w:t xml:space="preserve"> documentbeheer dan </w:t>
      </w:r>
      <w:del w:id="868" w:author="Joost Wijnings" w:date="2014-03-10T09:26:00Z">
        <w:r w:rsidRPr="009D3B41" w:rsidDel="00237DAF">
          <w:delText>StUF ZKN</w:delText>
        </w:r>
      </w:del>
      <w:ins w:id="869" w:author="Joost Wijnings" w:date="2014-03-10T09:26:00Z">
        <w:r w:rsidR="00237DAF">
          <w:t>StUF-ZKN</w:t>
        </w:r>
      </w:ins>
      <w:r w:rsidRPr="009D3B41">
        <w:t xml:space="preserve"> (bijvoorbeeld locking en versioning). Daarnaast kan met CMIS een documentinterface aangeboden worden voor</w:t>
      </w:r>
      <w:r w:rsidRPr="009D3B41">
        <w:rPr>
          <w:i/>
          <w:iCs/>
        </w:rPr>
        <w:t xml:space="preserve"> alle</w:t>
      </w:r>
      <w:r w:rsidRPr="009D3B41">
        <w:t xml:space="preserve"> documenten en niet alleen zaakgerelateerde</w:t>
      </w:r>
      <w:r w:rsidR="00A246D2" w:rsidRPr="009D3B41">
        <w:t xml:space="preserve"> documenten. Daarmee worden DMS</w:t>
      </w:r>
      <w:r w:rsidRPr="009D3B41">
        <w:t xml:space="preserve">en die aan deze standaard voldoen breder toepasbaar. </w:t>
      </w:r>
    </w:p>
    <w:p w14:paraId="642C5F45" w14:textId="77777777" w:rsidR="00AB10AE" w:rsidRDefault="00AB10AE">
      <w:pPr>
        <w:pStyle w:val="Lijstalinea"/>
        <w:ind w:left="360"/>
        <w:rPr>
          <w:ins w:id="870" w:author="Michiel Verhoef" w:date="2015-07-07T13:19:00Z"/>
        </w:rPr>
        <w:pPrChange w:id="871" w:author="Michiel Verhoef" w:date="2015-07-07T13:18:00Z">
          <w:pPr>
            <w:pStyle w:val="Lijstalinea"/>
            <w:numPr>
              <w:numId w:val="23"/>
            </w:numPr>
            <w:tabs>
              <w:tab w:val="num" w:pos="360"/>
            </w:tabs>
            <w:ind w:left="360" w:hanging="360"/>
          </w:pPr>
        </w:pPrChange>
      </w:pPr>
    </w:p>
    <w:p w14:paraId="0049A2C8" w14:textId="77777777" w:rsidR="00AB10AE" w:rsidRDefault="00AB10AE">
      <w:pPr>
        <w:pStyle w:val="Lijstalinea"/>
        <w:ind w:left="0"/>
        <w:rPr>
          <w:ins w:id="872" w:author="Michiel Verhoef" w:date="2015-07-07T13:18:00Z"/>
        </w:rPr>
        <w:pPrChange w:id="873" w:author="Michiel Verhoef" w:date="2015-07-07T13:19:00Z">
          <w:pPr>
            <w:pStyle w:val="Lijstalinea"/>
            <w:numPr>
              <w:numId w:val="23"/>
            </w:numPr>
            <w:tabs>
              <w:tab w:val="num" w:pos="360"/>
            </w:tabs>
            <w:ind w:left="360" w:hanging="360"/>
          </w:pPr>
        </w:pPrChange>
      </w:pPr>
      <w:ins w:id="874" w:author="Michiel Verhoef" w:date="2015-07-07T13:18:00Z">
        <w:r>
          <w:t xml:space="preserve">In december 2014 is CMIS 1.0 op de pas-toe-of-leg-uit lijst van het Forum Standaarddisatie komen te staan en is gebruik van CMIS vereist door Overheden (Rijk, provincies, gemeenten en waterschappen) en overige instellingen uit de publieke sector. Voor het volledige besluit en toelichting omtrent de pas-toe-of-leg-uit standaard zie </w:t>
        </w:r>
        <w:r>
          <w:fldChar w:fldCharType="begin"/>
        </w:r>
        <w:r>
          <w:instrText xml:space="preserve"> HYPERLINK "</w:instrText>
        </w:r>
        <w:r w:rsidRPr="00C13FCE">
          <w:instrText>https://lijsten.forumstandaardisatie.nl/open-standaard/cmis</w:instrText>
        </w:r>
        <w:r>
          <w:instrText xml:space="preserve">" </w:instrText>
        </w:r>
        <w:r>
          <w:fldChar w:fldCharType="separate"/>
        </w:r>
        <w:r w:rsidRPr="0076623E">
          <w:rPr>
            <w:rStyle w:val="Hyperlink"/>
          </w:rPr>
          <w:t>https://lijsten.forumstandaardisatie.nl/open-standaard/cmis</w:t>
        </w:r>
        <w:r>
          <w:fldChar w:fldCharType="end"/>
        </w:r>
      </w:ins>
    </w:p>
    <w:p w14:paraId="14AE5D9A" w14:textId="77777777" w:rsidR="00AB10AE" w:rsidRPr="00A246D2" w:rsidRDefault="00AB10AE">
      <w:pPr>
        <w:ind w:left="360"/>
        <w:pPrChange w:id="875" w:author="Michiel Verhoef" w:date="2015-07-07T13:18:00Z">
          <w:pPr>
            <w:numPr>
              <w:numId w:val="23"/>
            </w:numPr>
            <w:tabs>
              <w:tab w:val="num" w:pos="360"/>
            </w:tabs>
            <w:ind w:left="360" w:hanging="360"/>
          </w:pPr>
        </w:pPrChange>
      </w:pPr>
    </w:p>
    <w:p w14:paraId="45272C3D" w14:textId="77777777" w:rsidR="00200275" w:rsidRDefault="00200275" w:rsidP="00F90B46"/>
    <w:p w14:paraId="0AD8F283" w14:textId="77777777" w:rsidR="00F90B46" w:rsidRDefault="00200275" w:rsidP="00F90B46">
      <w:r w:rsidRPr="00200275">
        <w:rPr>
          <w:b/>
        </w:rPr>
        <w:t>Zaak</w:t>
      </w:r>
      <w:r>
        <w:rPr>
          <w:b/>
        </w:rPr>
        <w:t>t</w:t>
      </w:r>
      <w:r w:rsidRPr="00200275">
        <w:rPr>
          <w:b/>
        </w:rPr>
        <w:t>ypen</w:t>
      </w:r>
      <w:r>
        <w:rPr>
          <w:b/>
        </w:rPr>
        <w:t>c</w:t>
      </w:r>
      <w:r w:rsidRPr="00200275">
        <w:rPr>
          <w:b/>
        </w:rPr>
        <w:t>atalogus</w:t>
      </w:r>
    </w:p>
    <w:p w14:paraId="3FDC309B" w14:textId="77777777" w:rsidR="00E70B6C" w:rsidRDefault="00290A0A" w:rsidP="00F90B46">
      <w:r>
        <w:t>De</w:t>
      </w:r>
      <w:r w:rsidR="009D07CE">
        <w:t xml:space="preserve"> ZTC </w:t>
      </w:r>
      <w:r w:rsidR="00F90B46">
        <w:t>(Zaak</w:t>
      </w:r>
      <w:r w:rsidR="002402B8">
        <w:t>t</w:t>
      </w:r>
      <w:r w:rsidR="00F90B46">
        <w:t>ype</w:t>
      </w:r>
      <w:r w:rsidR="009D1CC2">
        <w:t>n</w:t>
      </w:r>
      <w:r w:rsidR="002402B8">
        <w:t>c</w:t>
      </w:r>
      <w:r w:rsidR="00F90B46">
        <w:t>atalogus)</w:t>
      </w:r>
      <w:r>
        <w:t xml:space="preserve"> specificeert kenmerken voor de besturing, monitoring</w:t>
      </w:r>
      <w:r w:rsidR="00C44D7C">
        <w:t>, archivering</w:t>
      </w:r>
      <w:r>
        <w:t xml:space="preserve"> en beheer van </w:t>
      </w:r>
      <w:r w:rsidR="00C44D7C">
        <w:t>verschillende soorten zaken.</w:t>
      </w:r>
      <w:r w:rsidR="00E70B6C">
        <w:t xml:space="preserve"> Deze kenmerken zijn voor zover relevant meegenomen in deze beschrijving van de services en berichten.</w:t>
      </w:r>
    </w:p>
    <w:p w14:paraId="7D4179CE" w14:textId="77777777" w:rsidR="005B069C" w:rsidRDefault="00B0545F" w:rsidP="00CA34D7">
      <w:pPr>
        <w:pStyle w:val="Kop2"/>
      </w:pPr>
      <w:bookmarkStart w:id="876" w:name="_Toc402174417"/>
      <w:r>
        <w:t>Referentiecomponenten</w:t>
      </w:r>
      <w:bookmarkEnd w:id="876"/>
    </w:p>
    <w:p w14:paraId="53EAC953" w14:textId="346FF552" w:rsidR="00764E6A" w:rsidDel="00435718" w:rsidRDefault="00191E84" w:rsidP="00154B97">
      <w:pPr>
        <w:rPr>
          <w:del w:id="877" w:author="Joost Wijnings" w:date="2014-03-07T14:16:00Z"/>
        </w:rPr>
      </w:pPr>
      <w:r>
        <w:t>De specificatie beschrijft services</w:t>
      </w:r>
      <w:r w:rsidR="0008179C">
        <w:t xml:space="preserve"> voor ‘</w:t>
      </w:r>
      <w:del w:id="878" w:author="Joost Wijnings" w:date="2014-03-07T14:15:00Z">
        <w:r w:rsidR="0008179C" w:rsidDel="00435718">
          <w:delText xml:space="preserve">Zaaksysteem’ </w:delText>
        </w:r>
      </w:del>
      <w:ins w:id="879" w:author="Joost Wijnings" w:date="2014-03-07T14:15:00Z">
        <w:r w:rsidR="00435718">
          <w:t xml:space="preserve">ZS’ </w:t>
        </w:r>
      </w:ins>
      <w:r w:rsidR="0008179C">
        <w:t>en ‘DMS’</w:t>
      </w:r>
      <w:ins w:id="880" w:author="Joost Wijnings" w:date="2014-03-10T11:38:00Z">
        <w:r w:rsidR="009A3801">
          <w:t>,</w:t>
        </w:r>
      </w:ins>
      <w:r>
        <w:t xml:space="preserve"> maar</w:t>
      </w:r>
      <w:del w:id="881" w:author="Joost Wijnings" w:date="2014-03-10T11:38:00Z">
        <w:r w:rsidDel="009A3801">
          <w:delText>,</w:delText>
        </w:r>
      </w:del>
      <w:r>
        <w:t xml:space="preserve"> wat is precies een </w:t>
      </w:r>
      <w:r w:rsidR="00FD7197">
        <w:t>‘</w:t>
      </w:r>
      <w:del w:id="882" w:author="Joost Wijnings" w:date="2014-03-07T14:15:00Z">
        <w:r w:rsidR="00FD7197" w:rsidDel="00435718">
          <w:delText xml:space="preserve">Zaaksysteem’ </w:delText>
        </w:r>
      </w:del>
      <w:ins w:id="883" w:author="Joost Wijnings" w:date="2014-03-07T14:15:00Z">
        <w:r w:rsidR="00435718">
          <w:t xml:space="preserve">ZS’ </w:t>
        </w:r>
      </w:ins>
      <w:r w:rsidR="00FD7197">
        <w:t>of ‘DMS’</w:t>
      </w:r>
      <w:r w:rsidR="00066DF2">
        <w:t xml:space="preserve">? Leveranciers hanteren verschillende definities van deze systemen en in veel gevallen worden ze ook niet als losstaande softwareproducten aangeboden. Denk bijvoorbeeld aan midoffice suites waarin functionaliteit voor </w:t>
      </w:r>
      <w:r w:rsidR="00210444">
        <w:t xml:space="preserve">zowel </w:t>
      </w:r>
      <w:r w:rsidR="00066DF2">
        <w:t>zaakbeheer als</w:t>
      </w:r>
      <w:r w:rsidR="00C80A3A">
        <w:t xml:space="preserve"> documentbeheer zit.</w:t>
      </w:r>
      <w:r w:rsidR="00764E6A">
        <w:t xml:space="preserve"> Daarom is het belangrijk om onderscheid te maken tussen (fysieke) softwareproducten en zogenaamde referentiecomponenten.</w:t>
      </w:r>
      <w:ins w:id="884" w:author="Joost Wijnings" w:date="2014-03-07T14:16:00Z">
        <w:r w:rsidR="00435718">
          <w:t xml:space="preserve"> </w:t>
        </w:r>
      </w:ins>
    </w:p>
    <w:p w14:paraId="713A47CC" w14:textId="6CC1D391" w:rsidR="00E33F67" w:rsidRDefault="00764E6A" w:rsidP="00764E6A">
      <w:r>
        <w:t xml:space="preserve">Een referentiecomponent is </w:t>
      </w:r>
      <w:r w:rsidRPr="000708F5">
        <w:t>een afgebakende set van logisch bij elkaar horende functionaliteit</w:t>
      </w:r>
      <w:r w:rsidR="008D533E">
        <w:t>. Een softwareproduct</w:t>
      </w:r>
      <w:r w:rsidR="00110268">
        <w:t xml:space="preserve"> (bijv. een suite)</w:t>
      </w:r>
      <w:r w:rsidR="008D533E">
        <w:t xml:space="preserve"> kan invulling geven aan één of meer referentiecomponenten. Als een softwareproduct invulling geeft aan een referentiecomponent</w:t>
      </w:r>
      <w:r w:rsidR="00210444">
        <w:t>,</w:t>
      </w:r>
      <w:r w:rsidR="008D533E">
        <w:t xml:space="preserve"> levert dat softwareproduct </w:t>
      </w:r>
      <w:r w:rsidR="00E70B6C">
        <w:t>ten</w:t>
      </w:r>
      <w:ins w:id="885" w:author="Joost Wijnings" w:date="2014-03-07T14:17:00Z">
        <w:r w:rsidR="00435718">
          <w:t xml:space="preserve"> </w:t>
        </w:r>
      </w:ins>
      <w:r w:rsidR="00E70B6C">
        <w:t xml:space="preserve">minste </w:t>
      </w:r>
      <w:r w:rsidR="008D533E">
        <w:t xml:space="preserve">de functionaliteit van de </w:t>
      </w:r>
      <w:r w:rsidR="00173CDD">
        <w:t xml:space="preserve">betreffende referentiecomponent. </w:t>
      </w:r>
    </w:p>
    <w:p w14:paraId="63E1445C" w14:textId="12706A8D" w:rsidR="00942C1A" w:rsidDel="00A37369" w:rsidRDefault="00942C1A" w:rsidP="00764E6A">
      <w:pPr>
        <w:rPr>
          <w:del w:id="886" w:author="Joost Wijnings" w:date="2014-04-07T10:19:00Z"/>
        </w:rPr>
      </w:pPr>
    </w:p>
    <w:p w14:paraId="540862F3" w14:textId="24FA3094" w:rsidR="008D533E" w:rsidRDefault="00942C1A" w:rsidP="00764E6A">
      <w:r>
        <w:t xml:space="preserve">Het is ook mogelijk dat </w:t>
      </w:r>
      <w:r w:rsidR="00325E95">
        <w:t xml:space="preserve">meerdere softwareproducten de </w:t>
      </w:r>
      <w:r>
        <w:t>functional</w:t>
      </w:r>
      <w:r w:rsidR="003E3BB7">
        <w:t>it</w:t>
      </w:r>
      <w:r>
        <w:t>eit van een</w:t>
      </w:r>
      <w:r w:rsidR="00AB5971">
        <w:t xml:space="preserve"> referentiecomponent invullen</w:t>
      </w:r>
      <w:r>
        <w:t xml:space="preserve">. </w:t>
      </w:r>
      <w:r w:rsidR="0022231D">
        <w:t xml:space="preserve">Denk bijvoorbeeld </w:t>
      </w:r>
      <w:r w:rsidR="00557277">
        <w:t>aan</w:t>
      </w:r>
      <w:r w:rsidR="00FB14B7">
        <w:t xml:space="preserve"> combinatie van een zaaksysteem en</w:t>
      </w:r>
      <w:r w:rsidR="00557277">
        <w:t xml:space="preserve"> een servicebus</w:t>
      </w:r>
      <w:ins w:id="887" w:author="Joost Wijnings" w:date="2014-03-07T14:17:00Z">
        <w:r w:rsidR="00435718">
          <w:t>,</w:t>
        </w:r>
      </w:ins>
      <w:r w:rsidR="00FB14B7">
        <w:t xml:space="preserve"> waarbij de laatste een eigen interface heeft met het zaaksysteem en </w:t>
      </w:r>
      <w:del w:id="888" w:author="Joost Wijnings" w:date="2014-03-07T14:17:00Z">
        <w:r w:rsidR="00FB14B7" w:rsidDel="00435718">
          <w:delText xml:space="preserve">naar </w:delText>
        </w:r>
      </w:del>
      <w:ins w:id="889" w:author="Joost Wijnings" w:date="2014-03-07T14:17:00Z">
        <w:r w:rsidR="00435718">
          <w:t xml:space="preserve">aan </w:t>
        </w:r>
      </w:ins>
      <w:r w:rsidR="00FB14B7">
        <w:t>andere systemen</w:t>
      </w:r>
      <w:r w:rsidR="00557277">
        <w:t xml:space="preserve"> de </w:t>
      </w:r>
      <w:r w:rsidR="00FB14B7">
        <w:t xml:space="preserve">gespecificeerde </w:t>
      </w:r>
      <w:r w:rsidR="00557277">
        <w:t>services aanbiedt</w:t>
      </w:r>
      <w:r w:rsidR="00B25CC1">
        <w:t>.</w:t>
      </w:r>
      <w:r w:rsidR="00240EA4">
        <w:t xml:space="preserve"> </w:t>
      </w:r>
      <w:r w:rsidR="00FB14B7">
        <w:t xml:space="preserve">In dit geval voldoen </w:t>
      </w:r>
      <w:del w:id="890" w:author="Joost Wijnings" w:date="2014-03-07T14:18:00Z">
        <w:r w:rsidR="00FB14B7" w:rsidDel="00435718">
          <w:delText xml:space="preserve">deze  </w:delText>
        </w:r>
      </w:del>
      <w:ins w:id="891" w:author="Joost Wijnings" w:date="2014-03-07T14:18:00Z">
        <w:r w:rsidR="00435718">
          <w:t xml:space="preserve">dergelijke </w:t>
        </w:r>
      </w:ins>
      <w:r w:rsidR="00FB14B7">
        <w:t>softwareproducten afzonderlijk deels aan de specificatie.</w:t>
      </w:r>
      <w:ins w:id="892" w:author="Joost Wijnings" w:date="2014-03-07T14:18:00Z">
        <w:r w:rsidR="00435718">
          <w:t xml:space="preserve"> </w:t>
        </w:r>
      </w:ins>
      <w:r w:rsidR="00DD058F">
        <w:t>De specificatie beschrijft vier referentiecomponenten. Dit zijn:</w:t>
      </w:r>
    </w:p>
    <w:p w14:paraId="60C8E2D6" w14:textId="4CF0930A" w:rsidR="00DD058F" w:rsidRDefault="00DD058F" w:rsidP="00E666F8">
      <w:pPr>
        <w:numPr>
          <w:ilvl w:val="0"/>
          <w:numId w:val="19"/>
        </w:numPr>
      </w:pPr>
      <w:del w:id="893" w:author="Joost Wijnings" w:date="2014-03-07T14:40:00Z">
        <w:r w:rsidDel="00807C23">
          <w:delText xml:space="preserve">Zaaksysteem </w:delText>
        </w:r>
      </w:del>
      <w:ins w:id="894" w:author="Joost Wijnings" w:date="2014-03-18T09:21:00Z">
        <w:r w:rsidR="00786BD2">
          <w:t>Z</w:t>
        </w:r>
      </w:ins>
      <w:ins w:id="895" w:author="Joost Wijnings" w:date="2014-03-07T14:53:00Z">
        <w:r w:rsidR="007D1066">
          <w:t>aaksysteem</w:t>
        </w:r>
      </w:ins>
      <w:ins w:id="896" w:author="Joost Wijnings" w:date="2014-03-18T09:21:00Z">
        <w:r w:rsidR="00786BD2">
          <w:t xml:space="preserve"> (ZS</w:t>
        </w:r>
      </w:ins>
      <w:ins w:id="897" w:author="Joost Wijnings" w:date="2014-03-07T14:53:00Z">
        <w:r w:rsidR="007D1066">
          <w:t>)</w:t>
        </w:r>
      </w:ins>
      <w:ins w:id="898" w:author="Joost Wijnings" w:date="2014-03-07T14:40:00Z">
        <w:r w:rsidR="00807C23">
          <w:t>;</w:t>
        </w:r>
      </w:ins>
    </w:p>
    <w:p w14:paraId="15B30E6D" w14:textId="6C532648" w:rsidR="00DD058F" w:rsidRDefault="00DD058F" w:rsidP="00E666F8">
      <w:pPr>
        <w:numPr>
          <w:ilvl w:val="0"/>
          <w:numId w:val="19"/>
        </w:numPr>
      </w:pPr>
      <w:del w:id="899" w:author="Joost Wijnings" w:date="2014-03-18T09:21:00Z">
        <w:r w:rsidDel="00786BD2">
          <w:delText>DMS</w:delText>
        </w:r>
      </w:del>
      <w:ins w:id="900" w:author="Joost Wijnings" w:date="2014-03-18T09:21:00Z">
        <w:r w:rsidR="00786BD2">
          <w:t>D</w:t>
        </w:r>
      </w:ins>
      <w:ins w:id="901" w:author="Joost Wijnings" w:date="2014-03-07T14:53:00Z">
        <w:r w:rsidR="007D1066">
          <w:t>ocumentmanagementsysteem</w:t>
        </w:r>
      </w:ins>
      <w:ins w:id="902" w:author="Joost Wijnings" w:date="2014-03-18T09:21:00Z">
        <w:r w:rsidR="00786BD2">
          <w:t xml:space="preserve"> (DMS</w:t>
        </w:r>
      </w:ins>
      <w:ins w:id="903" w:author="Joost Wijnings" w:date="2014-03-07T14:53:00Z">
        <w:r w:rsidR="007D1066">
          <w:t>)</w:t>
        </w:r>
      </w:ins>
      <w:ins w:id="904" w:author="Joost Wijnings" w:date="2014-03-07T14:40:00Z">
        <w:r w:rsidR="00807C23">
          <w:t>;</w:t>
        </w:r>
      </w:ins>
    </w:p>
    <w:p w14:paraId="113D278B" w14:textId="59D2628B" w:rsidR="00DD058F" w:rsidRDefault="00E70B6C" w:rsidP="00E666F8">
      <w:pPr>
        <w:numPr>
          <w:ilvl w:val="0"/>
          <w:numId w:val="19"/>
        </w:numPr>
      </w:pPr>
      <w:del w:id="905" w:author="Joost Wijnings" w:date="2014-03-07T14:50:00Z">
        <w:r w:rsidDel="003758EA">
          <w:delText xml:space="preserve"> “</w:delText>
        </w:r>
      </w:del>
      <w:r w:rsidR="00DD058F">
        <w:t>Zaa</w:t>
      </w:r>
      <w:del w:id="906" w:author="Joost Wijnings" w:date="2014-03-07T14:19:00Z">
        <w:r w:rsidR="00DD058F" w:rsidDel="00435718">
          <w:delText xml:space="preserve">k </w:delText>
        </w:r>
      </w:del>
      <w:ins w:id="907" w:author="Joost Wijnings" w:date="2014-03-07T14:19:00Z">
        <w:r w:rsidR="00435718">
          <w:t>k</w:t>
        </w:r>
      </w:ins>
      <w:r w:rsidR="00DD058F">
        <w:t>service</w:t>
      </w:r>
      <w:del w:id="908" w:author="Joost Wijnings" w:date="2014-03-07T14:19:00Z">
        <w:r w:rsidR="00DD058F" w:rsidDel="00435718">
          <w:delText xml:space="preserve"> </w:delText>
        </w:r>
      </w:del>
      <w:r w:rsidR="00DD058F">
        <w:t>consumer</w:t>
      </w:r>
      <w:ins w:id="909" w:author="Joost Wijnings" w:date="2014-03-07T14:53:00Z">
        <w:r w:rsidR="007D1066">
          <w:t xml:space="preserve"> (</w:t>
        </w:r>
      </w:ins>
      <w:ins w:id="910" w:author="Joost Wijnings" w:date="2014-03-14T15:08:00Z">
        <w:r w:rsidR="00200F0D">
          <w:t xml:space="preserve">ZSC, </w:t>
        </w:r>
      </w:ins>
      <w:ins w:id="911" w:author="Joost Wijnings" w:date="2014-03-07T14:53:00Z">
        <w:r w:rsidR="007D1066">
          <w:t>de applicatie die gebruik maakt van de zaakservices)</w:t>
        </w:r>
      </w:ins>
      <w:del w:id="912" w:author="Joost Wijnings" w:date="2014-03-07T14:50:00Z">
        <w:r w:rsidR="00112595" w:rsidDel="003758EA">
          <w:delText>” applicatie</w:delText>
        </w:r>
      </w:del>
      <w:del w:id="913" w:author="Joost Wijnings" w:date="2014-03-07T14:40:00Z">
        <w:r w:rsidDel="00807C23">
          <w:delText xml:space="preserve"> </w:delText>
        </w:r>
      </w:del>
      <w:ins w:id="914" w:author="Joost Wijnings" w:date="2014-03-07T14:40:00Z">
        <w:r w:rsidR="00807C23">
          <w:t>;</w:t>
        </w:r>
      </w:ins>
    </w:p>
    <w:p w14:paraId="7222BEF5" w14:textId="6BB82EFB" w:rsidR="0011137C" w:rsidRPr="0011137C" w:rsidRDefault="00E70B6C" w:rsidP="00B0545F">
      <w:pPr>
        <w:numPr>
          <w:ilvl w:val="0"/>
          <w:numId w:val="19"/>
        </w:numPr>
      </w:pPr>
      <w:del w:id="915" w:author="Joost Wijnings" w:date="2014-03-07T14:50:00Z">
        <w:r w:rsidDel="003758EA">
          <w:delText xml:space="preserve"> “</w:delText>
        </w:r>
      </w:del>
      <w:r w:rsidR="00DD058F">
        <w:t>Document</w:t>
      </w:r>
      <w:del w:id="916" w:author="Joost Wijnings" w:date="2014-03-07T14:19:00Z">
        <w:r w:rsidR="00DD058F" w:rsidDel="00435718">
          <w:delText xml:space="preserve"> </w:delText>
        </w:r>
      </w:del>
      <w:r w:rsidR="00DD058F">
        <w:t>service</w:t>
      </w:r>
      <w:del w:id="917" w:author="Joost Wijnings" w:date="2014-03-07T14:19:00Z">
        <w:r w:rsidR="00DD058F" w:rsidDel="00435718">
          <w:delText xml:space="preserve"> </w:delText>
        </w:r>
      </w:del>
      <w:r w:rsidR="00DD058F">
        <w:t>consume</w:t>
      </w:r>
      <w:r w:rsidR="00B0545F">
        <w:t>r</w:t>
      </w:r>
      <w:ins w:id="918" w:author="Joost Wijnings" w:date="2014-03-07T14:53:00Z">
        <w:r w:rsidR="007D1066">
          <w:t xml:space="preserve"> (</w:t>
        </w:r>
      </w:ins>
      <w:ins w:id="919" w:author="Joost Wijnings" w:date="2014-03-14T15:09:00Z">
        <w:r w:rsidR="00200F0D">
          <w:t xml:space="preserve">DSC, </w:t>
        </w:r>
      </w:ins>
      <w:ins w:id="920" w:author="Joost Wijnings" w:date="2014-03-07T14:53:00Z">
        <w:r w:rsidR="007D1066">
          <w:t>de applicatie die gebruik maakt van de documentservices)</w:t>
        </w:r>
      </w:ins>
      <w:del w:id="921" w:author="Joost Wijnings" w:date="2014-03-07T14:51:00Z">
        <w:r w:rsidR="00112595" w:rsidDel="003758EA">
          <w:delText>” applicatie</w:delText>
        </w:r>
      </w:del>
      <w:ins w:id="922" w:author="Joost Wijnings" w:date="2014-03-07T14:40:00Z">
        <w:r w:rsidR="00807C23">
          <w:t>.</w:t>
        </w:r>
      </w:ins>
    </w:p>
    <w:p w14:paraId="3A04B770" w14:textId="77777777" w:rsidR="0011137C" w:rsidRDefault="0011137C" w:rsidP="00B0545F"/>
    <w:p w14:paraId="7B8E0181" w14:textId="77777777" w:rsidR="004A05B4" w:rsidRDefault="00B0545F" w:rsidP="00B0545F">
      <w:pPr>
        <w:rPr>
          <w:ins w:id="923" w:author="Joost Wijnings" w:date="2014-03-07T14:22:00Z"/>
        </w:rPr>
      </w:pPr>
      <w:r>
        <w:t xml:space="preserve">Naast een functionele beschrijving verbindt de specificatie ook technische en functionele eisen aan deze referentiecomponenten. Om te voldoen aan de standaard moet een softwareproduct één of meer van de referentiecomponenten invullen en daarnaast aan alle bijbehorende technische en functionele eisen voldoen. </w:t>
      </w:r>
    </w:p>
    <w:p w14:paraId="61FE1608" w14:textId="11DCBE48" w:rsidR="00E33F67" w:rsidRDefault="00E33F67" w:rsidP="00B0545F">
      <w:del w:id="924" w:author="Joost Wijnings" w:date="2014-03-07T14:22:00Z">
        <w:r w:rsidDel="004A05B4">
          <w:lastRenderedPageBreak/>
          <w:br/>
        </w:r>
      </w:del>
    </w:p>
    <w:p w14:paraId="6BA022A5" w14:textId="77777777" w:rsidR="00E33F67" w:rsidRDefault="00E33F67" w:rsidP="00FA1BBE">
      <w:r>
        <w:t xml:space="preserve">De volgende paragrafen </w:t>
      </w:r>
      <w:r w:rsidR="00AC5F70">
        <w:t>geven een functionele beschrijving van de referentiecomponenten.</w:t>
      </w:r>
      <w:r w:rsidR="0011137C">
        <w:t xml:space="preserve"> </w:t>
      </w:r>
    </w:p>
    <w:p w14:paraId="795E09CD" w14:textId="042020A9" w:rsidR="00B95F6A" w:rsidRDefault="00B95F6A" w:rsidP="002348B3">
      <w:pPr>
        <w:pStyle w:val="Kop3"/>
      </w:pPr>
      <w:bookmarkStart w:id="925" w:name="_Toc402174418"/>
      <w:r>
        <w:t>Referentiecomponent Zaaksysteem</w:t>
      </w:r>
      <w:ins w:id="926" w:author="Joost Wijnings" w:date="2014-03-14T15:05:00Z">
        <w:r w:rsidR="00200F0D">
          <w:t xml:space="preserve"> (ZS)</w:t>
        </w:r>
      </w:ins>
      <w:bookmarkEnd w:id="925"/>
    </w:p>
    <w:p w14:paraId="27AAF309" w14:textId="2F5F468C" w:rsidR="00852BAA" w:rsidRDefault="00B95F6A" w:rsidP="00746B6E">
      <w:r>
        <w:t xml:space="preserve">Een </w:t>
      </w:r>
      <w:del w:id="927" w:author="Joost Wijnings" w:date="2014-03-07T14:43:00Z">
        <w:r w:rsidDel="00082CC2">
          <w:delText xml:space="preserve">zaaksysteem </w:delText>
        </w:r>
      </w:del>
      <w:ins w:id="928" w:author="Joost Wijnings" w:date="2014-03-07T14:43:00Z">
        <w:r w:rsidR="00082CC2">
          <w:t xml:space="preserve">ZS </w:t>
        </w:r>
      </w:ins>
      <w:r>
        <w:t xml:space="preserve">zorgt </w:t>
      </w:r>
      <w:r w:rsidR="0089380B">
        <w:t xml:space="preserve">op hoofdlijnen </w:t>
      </w:r>
      <w:r w:rsidRPr="00B95F6A">
        <w:t>voor registratie va</w:t>
      </w:r>
      <w:r w:rsidR="00766337">
        <w:t xml:space="preserve">n zaak- en daaraan gerelateerde </w:t>
      </w:r>
      <w:r w:rsidRPr="00B95F6A">
        <w:t>statusgegevens. Vanuit dit systeem kunnen zowel interne als externe stakeholders inzicht krijgen in de status</w:t>
      </w:r>
      <w:r w:rsidR="00A62619">
        <w:t xml:space="preserve">, de bij de uitvoering betrokken partijen, de </w:t>
      </w:r>
      <w:r w:rsidRPr="00B95F6A">
        <w:t>doorlooptijd van afhandeling van zaken en daarmee ook in de kwaliteit van uitvoer van het proces.</w:t>
      </w:r>
      <w:r w:rsidR="00381FCF">
        <w:t xml:space="preserve"> Zaken worden beheer</w:t>
      </w:r>
      <w:r w:rsidR="00A62619">
        <w:t>d</w:t>
      </w:r>
      <w:r w:rsidR="00381FCF">
        <w:t xml:space="preserve"> </w:t>
      </w:r>
      <w:r w:rsidR="00381FCF" w:rsidRPr="00381FCF">
        <w:t>conform het RGBZ en de Z</w:t>
      </w:r>
      <w:r w:rsidR="00381FCF">
        <w:t>TC</w:t>
      </w:r>
      <w:r w:rsidR="00381FCF" w:rsidRPr="00381FCF">
        <w:t>.</w:t>
      </w:r>
      <w:r w:rsidR="00381FCF">
        <w:t xml:space="preserve"> </w:t>
      </w:r>
    </w:p>
    <w:p w14:paraId="643A79F5" w14:textId="77777777" w:rsidR="0039686A" w:rsidRDefault="0039686A" w:rsidP="00746B6E"/>
    <w:p w14:paraId="3265961B" w14:textId="4A94A5D3" w:rsidR="00852BAA" w:rsidRDefault="0039686A" w:rsidP="00746B6E">
      <w:r>
        <w:t xml:space="preserve">Volgens GEMMA worden zaakgegevens binnen een gemeente digitaal vastgelegd in een zakenmagazijn. In deze specificatie wordt ervan uitgegaan dat het </w:t>
      </w:r>
      <w:del w:id="929" w:author="Joost Wijnings" w:date="2014-03-07T14:43:00Z">
        <w:r w:rsidDel="00082CC2">
          <w:delText xml:space="preserve">Zaaksysteem </w:delText>
        </w:r>
      </w:del>
      <w:ins w:id="930" w:author="Joost Wijnings" w:date="2014-03-07T14:43:00Z">
        <w:r w:rsidR="00082CC2">
          <w:t xml:space="preserve">ZS </w:t>
        </w:r>
      </w:ins>
      <w:r>
        <w:t xml:space="preserve">een </w:t>
      </w:r>
      <w:del w:id="931" w:author="Joost Wijnings" w:date="2014-03-07T14:43:00Z">
        <w:r w:rsidDel="00082CC2">
          <w:delText>Z</w:delText>
        </w:r>
      </w:del>
      <w:ins w:id="932" w:author="Joost Wijnings" w:date="2014-03-07T14:43:00Z">
        <w:r w:rsidR="00082CC2">
          <w:t>z</w:t>
        </w:r>
      </w:ins>
      <w:r>
        <w:t xml:space="preserve">akenmagazijn incorporeert. Een </w:t>
      </w:r>
      <w:ins w:id="933" w:author="Joost Wijnings" w:date="2014-03-07T14:44:00Z">
        <w:r w:rsidR="00082CC2">
          <w:t xml:space="preserve">ZS </w:t>
        </w:r>
      </w:ins>
      <w:del w:id="934" w:author="Joost Wijnings" w:date="2014-03-07T14:43:00Z">
        <w:r w:rsidDel="00082CC2">
          <w:delText>Z</w:delText>
        </w:r>
      </w:del>
      <w:del w:id="935" w:author="Joost Wijnings" w:date="2014-03-07T14:44:00Z">
        <w:r w:rsidDel="00082CC2">
          <w:delText xml:space="preserve">aaksysteem </w:delText>
        </w:r>
      </w:del>
      <w:r>
        <w:t xml:space="preserve">is een </w:t>
      </w:r>
      <w:del w:id="936" w:author="Joost Wijnings" w:date="2014-03-07T14:43:00Z">
        <w:r w:rsidDel="00082CC2">
          <w:delText>Z</w:delText>
        </w:r>
      </w:del>
      <w:ins w:id="937" w:author="Joost Wijnings" w:date="2014-03-07T14:43:00Z">
        <w:r w:rsidR="00082CC2">
          <w:t>z</w:t>
        </w:r>
      </w:ins>
      <w:r>
        <w:t>akenmagazijn plus de functionaliteit om (geautomatiseerd) de voortgang van zaken te kunnen bewaken met een actieve signalering (GEMMA informatiearchitectuur 1.0 p</w:t>
      </w:r>
      <w:ins w:id="938" w:author="Joost Wijnings" w:date="2014-03-07T14:42:00Z">
        <w:r w:rsidR="00807C23">
          <w:t>.</w:t>
        </w:r>
      </w:ins>
      <w:r>
        <w:t xml:space="preserve">41). </w:t>
      </w:r>
    </w:p>
    <w:p w14:paraId="7E3C4513" w14:textId="77777777" w:rsidR="00456825" w:rsidRDefault="00456825" w:rsidP="00746B6E">
      <w:pPr>
        <w:rPr>
          <w:ins w:id="939" w:author="Joost Wijnings" w:date="2014-03-07T14:59:00Z"/>
        </w:rPr>
      </w:pPr>
    </w:p>
    <w:p w14:paraId="1DDB555D" w14:textId="02669A98" w:rsidR="007D1066" w:rsidDel="007D1066" w:rsidRDefault="007D1066" w:rsidP="00746B6E">
      <w:pPr>
        <w:rPr>
          <w:del w:id="940" w:author="Joost Wijnings" w:date="2014-03-07T14:59:00Z"/>
        </w:rPr>
      </w:pPr>
    </w:p>
    <w:p w14:paraId="6932DDBD" w14:textId="4A07A278" w:rsidR="00456825" w:rsidRDefault="00456825" w:rsidP="00456825">
      <w:pPr>
        <w:keepNext/>
      </w:pPr>
      <w:r>
        <w:lastRenderedPageBreak/>
        <w:t xml:space="preserve">Het </w:t>
      </w:r>
      <w:del w:id="941" w:author="Joost Wijnings" w:date="2014-03-07T14:42:00Z">
        <w:r w:rsidDel="00807C23">
          <w:delText xml:space="preserve">Zaaksysteem </w:delText>
        </w:r>
      </w:del>
      <w:ins w:id="942" w:author="Joost Wijnings" w:date="2014-03-07T14:42:00Z">
        <w:r w:rsidR="00807C23">
          <w:t xml:space="preserve">ZS </w:t>
        </w:r>
      </w:ins>
      <w:r>
        <w:t>ondersteunt de volgende functionaliteit:</w:t>
      </w:r>
    </w:p>
    <w:p w14:paraId="5F7194F8" w14:textId="2386A233" w:rsidR="00456825" w:rsidRDefault="00456825" w:rsidP="00E666F8">
      <w:pPr>
        <w:keepNext/>
        <w:numPr>
          <w:ilvl w:val="0"/>
          <w:numId w:val="6"/>
        </w:numPr>
      </w:pPr>
      <w:r>
        <w:t xml:space="preserve">Het bieden van een </w:t>
      </w:r>
      <w:del w:id="943" w:author="Joost Wijnings" w:date="2014-03-10T09:29:00Z">
        <w:r w:rsidR="00E940BF" w:rsidDel="00237DAF">
          <w:delText xml:space="preserve">StUF </w:delText>
        </w:r>
      </w:del>
      <w:ins w:id="944" w:author="Joost Wijnings" w:date="2014-03-10T09:29:00Z">
        <w:r w:rsidR="00237DAF">
          <w:t>StUF-</w:t>
        </w:r>
      </w:ins>
      <w:del w:id="945" w:author="Joost Wijnings" w:date="2014-03-08T03:13:00Z">
        <w:r w:rsidR="00E940BF" w:rsidDel="009037D9">
          <w:delText xml:space="preserve">ZKN </w:delText>
        </w:r>
      </w:del>
      <w:ins w:id="946" w:author="Joost Wijnings" w:date="2014-03-08T03:13:00Z">
        <w:r w:rsidR="009037D9">
          <w:t>ZKN-</w:t>
        </w:r>
      </w:ins>
      <w:r w:rsidR="00E940BF">
        <w:t xml:space="preserve">interface </w:t>
      </w:r>
      <w:r>
        <w:t xml:space="preserve">om zaakgegevens te </w:t>
      </w:r>
      <w:r w:rsidR="00CC2FB0">
        <w:t>onderhouden</w:t>
      </w:r>
      <w:r>
        <w:t xml:space="preserve"> en raadplegen;</w:t>
      </w:r>
    </w:p>
    <w:p w14:paraId="236CCADB" w14:textId="23FF86C4" w:rsidR="00456825" w:rsidRPr="00456825" w:rsidRDefault="00456825" w:rsidP="00E666F8">
      <w:pPr>
        <w:keepNext/>
        <w:numPr>
          <w:ilvl w:val="0"/>
          <w:numId w:val="6"/>
        </w:numPr>
      </w:pPr>
      <w:r>
        <w:t xml:space="preserve">Het bieden van een </w:t>
      </w:r>
      <w:del w:id="947" w:author="Joost Wijnings" w:date="2014-03-10T09:29:00Z">
        <w:r w:rsidR="00E940BF" w:rsidDel="00237DAF">
          <w:delText xml:space="preserve">StUF </w:delText>
        </w:r>
      </w:del>
      <w:ins w:id="948" w:author="Joost Wijnings" w:date="2014-03-10T09:29:00Z">
        <w:r w:rsidR="00237DAF">
          <w:t>StUF-</w:t>
        </w:r>
      </w:ins>
      <w:del w:id="949" w:author="Joost Wijnings" w:date="2014-03-08T03:13:00Z">
        <w:r w:rsidR="00E940BF" w:rsidDel="009037D9">
          <w:delText xml:space="preserve">ZKN </w:delText>
        </w:r>
      </w:del>
      <w:ins w:id="950" w:author="Joost Wijnings" w:date="2014-03-08T03:13:00Z">
        <w:r w:rsidR="009037D9">
          <w:t>ZKN-</w:t>
        </w:r>
      </w:ins>
      <w:r>
        <w:t xml:space="preserve">interface om </w:t>
      </w:r>
      <w:r w:rsidR="007F27BA">
        <w:t xml:space="preserve">het onderhouden en raadplegen van </w:t>
      </w:r>
      <w:r>
        <w:t xml:space="preserve">zaakdocumenten te </w:t>
      </w:r>
      <w:r w:rsidR="007F27BA">
        <w:t>faciliteren (daadwerkelijk</w:t>
      </w:r>
      <w:r w:rsidR="007B00FA">
        <w:t xml:space="preserve"> </w:t>
      </w:r>
      <w:r w:rsidR="007F27BA">
        <w:t>beheer vindt plaats in DMS)</w:t>
      </w:r>
      <w:r>
        <w:t>;</w:t>
      </w:r>
    </w:p>
    <w:p w14:paraId="1FAF0874" w14:textId="46F462A1" w:rsidR="00456825" w:rsidRDefault="007B6DC4" w:rsidP="00E666F8">
      <w:pPr>
        <w:keepNext/>
        <w:numPr>
          <w:ilvl w:val="0"/>
          <w:numId w:val="6"/>
        </w:numPr>
      </w:pPr>
      <w:r>
        <w:t>Synchroniseren met zaakgegevens u</w:t>
      </w:r>
      <w:r w:rsidR="00E940BF">
        <w:t>it het DMS o.b.v. CMIS</w:t>
      </w:r>
      <w:ins w:id="951" w:author="Joost Wijnings" w:date="2014-03-07T14:43:00Z">
        <w:r w:rsidR="00082CC2">
          <w:t xml:space="preserve">. </w:t>
        </w:r>
      </w:ins>
    </w:p>
    <w:p w14:paraId="18E41C44" w14:textId="77777777" w:rsidR="00E4446C" w:rsidRDefault="00E4446C" w:rsidP="00E4446C">
      <w:pPr>
        <w:keepNext/>
      </w:pPr>
    </w:p>
    <w:p w14:paraId="415C9769" w14:textId="77777777" w:rsidR="00217883" w:rsidRDefault="00CC2FB0" w:rsidP="00E4446C">
      <w:pPr>
        <w:keepNext/>
        <w:rPr>
          <w:ins w:id="952" w:author="Joost Wijnings" w:date="2014-03-14T11:54:00Z"/>
        </w:rPr>
      </w:pPr>
      <w:r>
        <w:t xml:space="preserve">In </w:t>
      </w:r>
      <w:r w:rsidR="00F04DF1">
        <w:fldChar w:fldCharType="begin"/>
      </w:r>
      <w:r w:rsidR="00F04DF1">
        <w:instrText xml:space="preserve"> REF _Ref302745025 \h </w:instrText>
      </w:r>
      <w:r w:rsidR="00F04DF1">
        <w:fldChar w:fldCharType="separate"/>
      </w:r>
      <w:ins w:id="953" w:author="Joost Wijnings" w:date="2014-04-07T10:21:00Z">
        <w:r w:rsidR="0053520C" w:rsidRPr="00B76323">
          <w:t xml:space="preserve">Figuur </w:t>
        </w:r>
        <w:r w:rsidR="0053520C">
          <w:rPr>
            <w:noProof/>
          </w:rPr>
          <w:t>3</w:t>
        </w:r>
      </w:ins>
      <w:del w:id="954" w:author="Joost Wijnings" w:date="2014-03-07T14:59:00Z">
        <w:r w:rsidR="00F04DF1" w:rsidRPr="00B76323" w:rsidDel="007D1066">
          <w:delText xml:space="preserve">Figuur </w:delText>
        </w:r>
        <w:r w:rsidR="00F04DF1" w:rsidDel="007D1066">
          <w:rPr>
            <w:noProof/>
          </w:rPr>
          <w:delText>3</w:delText>
        </w:r>
      </w:del>
      <w:r w:rsidR="00F04DF1">
        <w:fldChar w:fldCharType="end"/>
      </w:r>
      <w:r w:rsidR="00F04DF1">
        <w:t xml:space="preserve"> en </w:t>
      </w:r>
      <w:r w:rsidR="00F04DF1">
        <w:fldChar w:fldCharType="begin"/>
      </w:r>
      <w:r w:rsidR="00F04DF1">
        <w:instrText xml:space="preserve"> REF _Ref347788132 \h </w:instrText>
      </w:r>
      <w:r w:rsidR="00F04DF1">
        <w:fldChar w:fldCharType="separate"/>
      </w:r>
      <w:ins w:id="955" w:author="Joost Wijnings" w:date="2014-04-07T10:21:00Z">
        <w:r w:rsidR="0053520C" w:rsidRPr="00B76323">
          <w:t xml:space="preserve">Figuur </w:t>
        </w:r>
        <w:r w:rsidR="0053520C">
          <w:rPr>
            <w:noProof/>
          </w:rPr>
          <w:t>4</w:t>
        </w:r>
      </w:ins>
      <w:del w:id="956" w:author="Joost Wijnings" w:date="2014-04-07T10:21:00Z">
        <w:r w:rsidR="00F04DF1" w:rsidRPr="00B76323" w:rsidDel="0053520C">
          <w:delText xml:space="preserve">Figuur </w:delText>
        </w:r>
        <w:r w:rsidR="00F04DF1" w:rsidDel="0053520C">
          <w:rPr>
            <w:noProof/>
          </w:rPr>
          <w:delText>4</w:delText>
        </w:r>
      </w:del>
      <w:r w:rsidR="00F04DF1">
        <w:fldChar w:fldCharType="end"/>
      </w:r>
      <w:r w:rsidR="00F04DF1">
        <w:t xml:space="preserve"> </w:t>
      </w:r>
      <w:r>
        <w:t>is schematisch weergegeven welke applicatiefuncties het ZS moet leveren en welke services worden gespecificeerd om deze applicatiefunctie te ondersteunen.</w:t>
      </w:r>
    </w:p>
    <w:p w14:paraId="021D132E" w14:textId="0B4806F4" w:rsidR="00E4446C" w:rsidRPr="007B6DC4" w:rsidRDefault="0072634A" w:rsidP="00E4446C">
      <w:pPr>
        <w:keepNext/>
      </w:pPr>
      <w:del w:id="957" w:author="Joost Wijnings" w:date="2014-03-14T11:54:00Z">
        <w:r w:rsidDel="00217883">
          <w:rPr>
            <w:noProof/>
            <w:lang w:eastAsia="nl-NL"/>
          </w:rPr>
          <w:drawing>
            <wp:inline distT="0" distB="0" distL="0" distR="0" wp14:anchorId="1138B0C0" wp14:editId="2AB21B8C">
              <wp:extent cx="4158762" cy="2700404"/>
              <wp:effectExtent l="0" t="0" r="0" b="0"/>
              <wp:docPr id="3" name="Afbeelding 3" descr="archimate-zaaksyste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mate-zaaksysteem"/>
                      <pic:cNvPicPr>
                        <a:picLocks noChangeAspect="1" noChangeArrowheads="1"/>
                      </pic:cNvPicPr>
                    </pic:nvPicPr>
                    <pic:blipFill>
                      <a:blip r:embed="rId15" cstate="print"/>
                      <a:srcRect/>
                      <a:stretch>
                        <a:fillRect/>
                      </a:stretch>
                    </pic:blipFill>
                    <pic:spPr bwMode="auto">
                      <a:xfrm>
                        <a:off x="0" y="0"/>
                        <a:ext cx="4178251" cy="2713059"/>
                      </a:xfrm>
                      <a:prstGeom prst="rect">
                        <a:avLst/>
                      </a:prstGeom>
                      <a:noFill/>
                      <a:ln w="9525">
                        <a:noFill/>
                        <a:miter lim="800000"/>
                        <a:headEnd/>
                        <a:tailEnd/>
                      </a:ln>
                    </pic:spPr>
                  </pic:pic>
                </a:graphicData>
              </a:graphic>
            </wp:inline>
          </w:drawing>
        </w:r>
      </w:del>
      <w:ins w:id="958" w:author="Joost Wijnings" w:date="2014-03-18T09:01:00Z">
        <w:r w:rsidR="006C6774">
          <w:rPr>
            <w:noProof/>
            <w:lang w:eastAsia="nl-NL"/>
          </w:rPr>
          <w:drawing>
            <wp:inline distT="0" distB="0" distL="0" distR="0" wp14:anchorId="653F69DF" wp14:editId="19AE009A">
              <wp:extent cx="5760720" cy="15125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12570"/>
                      </a:xfrm>
                      <a:prstGeom prst="rect">
                        <a:avLst/>
                      </a:prstGeom>
                    </pic:spPr>
                  </pic:pic>
                </a:graphicData>
              </a:graphic>
            </wp:inline>
          </w:drawing>
        </w:r>
      </w:ins>
    </w:p>
    <w:p w14:paraId="30758136" w14:textId="77777777" w:rsidR="007A13C7" w:rsidRDefault="00CC2FB0" w:rsidP="007B00FA">
      <w:pPr>
        <w:pStyle w:val="Bijschrift"/>
        <w:outlineLvl w:val="0"/>
        <w:rPr>
          <w:ins w:id="959" w:author="Joost Wijnings" w:date="2014-03-14T12:28:00Z"/>
        </w:rPr>
      </w:pPr>
      <w:bookmarkStart w:id="960" w:name="_Ref302745025"/>
      <w:r w:rsidRPr="00B76323">
        <w:t xml:space="preserve">Figuur </w:t>
      </w:r>
      <w:r w:rsidR="00112AED">
        <w:fldChar w:fldCharType="begin"/>
      </w:r>
      <w:r w:rsidR="00112AED">
        <w:instrText xml:space="preserve"> SEQ Figuur \* ARABIC </w:instrText>
      </w:r>
      <w:r w:rsidR="00112AED">
        <w:fldChar w:fldCharType="separate"/>
      </w:r>
      <w:r w:rsidR="0053520C">
        <w:rPr>
          <w:noProof/>
        </w:rPr>
        <w:t>3</w:t>
      </w:r>
      <w:r w:rsidR="00112AED">
        <w:rPr>
          <w:noProof/>
        </w:rPr>
        <w:fldChar w:fldCharType="end"/>
      </w:r>
      <w:bookmarkEnd w:id="960"/>
      <w:r w:rsidRPr="00B76323">
        <w:t xml:space="preserve">: Relatie tussen </w:t>
      </w:r>
      <w:r>
        <w:t>ZS</w:t>
      </w:r>
      <w:r w:rsidRPr="00B76323">
        <w:t>, applicatiefunctie en services (</w:t>
      </w:r>
      <w:r>
        <w:t>Raadplegen en onderhouden zaakgegevens</w:t>
      </w:r>
      <w:r w:rsidRPr="00B76323">
        <w:t>)</w:t>
      </w:r>
    </w:p>
    <w:p w14:paraId="38C9745D" w14:textId="77777777" w:rsidR="00686365" w:rsidRPr="007F64EB" w:rsidRDefault="00686365">
      <w:pPr>
        <w:pPrChange w:id="961" w:author="Joost Wijnings" w:date="2014-03-14T12:28:00Z">
          <w:pPr>
            <w:pStyle w:val="Bijschrift"/>
            <w:outlineLvl w:val="0"/>
          </w:pPr>
        </w:pPrChange>
      </w:pPr>
    </w:p>
    <w:p w14:paraId="26EAC29F" w14:textId="2BE0C0BF" w:rsidR="007A13C7" w:rsidRPr="007A13C7" w:rsidRDefault="0072634A" w:rsidP="007A13C7">
      <w:del w:id="962" w:author="Joost Wijnings" w:date="2014-03-14T12:27:00Z">
        <w:r w:rsidDel="00686365">
          <w:rPr>
            <w:noProof/>
            <w:lang w:eastAsia="nl-NL"/>
          </w:rPr>
          <w:lastRenderedPageBreak/>
          <w:drawing>
            <wp:inline distT="0" distB="0" distL="0" distR="0" wp14:anchorId="4EF39A3C" wp14:editId="58C58D9C">
              <wp:extent cx="4158000" cy="302327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158000" cy="3023278"/>
                      </a:xfrm>
                      <a:prstGeom prst="rect">
                        <a:avLst/>
                      </a:prstGeom>
                      <a:noFill/>
                      <a:ln w="9525">
                        <a:noFill/>
                        <a:miter lim="800000"/>
                        <a:headEnd/>
                        <a:tailEnd/>
                      </a:ln>
                    </pic:spPr>
                  </pic:pic>
                </a:graphicData>
              </a:graphic>
            </wp:inline>
          </w:drawing>
        </w:r>
      </w:del>
      <w:ins w:id="963" w:author="Joost Wijnings" w:date="2014-03-18T09:17:00Z">
        <w:r w:rsidR="006C6774">
          <w:rPr>
            <w:noProof/>
            <w:lang w:eastAsia="nl-NL"/>
          </w:rPr>
          <w:drawing>
            <wp:inline distT="0" distB="0" distL="0" distR="0" wp14:anchorId="684F33AE" wp14:editId="674E49FE">
              <wp:extent cx="5760720" cy="1817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17370"/>
                      </a:xfrm>
                      <a:prstGeom prst="rect">
                        <a:avLst/>
                      </a:prstGeom>
                    </pic:spPr>
                  </pic:pic>
                </a:graphicData>
              </a:graphic>
            </wp:inline>
          </w:drawing>
        </w:r>
      </w:ins>
    </w:p>
    <w:p w14:paraId="17391B9D" w14:textId="77777777" w:rsidR="007A13C7" w:rsidRDefault="007A13C7" w:rsidP="007A13C7">
      <w:pPr>
        <w:pStyle w:val="Bijschrift"/>
        <w:outlineLvl w:val="0"/>
      </w:pPr>
      <w:bookmarkStart w:id="964" w:name="_Ref347788132"/>
      <w:r w:rsidRPr="00B76323">
        <w:t xml:space="preserve">Figuur </w:t>
      </w:r>
      <w:r w:rsidR="00112AED">
        <w:fldChar w:fldCharType="begin"/>
      </w:r>
      <w:r w:rsidR="00112AED">
        <w:instrText xml:space="preserve"> SEQ Figuur \* ARABIC </w:instrText>
      </w:r>
      <w:r w:rsidR="00112AED">
        <w:fldChar w:fldCharType="separate"/>
      </w:r>
      <w:r w:rsidR="0053520C">
        <w:rPr>
          <w:noProof/>
        </w:rPr>
        <w:t>4</w:t>
      </w:r>
      <w:r w:rsidR="00112AED">
        <w:rPr>
          <w:noProof/>
        </w:rPr>
        <w:fldChar w:fldCharType="end"/>
      </w:r>
      <w:bookmarkEnd w:id="964"/>
      <w:r w:rsidRPr="00B76323">
        <w:t xml:space="preserve">: Relatie tussen </w:t>
      </w:r>
      <w:r>
        <w:t>ZS</w:t>
      </w:r>
      <w:r w:rsidRPr="00B76323">
        <w:t>, applicatiefunctie en services (</w:t>
      </w:r>
      <w:r>
        <w:t>Raadplegen en onderhouden zaakdocumenten</w:t>
      </w:r>
      <w:r w:rsidRPr="00B76323">
        <w:t>)</w:t>
      </w:r>
    </w:p>
    <w:p w14:paraId="04E52550" w14:textId="77777777" w:rsidR="0039686A" w:rsidRDefault="0039686A" w:rsidP="00746B6E"/>
    <w:p w14:paraId="65D52848" w14:textId="77777777" w:rsidR="00112595" w:rsidRDefault="00726297" w:rsidP="00746B6E">
      <w:r>
        <w:t xml:space="preserve">Hoofdstuk </w:t>
      </w:r>
      <w:r>
        <w:rPr>
          <w:highlight w:val="yellow"/>
        </w:rPr>
        <w:fldChar w:fldCharType="begin"/>
      </w:r>
      <w:r>
        <w:instrText xml:space="preserve"> REF _Ref326924313 \r \h </w:instrText>
      </w:r>
      <w:r>
        <w:rPr>
          <w:highlight w:val="yellow"/>
        </w:rPr>
      </w:r>
      <w:r>
        <w:rPr>
          <w:highlight w:val="yellow"/>
        </w:rPr>
        <w:fldChar w:fldCharType="separate"/>
      </w:r>
      <w:r w:rsidR="0053520C">
        <w:t>4</w:t>
      </w:r>
      <w:r>
        <w:rPr>
          <w:highlight w:val="yellow"/>
        </w:rPr>
        <w:fldChar w:fldCharType="end"/>
      </w:r>
      <w:r w:rsidR="00381FCF">
        <w:t xml:space="preserve"> beschrijft de technische en functionele eisen die deze specificatie aan deze referentiecomponent stelt.</w:t>
      </w:r>
    </w:p>
    <w:p w14:paraId="3D77312A" w14:textId="77777777" w:rsidR="00112595" w:rsidRDefault="00112595" w:rsidP="00112595">
      <w:pPr>
        <w:pStyle w:val="Kop4"/>
        <w:numPr>
          <w:ilvl w:val="0"/>
          <w:numId w:val="0"/>
        </w:numPr>
        <w:ind w:left="864" w:hanging="864"/>
      </w:pPr>
      <w:r>
        <w:t>Ondersteuning van RGBZ</w:t>
      </w:r>
    </w:p>
    <w:p w14:paraId="20A5FE63" w14:textId="0815BDCF" w:rsidR="00112595" w:rsidRDefault="00112595" w:rsidP="00112595">
      <w:r>
        <w:t>Om te bepalen welke RGBZ</w:t>
      </w:r>
      <w:ins w:id="965" w:author="Joost Wijnings" w:date="2014-03-08T03:32:00Z">
        <w:r w:rsidR="00084FC7">
          <w:t>-</w:t>
        </w:r>
      </w:ins>
      <w:del w:id="966" w:author="Joost Wijnings" w:date="2014-03-08T03:32:00Z">
        <w:r w:rsidDel="00084FC7">
          <w:delText xml:space="preserve"> </w:delText>
        </w:r>
      </w:del>
      <w:r>
        <w:t xml:space="preserve">attributen een ZS </w:t>
      </w:r>
      <w:r w:rsidR="00A31C6E">
        <w:t>moet kunnen</w:t>
      </w:r>
      <w:r>
        <w:t xml:space="preserve"> verwerken </w:t>
      </w:r>
      <w:r w:rsidR="00A31C6E">
        <w:t>moet duidelijk zijn welke attributen het ZS ondersteunt. De specificatie maakt onderscheid in twee vormen</w:t>
      </w:r>
      <w:del w:id="967" w:author="Joost Wijnings" w:date="2014-03-07T15:00:00Z">
        <w:r w:rsidR="00A31C6E" w:rsidDel="007D1066">
          <w:delText xml:space="preserve"> namelijk</w:delText>
        </w:r>
      </w:del>
      <w:r w:rsidR="00A31C6E">
        <w:t>:</w:t>
      </w:r>
    </w:p>
    <w:p w14:paraId="1B1CE58C" w14:textId="451F64AC" w:rsidR="00A31C6E" w:rsidRDefault="00A31C6E" w:rsidP="00A31C6E">
      <w:pPr>
        <w:numPr>
          <w:ilvl w:val="0"/>
          <w:numId w:val="43"/>
        </w:numPr>
      </w:pPr>
      <w:r>
        <w:t>Basisondersteuning: Het ZS ondersteunt alle RGBZ</w:t>
      </w:r>
      <w:ins w:id="968" w:author="Joost Wijnings" w:date="2014-03-08T03:32:00Z">
        <w:r w:rsidR="00084FC7">
          <w:t>-</w:t>
        </w:r>
      </w:ins>
      <w:del w:id="969" w:author="Joost Wijnings" w:date="2014-03-08T03:32:00Z">
        <w:r w:rsidDel="00084FC7">
          <w:delText xml:space="preserve"> </w:delText>
        </w:r>
      </w:del>
      <w:r>
        <w:t>objecttype</w:t>
      </w:r>
      <w:ins w:id="970" w:author="Joost Wijnings" w:date="2014-03-07T15:00:00Z">
        <w:r w:rsidR="007D1066">
          <w:t>n</w:t>
        </w:r>
      </w:ins>
      <w:r>
        <w:t>, attribuutsoorten en relati</w:t>
      </w:r>
      <w:r w:rsidR="001F1E43">
        <w:t>esoorten die genoemd zijn in de berichtspecificaties in hoofdstuk 4 en 5</w:t>
      </w:r>
      <w:r w:rsidR="001C404C">
        <w:t>. Dit betreft zowel de optionele als de verplichte elementen</w:t>
      </w:r>
      <w:r>
        <w:t>;</w:t>
      </w:r>
    </w:p>
    <w:p w14:paraId="3E9EED92" w14:textId="2430D53E" w:rsidR="00A31C6E" w:rsidRDefault="00A31C6E" w:rsidP="00A31C6E">
      <w:pPr>
        <w:numPr>
          <w:ilvl w:val="0"/>
          <w:numId w:val="43"/>
        </w:numPr>
      </w:pPr>
      <w:r>
        <w:t xml:space="preserve">Volledige ondersteuning: Het ZS ondersteunt alle </w:t>
      </w:r>
      <w:del w:id="971" w:author="Joost Wijnings" w:date="2014-03-10T10:45:00Z">
        <w:r w:rsidDel="00C24858">
          <w:delText xml:space="preserve">RGBZ </w:delText>
        </w:r>
      </w:del>
      <w:ins w:id="972" w:author="Joost Wijnings" w:date="2014-03-10T10:45:00Z">
        <w:r w:rsidR="00C24858">
          <w:t>RGBZ-</w:t>
        </w:r>
      </w:ins>
      <w:r>
        <w:t>objecttype</w:t>
      </w:r>
      <w:ins w:id="973" w:author="Joost Wijnings" w:date="2014-03-07T15:00:00Z">
        <w:r w:rsidR="007D1066">
          <w:t>n</w:t>
        </w:r>
      </w:ins>
      <w:r>
        <w:t>, attribuutsoorten en relatiesoorten.</w:t>
      </w:r>
      <w:r w:rsidR="00FF39BE">
        <w:t xml:space="preserve"> </w:t>
      </w:r>
    </w:p>
    <w:p w14:paraId="720CDF57" w14:textId="77777777" w:rsidR="00A31C6E" w:rsidRDefault="00A31C6E" w:rsidP="00A31C6E"/>
    <w:p w14:paraId="72E0FC9F" w14:textId="0B8F8453" w:rsidR="00A31C6E" w:rsidRDefault="00A31C6E" w:rsidP="00A31C6E">
      <w:pPr>
        <w:rPr>
          <w:ins w:id="974" w:author="Joost Wijnings" w:date="2014-06-24T10:38:00Z"/>
        </w:rPr>
      </w:pPr>
      <w:r>
        <w:t xml:space="preserve">De basisondersteuning moet </w:t>
      </w:r>
      <w:r w:rsidRPr="00083CF2">
        <w:rPr>
          <w:i/>
        </w:rPr>
        <w:t>minimaal</w:t>
      </w:r>
      <w:r>
        <w:t xml:space="preserve"> geleverd worden door het ZS om te voldoen aan deze specificatie. </w:t>
      </w:r>
      <w:r w:rsidR="00B164F0">
        <w:t>Indien het ZS het volledige RGBZ ondersteunt</w:t>
      </w:r>
      <w:ins w:id="975" w:author="Joost Wijnings" w:date="2014-03-07T14:48:00Z">
        <w:r w:rsidR="00082CC2">
          <w:t>,</w:t>
        </w:r>
      </w:ins>
      <w:r w:rsidR="00B164F0">
        <w:t xml:space="preserve"> </w:t>
      </w:r>
      <w:del w:id="976" w:author="Joost Wijnings" w:date="2014-03-07T14:48:00Z">
        <w:r w:rsidR="00B164F0" w:rsidDel="00082CC2">
          <w:delText xml:space="preserve">dan </w:delText>
        </w:r>
      </w:del>
      <w:r w:rsidR="00B164F0">
        <w:t xml:space="preserve">gelden er aanvullende eisen aan de verwerking van attributen de aangeleverd worden door de </w:t>
      </w:r>
      <w:del w:id="977" w:author="Joost Wijnings" w:date="2014-03-07T15:34:00Z">
        <w:r w:rsidR="00B164F0" w:rsidDel="005F2B36">
          <w:delText xml:space="preserve">Zaakservice </w:delText>
        </w:r>
      </w:del>
      <w:ins w:id="978" w:author="Joost Wijnings" w:date="2014-03-07T15:34:00Z">
        <w:r w:rsidR="005F2B36">
          <w:t>zaakservice</w:t>
        </w:r>
      </w:ins>
      <w:r w:rsidR="00B164F0">
        <w:t>consumer</w:t>
      </w:r>
      <w:ins w:id="979" w:author="Joost Wijnings" w:date="2014-03-14T15:06:00Z">
        <w:r w:rsidR="00200F0D">
          <w:t xml:space="preserve"> (ZSC)</w:t>
        </w:r>
      </w:ins>
      <w:r w:rsidR="00B164F0">
        <w:t xml:space="preserve">. In hoofdstuk </w:t>
      </w:r>
      <w:r w:rsidR="00B164F0">
        <w:fldChar w:fldCharType="begin"/>
      </w:r>
      <w:r w:rsidR="00B164F0">
        <w:instrText xml:space="preserve"> REF _Ref302740162 \r \h </w:instrText>
      </w:r>
      <w:r w:rsidR="00B164F0">
        <w:fldChar w:fldCharType="separate"/>
      </w:r>
      <w:r w:rsidR="0053520C">
        <w:t>4</w:t>
      </w:r>
      <w:r w:rsidR="00B164F0">
        <w:fldChar w:fldCharType="end"/>
      </w:r>
      <w:r w:rsidR="00B164F0">
        <w:t xml:space="preserve"> en </w:t>
      </w:r>
      <w:r w:rsidR="00B164F0">
        <w:fldChar w:fldCharType="begin"/>
      </w:r>
      <w:r w:rsidR="00B164F0">
        <w:instrText xml:space="preserve"> REF _Ref347781479 \r \h </w:instrText>
      </w:r>
      <w:r w:rsidR="00B164F0">
        <w:fldChar w:fldCharType="separate"/>
      </w:r>
      <w:r w:rsidR="0053520C">
        <w:t>5</w:t>
      </w:r>
      <w:r w:rsidR="00B164F0">
        <w:fldChar w:fldCharType="end"/>
      </w:r>
      <w:r w:rsidR="00B164F0">
        <w:t xml:space="preserve"> wordt waar relevant aangegeven welke aanvullende eisen gelden.</w:t>
      </w:r>
      <w:ins w:id="980" w:author="Joost Wijnings" w:date="2014-06-24T10:38:00Z">
        <w:r w:rsidR="00013AFF">
          <w:br/>
        </w:r>
      </w:ins>
    </w:p>
    <w:p w14:paraId="73272720" w14:textId="18A3D8D3" w:rsidR="00013AFF" w:rsidRPr="00792800" w:rsidRDefault="00013AFF" w:rsidP="00013AFF">
      <w:pPr>
        <w:rPr>
          <w:ins w:id="981" w:author="Joost Wijnings" w:date="2014-06-24T10:39:00Z"/>
          <w:b/>
          <w:color w:val="FF0000"/>
          <w:highlight w:val="yellow"/>
        </w:rPr>
      </w:pPr>
      <w:ins w:id="982" w:author="Joost Wijnings" w:date="2014-06-24T10:39:00Z">
        <w:r w:rsidRPr="00792800">
          <w:rPr>
            <w:b/>
            <w:color w:val="FF0000"/>
            <w:highlight w:val="yellow"/>
          </w:rPr>
          <w:lastRenderedPageBreak/>
          <w:t xml:space="preserve">[voorgestelde </w:t>
        </w:r>
        <w:r>
          <w:rPr>
            <w:b/>
            <w:color w:val="FF0000"/>
            <w:highlight w:val="yellow"/>
          </w:rPr>
          <w:t>aanpassing aan deze paragraaf (2</w:t>
        </w:r>
        <w:r w:rsidRPr="00792800">
          <w:rPr>
            <w:b/>
            <w:color w:val="FF0000"/>
            <w:highlight w:val="yellow"/>
          </w:rPr>
          <w:t>.</w:t>
        </w:r>
        <w:r>
          <w:rPr>
            <w:b/>
            <w:color w:val="FF0000"/>
            <w:highlight w:val="yellow"/>
          </w:rPr>
          <w:t>2.1</w:t>
        </w:r>
        <w:r w:rsidRPr="00792800">
          <w:rPr>
            <w:b/>
            <w:color w:val="FF0000"/>
            <w:highlight w:val="yellow"/>
          </w:rPr>
          <w:t>) tbv [ZDS-2</w:t>
        </w:r>
        <w:r>
          <w:rPr>
            <w:b/>
            <w:color w:val="FF0000"/>
            <w:highlight w:val="yellow"/>
          </w:rPr>
          <w:t>8</w:t>
        </w:r>
        <w:r w:rsidRPr="00792800">
          <w:rPr>
            <w:b/>
            <w:color w:val="FF0000"/>
            <w:highlight w:val="yellow"/>
          </w:rPr>
          <w:t>] (24-6-2014 – doc versie 1.</w:t>
        </w:r>
      </w:ins>
      <w:ins w:id="983" w:author="Joost Wijnings" w:date="2014-09-02T08:49:00Z">
        <w:r w:rsidR="007E4C8F">
          <w:rPr>
            <w:b/>
            <w:color w:val="FF0000"/>
            <w:highlight w:val="yellow"/>
          </w:rPr>
          <w:t>1.0</w:t>
        </w:r>
      </w:ins>
      <w:ins w:id="984" w:author="Joost Wijnings" w:date="2014-06-24T10:39:00Z">
        <w:r w:rsidRPr="00792800">
          <w:rPr>
            <w:b/>
            <w:color w:val="FF0000"/>
            <w:highlight w:val="yellow"/>
          </w:rPr>
          <w:t>-</w:t>
        </w:r>
      </w:ins>
      <w:ins w:id="985" w:author="Joost Wijnings" w:date="2014-09-02T08:49:00Z">
        <w:r w:rsidR="007E4C8F">
          <w:rPr>
            <w:b/>
            <w:color w:val="FF0000"/>
            <w:highlight w:val="yellow"/>
          </w:rPr>
          <w:t>CONCEPT-</w:t>
        </w:r>
      </w:ins>
      <w:ins w:id="986" w:author="Joost Wijnings" w:date="2014-06-24T10:39:00Z">
        <w:r w:rsidRPr="00792800">
          <w:rPr>
            <w:b/>
            <w:color w:val="FF0000"/>
            <w:highlight w:val="yellow"/>
          </w:rPr>
          <w:t>02]</w:t>
        </w:r>
      </w:ins>
    </w:p>
    <w:p w14:paraId="4014E6A5" w14:textId="2B657DB2" w:rsidR="00013AFF" w:rsidRPr="00013AFF" w:rsidRDefault="00013AFF" w:rsidP="00013AFF">
      <w:pPr>
        <w:rPr>
          <w:ins w:id="987" w:author="Joost Wijnings" w:date="2014-06-24T10:40:00Z"/>
          <w:b/>
          <w:highlight w:val="yellow"/>
          <w:rPrChange w:id="988" w:author="Joost Wijnings" w:date="2014-06-24T10:42:00Z">
            <w:rPr>
              <w:ins w:id="989" w:author="Joost Wijnings" w:date="2014-06-24T10:40:00Z"/>
              <w:b/>
            </w:rPr>
          </w:rPrChange>
        </w:rPr>
      </w:pPr>
      <w:ins w:id="990" w:author="Joost Wijnings" w:date="2014-06-24T10:39:00Z">
        <w:r w:rsidRPr="00013AFF">
          <w:rPr>
            <w:b/>
            <w:highlight w:val="yellow"/>
          </w:rPr>
          <w:t xml:space="preserve">URL: </w:t>
        </w:r>
      </w:ins>
      <w:ins w:id="991" w:author="Joost Wijnings" w:date="2014-06-24T10:40:00Z">
        <w:r w:rsidRPr="00013AFF">
          <w:rPr>
            <w:b/>
            <w:highlight w:val="yellow"/>
            <w:rPrChange w:id="992" w:author="Joost Wijnings" w:date="2014-06-24T10:42:00Z">
              <w:rPr>
                <w:b/>
              </w:rPr>
            </w:rPrChange>
          </w:rPr>
          <w:fldChar w:fldCharType="begin"/>
        </w:r>
        <w:r w:rsidRPr="00013AFF">
          <w:rPr>
            <w:b/>
            <w:highlight w:val="yellow"/>
            <w:rPrChange w:id="993" w:author="Joost Wijnings" w:date="2014-06-24T10:42:00Z">
              <w:rPr>
                <w:b/>
              </w:rPr>
            </w:rPrChange>
          </w:rPr>
          <w:instrText xml:space="preserve"> HYPERLINK "</w:instrText>
        </w:r>
      </w:ins>
      <w:ins w:id="994" w:author="Joost Wijnings" w:date="2014-06-24T10:39:00Z">
        <w:r w:rsidRPr="00013AFF">
          <w:rPr>
            <w:b/>
            <w:highlight w:val="yellow"/>
            <w:rPrChange w:id="995" w:author="Joost Wijnings" w:date="2014-06-24T10:42:00Z">
              <w:rPr>
                <w:b/>
              </w:rPr>
            </w:rPrChange>
          </w:rPr>
          <w:instrText>https://new.kinggemeenten.nl/zaak-document-services-10/binnen-cmis-geen-in-zaakidentificatie</w:instrText>
        </w:r>
      </w:ins>
      <w:ins w:id="996" w:author="Joost Wijnings" w:date="2014-06-24T10:40:00Z">
        <w:r w:rsidRPr="00013AFF">
          <w:rPr>
            <w:b/>
            <w:highlight w:val="yellow"/>
            <w:rPrChange w:id="997" w:author="Joost Wijnings" w:date="2014-06-24T10:42:00Z">
              <w:rPr>
                <w:b/>
              </w:rPr>
            </w:rPrChange>
          </w:rPr>
          <w:instrText xml:space="preserve">" </w:instrText>
        </w:r>
        <w:r w:rsidRPr="00013AFF">
          <w:rPr>
            <w:b/>
            <w:highlight w:val="yellow"/>
            <w:rPrChange w:id="998" w:author="Joost Wijnings" w:date="2014-06-24T10:42:00Z">
              <w:rPr>
                <w:b/>
              </w:rPr>
            </w:rPrChange>
          </w:rPr>
          <w:fldChar w:fldCharType="separate"/>
        </w:r>
      </w:ins>
      <w:ins w:id="999" w:author="Joost Wijnings" w:date="2014-06-24T10:39:00Z">
        <w:r w:rsidRPr="00013AFF">
          <w:rPr>
            <w:rStyle w:val="Hyperlink"/>
            <w:b/>
            <w:highlight w:val="yellow"/>
            <w:rPrChange w:id="1000" w:author="Joost Wijnings" w:date="2014-06-24T10:42:00Z">
              <w:rPr>
                <w:rStyle w:val="Hyperlink"/>
                <w:b/>
              </w:rPr>
            </w:rPrChange>
          </w:rPr>
          <w:t>https://new.kinggemeenten.nl/zaak-document-services-10/binnen-cmis-geen-in-zaakidentificatie</w:t>
        </w:r>
      </w:ins>
      <w:ins w:id="1001" w:author="Joost Wijnings" w:date="2014-06-24T10:40:00Z">
        <w:r w:rsidRPr="00013AFF">
          <w:rPr>
            <w:b/>
            <w:highlight w:val="yellow"/>
            <w:rPrChange w:id="1002" w:author="Joost Wijnings" w:date="2014-06-24T10:42:00Z">
              <w:rPr>
                <w:b/>
              </w:rPr>
            </w:rPrChange>
          </w:rPr>
          <w:fldChar w:fldCharType="end"/>
        </w:r>
      </w:ins>
    </w:p>
    <w:p w14:paraId="478899F0" w14:textId="2D49E387" w:rsidR="00013AFF" w:rsidRPr="00013AFF" w:rsidRDefault="00013AFF" w:rsidP="00013AFF">
      <w:pPr>
        <w:rPr>
          <w:ins w:id="1003" w:author="Joost Wijnings" w:date="2014-06-24T10:41:00Z"/>
          <w:highlight w:val="yellow"/>
          <w:rPrChange w:id="1004" w:author="Joost Wijnings" w:date="2014-06-24T10:42:00Z">
            <w:rPr>
              <w:ins w:id="1005" w:author="Joost Wijnings" w:date="2014-06-24T10:41:00Z"/>
            </w:rPr>
          </w:rPrChange>
        </w:rPr>
      </w:pPr>
      <w:ins w:id="1006" w:author="Joost Wijnings" w:date="2014-06-24T10:40:00Z">
        <w:r w:rsidRPr="00013AFF">
          <w:rPr>
            <w:highlight w:val="yellow"/>
            <w:rPrChange w:id="1007" w:author="Joost Wijnings" w:date="2014-06-24T10:42:00Z">
              <w:rPr/>
            </w:rPrChange>
          </w:rPr>
          <w:t xml:space="preserve">Door de wijze waarop CMIS in deze standaard wordt gebruikt, is het helaas noodzakelijk om binnen deze specificatie een beperking op te leggen aan de opmaak van de zaakidentificatie. De volgende karakters zijn niet mogelijk als element van een folderstructuur en CMIS en derhalve niet toegestaan in een zaakidentificatie: </w:t>
        </w:r>
      </w:ins>
    </w:p>
    <w:p w14:paraId="42C626E0" w14:textId="77777777" w:rsidR="00013AFF" w:rsidRPr="00013AFF" w:rsidRDefault="00013AFF">
      <w:pPr>
        <w:pStyle w:val="Lijstalinea"/>
        <w:numPr>
          <w:ilvl w:val="0"/>
          <w:numId w:val="59"/>
        </w:numPr>
        <w:rPr>
          <w:ins w:id="1008" w:author="Joost Wijnings" w:date="2014-06-24T10:41:00Z"/>
          <w:highlight w:val="yellow"/>
          <w:rPrChange w:id="1009" w:author="Joost Wijnings" w:date="2014-06-24T10:42:00Z">
            <w:rPr>
              <w:ins w:id="1010" w:author="Joost Wijnings" w:date="2014-06-24T10:41:00Z"/>
            </w:rPr>
          </w:rPrChange>
        </w:rPr>
        <w:pPrChange w:id="1011" w:author="Joost Wijnings" w:date="2014-06-24T10:41:00Z">
          <w:pPr/>
        </w:pPrChange>
      </w:pPr>
      <w:ins w:id="1012" w:author="Joost Wijnings" w:date="2014-06-24T10:41:00Z">
        <w:r w:rsidRPr="00013AFF">
          <w:rPr>
            <w:highlight w:val="yellow"/>
            <w:rPrChange w:id="1013" w:author="Joost Wijnings" w:date="2014-06-24T10:42:00Z">
              <w:rPr/>
            </w:rPrChange>
          </w:rPr>
          <w:t xml:space="preserve">backslash \ </w:t>
        </w:r>
      </w:ins>
    </w:p>
    <w:p w14:paraId="7F10FF24" w14:textId="77777777" w:rsidR="00013AFF" w:rsidRPr="00013AFF" w:rsidRDefault="00013AFF">
      <w:pPr>
        <w:pStyle w:val="Lijstalinea"/>
        <w:numPr>
          <w:ilvl w:val="0"/>
          <w:numId w:val="59"/>
        </w:numPr>
        <w:rPr>
          <w:ins w:id="1014" w:author="Joost Wijnings" w:date="2014-06-24T10:41:00Z"/>
          <w:highlight w:val="yellow"/>
          <w:rPrChange w:id="1015" w:author="Joost Wijnings" w:date="2014-06-24T10:42:00Z">
            <w:rPr>
              <w:ins w:id="1016" w:author="Joost Wijnings" w:date="2014-06-24T10:41:00Z"/>
            </w:rPr>
          </w:rPrChange>
        </w:rPr>
        <w:pPrChange w:id="1017" w:author="Joost Wijnings" w:date="2014-06-24T10:41:00Z">
          <w:pPr/>
        </w:pPrChange>
      </w:pPr>
      <w:ins w:id="1018" w:author="Joost Wijnings" w:date="2014-06-24T10:41:00Z">
        <w:r w:rsidRPr="00013AFF">
          <w:rPr>
            <w:highlight w:val="yellow"/>
            <w:rPrChange w:id="1019" w:author="Joost Wijnings" w:date="2014-06-24T10:42:00Z">
              <w:rPr/>
            </w:rPrChange>
          </w:rPr>
          <w:t xml:space="preserve">slash / </w:t>
        </w:r>
      </w:ins>
    </w:p>
    <w:p w14:paraId="4A697365" w14:textId="77777777" w:rsidR="00013AFF" w:rsidRPr="00013AFF" w:rsidRDefault="00013AFF">
      <w:pPr>
        <w:pStyle w:val="Lijstalinea"/>
        <w:numPr>
          <w:ilvl w:val="0"/>
          <w:numId w:val="59"/>
        </w:numPr>
        <w:rPr>
          <w:ins w:id="1020" w:author="Joost Wijnings" w:date="2014-06-24T10:41:00Z"/>
          <w:highlight w:val="yellow"/>
          <w:rPrChange w:id="1021" w:author="Joost Wijnings" w:date="2014-06-24T10:42:00Z">
            <w:rPr>
              <w:ins w:id="1022" w:author="Joost Wijnings" w:date="2014-06-24T10:41:00Z"/>
            </w:rPr>
          </w:rPrChange>
        </w:rPr>
        <w:pPrChange w:id="1023" w:author="Joost Wijnings" w:date="2014-06-24T10:41:00Z">
          <w:pPr/>
        </w:pPrChange>
      </w:pPr>
      <w:ins w:id="1024" w:author="Joost Wijnings" w:date="2014-06-24T10:41:00Z">
        <w:r w:rsidRPr="00013AFF">
          <w:rPr>
            <w:highlight w:val="yellow"/>
            <w:rPrChange w:id="1025" w:author="Joost Wijnings" w:date="2014-06-24T10:42:00Z">
              <w:rPr/>
            </w:rPrChange>
          </w:rPr>
          <w:t xml:space="preserve">dubbelaanhalingsteken ” </w:t>
        </w:r>
      </w:ins>
    </w:p>
    <w:p w14:paraId="3F64B5FC" w14:textId="77777777" w:rsidR="00013AFF" w:rsidRPr="00013AFF" w:rsidRDefault="00013AFF">
      <w:pPr>
        <w:pStyle w:val="Lijstalinea"/>
        <w:numPr>
          <w:ilvl w:val="0"/>
          <w:numId w:val="59"/>
        </w:numPr>
        <w:rPr>
          <w:ins w:id="1026" w:author="Joost Wijnings" w:date="2014-06-24T10:41:00Z"/>
          <w:highlight w:val="yellow"/>
          <w:rPrChange w:id="1027" w:author="Joost Wijnings" w:date="2014-06-24T10:42:00Z">
            <w:rPr>
              <w:ins w:id="1028" w:author="Joost Wijnings" w:date="2014-06-24T10:41:00Z"/>
            </w:rPr>
          </w:rPrChange>
        </w:rPr>
        <w:pPrChange w:id="1029" w:author="Joost Wijnings" w:date="2014-06-24T10:41:00Z">
          <w:pPr/>
        </w:pPrChange>
      </w:pPr>
      <w:ins w:id="1030" w:author="Joost Wijnings" w:date="2014-06-24T10:41:00Z">
        <w:r w:rsidRPr="00013AFF">
          <w:rPr>
            <w:highlight w:val="yellow"/>
            <w:rPrChange w:id="1031" w:author="Joost Wijnings" w:date="2014-06-24T10:42:00Z">
              <w:rPr/>
            </w:rPrChange>
          </w:rPr>
          <w:t xml:space="preserve">ster * </w:t>
        </w:r>
      </w:ins>
    </w:p>
    <w:p w14:paraId="2142CB35" w14:textId="77777777" w:rsidR="00013AFF" w:rsidRPr="00013AFF" w:rsidRDefault="00013AFF">
      <w:pPr>
        <w:pStyle w:val="Lijstalinea"/>
        <w:numPr>
          <w:ilvl w:val="0"/>
          <w:numId w:val="59"/>
        </w:numPr>
        <w:rPr>
          <w:ins w:id="1032" w:author="Joost Wijnings" w:date="2014-06-24T10:42:00Z"/>
          <w:highlight w:val="yellow"/>
          <w:rPrChange w:id="1033" w:author="Joost Wijnings" w:date="2014-06-24T10:42:00Z">
            <w:rPr>
              <w:ins w:id="1034" w:author="Joost Wijnings" w:date="2014-06-24T10:42:00Z"/>
            </w:rPr>
          </w:rPrChange>
        </w:rPr>
        <w:pPrChange w:id="1035" w:author="Joost Wijnings" w:date="2014-06-24T10:41:00Z">
          <w:pPr/>
        </w:pPrChange>
      </w:pPr>
      <w:ins w:id="1036" w:author="Joost Wijnings" w:date="2014-06-24T10:41:00Z">
        <w:r w:rsidRPr="00013AFF">
          <w:rPr>
            <w:highlight w:val="yellow"/>
            <w:rPrChange w:id="1037" w:author="Joost Wijnings" w:date="2014-06-24T10:42:00Z">
              <w:rPr/>
            </w:rPrChange>
          </w:rPr>
          <w:t xml:space="preserve">vraagteken ? </w:t>
        </w:r>
      </w:ins>
    </w:p>
    <w:p w14:paraId="4BE73E9F" w14:textId="77777777" w:rsidR="00013AFF" w:rsidRPr="00013AFF" w:rsidRDefault="00013AFF">
      <w:pPr>
        <w:pStyle w:val="Lijstalinea"/>
        <w:numPr>
          <w:ilvl w:val="0"/>
          <w:numId w:val="59"/>
        </w:numPr>
        <w:rPr>
          <w:ins w:id="1038" w:author="Joost Wijnings" w:date="2014-06-24T10:42:00Z"/>
          <w:highlight w:val="yellow"/>
          <w:rPrChange w:id="1039" w:author="Joost Wijnings" w:date="2014-06-24T10:42:00Z">
            <w:rPr>
              <w:ins w:id="1040" w:author="Joost Wijnings" w:date="2014-06-24T10:42:00Z"/>
            </w:rPr>
          </w:rPrChange>
        </w:rPr>
        <w:pPrChange w:id="1041" w:author="Joost Wijnings" w:date="2014-06-24T10:41:00Z">
          <w:pPr/>
        </w:pPrChange>
      </w:pPr>
      <w:ins w:id="1042" w:author="Joost Wijnings" w:date="2014-06-24T10:42:00Z">
        <w:r w:rsidRPr="00013AFF">
          <w:rPr>
            <w:highlight w:val="yellow"/>
            <w:rPrChange w:id="1043" w:author="Joost Wijnings" w:date="2014-06-24T10:42:00Z">
              <w:rPr/>
            </w:rPrChange>
          </w:rPr>
          <w:t xml:space="preserve">dubbele punt </w:t>
        </w:r>
      </w:ins>
      <w:ins w:id="1044" w:author="Joost Wijnings" w:date="2014-06-24T10:41:00Z">
        <w:r w:rsidRPr="00013AFF">
          <w:rPr>
            <w:highlight w:val="yellow"/>
            <w:rPrChange w:id="1045" w:author="Joost Wijnings" w:date="2014-06-24T10:42:00Z">
              <w:rPr/>
            </w:rPrChange>
          </w:rPr>
          <w:t xml:space="preserve">: </w:t>
        </w:r>
      </w:ins>
    </w:p>
    <w:p w14:paraId="7F294E5C" w14:textId="77777777" w:rsidR="00013AFF" w:rsidRPr="00013AFF" w:rsidRDefault="00013AFF">
      <w:pPr>
        <w:pStyle w:val="Lijstalinea"/>
        <w:numPr>
          <w:ilvl w:val="0"/>
          <w:numId w:val="59"/>
        </w:numPr>
        <w:rPr>
          <w:ins w:id="1046" w:author="Joost Wijnings" w:date="2014-06-24T10:42:00Z"/>
          <w:highlight w:val="yellow"/>
          <w:rPrChange w:id="1047" w:author="Joost Wijnings" w:date="2014-06-24T10:42:00Z">
            <w:rPr>
              <w:ins w:id="1048" w:author="Joost Wijnings" w:date="2014-06-24T10:42:00Z"/>
            </w:rPr>
          </w:rPrChange>
        </w:rPr>
        <w:pPrChange w:id="1049" w:author="Joost Wijnings" w:date="2014-06-24T10:41:00Z">
          <w:pPr/>
        </w:pPrChange>
      </w:pPr>
      <w:ins w:id="1050" w:author="Joost Wijnings" w:date="2014-06-24T10:42:00Z">
        <w:r w:rsidRPr="00013AFF">
          <w:rPr>
            <w:highlight w:val="yellow"/>
            <w:rPrChange w:id="1051" w:author="Joost Wijnings" w:date="2014-06-24T10:42:00Z">
              <w:rPr/>
            </w:rPrChange>
          </w:rPr>
          <w:t xml:space="preserve">kleiner dan teken </w:t>
        </w:r>
      </w:ins>
      <w:ins w:id="1052" w:author="Joost Wijnings" w:date="2014-06-24T10:41:00Z">
        <w:r w:rsidRPr="00013AFF">
          <w:rPr>
            <w:highlight w:val="yellow"/>
            <w:rPrChange w:id="1053" w:author="Joost Wijnings" w:date="2014-06-24T10:42:00Z">
              <w:rPr/>
            </w:rPrChange>
          </w:rPr>
          <w:t xml:space="preserve">&lt; </w:t>
        </w:r>
      </w:ins>
    </w:p>
    <w:p w14:paraId="54EFC33F" w14:textId="77777777" w:rsidR="00013AFF" w:rsidRPr="00013AFF" w:rsidRDefault="00013AFF">
      <w:pPr>
        <w:pStyle w:val="Lijstalinea"/>
        <w:numPr>
          <w:ilvl w:val="0"/>
          <w:numId w:val="59"/>
        </w:numPr>
        <w:rPr>
          <w:ins w:id="1054" w:author="Joost Wijnings" w:date="2014-06-24T10:42:00Z"/>
          <w:highlight w:val="yellow"/>
          <w:rPrChange w:id="1055" w:author="Joost Wijnings" w:date="2014-06-24T10:42:00Z">
            <w:rPr>
              <w:ins w:id="1056" w:author="Joost Wijnings" w:date="2014-06-24T10:42:00Z"/>
            </w:rPr>
          </w:rPrChange>
        </w:rPr>
        <w:pPrChange w:id="1057" w:author="Joost Wijnings" w:date="2014-06-24T10:41:00Z">
          <w:pPr/>
        </w:pPrChange>
      </w:pPr>
      <w:ins w:id="1058" w:author="Joost Wijnings" w:date="2014-06-24T10:42:00Z">
        <w:r w:rsidRPr="00013AFF">
          <w:rPr>
            <w:highlight w:val="yellow"/>
            <w:rPrChange w:id="1059" w:author="Joost Wijnings" w:date="2014-06-24T10:42:00Z">
              <w:rPr/>
            </w:rPrChange>
          </w:rPr>
          <w:t xml:space="preserve">groter dan teken </w:t>
        </w:r>
      </w:ins>
      <w:ins w:id="1060" w:author="Joost Wijnings" w:date="2014-06-24T10:41:00Z">
        <w:r w:rsidRPr="00013AFF">
          <w:rPr>
            <w:highlight w:val="yellow"/>
            <w:rPrChange w:id="1061" w:author="Joost Wijnings" w:date="2014-06-24T10:42:00Z">
              <w:rPr/>
            </w:rPrChange>
          </w:rPr>
          <w:t>&gt;</w:t>
        </w:r>
      </w:ins>
    </w:p>
    <w:p w14:paraId="10DC1299" w14:textId="1D71AEC1" w:rsidR="00013AFF" w:rsidRPr="00013AFF" w:rsidRDefault="00013AFF">
      <w:pPr>
        <w:pStyle w:val="Lijstalinea"/>
        <w:numPr>
          <w:ilvl w:val="0"/>
          <w:numId w:val="59"/>
        </w:numPr>
        <w:rPr>
          <w:ins w:id="1062" w:author="Joost Wijnings" w:date="2014-06-24T10:39:00Z"/>
          <w:highlight w:val="yellow"/>
          <w:rPrChange w:id="1063" w:author="Joost Wijnings" w:date="2014-06-24T10:42:00Z">
            <w:rPr>
              <w:ins w:id="1064" w:author="Joost Wijnings" w:date="2014-06-24T10:39:00Z"/>
              <w:b/>
              <w:highlight w:val="yellow"/>
            </w:rPr>
          </w:rPrChange>
        </w:rPr>
        <w:pPrChange w:id="1065" w:author="Joost Wijnings" w:date="2014-06-24T10:41:00Z">
          <w:pPr/>
        </w:pPrChange>
      </w:pPr>
      <w:ins w:id="1066" w:author="Joost Wijnings" w:date="2014-06-24T10:42:00Z">
        <w:r w:rsidRPr="00013AFF">
          <w:rPr>
            <w:highlight w:val="yellow"/>
            <w:rPrChange w:id="1067" w:author="Joost Wijnings" w:date="2014-06-24T10:42:00Z">
              <w:rPr/>
            </w:rPrChange>
          </w:rPr>
          <w:t>‘pipe’</w:t>
        </w:r>
      </w:ins>
      <w:ins w:id="1068" w:author="Joost Wijnings" w:date="2014-06-24T10:41:00Z">
        <w:r w:rsidRPr="00013AFF">
          <w:rPr>
            <w:highlight w:val="yellow"/>
            <w:rPrChange w:id="1069" w:author="Joost Wijnings" w:date="2014-06-24T10:42:00Z">
              <w:rPr/>
            </w:rPrChange>
          </w:rPr>
          <w:t xml:space="preserve"> |</w:t>
        </w:r>
      </w:ins>
    </w:p>
    <w:p w14:paraId="1BD41C93" w14:textId="77777777" w:rsidR="00013AFF" w:rsidRDefault="00013AFF" w:rsidP="00A31C6E">
      <w:pPr>
        <w:rPr>
          <w:ins w:id="1070" w:author="Joost Wijnings" w:date="2014-06-24T10:49:00Z"/>
        </w:rPr>
      </w:pPr>
    </w:p>
    <w:p w14:paraId="6BC4106F" w14:textId="05BF52AB" w:rsidR="00FB64CD" w:rsidRPr="00792800" w:rsidRDefault="00FB64CD" w:rsidP="00FB64CD">
      <w:pPr>
        <w:rPr>
          <w:ins w:id="1071" w:author="Joost Wijnings" w:date="2014-06-24T10:49:00Z"/>
          <w:b/>
          <w:color w:val="FF0000"/>
          <w:highlight w:val="yellow"/>
        </w:rPr>
      </w:pPr>
      <w:ins w:id="1072" w:author="Joost Wijnings" w:date="2014-06-24T10:49:00Z">
        <w:r w:rsidRPr="00792800">
          <w:rPr>
            <w:b/>
            <w:color w:val="FF0000"/>
            <w:highlight w:val="yellow"/>
          </w:rPr>
          <w:t xml:space="preserve">[voorgestelde </w:t>
        </w:r>
        <w:r>
          <w:rPr>
            <w:b/>
            <w:color w:val="FF0000"/>
            <w:highlight w:val="yellow"/>
          </w:rPr>
          <w:t>aanpassing aan deze paragraaf (2</w:t>
        </w:r>
        <w:r w:rsidRPr="00792800">
          <w:rPr>
            <w:b/>
            <w:color w:val="FF0000"/>
            <w:highlight w:val="yellow"/>
          </w:rPr>
          <w:t>.</w:t>
        </w:r>
        <w:r>
          <w:rPr>
            <w:b/>
            <w:color w:val="FF0000"/>
            <w:highlight w:val="yellow"/>
          </w:rPr>
          <w:t>2.1</w:t>
        </w:r>
        <w:r w:rsidRPr="00792800">
          <w:rPr>
            <w:b/>
            <w:color w:val="FF0000"/>
            <w:highlight w:val="yellow"/>
          </w:rPr>
          <w:t>) tbv [ZDS-2</w:t>
        </w:r>
      </w:ins>
      <w:ins w:id="1073" w:author="Joost Wijnings" w:date="2014-06-24T10:50:00Z">
        <w:r>
          <w:rPr>
            <w:b/>
            <w:color w:val="FF0000"/>
            <w:highlight w:val="yellow"/>
          </w:rPr>
          <w:t>9</w:t>
        </w:r>
      </w:ins>
      <w:ins w:id="1074" w:author="Joost Wijnings" w:date="2014-06-24T10:49:00Z">
        <w:r w:rsidR="00E818F2">
          <w:rPr>
            <w:b/>
            <w:color w:val="FF0000"/>
            <w:highlight w:val="yellow"/>
          </w:rPr>
          <w:t>] (24-6-2014 – doc versie 1.1.</w:t>
        </w:r>
      </w:ins>
      <w:ins w:id="1075" w:author="Joost Wijnings" w:date="2014-09-02T11:26:00Z">
        <w:r w:rsidR="00E818F2">
          <w:rPr>
            <w:b/>
            <w:color w:val="FF0000"/>
            <w:highlight w:val="yellow"/>
          </w:rPr>
          <w:t>0-CONCEPT</w:t>
        </w:r>
      </w:ins>
      <w:ins w:id="1076" w:author="Joost Wijnings" w:date="2014-06-24T10:49:00Z">
        <w:r w:rsidRPr="00792800">
          <w:rPr>
            <w:b/>
            <w:color w:val="FF0000"/>
            <w:highlight w:val="yellow"/>
          </w:rPr>
          <w:t>-02]</w:t>
        </w:r>
      </w:ins>
    </w:p>
    <w:p w14:paraId="5BB75C0C" w14:textId="12489F62" w:rsidR="00FB64CD" w:rsidRPr="00FB64CD" w:rsidRDefault="00FB64CD" w:rsidP="00FB64CD">
      <w:pPr>
        <w:rPr>
          <w:ins w:id="1077" w:author="Joost Wijnings" w:date="2014-06-24T10:49:00Z"/>
          <w:b/>
          <w:highlight w:val="yellow"/>
        </w:rPr>
      </w:pPr>
      <w:ins w:id="1078" w:author="Joost Wijnings" w:date="2014-06-24T10:49:00Z">
        <w:r w:rsidRPr="00FB64CD">
          <w:rPr>
            <w:b/>
            <w:highlight w:val="yellow"/>
          </w:rPr>
          <w:t xml:space="preserve">URL: </w:t>
        </w:r>
      </w:ins>
      <w:ins w:id="1079" w:author="Joost Wijnings" w:date="2014-06-24T10:50:00Z">
        <w:r w:rsidRPr="00FB64CD">
          <w:rPr>
            <w:b/>
            <w:highlight w:val="yellow"/>
            <w:rPrChange w:id="1080" w:author="Joost Wijnings" w:date="2014-06-24T10:51:00Z">
              <w:rPr>
                <w:b/>
              </w:rPr>
            </w:rPrChange>
          </w:rPr>
          <w:fldChar w:fldCharType="begin"/>
        </w:r>
        <w:r w:rsidRPr="00FB64CD">
          <w:rPr>
            <w:b/>
            <w:highlight w:val="yellow"/>
            <w:rPrChange w:id="1081" w:author="Joost Wijnings" w:date="2014-06-24T10:51:00Z">
              <w:rPr>
                <w:b/>
              </w:rPr>
            </w:rPrChange>
          </w:rPr>
          <w:instrText xml:space="preserve"> HYPERLINK "https://new.kinggemeenten.nl/zaak-document-services-10/reacties-verwacht-rgbz-documentformaat-te-klein-voor-mimetype" </w:instrText>
        </w:r>
        <w:r w:rsidRPr="00FB64CD">
          <w:rPr>
            <w:b/>
            <w:highlight w:val="yellow"/>
            <w:rPrChange w:id="1082" w:author="Joost Wijnings" w:date="2014-06-24T10:51:00Z">
              <w:rPr>
                <w:b/>
              </w:rPr>
            </w:rPrChange>
          </w:rPr>
          <w:fldChar w:fldCharType="separate"/>
        </w:r>
        <w:r w:rsidRPr="00FB64CD">
          <w:rPr>
            <w:rStyle w:val="Hyperlink"/>
            <w:b/>
            <w:highlight w:val="yellow"/>
            <w:rPrChange w:id="1083" w:author="Joost Wijnings" w:date="2014-06-24T10:51:00Z">
              <w:rPr>
                <w:rStyle w:val="Hyperlink"/>
                <w:b/>
              </w:rPr>
            </w:rPrChange>
          </w:rPr>
          <w:t>https://new.kinggemeenten.nl/zaak-document-services-10/reacties-verwacht-rgbz-documentformaat-te-klein-voor-mimetype</w:t>
        </w:r>
        <w:r w:rsidRPr="00FB64CD">
          <w:rPr>
            <w:b/>
            <w:highlight w:val="yellow"/>
            <w:rPrChange w:id="1084" w:author="Joost Wijnings" w:date="2014-06-24T10:51:00Z">
              <w:rPr>
                <w:b/>
              </w:rPr>
            </w:rPrChange>
          </w:rPr>
          <w:fldChar w:fldCharType="end"/>
        </w:r>
        <w:r w:rsidRPr="00FB64CD">
          <w:rPr>
            <w:b/>
            <w:highlight w:val="yellow"/>
            <w:rPrChange w:id="1085" w:author="Joost Wijnings" w:date="2014-06-24T10:51:00Z">
              <w:rPr>
                <w:b/>
              </w:rPr>
            </w:rPrChange>
          </w:rPr>
          <w:t xml:space="preserve"> </w:t>
        </w:r>
      </w:ins>
    </w:p>
    <w:p w14:paraId="44A79320" w14:textId="72101D5A" w:rsidR="00FB64CD" w:rsidRDefault="00FB64CD" w:rsidP="00FB64CD">
      <w:ins w:id="1086" w:author="Joost Wijnings" w:date="2014-06-24T10:50:00Z">
        <w:r w:rsidRPr="00FB64CD">
          <w:rPr>
            <w:highlight w:val="yellow"/>
            <w:rPrChange w:id="1087" w:author="Joost Wijnings" w:date="2014-06-24T10:51:00Z">
              <w:rPr/>
            </w:rPrChange>
          </w:rPr>
          <w:t>RGBZ laat de keuze vrij om als documentformaat te kiezen voor de extensie of het MimeType. Wel wordt aangegeven dat MimeType de aangeraden ‘best practice’ is. Vanuit deze standaard wordt gekozen om altijd voor het MimeType te kiezen, zodat dit consistent gevuld wordt.</w:t>
        </w:r>
        <w:r>
          <w:t xml:space="preserve"> </w:t>
        </w:r>
      </w:ins>
    </w:p>
    <w:p w14:paraId="3C484EE2" w14:textId="71E6A8BE" w:rsidR="00AB5F5F" w:rsidRDefault="00AB5F5F" w:rsidP="00AB5F5F">
      <w:pPr>
        <w:pStyle w:val="Kop3"/>
      </w:pPr>
      <w:bookmarkStart w:id="1088" w:name="_Toc402174419"/>
      <w:r>
        <w:t>Referentiecomponent D</w:t>
      </w:r>
      <w:ins w:id="1089" w:author="Joost Wijnings" w:date="2014-03-14T15:05:00Z">
        <w:r w:rsidR="00200F0D">
          <w:t>ocumentmanagementsysteem (DMS)</w:t>
        </w:r>
      </w:ins>
      <w:del w:id="1090" w:author="Joost Wijnings" w:date="2014-03-14T15:05:00Z">
        <w:r w:rsidDel="00200F0D">
          <w:delText>MS</w:delText>
        </w:r>
      </w:del>
      <w:bookmarkEnd w:id="1088"/>
    </w:p>
    <w:p w14:paraId="3D06F5F7" w14:textId="01581B6B" w:rsidR="008D14D9" w:rsidRDefault="00AB5F5F" w:rsidP="00676C81">
      <w:r>
        <w:t xml:space="preserve">Het </w:t>
      </w:r>
      <w:ins w:id="1091" w:author="Joost Wijnings" w:date="2014-03-18T09:20:00Z">
        <w:r w:rsidR="00786BD2">
          <w:t>DMS</w:t>
        </w:r>
      </w:ins>
      <w:ins w:id="1092" w:author="Joost Wijnings" w:date="2014-03-18T09:21:00Z">
        <w:r w:rsidR="00786BD2">
          <w:t xml:space="preserve"> (</w:t>
        </w:r>
      </w:ins>
      <w:ins w:id="1093" w:author="Joost Wijnings" w:date="2014-03-18T09:20:00Z">
        <w:r w:rsidR="00786BD2">
          <w:t xml:space="preserve">ook wel </w:t>
        </w:r>
        <w:r w:rsidR="00786BD2" w:rsidRPr="00AB5F5F">
          <w:t>documentbeheer</w:t>
        </w:r>
        <w:r w:rsidR="00786BD2">
          <w:t xml:space="preserve">systeem genoemd) </w:t>
        </w:r>
      </w:ins>
      <w:del w:id="1094" w:author="Joost Wijnings" w:date="2014-03-18T09:20:00Z">
        <w:r w:rsidDel="00786BD2">
          <w:delText>DMS</w:delText>
        </w:r>
        <w:r w:rsidRPr="00AB5F5F" w:rsidDel="00786BD2">
          <w:delText xml:space="preserve"> </w:delText>
        </w:r>
      </w:del>
      <w:r>
        <w:t xml:space="preserve">levert functionaliteit voor het </w:t>
      </w:r>
      <w:r w:rsidRPr="00AB5F5F">
        <w:t xml:space="preserve">beheer van documenten en bijbehorende metadata. </w:t>
      </w:r>
      <w:r w:rsidR="008D14D9">
        <w:t xml:space="preserve">Een </w:t>
      </w:r>
      <w:del w:id="1095" w:author="Joost Wijnings" w:date="2014-03-07T14:48:00Z">
        <w:r w:rsidRPr="00AB5F5F" w:rsidDel="00082CC2">
          <w:delText>document management systeem (</w:delText>
        </w:r>
      </w:del>
      <w:r w:rsidRPr="00AB5F5F">
        <w:t>DMS</w:t>
      </w:r>
      <w:ins w:id="1096" w:author="Joost Wijnings" w:date="2014-03-07T14:48:00Z">
        <w:r w:rsidR="00082CC2">
          <w:t xml:space="preserve"> </w:t>
        </w:r>
      </w:ins>
      <w:del w:id="1097" w:author="Joost Wijnings" w:date="2014-03-18T09:20:00Z">
        <w:r w:rsidR="00BD2101" w:rsidDel="00786BD2">
          <w:delText>,</w:delText>
        </w:r>
        <w:r w:rsidR="008D14D9" w:rsidDel="00786BD2">
          <w:delText xml:space="preserve"> ook wel </w:delText>
        </w:r>
        <w:r w:rsidR="008D14D9" w:rsidRPr="00AB5F5F" w:rsidDel="00786BD2">
          <w:delText>document</w:delText>
        </w:r>
      </w:del>
      <w:del w:id="1098" w:author="Joost Wijnings" w:date="2014-03-07T14:48:00Z">
        <w:r w:rsidR="008D14D9" w:rsidRPr="00AB5F5F" w:rsidDel="00082CC2">
          <w:delText xml:space="preserve"> </w:delText>
        </w:r>
      </w:del>
      <w:del w:id="1099" w:author="Joost Wijnings" w:date="2014-03-18T09:20:00Z">
        <w:r w:rsidR="008D14D9" w:rsidRPr="00AB5F5F" w:rsidDel="00786BD2">
          <w:delText>beheer</w:delText>
        </w:r>
      </w:del>
      <w:del w:id="1100" w:author="Joost Wijnings" w:date="2014-03-07T14:48:00Z">
        <w:r w:rsidR="008D14D9" w:rsidRPr="00AB5F5F" w:rsidDel="00082CC2">
          <w:delText xml:space="preserve"> </w:delText>
        </w:r>
      </w:del>
      <w:del w:id="1101" w:author="Joost Wijnings" w:date="2014-03-18T09:20:00Z">
        <w:r w:rsidR="008D14D9" w:rsidDel="00786BD2">
          <w:delText>systeem genoemd</w:delText>
        </w:r>
        <w:r w:rsidR="00BD2101" w:rsidDel="00786BD2">
          <w:delText>)</w:delText>
        </w:r>
        <w:r w:rsidR="008D14D9" w:rsidDel="00786BD2">
          <w:delText xml:space="preserve"> </w:delText>
        </w:r>
      </w:del>
      <w:r w:rsidRPr="00AB5F5F">
        <w:t xml:space="preserve">is over het algemeen een </w:t>
      </w:r>
      <w:r w:rsidR="00EC533F">
        <w:t>informatiesysteem</w:t>
      </w:r>
      <w:r w:rsidR="00EC533F" w:rsidRPr="00AB5F5F">
        <w:t xml:space="preserve"> </w:t>
      </w:r>
      <w:r w:rsidRPr="00AB5F5F">
        <w:t xml:space="preserve">waarin </w:t>
      </w:r>
      <w:r w:rsidR="00EC533F">
        <w:t xml:space="preserve">documenten samen met </w:t>
      </w:r>
      <w:r w:rsidRPr="00AB5F5F">
        <w:t xml:space="preserve">beschrijvende kenmerken van documenten worden opgeslagen en zijn terug te vinden aan de hand van kenmerken </w:t>
      </w:r>
      <w:r w:rsidR="007B6DC4">
        <w:t>als</w:t>
      </w:r>
      <w:r w:rsidR="007B6DC4" w:rsidRPr="00AB5F5F">
        <w:t xml:space="preserve"> </w:t>
      </w:r>
      <w:r w:rsidRPr="00AB5F5F">
        <w:t>auteur, naam, omschrijving, datum, categorie en status.</w:t>
      </w:r>
      <w:r w:rsidR="00B52EF3">
        <w:t xml:space="preserve"> </w:t>
      </w:r>
      <w:r w:rsidR="008D14D9">
        <w:t>De specificatie schrijft voor dat een</w:t>
      </w:r>
      <w:r w:rsidR="00B52EF3">
        <w:t xml:space="preserve"> DMS gebruikt </w:t>
      </w:r>
      <w:r w:rsidR="008D14D9">
        <w:t xml:space="preserve">wordt </w:t>
      </w:r>
      <w:r w:rsidR="00B52EF3">
        <w:t xml:space="preserve">voor het beheren van zaakgerelateerde documenten. </w:t>
      </w:r>
    </w:p>
    <w:p w14:paraId="4F16D19B" w14:textId="77777777" w:rsidR="008D14D9" w:rsidRDefault="008D14D9" w:rsidP="00676C81"/>
    <w:p w14:paraId="39740F16" w14:textId="77777777" w:rsidR="00AC42D6" w:rsidRDefault="007B6DC4" w:rsidP="00676C81">
      <w:r>
        <w:t xml:space="preserve">Op basis </w:t>
      </w:r>
      <w:r w:rsidR="0045029F">
        <w:t>van een aantal aangeleverde zaakkenmerken (zaakidentificatie, documentidentificatie, zaaktype)</w:t>
      </w:r>
      <w:r>
        <w:t xml:space="preserve"> moet het DMS in staat zijn om documenten in een </w:t>
      </w:r>
      <w:r w:rsidR="00B52EF3">
        <w:t>voorgeschreven structuur</w:t>
      </w:r>
      <w:r w:rsidR="00EC533F">
        <w:t xml:space="preserve"> bij te houden</w:t>
      </w:r>
      <w:r>
        <w:t>,</w:t>
      </w:r>
      <w:r w:rsidR="00B52EF3">
        <w:t xml:space="preserve"> de DMS ZAKEN boom.</w:t>
      </w:r>
    </w:p>
    <w:p w14:paraId="3473886C" w14:textId="77777777" w:rsidR="00B52EF3" w:rsidRDefault="00B52EF3" w:rsidP="00676C81"/>
    <w:p w14:paraId="4F45715F" w14:textId="1FDA96E2" w:rsidR="006C5330" w:rsidRDefault="00B52EF3" w:rsidP="00726297">
      <w:pPr>
        <w:pStyle w:val="Lijstalinea"/>
        <w:ind w:left="0"/>
      </w:pPr>
      <w:r>
        <w:t xml:space="preserve">Het aanhouden van een vaste structuur leidt ertoe dat </w:t>
      </w:r>
      <w:r w:rsidR="00F65D2E">
        <w:t xml:space="preserve">een </w:t>
      </w:r>
      <w:r w:rsidRPr="00FF3ED3">
        <w:t>zelfstandig</w:t>
      </w:r>
      <w:r>
        <w:t>e</w:t>
      </w:r>
      <w:r w:rsidRPr="00FF3ED3">
        <w:t xml:space="preserve"> </w:t>
      </w:r>
      <w:r>
        <w:t>z</w:t>
      </w:r>
      <w:r w:rsidRPr="00FF3ED3">
        <w:t>aakdocument</w:t>
      </w:r>
      <w:del w:id="1102" w:author="Joost Wijnings" w:date="2014-03-07T15:02:00Z">
        <w:r w:rsidRPr="00FF3ED3" w:rsidDel="007D1066">
          <w:delText xml:space="preserve"> </w:delText>
        </w:r>
      </w:del>
      <w:r w:rsidRPr="00FF3ED3">
        <w:t>registratie in het DMS</w:t>
      </w:r>
      <w:r>
        <w:t xml:space="preserve"> ontstaat</w:t>
      </w:r>
      <w:ins w:id="1103" w:author="Joost Wijnings" w:date="2014-03-07T15:02:00Z">
        <w:r w:rsidR="007D1066">
          <w:t>,</w:t>
        </w:r>
      </w:ins>
      <w:r w:rsidR="007A13C7">
        <w:t xml:space="preserve"> die aansluit bij het RGBZ. R</w:t>
      </w:r>
      <w:r>
        <w:t xml:space="preserve">elaties blijven </w:t>
      </w:r>
      <w:r w:rsidR="007A13C7">
        <w:t xml:space="preserve">bewaard </w:t>
      </w:r>
      <w:r>
        <w:t xml:space="preserve">tussen </w:t>
      </w:r>
      <w:r w:rsidR="0045029F">
        <w:t>zaak</w:t>
      </w:r>
      <w:r w:rsidR="00FF39BE">
        <w:t xml:space="preserve">gerelateerde </w:t>
      </w:r>
      <w:r>
        <w:t>documenten, zaken en zaaktypen. De technische aspecten van de DMS ZAKEN boom zijn in hoofdstuk</w:t>
      </w:r>
      <w:r w:rsidR="00726297">
        <w:t xml:space="preserve"> </w:t>
      </w:r>
      <w:r w:rsidR="007A13C7">
        <w:fldChar w:fldCharType="begin"/>
      </w:r>
      <w:r w:rsidR="007A13C7">
        <w:instrText xml:space="preserve"> REF _Ref346611730 \n \h </w:instrText>
      </w:r>
      <w:r w:rsidR="007A13C7">
        <w:fldChar w:fldCharType="separate"/>
      </w:r>
      <w:r w:rsidR="0053520C">
        <w:t>5.1</w:t>
      </w:r>
      <w:r w:rsidR="007A13C7">
        <w:fldChar w:fldCharType="end"/>
      </w:r>
      <w:r w:rsidR="00726297">
        <w:t xml:space="preserve"> </w:t>
      </w:r>
      <w:r>
        <w:t xml:space="preserve">uitgewerkt. </w:t>
      </w:r>
    </w:p>
    <w:p w14:paraId="361B370F" w14:textId="38E46953" w:rsidR="006C5330" w:rsidRDefault="006C5330" w:rsidP="006C5330">
      <w:pPr>
        <w:pStyle w:val="Kop3"/>
      </w:pPr>
      <w:bookmarkStart w:id="1104" w:name="_Toc402174420"/>
      <w:r>
        <w:lastRenderedPageBreak/>
        <w:t xml:space="preserve">Referentiecomponent </w:t>
      </w:r>
      <w:r w:rsidR="00E07BC5">
        <w:t>Zaa</w:t>
      </w:r>
      <w:r w:rsidR="006757B0">
        <w:t>k</w:t>
      </w:r>
      <w:r>
        <w:t>service</w:t>
      </w:r>
      <w:del w:id="1105" w:author="Joost Wijnings" w:date="2014-03-07T15:03:00Z">
        <w:r w:rsidDel="007D1066">
          <w:delText xml:space="preserve"> </w:delText>
        </w:r>
      </w:del>
      <w:r>
        <w:t>consumer</w:t>
      </w:r>
      <w:ins w:id="1106" w:author="Joost Wijnings" w:date="2014-03-14T15:05:00Z">
        <w:r w:rsidR="00200F0D">
          <w:t xml:space="preserve"> (ZSC)</w:t>
        </w:r>
      </w:ins>
      <w:bookmarkEnd w:id="1104"/>
    </w:p>
    <w:p w14:paraId="4D1C035B" w14:textId="72398E9E" w:rsidR="0089380B" w:rsidRDefault="006C5330" w:rsidP="006C5330">
      <w:r>
        <w:t xml:space="preserve">Applicaties die invulling geven aan de </w:t>
      </w:r>
      <w:del w:id="1107" w:author="Joost Wijnings" w:date="2014-03-07T15:27:00Z">
        <w:r w:rsidDel="00D53713">
          <w:delText>‘</w:delText>
        </w:r>
        <w:r w:rsidR="00D3500F" w:rsidDel="00D53713">
          <w:delText>Z</w:delText>
        </w:r>
      </w:del>
      <w:del w:id="1108" w:author="Joost Wijnings" w:date="2014-03-18T09:22:00Z">
        <w:r w:rsidR="00D3500F" w:rsidDel="00786BD2">
          <w:delText>aakservice</w:delText>
        </w:r>
      </w:del>
      <w:del w:id="1109" w:author="Joost Wijnings" w:date="2014-03-07T15:03:00Z">
        <w:r w:rsidR="00D3500F" w:rsidDel="007D1066">
          <w:delText xml:space="preserve"> </w:delText>
        </w:r>
      </w:del>
      <w:del w:id="1110" w:author="Joost Wijnings" w:date="2014-03-18T09:22:00Z">
        <w:r w:rsidR="00D3500F" w:rsidDel="00786BD2">
          <w:delText>consumer</w:delText>
        </w:r>
      </w:del>
      <w:del w:id="1111" w:author="Joost Wijnings" w:date="2014-03-07T15:27:00Z">
        <w:r w:rsidDel="00D53713">
          <w:delText>’</w:delText>
        </w:r>
      </w:del>
      <w:del w:id="1112" w:author="Joost Wijnings" w:date="2014-03-18T09:22:00Z">
        <w:r w:rsidDel="00786BD2">
          <w:delText xml:space="preserve"> </w:delText>
        </w:r>
      </w:del>
      <w:ins w:id="1113" w:author="Joost Wijnings" w:date="2014-03-18T09:20:00Z">
        <w:r w:rsidR="00786BD2">
          <w:t xml:space="preserve">ZSC </w:t>
        </w:r>
      </w:ins>
      <w:r>
        <w:t xml:space="preserve">geven daarmee aan dat ze voor het onderhouden en ontsluiten van zaakgegevens gebruik maken van de </w:t>
      </w:r>
      <w:del w:id="1114" w:author="Joost Wijnings" w:date="2014-03-18T08:55:00Z">
        <w:r w:rsidR="0045029F" w:rsidDel="00594752">
          <w:delText xml:space="preserve">StUF </w:delText>
        </w:r>
      </w:del>
      <w:ins w:id="1115" w:author="Joost Wijnings" w:date="2014-03-18T08:55:00Z">
        <w:r w:rsidR="00594752">
          <w:t>StUF-</w:t>
        </w:r>
      </w:ins>
      <w:r w:rsidR="0045029F">
        <w:t>Zaakservic</w:t>
      </w:r>
      <w:r w:rsidR="006757B0">
        <w:t>e</w:t>
      </w:r>
      <w:r w:rsidR="0045029F">
        <w:t>s (</w:t>
      </w:r>
      <w:r w:rsidR="007A13C7">
        <w:t xml:space="preserve">zie </w:t>
      </w:r>
      <w:r w:rsidR="007A13C7">
        <w:rPr>
          <w:highlight w:val="yellow"/>
        </w:rPr>
        <w:fldChar w:fldCharType="begin"/>
      </w:r>
      <w:r w:rsidR="007A13C7">
        <w:instrText xml:space="preserve"> REF _Ref346742833 \n \h </w:instrText>
      </w:r>
      <w:r w:rsidR="007A13C7">
        <w:rPr>
          <w:highlight w:val="yellow"/>
        </w:rPr>
      </w:r>
      <w:r w:rsidR="007A13C7">
        <w:rPr>
          <w:highlight w:val="yellow"/>
        </w:rPr>
        <w:fldChar w:fldCharType="separate"/>
      </w:r>
      <w:r w:rsidR="0053520C">
        <w:t>4.1</w:t>
      </w:r>
      <w:r w:rsidR="007A13C7">
        <w:rPr>
          <w:highlight w:val="yellow"/>
        </w:rPr>
        <w:fldChar w:fldCharType="end"/>
      </w:r>
      <w:r w:rsidR="0045029F">
        <w:t>)</w:t>
      </w:r>
      <w:r w:rsidR="00D6150F">
        <w:t xml:space="preserve"> die worden aangeboden door het ZS</w:t>
      </w:r>
      <w:r>
        <w:t xml:space="preserve">. </w:t>
      </w:r>
      <w:r w:rsidR="0089380B">
        <w:t xml:space="preserve">Het gaat hierbij om </w:t>
      </w:r>
      <w:r w:rsidR="00D6150F">
        <w:t xml:space="preserve">een breed scala van </w:t>
      </w:r>
      <w:r w:rsidR="0089380B">
        <w:t>gemeentelijke systemen</w:t>
      </w:r>
      <w:r w:rsidR="00D6150F">
        <w:t xml:space="preserve"> die processen ondersteunen waarin</w:t>
      </w:r>
      <w:r w:rsidR="0089380B">
        <w:t xml:space="preserve"> </w:t>
      </w:r>
      <w:r w:rsidR="00D6150F">
        <w:t xml:space="preserve">zaken worden </w:t>
      </w:r>
      <w:r w:rsidR="00F04DF1">
        <w:t>gecreëerd</w:t>
      </w:r>
      <w:r w:rsidR="00D6150F">
        <w:t>, gemuteerd of geraadpleegd. Denk aan systemen voor</w:t>
      </w:r>
      <w:r w:rsidR="00A6073F">
        <w:t xml:space="preserve"> afhandeling van</w:t>
      </w:r>
      <w:r w:rsidR="0089380B">
        <w:t xml:space="preserve"> klantcontact</w:t>
      </w:r>
      <w:r w:rsidR="00A6073F">
        <w:t>en</w:t>
      </w:r>
      <w:r w:rsidR="000261A2">
        <w:t>,</w:t>
      </w:r>
      <w:r w:rsidR="00BB651D">
        <w:t xml:space="preserve"> vergunningen, </w:t>
      </w:r>
      <w:r w:rsidR="000372F9">
        <w:t>postintake systemen</w:t>
      </w:r>
      <w:r w:rsidR="00A6073F">
        <w:t xml:space="preserve">, </w:t>
      </w:r>
      <w:r w:rsidR="0089380B">
        <w:t>burgerzaken</w:t>
      </w:r>
      <w:r w:rsidR="000261A2">
        <w:t xml:space="preserve"> en</w:t>
      </w:r>
      <w:r w:rsidR="0089380B">
        <w:t xml:space="preserve"> </w:t>
      </w:r>
      <w:r w:rsidR="00A6073F">
        <w:t>frontofficesystemen voor digitale</w:t>
      </w:r>
      <w:r w:rsidR="0078276B">
        <w:t xml:space="preserve"> diensten</w:t>
      </w:r>
      <w:r w:rsidR="0089380B">
        <w:t>.</w:t>
      </w:r>
    </w:p>
    <w:p w14:paraId="46B989C8" w14:textId="77777777" w:rsidR="00BB651D" w:rsidRDefault="00BB651D" w:rsidP="006C5330"/>
    <w:p w14:paraId="56E7A1AF" w14:textId="2A8D358D" w:rsidR="00BB651D" w:rsidRDefault="00BB651D" w:rsidP="006C5330">
      <w:r>
        <w:t xml:space="preserve">Er gelden twee eisen aan een </w:t>
      </w:r>
      <w:del w:id="1116" w:author="Joost Wijnings" w:date="2014-03-07T15:27:00Z">
        <w:r w:rsidDel="00D53713">
          <w:delText>Z</w:delText>
        </w:r>
      </w:del>
      <w:ins w:id="1117" w:author="Joost Wijnings" w:date="2014-03-07T15:27:00Z">
        <w:r w:rsidR="00D53713">
          <w:t>z</w:t>
        </w:r>
      </w:ins>
      <w:r>
        <w:t>aakservice</w:t>
      </w:r>
      <w:del w:id="1118" w:author="Joost Wijnings" w:date="2014-03-07T15:25:00Z">
        <w:r w:rsidDel="00D53713">
          <w:delText xml:space="preserve"> </w:delText>
        </w:r>
      </w:del>
      <w:r>
        <w:t>consumer</w:t>
      </w:r>
      <w:r w:rsidR="00BD2101">
        <w:t>,</w:t>
      </w:r>
      <w:r>
        <w:t xml:space="preserve"> namelijk:</w:t>
      </w:r>
    </w:p>
    <w:p w14:paraId="0F32A339" w14:textId="22F5C146" w:rsidR="00BB651D" w:rsidRDefault="00BB651D" w:rsidP="00E666F8">
      <w:pPr>
        <w:numPr>
          <w:ilvl w:val="0"/>
          <w:numId w:val="18"/>
        </w:numPr>
      </w:pPr>
      <w:r>
        <w:t xml:space="preserve">Een </w:t>
      </w:r>
      <w:del w:id="1119" w:author="Joost Wijnings" w:date="2014-03-07T15:27:00Z">
        <w:r w:rsidDel="00D53713">
          <w:delText>Z</w:delText>
        </w:r>
      </w:del>
      <w:ins w:id="1120" w:author="Joost Wijnings" w:date="2014-03-07T15:27:00Z">
        <w:r w:rsidR="00D53713">
          <w:t>z</w:t>
        </w:r>
      </w:ins>
      <w:r>
        <w:t>aakservice</w:t>
      </w:r>
      <w:del w:id="1121" w:author="Joost Wijnings" w:date="2014-03-07T15:25:00Z">
        <w:r w:rsidDel="00D53713">
          <w:delText xml:space="preserve"> </w:delText>
        </w:r>
      </w:del>
      <w:r>
        <w:t>consumer maakt gebruik van de</w:t>
      </w:r>
      <w:r w:rsidR="0045029F">
        <w:t xml:space="preserve"> StUF</w:t>
      </w:r>
      <w:ins w:id="1122" w:author="Joost Wijnings" w:date="2014-03-18T08:55:00Z">
        <w:r w:rsidR="00594752">
          <w:t>-</w:t>
        </w:r>
      </w:ins>
      <w:del w:id="1123" w:author="Joost Wijnings" w:date="2014-03-18T08:55:00Z">
        <w:r w:rsidR="0045029F" w:rsidDel="00594752">
          <w:delText xml:space="preserve"> </w:delText>
        </w:r>
      </w:del>
      <w:r w:rsidR="0045029F">
        <w:t>Zaak</w:t>
      </w:r>
      <w:r>
        <w:t>services om zaakgegevens te creëren, muteren of raadplegen.</w:t>
      </w:r>
    </w:p>
    <w:p w14:paraId="24AC83B9" w14:textId="208AD117" w:rsidR="0089380B" w:rsidRPr="002C5AB4" w:rsidRDefault="00BB651D" w:rsidP="00E666F8">
      <w:pPr>
        <w:numPr>
          <w:ilvl w:val="0"/>
          <w:numId w:val="18"/>
        </w:numPr>
      </w:pPr>
      <w:r>
        <w:t>Zodra</w:t>
      </w:r>
      <w:r w:rsidR="006842D4">
        <w:t xml:space="preserve"> binnen</w:t>
      </w:r>
      <w:r>
        <w:t xml:space="preserve"> een </w:t>
      </w:r>
      <w:del w:id="1124" w:author="Joost Wijnings" w:date="2014-03-07T15:28:00Z">
        <w:r w:rsidDel="00D53713">
          <w:delText>Z</w:delText>
        </w:r>
      </w:del>
      <w:ins w:id="1125" w:author="Joost Wijnings" w:date="2014-03-07T15:28:00Z">
        <w:r w:rsidR="00D53713">
          <w:t>z</w:t>
        </w:r>
      </w:ins>
      <w:r>
        <w:t>aakservice</w:t>
      </w:r>
      <w:del w:id="1126" w:author="Joost Wijnings" w:date="2014-03-07T15:25:00Z">
        <w:r w:rsidDel="00D53713">
          <w:delText xml:space="preserve"> </w:delText>
        </w:r>
      </w:del>
      <w:r>
        <w:t xml:space="preserve">consumer </w:t>
      </w:r>
      <w:r w:rsidR="006842D4">
        <w:t xml:space="preserve">een nieuwe zaak ontstaat en/of bestaande zaakgegevens </w:t>
      </w:r>
      <w:del w:id="1127" w:author="Joost Wijnings" w:date="2014-03-07T15:28:00Z">
        <w:r w:rsidR="006842D4" w:rsidDel="00D53713">
          <w:delText>muteren</w:delText>
        </w:r>
      </w:del>
      <w:ins w:id="1128" w:author="Joost Wijnings" w:date="2014-03-07T15:28:00Z">
        <w:r w:rsidR="00D53713">
          <w:t xml:space="preserve">wijzigen, </w:t>
        </w:r>
      </w:ins>
      <w:del w:id="1129" w:author="Joost Wijnings" w:date="2014-03-07T15:28:00Z">
        <w:r w:rsidR="006842D4" w:rsidDel="00D53713">
          <w:delText xml:space="preserve">dan </w:delText>
        </w:r>
      </w:del>
      <w:r w:rsidR="006842D4">
        <w:t>stelt</w:t>
      </w:r>
      <w:r w:rsidR="00BD2101">
        <w:t xml:space="preserve"> de </w:t>
      </w:r>
      <w:del w:id="1130" w:author="Joost Wijnings" w:date="2014-03-07T15:28:00Z">
        <w:r w:rsidR="00BD2101" w:rsidDel="00D53713">
          <w:delText>Z</w:delText>
        </w:r>
      </w:del>
      <w:ins w:id="1131" w:author="Joost Wijnings" w:date="2014-03-07T15:28:00Z">
        <w:r w:rsidR="00D53713">
          <w:t>z</w:t>
        </w:r>
      </w:ins>
      <w:r w:rsidR="00BD2101">
        <w:t>aakservic</w:t>
      </w:r>
      <w:del w:id="1132" w:author="Joost Wijnings" w:date="2014-03-07T15:25:00Z">
        <w:r w:rsidR="00BD2101" w:rsidDel="00D53713">
          <w:delText xml:space="preserve">e </w:delText>
        </w:r>
      </w:del>
      <w:ins w:id="1133" w:author="Joost Wijnings" w:date="2014-03-07T15:25:00Z">
        <w:r w:rsidR="00D53713">
          <w:t>e</w:t>
        </w:r>
      </w:ins>
      <w:r w:rsidR="00BD2101">
        <w:t xml:space="preserve">consumer </w:t>
      </w:r>
      <w:r>
        <w:t xml:space="preserve">het </w:t>
      </w:r>
      <w:del w:id="1134" w:author="Joost Wijnings" w:date="2014-03-07T15:25:00Z">
        <w:r w:rsidR="002C5AB4" w:rsidDel="00D53713">
          <w:delText>Z</w:delText>
        </w:r>
      </w:del>
      <w:ins w:id="1135" w:author="Joost Wijnings" w:date="2014-03-07T15:25:00Z">
        <w:r w:rsidR="00D53713">
          <w:t>z</w:t>
        </w:r>
      </w:ins>
      <w:r>
        <w:t>aaksysteem hiervan op de hoogte.</w:t>
      </w:r>
    </w:p>
    <w:p w14:paraId="094604A9" w14:textId="2DA96900" w:rsidR="00487557" w:rsidRDefault="00487557" w:rsidP="00487557">
      <w:pPr>
        <w:pStyle w:val="Kop3"/>
      </w:pPr>
      <w:bookmarkStart w:id="1136" w:name="_Toc402174421"/>
      <w:r>
        <w:t xml:space="preserve">Referentiecomponent </w:t>
      </w:r>
      <w:r w:rsidR="0045029F">
        <w:t>Documentservice</w:t>
      </w:r>
      <w:del w:id="1137" w:author="Joost Wijnings" w:date="2014-03-07T15:28:00Z">
        <w:r w:rsidR="0045029F" w:rsidDel="00D53713">
          <w:delText xml:space="preserve"> </w:delText>
        </w:r>
      </w:del>
      <w:r w:rsidR="0045029F">
        <w:t>consumer</w:t>
      </w:r>
      <w:ins w:id="1138" w:author="Joost Wijnings" w:date="2014-03-14T15:05:00Z">
        <w:r w:rsidR="00200F0D">
          <w:t xml:space="preserve"> (DSC)</w:t>
        </w:r>
      </w:ins>
      <w:bookmarkEnd w:id="1136"/>
    </w:p>
    <w:p w14:paraId="5E2D8090" w14:textId="5CA496B0" w:rsidR="0045029F" w:rsidRDefault="0045029F" w:rsidP="0045029F">
      <w:r>
        <w:t xml:space="preserve">Applicaties die invulling geven aan de </w:t>
      </w:r>
      <w:del w:id="1139" w:author="Joost Wijnings" w:date="2014-03-07T15:28:00Z">
        <w:r w:rsidDel="00D53713">
          <w:delText>‘D</w:delText>
        </w:r>
      </w:del>
      <w:del w:id="1140" w:author="Joost Wijnings" w:date="2014-03-18T09:22:00Z">
        <w:r w:rsidDel="00786BD2">
          <w:delText>ocumentservice</w:delText>
        </w:r>
      </w:del>
      <w:del w:id="1141" w:author="Joost Wijnings" w:date="2014-03-07T15:28:00Z">
        <w:r w:rsidDel="00D53713">
          <w:delText xml:space="preserve"> </w:delText>
        </w:r>
      </w:del>
      <w:del w:id="1142" w:author="Joost Wijnings" w:date="2014-03-18T09:22:00Z">
        <w:r w:rsidDel="00786BD2">
          <w:delText>consumer</w:delText>
        </w:r>
      </w:del>
      <w:del w:id="1143" w:author="Joost Wijnings" w:date="2014-03-07T15:28:00Z">
        <w:r w:rsidDel="00D53713">
          <w:delText>’</w:delText>
        </w:r>
      </w:del>
      <w:del w:id="1144" w:author="Joost Wijnings" w:date="2014-03-18T09:22:00Z">
        <w:r w:rsidDel="00786BD2">
          <w:delText xml:space="preserve"> </w:delText>
        </w:r>
      </w:del>
      <w:ins w:id="1145" w:author="Joost Wijnings" w:date="2014-03-14T15:41:00Z">
        <w:r w:rsidR="00735DDB">
          <w:t xml:space="preserve">DSC </w:t>
        </w:r>
      </w:ins>
      <w:r>
        <w:t>geven daarmee aan dat ze voor het onderhouden en ontsluiten van zaakdocumenten gebruik maken van de StUF</w:t>
      </w:r>
      <w:ins w:id="1146" w:author="Joost Wijnings" w:date="2014-03-08T03:26:00Z">
        <w:r w:rsidR="00A86DD7">
          <w:t>-</w:t>
        </w:r>
      </w:ins>
      <w:del w:id="1147" w:author="Joost Wijnings" w:date="2014-03-08T03:26:00Z">
        <w:r w:rsidDel="00A86DD7">
          <w:delText xml:space="preserve"> </w:delText>
        </w:r>
        <w:r w:rsidR="007A13C7" w:rsidDel="00A86DD7">
          <w:delText>D</w:delText>
        </w:r>
      </w:del>
      <w:ins w:id="1148" w:author="Joost Wijnings" w:date="2014-03-08T03:26:00Z">
        <w:r w:rsidR="00A86DD7">
          <w:t>d</w:t>
        </w:r>
      </w:ins>
      <w:r>
        <w:t>ocumentservic</w:t>
      </w:r>
      <w:r w:rsidR="00A6073F">
        <w:t>e</w:t>
      </w:r>
      <w:r>
        <w:t>s (</w:t>
      </w:r>
      <w:r w:rsidR="007A13C7">
        <w:t xml:space="preserve">zie </w:t>
      </w:r>
      <w:r w:rsidR="007A13C7">
        <w:rPr>
          <w:highlight w:val="yellow"/>
        </w:rPr>
        <w:fldChar w:fldCharType="begin"/>
      </w:r>
      <w:r w:rsidR="007A13C7">
        <w:instrText xml:space="preserve"> REF _Ref346742891 \n \h </w:instrText>
      </w:r>
      <w:r w:rsidR="007A13C7">
        <w:rPr>
          <w:highlight w:val="yellow"/>
        </w:rPr>
      </w:r>
      <w:r w:rsidR="007A13C7">
        <w:rPr>
          <w:highlight w:val="yellow"/>
        </w:rPr>
        <w:fldChar w:fldCharType="separate"/>
      </w:r>
      <w:r w:rsidR="0053520C">
        <w:t>4.2</w:t>
      </w:r>
      <w:r w:rsidR="007A13C7">
        <w:rPr>
          <w:highlight w:val="yellow"/>
        </w:rPr>
        <w:fldChar w:fldCharType="end"/>
      </w:r>
      <w:r>
        <w:t>) of de CMIS</w:t>
      </w:r>
      <w:del w:id="1149" w:author="Joost Wijnings" w:date="2014-03-08T03:26:00Z">
        <w:r w:rsidDel="00A86DD7">
          <w:delText xml:space="preserve"> </w:delText>
        </w:r>
        <w:r w:rsidR="007A13C7" w:rsidDel="00A86DD7">
          <w:delText>D</w:delText>
        </w:r>
      </w:del>
      <w:ins w:id="1150" w:author="Joost Wijnings" w:date="2014-03-08T03:26:00Z">
        <w:r w:rsidR="00A86DD7">
          <w:t>-d</w:t>
        </w:r>
      </w:ins>
      <w:r>
        <w:t xml:space="preserve">ocumentservices. Het gaat hierbij om </w:t>
      </w:r>
      <w:r w:rsidR="00A6073F">
        <w:t>een breed scala</w:t>
      </w:r>
      <w:r w:rsidR="0078276B">
        <w:t xml:space="preserve"> van</w:t>
      </w:r>
      <w:r>
        <w:t xml:space="preserve"> gemeentelijke systemen </w:t>
      </w:r>
      <w:r w:rsidR="0078276B">
        <w:t xml:space="preserve">die processen ondersteunen waarin </w:t>
      </w:r>
      <w:r>
        <w:t xml:space="preserve">zaakgerelateerde </w:t>
      </w:r>
      <w:r w:rsidR="00A21845">
        <w:t>documenten</w:t>
      </w:r>
      <w:r w:rsidR="0078276B">
        <w:t xml:space="preserve"> worden </w:t>
      </w:r>
      <w:r w:rsidR="00A6073F">
        <w:t>gecreëerd</w:t>
      </w:r>
      <w:r w:rsidR="0078276B">
        <w:t>, gemuteerd of opgevraagd.</w:t>
      </w:r>
      <w:r w:rsidR="00A21845">
        <w:t xml:space="preserve"> </w:t>
      </w:r>
      <w:r w:rsidR="00A6073F">
        <w:t xml:space="preserve">Voorbeelden zijn </w:t>
      </w:r>
      <w:r>
        <w:t>zoals klantcontactsystem</w:t>
      </w:r>
      <w:r w:rsidR="00A6073F">
        <w:t>en</w:t>
      </w:r>
      <w:r>
        <w:t>,</w:t>
      </w:r>
      <w:r w:rsidR="00A6073F">
        <w:t xml:space="preserve"> handhavingsystemen,</w:t>
      </w:r>
      <w:r>
        <w:t xml:space="preserve"> vergunningensystemen, burgerzakensystem</w:t>
      </w:r>
      <w:r w:rsidR="00A6073F">
        <w:t>en</w:t>
      </w:r>
      <w:r>
        <w:t xml:space="preserve">, gemeentelijke </w:t>
      </w:r>
      <w:r w:rsidR="00A6073F">
        <w:t>frontoffice systemen voor aanvraag van (digitale) diensten</w:t>
      </w:r>
      <w:r>
        <w:t xml:space="preserve"> </w:t>
      </w:r>
      <w:r w:rsidR="00A6073F">
        <w:t xml:space="preserve">tot en met de systemen </w:t>
      </w:r>
      <w:r>
        <w:t>voor postverwerking.</w:t>
      </w:r>
    </w:p>
    <w:p w14:paraId="12AA04DC" w14:textId="77777777" w:rsidR="0045029F" w:rsidRDefault="0045029F" w:rsidP="0045029F"/>
    <w:p w14:paraId="1F8918A8" w14:textId="430409A7" w:rsidR="0045029F" w:rsidRDefault="0045029F" w:rsidP="0045029F">
      <w:r>
        <w:t>E</w:t>
      </w:r>
      <w:r w:rsidR="00A21845">
        <w:t xml:space="preserve">r gelden twee eisen aan een </w:t>
      </w:r>
      <w:ins w:id="1151" w:author="Joost Wijnings" w:date="2014-03-14T15:41:00Z">
        <w:r w:rsidR="00735DDB">
          <w:t>DSC</w:t>
        </w:r>
      </w:ins>
      <w:del w:id="1152" w:author="Joost Wijnings" w:date="2014-03-07T15:28:00Z">
        <w:r w:rsidR="00A21845" w:rsidDel="00D53713">
          <w:delText>Document</w:delText>
        </w:r>
        <w:r w:rsidR="006757B0" w:rsidDel="00D53713">
          <w:delText xml:space="preserve"> </w:delText>
        </w:r>
        <w:r w:rsidDel="00D53713">
          <w:delText>service consumer</w:delText>
        </w:r>
      </w:del>
      <w:r w:rsidR="00BD2101">
        <w:t>,</w:t>
      </w:r>
      <w:r>
        <w:t xml:space="preserve"> namelijk:</w:t>
      </w:r>
    </w:p>
    <w:p w14:paraId="6983A95D" w14:textId="49047265" w:rsidR="0045029F" w:rsidRDefault="0045029F" w:rsidP="00E666F8">
      <w:pPr>
        <w:numPr>
          <w:ilvl w:val="0"/>
          <w:numId w:val="18"/>
        </w:numPr>
      </w:pPr>
      <w:r>
        <w:t xml:space="preserve">Een </w:t>
      </w:r>
      <w:ins w:id="1153" w:author="Joost Wijnings" w:date="2014-03-14T15:41:00Z">
        <w:r w:rsidR="00735DDB">
          <w:t>DSC</w:t>
        </w:r>
      </w:ins>
      <w:ins w:id="1154" w:author="Joost Wijnings" w:date="2014-03-07T15:29:00Z">
        <w:r w:rsidR="00D53713">
          <w:t xml:space="preserve"> </w:t>
        </w:r>
      </w:ins>
      <w:del w:id="1155" w:author="Joost Wijnings" w:date="2014-03-07T15:29:00Z">
        <w:r w:rsidR="00A21845" w:rsidDel="00D53713">
          <w:delText>Document</w:delText>
        </w:r>
        <w:r w:rsidDel="00D53713">
          <w:delText xml:space="preserve">service consumer </w:delText>
        </w:r>
      </w:del>
      <w:r>
        <w:t>maakt gebruik van de StUF</w:t>
      </w:r>
      <w:ins w:id="1156" w:author="Joost Wijnings" w:date="2014-03-18T08:55:00Z">
        <w:r w:rsidR="00594752">
          <w:t>-</w:t>
        </w:r>
      </w:ins>
      <w:del w:id="1157" w:author="Joost Wijnings" w:date="2014-03-18T08:55:00Z">
        <w:r w:rsidDel="00594752">
          <w:delText xml:space="preserve"> </w:delText>
        </w:r>
      </w:del>
      <w:r w:rsidR="00A21845">
        <w:t>document</w:t>
      </w:r>
      <w:r>
        <w:t>services</w:t>
      </w:r>
      <w:r w:rsidR="00A21845">
        <w:t xml:space="preserve"> of de CMIS</w:t>
      </w:r>
      <w:ins w:id="1158" w:author="Joost Wijnings" w:date="2014-03-08T03:26:00Z">
        <w:r w:rsidR="00A86DD7">
          <w:t>-</w:t>
        </w:r>
      </w:ins>
      <w:del w:id="1159" w:author="Joost Wijnings" w:date="2014-03-08T03:26:00Z">
        <w:r w:rsidR="00A21845" w:rsidDel="00A86DD7">
          <w:delText xml:space="preserve"> </w:delText>
        </w:r>
      </w:del>
      <w:r w:rsidR="00A21845">
        <w:t>documentservices</w:t>
      </w:r>
      <w:r>
        <w:t xml:space="preserve"> om </w:t>
      </w:r>
      <w:r w:rsidR="00A21845">
        <w:t>zaakgerelateerde documenten</w:t>
      </w:r>
      <w:r>
        <w:t xml:space="preserve"> te creëren, muteren of raadplegen.</w:t>
      </w:r>
    </w:p>
    <w:p w14:paraId="7B0547CC" w14:textId="73DD3D37" w:rsidR="0045029F" w:rsidRPr="002C5AB4" w:rsidRDefault="0045029F" w:rsidP="00E666F8">
      <w:pPr>
        <w:numPr>
          <w:ilvl w:val="0"/>
          <w:numId w:val="18"/>
        </w:numPr>
      </w:pPr>
      <w:r>
        <w:t xml:space="preserve">Zodra </w:t>
      </w:r>
      <w:r w:rsidR="006842D4">
        <w:t xml:space="preserve">binnen </w:t>
      </w:r>
      <w:r>
        <w:t xml:space="preserve">een </w:t>
      </w:r>
      <w:ins w:id="1160" w:author="Joost Wijnings" w:date="2014-03-14T15:41:00Z">
        <w:r w:rsidR="00735DDB">
          <w:t>DSC</w:t>
        </w:r>
      </w:ins>
      <w:ins w:id="1161" w:author="Joost Wijnings" w:date="2014-03-07T15:29:00Z">
        <w:r w:rsidR="00D53713">
          <w:t xml:space="preserve"> </w:t>
        </w:r>
      </w:ins>
      <w:del w:id="1162" w:author="Joost Wijnings" w:date="2014-03-07T15:29:00Z">
        <w:r w:rsidR="00A21845" w:rsidDel="00D53713">
          <w:delText>Document</w:delText>
        </w:r>
        <w:r w:rsidDel="00D53713">
          <w:delText xml:space="preserve">service consumer </w:delText>
        </w:r>
      </w:del>
      <w:r w:rsidR="006842D4">
        <w:t xml:space="preserve">een zaakgerelateerd document ontstaat en/of </w:t>
      </w:r>
      <w:del w:id="1163" w:author="Joost Wijnings" w:date="2014-03-07T15:29:00Z">
        <w:r w:rsidR="006842D4" w:rsidDel="00D53713">
          <w:delText>muteert</w:delText>
        </w:r>
      </w:del>
      <w:ins w:id="1164" w:author="Joost Wijnings" w:date="2014-03-07T15:29:00Z">
        <w:r w:rsidR="00D53713">
          <w:t>wijzigt</w:t>
        </w:r>
      </w:ins>
      <w:r w:rsidR="006842D4">
        <w:t xml:space="preserve">, </w:t>
      </w:r>
      <w:del w:id="1165" w:author="Joost Wijnings" w:date="2014-03-10T10:59:00Z">
        <w:r w:rsidR="006842D4" w:rsidDel="009446AF">
          <w:delText>dan</w:delText>
        </w:r>
        <w:r w:rsidDel="009446AF">
          <w:delText xml:space="preserve"> </w:delText>
        </w:r>
      </w:del>
      <w:r w:rsidR="00BD2101">
        <w:t xml:space="preserve">stelt de </w:t>
      </w:r>
      <w:ins w:id="1166" w:author="Joost Wijnings" w:date="2014-03-14T15:41:00Z">
        <w:r w:rsidR="00735DDB">
          <w:t>DSC</w:t>
        </w:r>
      </w:ins>
      <w:ins w:id="1167" w:author="Joost Wijnings" w:date="2014-03-07T15:29:00Z">
        <w:r w:rsidR="00D53713">
          <w:t xml:space="preserve"> </w:t>
        </w:r>
      </w:ins>
      <w:del w:id="1168" w:author="Joost Wijnings" w:date="2014-03-07T15:29:00Z">
        <w:r w:rsidR="00BD2101" w:rsidDel="00D53713">
          <w:delText>Documentservice consumer</w:delText>
        </w:r>
        <w:r w:rsidDel="00D53713">
          <w:delText xml:space="preserve"> </w:delText>
        </w:r>
      </w:del>
      <w:r>
        <w:t xml:space="preserve">het </w:t>
      </w:r>
      <w:del w:id="1169" w:author="Joost Wijnings" w:date="2014-03-07T15:29:00Z">
        <w:r w:rsidR="00A21845" w:rsidDel="00D53713">
          <w:delText xml:space="preserve">Zaaksysteem </w:delText>
        </w:r>
      </w:del>
      <w:ins w:id="1170" w:author="Joost Wijnings" w:date="2014-03-07T15:29:00Z">
        <w:r w:rsidR="00D53713">
          <w:t xml:space="preserve">ZS </w:t>
        </w:r>
      </w:ins>
      <w:r w:rsidR="00A21845">
        <w:t>of DMS hiervan</w:t>
      </w:r>
      <w:r>
        <w:t xml:space="preserve"> op de hoogte.</w:t>
      </w:r>
      <w:ins w:id="1171" w:author="Joost Wijnings" w:date="2014-03-07T15:29:00Z">
        <w:r w:rsidR="00D53713">
          <w:t xml:space="preserve"> </w:t>
        </w:r>
      </w:ins>
    </w:p>
    <w:p w14:paraId="14A05659" w14:textId="77777777" w:rsidR="002D359D" w:rsidRPr="00B73518" w:rsidRDefault="002D359D" w:rsidP="00A21845">
      <w:pPr>
        <w:pStyle w:val="Kop2"/>
      </w:pPr>
      <w:bookmarkStart w:id="1172" w:name="_Ref347779541"/>
      <w:bookmarkStart w:id="1173" w:name="_Ref347779545"/>
      <w:bookmarkStart w:id="1174" w:name="_Toc402174422"/>
      <w:r>
        <w:t>Referentiearchitectuur</w:t>
      </w:r>
      <w:bookmarkEnd w:id="1172"/>
      <w:bookmarkEnd w:id="1173"/>
      <w:bookmarkEnd w:id="1174"/>
    </w:p>
    <w:p w14:paraId="661D43E9" w14:textId="77777777" w:rsidR="00992D41" w:rsidRDefault="00A21845" w:rsidP="002D359D">
      <w:r>
        <w:t xml:space="preserve">In de specificatie wordt uitgegaan van een referentiearchitectuur. Deze is weergegeven in </w:t>
      </w:r>
      <w:r w:rsidR="002D359D" w:rsidRPr="0026394D">
        <w:fldChar w:fldCharType="begin"/>
      </w:r>
      <w:r w:rsidR="002D359D" w:rsidRPr="0026394D">
        <w:instrText xml:space="preserve"> REF _Ref301348042 \h </w:instrText>
      </w:r>
      <w:r w:rsidR="002D359D" w:rsidRPr="0026394D">
        <w:fldChar w:fldCharType="separate"/>
      </w:r>
      <w:ins w:id="1175" w:author="Joost Wijnings" w:date="2014-04-07T10:21:00Z">
        <w:r w:rsidR="0053520C" w:rsidRPr="003979D0">
          <w:t xml:space="preserve">Figuur </w:t>
        </w:r>
        <w:r w:rsidR="0053520C">
          <w:rPr>
            <w:noProof/>
          </w:rPr>
          <w:t>5</w:t>
        </w:r>
      </w:ins>
      <w:del w:id="1176" w:author="Joost Wijnings" w:date="2014-04-07T10:21:00Z">
        <w:r w:rsidR="00BE3F74" w:rsidRPr="003979D0" w:rsidDel="0053520C">
          <w:delText xml:space="preserve">Figuur </w:delText>
        </w:r>
        <w:r w:rsidR="00BE3F74" w:rsidDel="0053520C">
          <w:rPr>
            <w:noProof/>
          </w:rPr>
          <w:delText>5</w:delText>
        </w:r>
      </w:del>
      <w:r w:rsidR="002D359D" w:rsidRPr="0026394D">
        <w:fldChar w:fldCharType="end"/>
      </w:r>
      <w:r>
        <w:t xml:space="preserve">. In de referentiearchitectuur </w:t>
      </w:r>
      <w:r w:rsidR="005424F6">
        <w:t xml:space="preserve">is voor </w:t>
      </w:r>
      <w:r>
        <w:t xml:space="preserve">elke referentiecomponent aangegeven welke </w:t>
      </w:r>
      <w:r w:rsidR="00486E1F">
        <w:t xml:space="preserve">groep van </w:t>
      </w:r>
      <w:r>
        <w:t xml:space="preserve">services </w:t>
      </w:r>
      <w:r w:rsidR="00EC533F">
        <w:t>deze</w:t>
      </w:r>
      <w:r>
        <w:t xml:space="preserve"> moet leveren</w:t>
      </w:r>
      <w:r w:rsidR="00992D41">
        <w:t xml:space="preserve"> dan wel gebruiken.</w:t>
      </w:r>
      <w:r>
        <w:t xml:space="preserve"> </w:t>
      </w:r>
    </w:p>
    <w:p w14:paraId="0BC32899" w14:textId="77777777" w:rsidR="00992D41" w:rsidRDefault="00992D41" w:rsidP="002D359D"/>
    <w:p w14:paraId="58F93F16" w14:textId="77777777" w:rsidR="00992D41" w:rsidRDefault="00B164F0" w:rsidP="002D359D">
      <w:r>
        <w:t>Onderstaande tabel geeft een beschrijving van de gebruikte symbolen.</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552"/>
        <w:gridCol w:w="3118"/>
      </w:tblGrid>
      <w:tr w:rsidR="00992D41" w:rsidRPr="00147A5D" w14:paraId="315E134D" w14:textId="77777777" w:rsidTr="00112595">
        <w:trPr>
          <w:trHeight w:val="378"/>
        </w:trPr>
        <w:tc>
          <w:tcPr>
            <w:tcW w:w="2943" w:type="dxa"/>
            <w:shd w:val="clear" w:color="auto" w:fill="auto"/>
          </w:tcPr>
          <w:p w14:paraId="6CF61019" w14:textId="77777777" w:rsidR="00992D41" w:rsidRPr="00D00BA9" w:rsidRDefault="000261A2" w:rsidP="00992D41">
            <w:r>
              <w:object w:dxaOrig="1405" w:dyaOrig="555" w14:anchorId="6DF6CC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9.4pt" o:ole="">
                  <v:imagedata r:id="rId19" o:title=""/>
                </v:shape>
                <o:OLEObject Type="Embed" ProgID="Visio.Drawing.11" ShapeID="_x0000_i1025" DrawAspect="Content" ObjectID="_1500198928" r:id="rId20"/>
              </w:object>
            </w:r>
          </w:p>
        </w:tc>
        <w:tc>
          <w:tcPr>
            <w:tcW w:w="2552" w:type="dxa"/>
            <w:shd w:val="clear" w:color="auto" w:fill="auto"/>
          </w:tcPr>
          <w:p w14:paraId="36D47882" w14:textId="77777777" w:rsidR="00992D41" w:rsidRPr="00D00BA9" w:rsidRDefault="00992D41" w:rsidP="002D359D">
            <w:r w:rsidRPr="00D00BA9">
              <w:t>“Realizes”</w:t>
            </w:r>
          </w:p>
        </w:tc>
        <w:tc>
          <w:tcPr>
            <w:tcW w:w="3118" w:type="dxa"/>
            <w:shd w:val="clear" w:color="auto" w:fill="auto"/>
          </w:tcPr>
          <w:p w14:paraId="101FDC96" w14:textId="77777777" w:rsidR="00992D41" w:rsidRPr="00D00BA9" w:rsidRDefault="00992D41" w:rsidP="002D359D">
            <w:r w:rsidRPr="00D00BA9">
              <w:t>De refentiecomponent moet deze services leveren</w:t>
            </w:r>
          </w:p>
        </w:tc>
      </w:tr>
      <w:tr w:rsidR="00992D41" w:rsidRPr="00147A5D" w14:paraId="77AF75F0" w14:textId="77777777" w:rsidTr="00112595">
        <w:tc>
          <w:tcPr>
            <w:tcW w:w="2943" w:type="dxa"/>
            <w:shd w:val="clear" w:color="auto" w:fill="auto"/>
          </w:tcPr>
          <w:p w14:paraId="01173C48" w14:textId="77777777" w:rsidR="00992D41" w:rsidRPr="00D00BA9" w:rsidRDefault="000261A2" w:rsidP="002D359D">
            <w:r>
              <w:object w:dxaOrig="1405" w:dyaOrig="555" w14:anchorId="30193F5C">
                <v:shape id="_x0000_i1026" type="#_x0000_t75" style="width:1in;height:29.4pt" o:ole="">
                  <v:imagedata r:id="rId21" o:title=""/>
                </v:shape>
                <o:OLEObject Type="Embed" ProgID="Visio.Drawing.11" ShapeID="_x0000_i1026" DrawAspect="Content" ObjectID="_1500198929" r:id="rId22"/>
              </w:object>
            </w:r>
          </w:p>
        </w:tc>
        <w:tc>
          <w:tcPr>
            <w:tcW w:w="2552" w:type="dxa"/>
            <w:shd w:val="clear" w:color="auto" w:fill="auto"/>
          </w:tcPr>
          <w:p w14:paraId="73703852" w14:textId="77777777" w:rsidR="00992D41" w:rsidRPr="00D00BA9" w:rsidRDefault="00992D41" w:rsidP="002D359D">
            <w:r w:rsidRPr="00D00BA9">
              <w:t>“Realizes”</w:t>
            </w:r>
          </w:p>
        </w:tc>
        <w:tc>
          <w:tcPr>
            <w:tcW w:w="3118" w:type="dxa"/>
            <w:shd w:val="clear" w:color="auto" w:fill="auto"/>
          </w:tcPr>
          <w:p w14:paraId="332D9B66" w14:textId="77777777" w:rsidR="00992D41" w:rsidRPr="00D00BA9" w:rsidRDefault="00992D41" w:rsidP="001C404C">
            <w:r w:rsidRPr="00D00BA9">
              <w:t xml:space="preserve">De referentiecomponent </w:t>
            </w:r>
            <w:r w:rsidR="00E2481C" w:rsidRPr="00D00BA9">
              <w:t xml:space="preserve">mag </w:t>
            </w:r>
            <w:r w:rsidR="001C404C" w:rsidRPr="00D00BA9">
              <w:t>optione</w:t>
            </w:r>
            <w:r w:rsidR="001C404C">
              <w:t>el</w:t>
            </w:r>
            <w:r w:rsidR="001C404C" w:rsidRPr="00D00BA9">
              <w:t xml:space="preserve"> </w:t>
            </w:r>
            <w:r w:rsidR="00E2481C" w:rsidRPr="00D00BA9">
              <w:t>deze services bieden</w:t>
            </w:r>
          </w:p>
        </w:tc>
      </w:tr>
      <w:tr w:rsidR="00992D41" w:rsidRPr="00147A5D" w14:paraId="7A70DB94" w14:textId="77777777" w:rsidTr="00112595">
        <w:tc>
          <w:tcPr>
            <w:tcW w:w="2943" w:type="dxa"/>
            <w:shd w:val="clear" w:color="auto" w:fill="auto"/>
          </w:tcPr>
          <w:p w14:paraId="214C68E2" w14:textId="77777777" w:rsidR="00992D41" w:rsidRPr="00D00BA9" w:rsidRDefault="000261A2" w:rsidP="002D359D">
            <w:r>
              <w:object w:dxaOrig="1229" w:dyaOrig="379" w14:anchorId="53A07806">
                <v:shape id="_x0000_i1027" type="#_x0000_t75" style="width:57.6pt;height:21.9pt" o:ole="">
                  <v:imagedata r:id="rId23" o:title=""/>
                </v:shape>
                <o:OLEObject Type="Embed" ProgID="Visio.Drawing.11" ShapeID="_x0000_i1027" DrawAspect="Content" ObjectID="_1500198930" r:id="rId24"/>
              </w:object>
            </w:r>
          </w:p>
        </w:tc>
        <w:tc>
          <w:tcPr>
            <w:tcW w:w="2552" w:type="dxa"/>
            <w:shd w:val="clear" w:color="auto" w:fill="auto"/>
          </w:tcPr>
          <w:p w14:paraId="0B6060C6" w14:textId="77777777" w:rsidR="00992D41" w:rsidRPr="00D00BA9" w:rsidRDefault="00992D41" w:rsidP="002D359D">
            <w:r w:rsidRPr="00D00BA9">
              <w:t>“Used by”</w:t>
            </w:r>
          </w:p>
        </w:tc>
        <w:tc>
          <w:tcPr>
            <w:tcW w:w="3118" w:type="dxa"/>
            <w:shd w:val="clear" w:color="auto" w:fill="auto"/>
          </w:tcPr>
          <w:p w14:paraId="0B6D4807" w14:textId="77777777" w:rsidR="00992D41" w:rsidRPr="00D00BA9" w:rsidRDefault="00992D41" w:rsidP="002D359D">
            <w:r w:rsidRPr="00D00BA9">
              <w:t>De referentiecomponent maakt gebruik van de services</w:t>
            </w:r>
          </w:p>
        </w:tc>
      </w:tr>
    </w:tbl>
    <w:p w14:paraId="56A4AEF5" w14:textId="77777777" w:rsidR="00992D41" w:rsidRDefault="00992D41" w:rsidP="002D359D"/>
    <w:p w14:paraId="06D8BFF4" w14:textId="77777777" w:rsidR="00A21845" w:rsidRDefault="00A21845" w:rsidP="002D359D"/>
    <w:bookmarkStart w:id="1177" w:name="OLE_LINK7"/>
    <w:bookmarkStart w:id="1178" w:name="OLE_LINK8"/>
    <w:p w14:paraId="4448AA0A" w14:textId="3407DB01" w:rsidR="002D359D" w:rsidRPr="003979D0" w:rsidRDefault="00DC033A" w:rsidP="00A976E7">
      <w:del w:id="1179" w:author="Joost Wijnings" w:date="2014-03-14T13:16:00Z">
        <w:r w:rsidDel="00733045">
          <w:object w:dxaOrig="6759" w:dyaOrig="4703" w14:anchorId="4E296295">
            <v:shape id="_x0000_i1028" type="#_x0000_t75" style="width:338.1pt;height:237.3pt" o:ole="">
              <v:imagedata r:id="rId25" o:title=""/>
            </v:shape>
            <o:OLEObject Type="Embed" ProgID="Visio.Drawing.11" ShapeID="_x0000_i1028" DrawAspect="Content" ObjectID="_1500198931" r:id="rId26"/>
          </w:object>
        </w:r>
      </w:del>
      <w:bookmarkEnd w:id="1177"/>
      <w:bookmarkEnd w:id="1178"/>
      <w:ins w:id="1180" w:author="Joost Wijnings" w:date="2014-03-19T14:07:00Z">
        <w:r w:rsidR="009F5F3F" w:rsidRPr="009F5F3F">
          <w:rPr>
            <w:noProof/>
            <w:lang w:eastAsia="nl-NL"/>
          </w:rPr>
          <w:t xml:space="preserve"> </w:t>
        </w:r>
        <w:r w:rsidR="009F5F3F" w:rsidRPr="009F5F3F">
          <w:rPr>
            <w:noProof/>
            <w:lang w:eastAsia="nl-NL"/>
          </w:rPr>
          <w:drawing>
            <wp:inline distT="0" distB="0" distL="0" distR="0" wp14:anchorId="135937D5" wp14:editId="3E8628E2">
              <wp:extent cx="5760720" cy="2618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18740"/>
                      </a:xfrm>
                      <a:prstGeom prst="rect">
                        <a:avLst/>
                      </a:prstGeom>
                    </pic:spPr>
                  </pic:pic>
                </a:graphicData>
              </a:graphic>
            </wp:inline>
          </w:drawing>
        </w:r>
      </w:ins>
    </w:p>
    <w:p w14:paraId="32B01687" w14:textId="77777777" w:rsidR="00A976E7" w:rsidRDefault="002D359D" w:rsidP="0011137C">
      <w:pPr>
        <w:pStyle w:val="Bijschrift"/>
        <w:outlineLvl w:val="0"/>
      </w:pPr>
      <w:bookmarkStart w:id="1181" w:name="_Ref301348042"/>
      <w:r w:rsidRPr="003979D0">
        <w:t xml:space="preserve">Figuur </w:t>
      </w:r>
      <w:r w:rsidRPr="00215E6B">
        <w:fldChar w:fldCharType="begin"/>
      </w:r>
      <w:r w:rsidRPr="003979D0">
        <w:instrText xml:space="preserve"> SEQ Figuur \* ARABIC </w:instrText>
      </w:r>
      <w:r w:rsidRPr="00215E6B">
        <w:fldChar w:fldCharType="separate"/>
      </w:r>
      <w:r w:rsidR="0053520C">
        <w:rPr>
          <w:noProof/>
        </w:rPr>
        <w:t>5</w:t>
      </w:r>
      <w:r w:rsidRPr="00215E6B">
        <w:fldChar w:fldCharType="end"/>
      </w:r>
      <w:bookmarkEnd w:id="1181"/>
      <w:r w:rsidRPr="003979D0">
        <w:t xml:space="preserve">: </w:t>
      </w:r>
      <w:bookmarkStart w:id="1182" w:name="_Ref331773666"/>
      <w:commentRangeStart w:id="1183"/>
      <w:r w:rsidRPr="003979D0">
        <w:t>Applicatie</w:t>
      </w:r>
      <w:del w:id="1184" w:author="Joost Wijnings" w:date="2014-03-14T14:35:00Z">
        <w:r w:rsidRPr="003979D0" w:rsidDel="003E4C86">
          <w:delText xml:space="preserve"> </w:delText>
        </w:r>
      </w:del>
      <w:r w:rsidRPr="003979D0">
        <w:t>architectuur</w:t>
      </w:r>
      <w:bookmarkEnd w:id="1182"/>
      <w:commentRangeEnd w:id="1183"/>
      <w:r w:rsidR="00077E26">
        <w:rPr>
          <w:rStyle w:val="Verwijzingopmerking"/>
          <w:b w:val="0"/>
          <w:bCs w:val="0"/>
        </w:rPr>
        <w:commentReference w:id="1183"/>
      </w:r>
    </w:p>
    <w:p w14:paraId="285D0B2B" w14:textId="77777777" w:rsidR="00B164F0" w:rsidRPr="00B164F0" w:rsidRDefault="00B164F0" w:rsidP="00B164F0"/>
    <w:p w14:paraId="14822719" w14:textId="4D16C0EB" w:rsidR="000261A2" w:rsidRDefault="006B5216" w:rsidP="00A976E7">
      <w:r>
        <w:t xml:space="preserve">De groepen met services in </w:t>
      </w:r>
      <w:r>
        <w:fldChar w:fldCharType="begin"/>
      </w:r>
      <w:r>
        <w:instrText xml:space="preserve"> REF _Ref303325740 \h </w:instrText>
      </w:r>
      <w:r>
        <w:fldChar w:fldCharType="separate"/>
      </w:r>
      <w:ins w:id="1185" w:author="Joost Wijnings" w:date="2014-04-07T10:21:00Z">
        <w:r w:rsidR="0053520C" w:rsidRPr="00182694">
          <w:t xml:space="preserve">Figuur </w:t>
        </w:r>
        <w:r w:rsidR="0053520C">
          <w:rPr>
            <w:noProof/>
          </w:rPr>
          <w:t>1</w:t>
        </w:r>
      </w:ins>
      <w:r>
        <w:fldChar w:fldCharType="end"/>
      </w:r>
      <w:r>
        <w:fldChar w:fldCharType="begin"/>
      </w:r>
      <w:r>
        <w:instrText xml:space="preserve"> REF _Ref301348042 \h </w:instrText>
      </w:r>
      <w:r>
        <w:fldChar w:fldCharType="separate"/>
      </w:r>
      <w:ins w:id="1186" w:author="Joost Wijnings" w:date="2014-04-07T10:21:00Z">
        <w:r w:rsidR="0053520C" w:rsidRPr="003979D0">
          <w:t xml:space="preserve">Figuur </w:t>
        </w:r>
        <w:r w:rsidR="0053520C">
          <w:rPr>
            <w:noProof/>
          </w:rPr>
          <w:t>5</w:t>
        </w:r>
      </w:ins>
      <w:del w:id="1187" w:author="Joost Wijnings" w:date="2014-04-07T10:21:00Z">
        <w:r w:rsidR="00BE3F74" w:rsidRPr="003979D0" w:rsidDel="0053520C">
          <w:delText xml:space="preserve">Figuur </w:delText>
        </w:r>
        <w:r w:rsidR="00BE3F74" w:rsidDel="0053520C">
          <w:rPr>
            <w:noProof/>
          </w:rPr>
          <w:delText>5</w:delText>
        </w:r>
      </w:del>
      <w:r>
        <w:fldChar w:fldCharType="end"/>
      </w:r>
      <w:r>
        <w:t xml:space="preserve"> zijn genummerd. In onderstaande tabel is aangegeven welke services tot welke groep behoren. </w:t>
      </w:r>
      <w:r w:rsidR="004E0A6E">
        <w:t>De services worden i</w:t>
      </w:r>
      <w:r w:rsidR="00D31309">
        <w:t>n</w:t>
      </w:r>
      <w:r w:rsidR="004E0A6E">
        <w:t xml:space="preserve"> </w:t>
      </w:r>
      <w:r w:rsidR="00B164F0">
        <w:t xml:space="preserve">hoofdstuk </w:t>
      </w:r>
      <w:r w:rsidR="00B164F0">
        <w:fldChar w:fldCharType="begin"/>
      </w:r>
      <w:r w:rsidR="00B164F0">
        <w:instrText xml:space="preserve"> REF _Ref302740162 \r \h </w:instrText>
      </w:r>
      <w:r w:rsidR="00B164F0">
        <w:fldChar w:fldCharType="separate"/>
      </w:r>
      <w:r w:rsidR="0053520C">
        <w:t>4</w:t>
      </w:r>
      <w:r w:rsidR="00B164F0">
        <w:fldChar w:fldCharType="end"/>
      </w:r>
      <w:r w:rsidR="00B164F0">
        <w:t xml:space="preserve"> en </w:t>
      </w:r>
      <w:r w:rsidR="00B164F0">
        <w:fldChar w:fldCharType="begin"/>
      </w:r>
      <w:r w:rsidR="00B164F0">
        <w:instrText xml:space="preserve"> REF _Ref347781479 \r \h </w:instrText>
      </w:r>
      <w:r w:rsidR="00B164F0">
        <w:fldChar w:fldCharType="separate"/>
      </w:r>
      <w:r w:rsidR="0053520C">
        <w:t>5</w:t>
      </w:r>
      <w:r w:rsidR="00B164F0">
        <w:fldChar w:fldCharType="end"/>
      </w:r>
      <w:r w:rsidR="00B164F0">
        <w:t xml:space="preserve"> </w:t>
      </w:r>
      <w:r w:rsidR="004E0A6E">
        <w:t>per referentiecomponent verder uitgewerkt.</w:t>
      </w:r>
      <w:ins w:id="1188" w:author="Joost Wijnings" w:date="2014-03-14T13:58:00Z">
        <w:r w:rsidR="009C118D" w:rsidRPr="009C118D">
          <w:rPr>
            <w:noProof/>
            <w:lang w:eastAsia="nl-NL"/>
          </w:rPr>
          <w:t xml:space="preserve"> </w:t>
        </w:r>
      </w:ins>
    </w:p>
    <w:tbl>
      <w:tblPr>
        <w:tblW w:w="9876" w:type="dxa"/>
        <w:tblInd w:w="55" w:type="dxa"/>
        <w:tblLayout w:type="fixed"/>
        <w:tblCellMar>
          <w:left w:w="70" w:type="dxa"/>
          <w:right w:w="70" w:type="dxa"/>
        </w:tblCellMar>
        <w:tblLook w:val="04A0" w:firstRow="1" w:lastRow="0" w:firstColumn="1" w:lastColumn="0" w:noHBand="0" w:noVBand="1"/>
        <w:tblPrChange w:id="1189" w:author="Joost Wijnings" w:date="2014-04-03T01:23:00Z">
          <w:tblPr>
            <w:tblW w:w="9876" w:type="dxa"/>
            <w:tblInd w:w="55" w:type="dxa"/>
            <w:tblLayout w:type="fixed"/>
            <w:tblCellMar>
              <w:left w:w="70" w:type="dxa"/>
              <w:right w:w="70" w:type="dxa"/>
            </w:tblCellMar>
            <w:tblLook w:val="04A0" w:firstRow="1" w:lastRow="0" w:firstColumn="1" w:lastColumn="0" w:noHBand="0" w:noVBand="1"/>
          </w:tblPr>
        </w:tblPrChange>
      </w:tblPr>
      <w:tblGrid>
        <w:gridCol w:w="560"/>
        <w:gridCol w:w="2968"/>
        <w:gridCol w:w="1165"/>
        <w:gridCol w:w="1276"/>
        <w:gridCol w:w="1276"/>
        <w:gridCol w:w="1275"/>
        <w:gridCol w:w="1356"/>
        <w:tblGridChange w:id="1190">
          <w:tblGrid>
            <w:gridCol w:w="560"/>
            <w:gridCol w:w="2968"/>
            <w:gridCol w:w="1165"/>
            <w:gridCol w:w="1276"/>
            <w:gridCol w:w="1276"/>
            <w:gridCol w:w="1275"/>
            <w:gridCol w:w="1356"/>
          </w:tblGrid>
        </w:tblGridChange>
      </w:tblGrid>
      <w:tr w:rsidR="00A976E7" w14:paraId="2BDB7CDF" w14:textId="77777777" w:rsidTr="00F41005">
        <w:trPr>
          <w:cantSplit/>
          <w:trHeight w:val="495"/>
          <w:trPrChange w:id="1191" w:author="Joost Wijnings" w:date="2014-04-03T01:23:00Z">
            <w:trPr>
              <w:trHeight w:val="495"/>
            </w:trPr>
          </w:trPrChange>
        </w:trPr>
        <w:tc>
          <w:tcPr>
            <w:tcW w:w="3528" w:type="dxa"/>
            <w:gridSpan w:val="2"/>
            <w:shd w:val="clear" w:color="auto" w:fill="auto"/>
            <w:noWrap/>
            <w:hideMark/>
            <w:tcPrChange w:id="1192" w:author="Joost Wijnings" w:date="2014-04-03T01:23:00Z">
              <w:tcPr>
                <w:tcW w:w="3528" w:type="dxa"/>
                <w:gridSpan w:val="2"/>
                <w:shd w:val="clear" w:color="auto" w:fill="auto"/>
                <w:noWrap/>
                <w:hideMark/>
              </w:tcPr>
            </w:tcPrChange>
          </w:tcPr>
          <w:p w14:paraId="60229F94" w14:textId="77777777" w:rsidR="00A976E7" w:rsidRPr="000261A2" w:rsidRDefault="00A976E7">
            <w:pPr>
              <w:keepNext/>
              <w:rPr>
                <w:b/>
                <w:bCs/>
              </w:rPr>
              <w:pPrChange w:id="1193" w:author="Joost Wijnings" w:date="2014-04-03T01:23:00Z">
                <w:pPr/>
              </w:pPrChange>
            </w:pPr>
          </w:p>
        </w:tc>
        <w:tc>
          <w:tcPr>
            <w:tcW w:w="4992" w:type="dxa"/>
            <w:gridSpan w:val="4"/>
            <w:tcBorders>
              <w:bottom w:val="single" w:sz="4" w:space="0" w:color="auto"/>
            </w:tcBorders>
            <w:shd w:val="clear" w:color="auto" w:fill="auto"/>
            <w:vAlign w:val="bottom"/>
            <w:hideMark/>
            <w:tcPrChange w:id="1194" w:author="Joost Wijnings" w:date="2014-04-03T01:23:00Z">
              <w:tcPr>
                <w:tcW w:w="4992" w:type="dxa"/>
                <w:gridSpan w:val="4"/>
                <w:tcBorders>
                  <w:bottom w:val="single" w:sz="4" w:space="0" w:color="auto"/>
                </w:tcBorders>
                <w:shd w:val="clear" w:color="auto" w:fill="auto"/>
                <w:vAlign w:val="bottom"/>
                <w:hideMark/>
              </w:tcPr>
            </w:tcPrChange>
          </w:tcPr>
          <w:p w14:paraId="2B50E521" w14:textId="77777777" w:rsidR="00A976E7" w:rsidRPr="000261A2" w:rsidRDefault="00336A0C">
            <w:pPr>
              <w:keepNext/>
              <w:jc w:val="center"/>
              <w:rPr>
                <w:b/>
                <w:bCs/>
              </w:rPr>
              <w:pPrChange w:id="1195" w:author="Joost Wijnings" w:date="2014-04-03T01:23:00Z">
                <w:pPr>
                  <w:jc w:val="center"/>
                </w:pPr>
              </w:pPrChange>
            </w:pPr>
            <w:r w:rsidRPr="000261A2">
              <w:rPr>
                <w:b/>
                <w:bCs/>
              </w:rPr>
              <w:t>Groep</w:t>
            </w:r>
          </w:p>
        </w:tc>
        <w:tc>
          <w:tcPr>
            <w:tcW w:w="1356" w:type="dxa"/>
            <w:tcBorders>
              <w:left w:val="nil"/>
            </w:tcBorders>
            <w:shd w:val="clear" w:color="auto" w:fill="auto"/>
            <w:noWrap/>
            <w:hideMark/>
            <w:tcPrChange w:id="1196" w:author="Joost Wijnings" w:date="2014-04-03T01:23:00Z">
              <w:tcPr>
                <w:tcW w:w="1356" w:type="dxa"/>
                <w:tcBorders>
                  <w:left w:val="nil"/>
                </w:tcBorders>
                <w:shd w:val="clear" w:color="auto" w:fill="auto"/>
                <w:noWrap/>
                <w:hideMark/>
              </w:tcPr>
            </w:tcPrChange>
          </w:tcPr>
          <w:p w14:paraId="59730033" w14:textId="77777777" w:rsidR="00A976E7" w:rsidRDefault="00A976E7">
            <w:pPr>
              <w:keepNext/>
              <w:rPr>
                <w:b/>
                <w:bCs/>
                <w:color w:val="FFFFFF"/>
              </w:rPr>
              <w:pPrChange w:id="1197" w:author="Joost Wijnings" w:date="2014-04-03T01:23:00Z">
                <w:pPr/>
              </w:pPrChange>
            </w:pPr>
          </w:p>
        </w:tc>
      </w:tr>
      <w:tr w:rsidR="000261A2" w14:paraId="226CE9CA" w14:textId="77777777" w:rsidTr="000261A2">
        <w:trPr>
          <w:trHeight w:val="495"/>
        </w:trPr>
        <w:tc>
          <w:tcPr>
            <w:tcW w:w="560" w:type="dxa"/>
            <w:tcBorders>
              <w:bottom w:val="single" w:sz="4" w:space="0" w:color="auto"/>
            </w:tcBorders>
            <w:shd w:val="clear" w:color="auto" w:fill="auto"/>
            <w:noWrap/>
            <w:vAlign w:val="bottom"/>
            <w:hideMark/>
          </w:tcPr>
          <w:p w14:paraId="1E523069" w14:textId="77777777" w:rsidR="00A976E7" w:rsidRPr="000261A2" w:rsidRDefault="00A976E7" w:rsidP="000261A2">
            <w:pPr>
              <w:rPr>
                <w:b/>
                <w:bCs/>
              </w:rPr>
            </w:pPr>
            <w:r w:rsidRPr="000261A2">
              <w:rPr>
                <w:b/>
                <w:bCs/>
              </w:rPr>
              <w:t>#</w:t>
            </w:r>
          </w:p>
        </w:tc>
        <w:tc>
          <w:tcPr>
            <w:tcW w:w="2968" w:type="dxa"/>
            <w:tcBorders>
              <w:bottom w:val="single" w:sz="4" w:space="0" w:color="auto"/>
              <w:right w:val="single" w:sz="4" w:space="0" w:color="auto"/>
            </w:tcBorders>
            <w:shd w:val="clear" w:color="auto" w:fill="auto"/>
            <w:vAlign w:val="bottom"/>
            <w:hideMark/>
          </w:tcPr>
          <w:p w14:paraId="5217E4DD" w14:textId="77777777" w:rsidR="00A976E7" w:rsidRPr="000261A2" w:rsidRDefault="00A976E7" w:rsidP="000261A2">
            <w:pPr>
              <w:rPr>
                <w:b/>
                <w:bCs/>
              </w:rPr>
            </w:pPr>
            <w:r w:rsidRPr="000261A2">
              <w:rPr>
                <w:b/>
                <w:bCs/>
              </w:rPr>
              <w:t>Applicatieservice</w:t>
            </w:r>
          </w:p>
        </w:tc>
        <w:tc>
          <w:tcPr>
            <w:tcW w:w="1165" w:type="dxa"/>
            <w:tcBorders>
              <w:top w:val="single" w:sz="4" w:space="0" w:color="auto"/>
              <w:left w:val="single" w:sz="4" w:space="0" w:color="auto"/>
              <w:bottom w:val="single" w:sz="4" w:space="0" w:color="auto"/>
              <w:right w:val="single" w:sz="4" w:space="0" w:color="auto"/>
            </w:tcBorders>
            <w:shd w:val="clear" w:color="auto" w:fill="FFFFCC"/>
            <w:hideMark/>
          </w:tcPr>
          <w:p w14:paraId="79B3DF61" w14:textId="2855588B" w:rsidR="00A976E7" w:rsidRPr="000261A2" w:rsidRDefault="000261A2" w:rsidP="005938EF">
            <w:pPr>
              <w:rPr>
                <w:b/>
                <w:bCs/>
                <w:sz w:val="16"/>
                <w:szCs w:val="16"/>
              </w:rPr>
            </w:pPr>
            <w:del w:id="1198" w:author="Joost Wijnings" w:date="2014-03-14T13:54:00Z">
              <w:r w:rsidRPr="000261A2" w:rsidDel="009C118D">
                <w:object w:dxaOrig="499" w:dyaOrig="499" w14:anchorId="24B7D741">
                  <v:shape id="_x0000_i1029" type="#_x0000_t75" style="width:29.4pt;height:29.4pt" o:ole="">
                    <v:imagedata r:id="rId29" o:title=""/>
                  </v:shape>
                  <o:OLEObject Type="Embed" ProgID="Visio.Drawing.11" ShapeID="_x0000_i1029" DrawAspect="Content" ObjectID="_1500198932" r:id="rId30"/>
                </w:object>
              </w:r>
            </w:del>
            <w:ins w:id="1199" w:author="Joost Wijnings" w:date="2014-03-14T13:55:00Z">
              <w:r w:rsidR="009C118D" w:rsidRPr="009C118D">
                <w:rPr>
                  <w:noProof/>
                  <w:lang w:eastAsia="nl-NL"/>
                </w:rPr>
                <w:drawing>
                  <wp:inline distT="0" distB="0" distL="0" distR="0" wp14:anchorId="0B74DB27" wp14:editId="5A09613F">
                    <wp:extent cx="123416" cy="1599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2013" cy="171128"/>
                            </a:xfrm>
                            <a:prstGeom prst="rect">
                              <a:avLst/>
                            </a:prstGeom>
                          </pic:spPr>
                        </pic:pic>
                      </a:graphicData>
                    </a:graphic>
                  </wp:inline>
                </w:drawing>
              </w:r>
            </w:ins>
            <w:ins w:id="1200" w:author="Joost Wijnings" w:date="2014-03-14T13:58:00Z">
              <w:r w:rsidR="009C118D">
                <w:t xml:space="preserve"> </w:t>
              </w:r>
            </w:ins>
            <w:r>
              <w:rPr>
                <w:b/>
                <w:bCs/>
                <w:sz w:val="16"/>
                <w:szCs w:val="16"/>
              </w:rPr>
              <w:t>StU</w:t>
            </w:r>
            <w:ins w:id="1201" w:author="Joost Wijnings" w:date="2014-03-14T13:56:00Z">
              <w:r w:rsidR="009C118D">
                <w:rPr>
                  <w:b/>
                  <w:bCs/>
                  <w:sz w:val="16"/>
                  <w:szCs w:val="16"/>
                </w:rPr>
                <w:t>F-</w:t>
              </w:r>
            </w:ins>
            <w:del w:id="1202" w:author="Joost Wijnings" w:date="2014-03-14T13:56:00Z">
              <w:r w:rsidDel="009C118D">
                <w:rPr>
                  <w:b/>
                  <w:bCs/>
                  <w:sz w:val="16"/>
                  <w:szCs w:val="16"/>
                </w:rPr>
                <w:delText xml:space="preserve">F </w:delText>
              </w:r>
              <w:r w:rsidDel="009C118D">
                <w:rPr>
                  <w:b/>
                  <w:bCs/>
                  <w:sz w:val="16"/>
                  <w:szCs w:val="16"/>
                </w:rPr>
                <w:br/>
              </w:r>
              <w:r w:rsidR="00A976E7" w:rsidRPr="000261A2" w:rsidDel="009C118D">
                <w:rPr>
                  <w:b/>
                  <w:bCs/>
                  <w:sz w:val="16"/>
                  <w:szCs w:val="16"/>
                </w:rPr>
                <w:delText>Z</w:delText>
              </w:r>
            </w:del>
            <w:ins w:id="1203" w:author="Joost Wijnings" w:date="2014-03-14T13:56:00Z">
              <w:r w:rsidR="009C118D">
                <w:rPr>
                  <w:b/>
                  <w:bCs/>
                  <w:sz w:val="16"/>
                  <w:szCs w:val="16"/>
                </w:rPr>
                <w:t>z</w:t>
              </w:r>
            </w:ins>
            <w:r w:rsidR="00A976E7" w:rsidRPr="000261A2">
              <w:rPr>
                <w:b/>
                <w:bCs/>
                <w:sz w:val="16"/>
                <w:szCs w:val="16"/>
              </w:rPr>
              <w:t>aak</w:t>
            </w:r>
            <w:del w:id="1204" w:author="Joost Wijnings" w:date="2014-03-14T13:56:00Z">
              <w:r w:rsidDel="009C118D">
                <w:rPr>
                  <w:b/>
                  <w:bCs/>
                  <w:sz w:val="16"/>
                  <w:szCs w:val="16"/>
                </w:rPr>
                <w:delText xml:space="preserve"> </w:delText>
              </w:r>
            </w:del>
            <w:r w:rsidR="00A976E7" w:rsidRPr="000261A2">
              <w:rPr>
                <w:b/>
                <w:bCs/>
                <w:sz w:val="16"/>
                <w:szCs w:val="16"/>
              </w:rPr>
              <w:t xml:space="preserve">services </w:t>
            </w:r>
          </w:p>
        </w:tc>
        <w:tc>
          <w:tcPr>
            <w:tcW w:w="1276" w:type="dxa"/>
            <w:tcBorders>
              <w:top w:val="single" w:sz="4" w:space="0" w:color="auto"/>
              <w:left w:val="single" w:sz="4" w:space="0" w:color="auto"/>
              <w:bottom w:val="single" w:sz="4" w:space="0" w:color="auto"/>
              <w:right w:val="single" w:sz="4" w:space="0" w:color="auto"/>
            </w:tcBorders>
            <w:shd w:val="clear" w:color="auto" w:fill="FFFFCC"/>
            <w:hideMark/>
          </w:tcPr>
          <w:p w14:paraId="048D7810" w14:textId="44024C65" w:rsidR="00A976E7" w:rsidRPr="000261A2" w:rsidRDefault="000261A2">
            <w:pPr>
              <w:rPr>
                <w:b/>
                <w:bCs/>
                <w:sz w:val="16"/>
                <w:szCs w:val="16"/>
              </w:rPr>
            </w:pPr>
            <w:del w:id="1205" w:author="Joost Wijnings" w:date="2014-03-14T13:57:00Z">
              <w:r w:rsidDel="009C118D">
                <w:object w:dxaOrig="499" w:dyaOrig="499" w14:anchorId="3BC9AC62">
                  <v:shape id="_x0000_i1030" type="#_x0000_t75" style="width:29.4pt;height:29.4pt" o:ole="">
                    <v:imagedata r:id="rId32" o:title=""/>
                  </v:shape>
                  <o:OLEObject Type="Embed" ProgID="Visio.Drawing.11" ShapeID="_x0000_i1030" DrawAspect="Content" ObjectID="_1500198933" r:id="rId33"/>
                </w:object>
              </w:r>
            </w:del>
            <w:ins w:id="1206" w:author="Joost Wijnings" w:date="2014-03-14T13:57:00Z">
              <w:r w:rsidR="009C118D" w:rsidRPr="009C118D">
                <w:rPr>
                  <w:noProof/>
                  <w:lang w:eastAsia="nl-NL"/>
                </w:rPr>
                <w:drawing>
                  <wp:inline distT="0" distB="0" distL="0" distR="0" wp14:anchorId="0EB4AB40" wp14:editId="51579754">
                    <wp:extent cx="122194" cy="15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2194" cy="158400"/>
                            </a:xfrm>
                            <a:prstGeom prst="rect">
                              <a:avLst/>
                            </a:prstGeom>
                          </pic:spPr>
                        </pic:pic>
                      </a:graphicData>
                    </a:graphic>
                  </wp:inline>
                </w:drawing>
              </w:r>
            </w:ins>
            <w:ins w:id="1207" w:author="Joost Wijnings" w:date="2014-03-14T13:58:00Z">
              <w:r w:rsidR="009C118D">
                <w:t xml:space="preserve"> </w:t>
              </w:r>
            </w:ins>
            <w:r w:rsidR="00A976E7" w:rsidRPr="000261A2">
              <w:rPr>
                <w:b/>
                <w:bCs/>
                <w:sz w:val="16"/>
                <w:szCs w:val="16"/>
              </w:rPr>
              <w:t>StUF</w:t>
            </w:r>
            <w:del w:id="1208" w:author="Joost Wijnings" w:date="2014-03-14T13:59:00Z">
              <w:r w:rsidR="00A976E7" w:rsidRPr="000261A2" w:rsidDel="009C118D">
                <w:rPr>
                  <w:b/>
                  <w:bCs/>
                  <w:sz w:val="16"/>
                  <w:szCs w:val="16"/>
                </w:rPr>
                <w:delText xml:space="preserve"> </w:delText>
              </w:r>
            </w:del>
            <w:ins w:id="1209" w:author="Joost Wijnings" w:date="2014-03-14T13:59:00Z">
              <w:r w:rsidR="009C118D">
                <w:rPr>
                  <w:b/>
                  <w:bCs/>
                  <w:sz w:val="16"/>
                  <w:szCs w:val="16"/>
                </w:rPr>
                <w:t>-</w:t>
              </w:r>
            </w:ins>
            <w:del w:id="1210" w:author="Joost Wijnings" w:date="2014-03-14T13:59:00Z">
              <w:r w:rsidR="00A976E7" w:rsidRPr="000261A2" w:rsidDel="009C118D">
                <w:rPr>
                  <w:b/>
                  <w:bCs/>
                  <w:sz w:val="16"/>
                  <w:szCs w:val="16"/>
                </w:rPr>
                <w:br/>
                <w:delText>Zaak</w:delText>
              </w:r>
            </w:del>
            <w:r w:rsidR="00A976E7" w:rsidRPr="000261A2">
              <w:rPr>
                <w:b/>
                <w:bCs/>
                <w:sz w:val="16"/>
                <w:szCs w:val="16"/>
              </w:rPr>
              <w:t>document</w:t>
            </w:r>
            <w:r>
              <w:rPr>
                <w:b/>
                <w:bCs/>
                <w:sz w:val="16"/>
                <w:szCs w:val="16"/>
              </w:rPr>
              <w:t xml:space="preserve"> </w:t>
            </w:r>
            <w:r w:rsidR="00A976E7" w:rsidRPr="000261A2">
              <w:rPr>
                <w:b/>
                <w:bCs/>
                <w:sz w:val="16"/>
                <w:szCs w:val="16"/>
              </w:rPr>
              <w:lastRenderedPageBreak/>
              <w:t xml:space="preserve">services </w:t>
            </w:r>
          </w:p>
        </w:tc>
        <w:tc>
          <w:tcPr>
            <w:tcW w:w="1276" w:type="dxa"/>
            <w:tcBorders>
              <w:top w:val="single" w:sz="4" w:space="0" w:color="auto"/>
              <w:left w:val="single" w:sz="4" w:space="0" w:color="auto"/>
              <w:bottom w:val="single" w:sz="4" w:space="0" w:color="auto"/>
              <w:right w:val="single" w:sz="4" w:space="0" w:color="auto"/>
            </w:tcBorders>
            <w:shd w:val="clear" w:color="auto" w:fill="FFFFCC"/>
            <w:hideMark/>
          </w:tcPr>
          <w:p w14:paraId="4243BFF9" w14:textId="1B695755" w:rsidR="00A976E7" w:rsidRPr="000261A2" w:rsidRDefault="000261A2" w:rsidP="007F64EB">
            <w:pPr>
              <w:rPr>
                <w:b/>
                <w:bCs/>
                <w:sz w:val="16"/>
                <w:szCs w:val="16"/>
              </w:rPr>
            </w:pPr>
            <w:del w:id="1211" w:author="Joost Wijnings" w:date="2014-03-14T13:59:00Z">
              <w:r w:rsidDel="009C118D">
                <w:object w:dxaOrig="499" w:dyaOrig="499" w14:anchorId="42E7084A">
                  <v:shape id="_x0000_i1031" type="#_x0000_t75" style="width:29.4pt;height:29.4pt" o:ole="">
                    <v:imagedata r:id="rId35" o:title=""/>
                  </v:shape>
                  <o:OLEObject Type="Embed" ProgID="Visio.Drawing.11" ShapeID="_x0000_i1031" DrawAspect="Content" ObjectID="_1500198934" r:id="rId36"/>
                </w:object>
              </w:r>
            </w:del>
            <w:ins w:id="1212" w:author="Joost Wijnings" w:date="2014-03-14T13:59:00Z">
              <w:r w:rsidR="009C118D" w:rsidRPr="009C118D">
                <w:rPr>
                  <w:noProof/>
                  <w:lang w:eastAsia="nl-NL"/>
                </w:rPr>
                <w:drawing>
                  <wp:inline distT="0" distB="0" distL="0" distR="0" wp14:anchorId="55FF98A9" wp14:editId="562A4DAE">
                    <wp:extent cx="122194" cy="15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194" cy="158400"/>
                            </a:xfrm>
                            <a:prstGeom prst="rect">
                              <a:avLst/>
                            </a:prstGeom>
                          </pic:spPr>
                        </pic:pic>
                      </a:graphicData>
                    </a:graphic>
                  </wp:inline>
                </w:drawing>
              </w:r>
            </w:ins>
            <w:r w:rsidR="00A976E7" w:rsidRPr="000261A2">
              <w:rPr>
                <w:b/>
                <w:bCs/>
                <w:sz w:val="16"/>
                <w:szCs w:val="16"/>
              </w:rPr>
              <w:t>CMIS</w:t>
            </w:r>
            <w:ins w:id="1213" w:author="Joost Wijnings" w:date="2014-03-14T13:59:00Z">
              <w:r w:rsidR="009C118D">
                <w:rPr>
                  <w:b/>
                  <w:bCs/>
                  <w:sz w:val="16"/>
                  <w:szCs w:val="16"/>
                </w:rPr>
                <w:t>-</w:t>
              </w:r>
            </w:ins>
            <w:del w:id="1214" w:author="Joost Wijnings" w:date="2014-03-14T13:59:00Z">
              <w:r w:rsidR="00A976E7" w:rsidRPr="000261A2" w:rsidDel="009C118D">
                <w:rPr>
                  <w:b/>
                  <w:bCs/>
                  <w:sz w:val="16"/>
                  <w:szCs w:val="16"/>
                </w:rPr>
                <w:delText xml:space="preserve"> </w:delText>
              </w:r>
            </w:del>
            <w:r w:rsidR="00A976E7" w:rsidRPr="000261A2">
              <w:rPr>
                <w:b/>
                <w:bCs/>
                <w:sz w:val="16"/>
                <w:szCs w:val="16"/>
              </w:rPr>
              <w:br/>
            </w:r>
            <w:del w:id="1215" w:author="Joost Wijnings" w:date="2014-03-14T13:59:00Z">
              <w:r w:rsidR="00A976E7" w:rsidRPr="000261A2" w:rsidDel="009C118D">
                <w:rPr>
                  <w:b/>
                  <w:bCs/>
                  <w:sz w:val="16"/>
                  <w:szCs w:val="16"/>
                </w:rPr>
                <w:delText>D</w:delText>
              </w:r>
            </w:del>
            <w:ins w:id="1216" w:author="Joost Wijnings" w:date="2014-03-14T13:59:00Z">
              <w:r w:rsidR="009C118D">
                <w:rPr>
                  <w:b/>
                  <w:bCs/>
                  <w:sz w:val="16"/>
                  <w:szCs w:val="16"/>
                </w:rPr>
                <w:t>d</w:t>
              </w:r>
            </w:ins>
            <w:r w:rsidR="00A976E7" w:rsidRPr="000261A2">
              <w:rPr>
                <w:b/>
                <w:bCs/>
                <w:sz w:val="16"/>
                <w:szCs w:val="16"/>
              </w:rPr>
              <w:t>ocument</w:t>
            </w:r>
            <w:ins w:id="1217" w:author="Joost Wijnings" w:date="2014-03-14T13:59:00Z">
              <w:r w:rsidR="009C118D">
                <w:rPr>
                  <w:b/>
                  <w:bCs/>
                  <w:sz w:val="16"/>
                  <w:szCs w:val="16"/>
                </w:rPr>
                <w:softHyphen/>
              </w:r>
            </w:ins>
            <w:del w:id="1218" w:author="Joost Wijnings" w:date="2014-03-14T13:59:00Z">
              <w:r w:rsidDel="009C118D">
                <w:rPr>
                  <w:b/>
                  <w:bCs/>
                  <w:sz w:val="16"/>
                  <w:szCs w:val="16"/>
                </w:rPr>
                <w:delText xml:space="preserve"> </w:delText>
              </w:r>
            </w:del>
            <w:r w:rsidR="00A976E7" w:rsidRPr="000261A2">
              <w:rPr>
                <w:b/>
                <w:bCs/>
                <w:sz w:val="16"/>
                <w:szCs w:val="16"/>
              </w:rPr>
              <w:lastRenderedPageBreak/>
              <w:t xml:space="preserve">services </w:t>
            </w:r>
          </w:p>
        </w:tc>
        <w:tc>
          <w:tcPr>
            <w:tcW w:w="1275" w:type="dxa"/>
            <w:tcBorders>
              <w:top w:val="single" w:sz="4" w:space="0" w:color="auto"/>
              <w:left w:val="single" w:sz="4" w:space="0" w:color="auto"/>
              <w:bottom w:val="single" w:sz="4" w:space="0" w:color="auto"/>
              <w:right w:val="single" w:sz="4" w:space="0" w:color="auto"/>
            </w:tcBorders>
            <w:shd w:val="clear" w:color="auto" w:fill="FFFFCC"/>
            <w:hideMark/>
          </w:tcPr>
          <w:p w14:paraId="3C289C35" w14:textId="6428888C" w:rsidR="00A976E7" w:rsidRPr="000261A2" w:rsidRDefault="000261A2" w:rsidP="000261A2">
            <w:pPr>
              <w:rPr>
                <w:b/>
                <w:bCs/>
                <w:sz w:val="16"/>
                <w:szCs w:val="16"/>
              </w:rPr>
            </w:pPr>
            <w:del w:id="1219" w:author="Joost Wijnings" w:date="2014-03-14T14:01:00Z">
              <w:r w:rsidDel="009C118D">
                <w:object w:dxaOrig="499" w:dyaOrig="499" w14:anchorId="3435CCCF">
                  <v:shape id="_x0000_i1032" type="#_x0000_t75" style="width:29.4pt;height:29.4pt" o:ole="">
                    <v:imagedata r:id="rId38" o:title=""/>
                  </v:shape>
                  <o:OLEObject Type="Embed" ProgID="Visio.Drawing.11" ShapeID="_x0000_i1032" DrawAspect="Content" ObjectID="_1500198935" r:id="rId39"/>
                </w:object>
              </w:r>
            </w:del>
            <w:ins w:id="1220" w:author="Joost Wijnings" w:date="2014-03-14T14:01:00Z">
              <w:r w:rsidR="009C118D" w:rsidRPr="009C118D">
                <w:rPr>
                  <w:noProof/>
                  <w:lang w:eastAsia="nl-NL"/>
                </w:rPr>
                <w:drawing>
                  <wp:inline distT="0" distB="0" distL="0" distR="0" wp14:anchorId="020B56A1" wp14:editId="01A213D5">
                    <wp:extent cx="122194" cy="15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2194" cy="158400"/>
                            </a:xfrm>
                            <a:prstGeom prst="rect">
                              <a:avLst/>
                            </a:prstGeom>
                          </pic:spPr>
                        </pic:pic>
                      </a:graphicData>
                    </a:graphic>
                  </wp:inline>
                </w:drawing>
              </w:r>
            </w:ins>
            <w:r w:rsidR="00A976E7" w:rsidRPr="000261A2">
              <w:rPr>
                <w:b/>
                <w:bCs/>
                <w:sz w:val="16"/>
                <w:szCs w:val="16"/>
              </w:rPr>
              <w:t>CMIS</w:t>
            </w:r>
            <w:r w:rsidR="00A976E7" w:rsidRPr="000261A2">
              <w:rPr>
                <w:b/>
                <w:bCs/>
                <w:sz w:val="16"/>
                <w:szCs w:val="16"/>
              </w:rPr>
              <w:br/>
              <w:t>Integratie</w:t>
            </w:r>
            <w:r>
              <w:rPr>
                <w:b/>
                <w:bCs/>
                <w:sz w:val="16"/>
                <w:szCs w:val="16"/>
              </w:rPr>
              <w:t xml:space="preserve"> </w:t>
            </w:r>
            <w:r w:rsidR="00A976E7" w:rsidRPr="000261A2">
              <w:rPr>
                <w:b/>
                <w:bCs/>
                <w:sz w:val="16"/>
                <w:szCs w:val="16"/>
              </w:rPr>
              <w:t xml:space="preserve">services </w:t>
            </w:r>
          </w:p>
        </w:tc>
        <w:tc>
          <w:tcPr>
            <w:tcW w:w="1356" w:type="dxa"/>
            <w:tcBorders>
              <w:left w:val="single" w:sz="4" w:space="0" w:color="auto"/>
            </w:tcBorders>
            <w:shd w:val="clear" w:color="auto" w:fill="auto"/>
            <w:noWrap/>
            <w:hideMark/>
          </w:tcPr>
          <w:p w14:paraId="7CFD748B" w14:textId="77777777" w:rsidR="00A976E7" w:rsidRDefault="00A976E7" w:rsidP="00A976E7">
            <w:pPr>
              <w:rPr>
                <w:b/>
                <w:bCs/>
                <w:color w:val="FFFFFF"/>
              </w:rPr>
            </w:pPr>
            <w:r>
              <w:rPr>
                <w:b/>
                <w:bCs/>
                <w:color w:val="FFFFFF"/>
              </w:rPr>
              <w:t> </w:t>
            </w:r>
          </w:p>
        </w:tc>
      </w:tr>
      <w:tr w:rsidR="00A976E7" w:rsidRPr="006B5216" w14:paraId="397452F9"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hideMark/>
          </w:tcPr>
          <w:p w14:paraId="4751B66F" w14:textId="77777777" w:rsidR="00A976E7" w:rsidRPr="006B5216" w:rsidRDefault="00A976E7" w:rsidP="00A976E7">
            <w:pPr>
              <w:rPr>
                <w:color w:val="000000"/>
                <w:sz w:val="20"/>
                <w:szCs w:val="20"/>
              </w:rPr>
            </w:pPr>
            <w:r w:rsidRPr="006B5216">
              <w:rPr>
                <w:color w:val="000000"/>
                <w:sz w:val="20"/>
                <w:szCs w:val="20"/>
              </w:rPr>
              <w:lastRenderedPageBreak/>
              <w:t>1</w:t>
            </w:r>
          </w:p>
        </w:tc>
        <w:tc>
          <w:tcPr>
            <w:tcW w:w="2968" w:type="dxa"/>
            <w:tcBorders>
              <w:top w:val="single" w:sz="4" w:space="0" w:color="auto"/>
              <w:left w:val="single" w:sz="4" w:space="0" w:color="auto"/>
              <w:bottom w:val="single" w:sz="4" w:space="0" w:color="auto"/>
              <w:right w:val="single" w:sz="4" w:space="0" w:color="auto"/>
            </w:tcBorders>
            <w:shd w:val="clear" w:color="auto" w:fill="auto"/>
            <w:hideMark/>
          </w:tcPr>
          <w:p w14:paraId="24D0A82D" w14:textId="77777777" w:rsidR="00A976E7" w:rsidRPr="006B5216" w:rsidRDefault="00A976E7" w:rsidP="005938EF">
            <w:pPr>
              <w:rPr>
                <w:color w:val="000000"/>
                <w:sz w:val="20"/>
                <w:szCs w:val="20"/>
              </w:rPr>
            </w:pPr>
            <w:r w:rsidRPr="006B5216">
              <w:rPr>
                <w:color w:val="000000"/>
                <w:sz w:val="20"/>
                <w:szCs w:val="20"/>
              </w:rPr>
              <w:t>Geef Zaakstatus</w:t>
            </w:r>
          </w:p>
        </w:tc>
        <w:tc>
          <w:tcPr>
            <w:tcW w:w="1165" w:type="dxa"/>
            <w:tcBorders>
              <w:top w:val="single" w:sz="4" w:space="0" w:color="auto"/>
              <w:left w:val="single" w:sz="4" w:space="0" w:color="auto"/>
              <w:bottom w:val="single" w:sz="4" w:space="0" w:color="auto"/>
              <w:right w:val="single" w:sz="4" w:space="0" w:color="auto"/>
            </w:tcBorders>
            <w:shd w:val="clear" w:color="auto" w:fill="auto"/>
            <w:noWrap/>
            <w:hideMark/>
          </w:tcPr>
          <w:p w14:paraId="73D096BE" w14:textId="77FB4CEA" w:rsidR="00A976E7" w:rsidRPr="006B5216" w:rsidRDefault="00A976E7" w:rsidP="00A976E7">
            <w:pPr>
              <w:rPr>
                <w:color w:val="000000"/>
                <w:sz w:val="20"/>
                <w:szCs w:val="20"/>
              </w:rPr>
            </w:pPr>
            <w:r w:rsidRPr="006B5216">
              <w:rPr>
                <w:color w:val="000000"/>
                <w:sz w:val="20"/>
                <w:szCs w:val="20"/>
              </w:rPr>
              <w:t>ZS/</w:t>
            </w:r>
            <w:del w:id="1221" w:author="Joost Wijnings" w:date="2014-03-14T15:43:00Z">
              <w:r w:rsidRPr="006B5216" w:rsidDel="00735DDB">
                <w:rPr>
                  <w:color w:val="000000"/>
                  <w:sz w:val="20"/>
                  <w:szCs w:val="20"/>
                </w:rPr>
                <w:delText>ZsC</w:delText>
              </w:r>
            </w:del>
            <w:ins w:id="1222" w:author="Joost Wijnings" w:date="2014-03-14T15:43:00Z">
              <w:r w:rsidR="00735DDB">
                <w:rPr>
                  <w:color w:val="000000"/>
                  <w:sz w:val="20"/>
                  <w:szCs w:val="20"/>
                </w:rPr>
                <w:t>ZSC</w:t>
              </w:r>
            </w:ins>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2433F368" w14:textId="77777777" w:rsidR="00A976E7" w:rsidRPr="006B5216" w:rsidRDefault="00A976E7" w:rsidP="00A976E7">
            <w:pPr>
              <w:rPr>
                <w:color w:val="000000"/>
                <w:sz w:val="20"/>
                <w:szCs w:val="20"/>
              </w:rPr>
            </w:pPr>
            <w:r w:rsidRPr="006B5216">
              <w:rPr>
                <w:color w:val="000000"/>
                <w:sz w:val="20"/>
                <w:szCs w:val="20"/>
              </w:rPr>
              <w:t>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780DA456" w14:textId="77777777" w:rsidR="00A976E7" w:rsidRPr="006B5216" w:rsidRDefault="00A976E7" w:rsidP="00A976E7">
            <w:pPr>
              <w:rPr>
                <w:color w:val="000000"/>
                <w:sz w:val="20"/>
                <w:szCs w:val="20"/>
              </w:rPr>
            </w:pPr>
            <w:r w:rsidRPr="006B5216">
              <w:rPr>
                <w:color w:val="000000"/>
                <w:sz w:val="20"/>
                <w:szCs w:val="20"/>
              </w:rPr>
              <w:t> </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6662FD" w14:textId="77777777" w:rsidR="00A976E7" w:rsidRPr="006B5216" w:rsidRDefault="00A976E7" w:rsidP="00A976E7">
            <w:pPr>
              <w:rPr>
                <w:color w:val="000000"/>
                <w:sz w:val="20"/>
                <w:szCs w:val="20"/>
              </w:rPr>
            </w:pPr>
            <w:r w:rsidRPr="006B5216">
              <w:rPr>
                <w:color w:val="000000"/>
                <w:sz w:val="20"/>
                <w:szCs w:val="20"/>
              </w:rPr>
              <w:t> </w:t>
            </w:r>
          </w:p>
        </w:tc>
        <w:tc>
          <w:tcPr>
            <w:tcW w:w="1356" w:type="dxa"/>
            <w:tcBorders>
              <w:left w:val="single" w:sz="4" w:space="0" w:color="auto"/>
            </w:tcBorders>
            <w:shd w:val="clear" w:color="auto" w:fill="auto"/>
            <w:noWrap/>
            <w:vAlign w:val="bottom"/>
            <w:hideMark/>
          </w:tcPr>
          <w:p w14:paraId="78F0658A" w14:textId="77777777" w:rsidR="00A976E7" w:rsidRPr="006B5216" w:rsidRDefault="00A976E7" w:rsidP="00A976E7">
            <w:pPr>
              <w:rPr>
                <w:color w:val="000000"/>
              </w:rPr>
            </w:pPr>
            <w:r w:rsidRPr="006B5216">
              <w:rPr>
                <w:color w:val="000000"/>
              </w:rPr>
              <w:t> </w:t>
            </w:r>
          </w:p>
        </w:tc>
      </w:tr>
      <w:tr w:rsidR="00A976E7" w:rsidRPr="006B5216" w14:paraId="31D086B7"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hideMark/>
          </w:tcPr>
          <w:p w14:paraId="3E9FED67" w14:textId="77777777" w:rsidR="00A976E7" w:rsidRPr="006B5216" w:rsidRDefault="00A976E7" w:rsidP="00A976E7">
            <w:pPr>
              <w:rPr>
                <w:color w:val="000000"/>
                <w:sz w:val="20"/>
                <w:szCs w:val="20"/>
              </w:rPr>
            </w:pPr>
            <w:r w:rsidRPr="006B5216">
              <w:rPr>
                <w:color w:val="000000"/>
                <w:sz w:val="20"/>
                <w:szCs w:val="20"/>
              </w:rPr>
              <w:t>2</w:t>
            </w:r>
          </w:p>
        </w:tc>
        <w:tc>
          <w:tcPr>
            <w:tcW w:w="2968" w:type="dxa"/>
            <w:tcBorders>
              <w:top w:val="single" w:sz="4" w:space="0" w:color="auto"/>
              <w:left w:val="single" w:sz="4" w:space="0" w:color="auto"/>
              <w:bottom w:val="single" w:sz="4" w:space="0" w:color="auto"/>
              <w:right w:val="single" w:sz="4" w:space="0" w:color="auto"/>
            </w:tcBorders>
            <w:shd w:val="clear" w:color="auto" w:fill="auto"/>
            <w:hideMark/>
          </w:tcPr>
          <w:p w14:paraId="1863652F" w14:textId="77777777" w:rsidR="00A976E7" w:rsidRPr="006B5216" w:rsidRDefault="00A976E7" w:rsidP="005938EF">
            <w:pPr>
              <w:rPr>
                <w:color w:val="000000"/>
                <w:sz w:val="20"/>
                <w:szCs w:val="20"/>
              </w:rPr>
            </w:pPr>
            <w:r w:rsidRPr="006B5216">
              <w:rPr>
                <w:color w:val="000000"/>
                <w:sz w:val="20"/>
                <w:szCs w:val="20"/>
              </w:rPr>
              <w:t>Geef Zaakdetails</w:t>
            </w:r>
          </w:p>
        </w:tc>
        <w:tc>
          <w:tcPr>
            <w:tcW w:w="1165" w:type="dxa"/>
            <w:tcBorders>
              <w:top w:val="single" w:sz="4" w:space="0" w:color="auto"/>
              <w:left w:val="single" w:sz="4" w:space="0" w:color="auto"/>
              <w:bottom w:val="single" w:sz="4" w:space="0" w:color="auto"/>
              <w:right w:val="single" w:sz="4" w:space="0" w:color="auto"/>
            </w:tcBorders>
            <w:shd w:val="clear" w:color="auto" w:fill="auto"/>
            <w:noWrap/>
            <w:hideMark/>
          </w:tcPr>
          <w:p w14:paraId="382D6A9B" w14:textId="0D355593" w:rsidR="00A976E7" w:rsidRPr="006B5216" w:rsidRDefault="00A976E7" w:rsidP="00A976E7">
            <w:pPr>
              <w:rPr>
                <w:color w:val="000000"/>
                <w:sz w:val="20"/>
                <w:szCs w:val="20"/>
              </w:rPr>
            </w:pPr>
            <w:r w:rsidRPr="006B5216">
              <w:rPr>
                <w:color w:val="000000"/>
                <w:sz w:val="20"/>
                <w:szCs w:val="20"/>
              </w:rPr>
              <w:t>ZS/</w:t>
            </w:r>
            <w:del w:id="1223" w:author="Joost Wijnings" w:date="2014-03-14T15:43:00Z">
              <w:r w:rsidRPr="006B5216" w:rsidDel="00735DDB">
                <w:rPr>
                  <w:color w:val="000000"/>
                  <w:sz w:val="20"/>
                  <w:szCs w:val="20"/>
                </w:rPr>
                <w:delText>ZsC</w:delText>
              </w:r>
            </w:del>
            <w:ins w:id="1224" w:author="Joost Wijnings" w:date="2014-03-14T15:43:00Z">
              <w:r w:rsidR="00735DDB">
                <w:rPr>
                  <w:color w:val="000000"/>
                  <w:sz w:val="20"/>
                  <w:szCs w:val="20"/>
                </w:rPr>
                <w:t>ZSC</w:t>
              </w:r>
            </w:ins>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415F8E6E" w14:textId="77777777" w:rsidR="00A976E7" w:rsidRPr="006B5216" w:rsidRDefault="00A976E7" w:rsidP="00A976E7">
            <w:pPr>
              <w:rPr>
                <w:color w:val="000000"/>
                <w:sz w:val="20"/>
                <w:szCs w:val="20"/>
              </w:rPr>
            </w:pPr>
            <w:r w:rsidRPr="006B5216">
              <w:rPr>
                <w:color w:val="000000"/>
                <w:sz w:val="20"/>
                <w:szCs w:val="20"/>
              </w:rPr>
              <w:t>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09E7EECD" w14:textId="77777777" w:rsidR="00A976E7" w:rsidRPr="006B5216" w:rsidRDefault="00A976E7" w:rsidP="00A976E7">
            <w:pPr>
              <w:rPr>
                <w:color w:val="000000"/>
                <w:sz w:val="20"/>
                <w:szCs w:val="20"/>
              </w:rPr>
            </w:pPr>
            <w:r w:rsidRPr="006B5216">
              <w:rPr>
                <w:color w:val="000000"/>
                <w:sz w:val="20"/>
                <w:szCs w:val="20"/>
              </w:rPr>
              <w:t> </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0E3F9" w14:textId="77777777" w:rsidR="00A976E7" w:rsidRPr="006B5216" w:rsidRDefault="00A976E7" w:rsidP="00A976E7">
            <w:pPr>
              <w:rPr>
                <w:color w:val="000000"/>
                <w:sz w:val="20"/>
                <w:szCs w:val="20"/>
              </w:rPr>
            </w:pPr>
            <w:r w:rsidRPr="006B5216">
              <w:rPr>
                <w:color w:val="000000"/>
                <w:sz w:val="20"/>
                <w:szCs w:val="20"/>
              </w:rPr>
              <w:t> </w:t>
            </w:r>
          </w:p>
        </w:tc>
        <w:tc>
          <w:tcPr>
            <w:tcW w:w="1356" w:type="dxa"/>
            <w:tcBorders>
              <w:left w:val="single" w:sz="4" w:space="0" w:color="auto"/>
            </w:tcBorders>
            <w:shd w:val="clear" w:color="auto" w:fill="auto"/>
            <w:noWrap/>
            <w:vAlign w:val="bottom"/>
            <w:hideMark/>
          </w:tcPr>
          <w:p w14:paraId="7FF69574" w14:textId="77777777" w:rsidR="00A976E7" w:rsidRPr="006B5216" w:rsidRDefault="00A976E7" w:rsidP="00A976E7">
            <w:pPr>
              <w:rPr>
                <w:color w:val="000000"/>
              </w:rPr>
            </w:pPr>
            <w:r w:rsidRPr="006B5216">
              <w:rPr>
                <w:color w:val="000000"/>
              </w:rPr>
              <w:t> </w:t>
            </w:r>
          </w:p>
        </w:tc>
      </w:tr>
      <w:tr w:rsidR="00A976E7" w:rsidRPr="006B5216" w14:paraId="518FBAE9"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hideMark/>
          </w:tcPr>
          <w:p w14:paraId="27CCF2D3" w14:textId="77777777" w:rsidR="00A976E7" w:rsidRPr="006B5216" w:rsidRDefault="00A976E7" w:rsidP="00A976E7">
            <w:pPr>
              <w:rPr>
                <w:color w:val="000000"/>
                <w:sz w:val="20"/>
                <w:szCs w:val="20"/>
              </w:rPr>
            </w:pPr>
            <w:r w:rsidRPr="006B5216">
              <w:rPr>
                <w:color w:val="000000"/>
                <w:sz w:val="20"/>
                <w:szCs w:val="20"/>
              </w:rPr>
              <w:t>3</w:t>
            </w:r>
          </w:p>
        </w:tc>
        <w:tc>
          <w:tcPr>
            <w:tcW w:w="2968" w:type="dxa"/>
            <w:tcBorders>
              <w:top w:val="single" w:sz="4" w:space="0" w:color="auto"/>
              <w:left w:val="single" w:sz="4" w:space="0" w:color="auto"/>
              <w:bottom w:val="single" w:sz="4" w:space="0" w:color="auto"/>
              <w:right w:val="single" w:sz="4" w:space="0" w:color="auto"/>
            </w:tcBorders>
            <w:shd w:val="clear" w:color="auto" w:fill="auto"/>
            <w:hideMark/>
          </w:tcPr>
          <w:p w14:paraId="7C8C420B" w14:textId="77777777" w:rsidR="00A976E7" w:rsidRPr="006B5216" w:rsidRDefault="00A976E7" w:rsidP="005938EF">
            <w:pPr>
              <w:rPr>
                <w:color w:val="000000"/>
                <w:sz w:val="20"/>
                <w:szCs w:val="20"/>
              </w:rPr>
            </w:pPr>
            <w:r w:rsidRPr="006B5216">
              <w:rPr>
                <w:color w:val="000000"/>
                <w:sz w:val="20"/>
                <w:szCs w:val="20"/>
              </w:rPr>
              <w:t>Actualiseer Zaakstatus</w:t>
            </w:r>
          </w:p>
        </w:tc>
        <w:tc>
          <w:tcPr>
            <w:tcW w:w="1165" w:type="dxa"/>
            <w:tcBorders>
              <w:top w:val="single" w:sz="4" w:space="0" w:color="auto"/>
              <w:left w:val="single" w:sz="4" w:space="0" w:color="auto"/>
              <w:bottom w:val="single" w:sz="4" w:space="0" w:color="auto"/>
              <w:right w:val="single" w:sz="4" w:space="0" w:color="auto"/>
            </w:tcBorders>
            <w:shd w:val="clear" w:color="auto" w:fill="auto"/>
            <w:noWrap/>
            <w:hideMark/>
          </w:tcPr>
          <w:p w14:paraId="2BCEA572" w14:textId="476D9F65" w:rsidR="00A976E7" w:rsidRPr="006B5216" w:rsidRDefault="00A976E7" w:rsidP="00A976E7">
            <w:pPr>
              <w:rPr>
                <w:color w:val="000000"/>
                <w:sz w:val="20"/>
                <w:szCs w:val="20"/>
              </w:rPr>
            </w:pPr>
            <w:r w:rsidRPr="006B5216">
              <w:rPr>
                <w:color w:val="000000"/>
                <w:sz w:val="20"/>
                <w:szCs w:val="20"/>
              </w:rPr>
              <w:t>ZS/</w:t>
            </w:r>
            <w:del w:id="1225" w:author="Joost Wijnings" w:date="2014-03-14T15:43:00Z">
              <w:r w:rsidRPr="006B5216" w:rsidDel="00735DDB">
                <w:rPr>
                  <w:color w:val="000000"/>
                  <w:sz w:val="20"/>
                  <w:szCs w:val="20"/>
                </w:rPr>
                <w:delText>ZsC</w:delText>
              </w:r>
            </w:del>
            <w:ins w:id="1226" w:author="Joost Wijnings" w:date="2014-03-14T15:43:00Z">
              <w:r w:rsidR="00735DDB">
                <w:rPr>
                  <w:color w:val="000000"/>
                  <w:sz w:val="20"/>
                  <w:szCs w:val="20"/>
                </w:rPr>
                <w:t>ZSC</w:t>
              </w:r>
            </w:ins>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31ADCD39" w14:textId="77777777" w:rsidR="00A976E7" w:rsidRPr="006B5216" w:rsidRDefault="00A976E7" w:rsidP="00A976E7">
            <w:pPr>
              <w:rPr>
                <w:color w:val="000000"/>
                <w:sz w:val="20"/>
                <w:szCs w:val="20"/>
              </w:rPr>
            </w:pPr>
            <w:r w:rsidRPr="006B5216">
              <w:rPr>
                <w:color w:val="000000"/>
                <w:sz w:val="20"/>
                <w:szCs w:val="20"/>
              </w:rPr>
              <w:t>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73A6D022" w14:textId="77777777" w:rsidR="00A976E7" w:rsidRPr="006B5216" w:rsidRDefault="00A976E7" w:rsidP="00A976E7">
            <w:pPr>
              <w:rPr>
                <w:color w:val="000000"/>
                <w:sz w:val="20"/>
                <w:szCs w:val="20"/>
              </w:rPr>
            </w:pPr>
            <w:r w:rsidRPr="006B5216">
              <w:rPr>
                <w:color w:val="000000"/>
                <w:sz w:val="20"/>
                <w:szCs w:val="20"/>
              </w:rPr>
              <w:t> </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B8CAE" w14:textId="77777777" w:rsidR="00A976E7" w:rsidRPr="006B5216" w:rsidRDefault="00A976E7" w:rsidP="00A976E7">
            <w:pPr>
              <w:rPr>
                <w:color w:val="000000"/>
                <w:sz w:val="20"/>
                <w:szCs w:val="20"/>
              </w:rPr>
            </w:pPr>
            <w:r w:rsidRPr="006B5216">
              <w:rPr>
                <w:color w:val="000000"/>
                <w:sz w:val="20"/>
                <w:szCs w:val="20"/>
              </w:rPr>
              <w:t> </w:t>
            </w:r>
          </w:p>
        </w:tc>
        <w:tc>
          <w:tcPr>
            <w:tcW w:w="1356" w:type="dxa"/>
            <w:tcBorders>
              <w:left w:val="single" w:sz="4" w:space="0" w:color="auto"/>
            </w:tcBorders>
            <w:shd w:val="clear" w:color="auto" w:fill="auto"/>
            <w:noWrap/>
            <w:vAlign w:val="bottom"/>
            <w:hideMark/>
          </w:tcPr>
          <w:p w14:paraId="41A0D171" w14:textId="77777777" w:rsidR="00A976E7" w:rsidRPr="006B5216" w:rsidRDefault="00A976E7" w:rsidP="00A976E7">
            <w:pPr>
              <w:rPr>
                <w:color w:val="000000"/>
              </w:rPr>
            </w:pPr>
            <w:r w:rsidRPr="006B5216">
              <w:rPr>
                <w:color w:val="000000"/>
              </w:rPr>
              <w:t> </w:t>
            </w:r>
          </w:p>
        </w:tc>
      </w:tr>
      <w:tr w:rsidR="00A976E7" w14:paraId="3A1984A4"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hideMark/>
          </w:tcPr>
          <w:p w14:paraId="120254D7" w14:textId="77777777" w:rsidR="00A976E7" w:rsidRPr="006B5216" w:rsidRDefault="00A976E7" w:rsidP="00A976E7">
            <w:pPr>
              <w:rPr>
                <w:color w:val="000000"/>
                <w:sz w:val="20"/>
                <w:szCs w:val="20"/>
              </w:rPr>
            </w:pPr>
            <w:r w:rsidRPr="006B5216">
              <w:rPr>
                <w:color w:val="000000"/>
                <w:sz w:val="20"/>
                <w:szCs w:val="20"/>
              </w:rPr>
              <w:t>4</w:t>
            </w:r>
          </w:p>
        </w:tc>
        <w:tc>
          <w:tcPr>
            <w:tcW w:w="2968" w:type="dxa"/>
            <w:tcBorders>
              <w:top w:val="single" w:sz="4" w:space="0" w:color="auto"/>
              <w:left w:val="single" w:sz="4" w:space="0" w:color="auto"/>
              <w:bottom w:val="single" w:sz="4" w:space="0" w:color="auto"/>
              <w:right w:val="single" w:sz="4" w:space="0" w:color="auto"/>
            </w:tcBorders>
            <w:shd w:val="clear" w:color="auto" w:fill="auto"/>
            <w:hideMark/>
          </w:tcPr>
          <w:p w14:paraId="7E7D678F" w14:textId="77777777" w:rsidR="00A976E7" w:rsidRPr="00A976E7" w:rsidRDefault="00A976E7" w:rsidP="005938EF">
            <w:pPr>
              <w:rPr>
                <w:color w:val="000000"/>
                <w:sz w:val="20"/>
                <w:szCs w:val="20"/>
              </w:rPr>
            </w:pPr>
            <w:r w:rsidRPr="006B5216">
              <w:rPr>
                <w:color w:val="000000"/>
                <w:sz w:val="20"/>
                <w:szCs w:val="20"/>
              </w:rPr>
              <w:t>Creë</w:t>
            </w:r>
            <w:r w:rsidRPr="00A976E7">
              <w:rPr>
                <w:color w:val="000000"/>
                <w:sz w:val="20"/>
                <w:szCs w:val="20"/>
              </w:rPr>
              <w:t>er Zaak</w:t>
            </w:r>
          </w:p>
        </w:tc>
        <w:tc>
          <w:tcPr>
            <w:tcW w:w="1165" w:type="dxa"/>
            <w:tcBorders>
              <w:top w:val="single" w:sz="4" w:space="0" w:color="auto"/>
              <w:left w:val="single" w:sz="4" w:space="0" w:color="auto"/>
              <w:bottom w:val="single" w:sz="4" w:space="0" w:color="auto"/>
              <w:right w:val="single" w:sz="4" w:space="0" w:color="auto"/>
            </w:tcBorders>
            <w:shd w:val="clear" w:color="auto" w:fill="auto"/>
            <w:noWrap/>
            <w:hideMark/>
          </w:tcPr>
          <w:p w14:paraId="2BFAE6A4" w14:textId="3EF2240C" w:rsidR="00A976E7" w:rsidRPr="00A976E7" w:rsidRDefault="00A976E7" w:rsidP="00A976E7">
            <w:pPr>
              <w:rPr>
                <w:color w:val="000000"/>
                <w:sz w:val="20"/>
                <w:szCs w:val="20"/>
              </w:rPr>
            </w:pPr>
            <w:r w:rsidRPr="00A976E7">
              <w:rPr>
                <w:color w:val="000000"/>
                <w:sz w:val="20"/>
                <w:szCs w:val="20"/>
              </w:rPr>
              <w:t>ZS/</w:t>
            </w:r>
            <w:del w:id="1227" w:author="Joost Wijnings" w:date="2014-03-14T15:43:00Z">
              <w:r w:rsidRPr="00A976E7" w:rsidDel="00735DDB">
                <w:rPr>
                  <w:color w:val="000000"/>
                  <w:sz w:val="20"/>
                  <w:szCs w:val="20"/>
                </w:rPr>
                <w:delText>ZsC</w:delText>
              </w:r>
            </w:del>
            <w:ins w:id="1228" w:author="Joost Wijnings" w:date="2014-03-14T15:43:00Z">
              <w:r w:rsidR="00735DDB">
                <w:rPr>
                  <w:color w:val="000000"/>
                  <w:sz w:val="20"/>
                  <w:szCs w:val="20"/>
                </w:rPr>
                <w:t>ZSC</w:t>
              </w:r>
            </w:ins>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536EE7A3" w14:textId="77777777" w:rsidR="00A976E7" w:rsidRPr="00A976E7" w:rsidRDefault="00A976E7" w:rsidP="00A976E7">
            <w:pPr>
              <w:rPr>
                <w:color w:val="000000"/>
                <w:sz w:val="20"/>
                <w:szCs w:val="20"/>
              </w:rPr>
            </w:pPr>
            <w:r w:rsidRPr="00A976E7">
              <w:rPr>
                <w:color w:val="000000"/>
                <w:sz w:val="20"/>
                <w:szCs w:val="20"/>
              </w:rPr>
              <w:t>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60B92BAF" w14:textId="77777777" w:rsidR="00A976E7" w:rsidRPr="00A976E7" w:rsidRDefault="00A976E7" w:rsidP="00A976E7">
            <w:pPr>
              <w:rPr>
                <w:color w:val="000000"/>
                <w:sz w:val="20"/>
                <w:szCs w:val="20"/>
              </w:rPr>
            </w:pPr>
            <w:r w:rsidRPr="00A976E7">
              <w:rPr>
                <w:color w:val="000000"/>
                <w:sz w:val="20"/>
                <w:szCs w:val="20"/>
              </w:rPr>
              <w:t> </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DBFC0" w14:textId="77777777" w:rsidR="00A976E7" w:rsidRPr="00A976E7" w:rsidRDefault="00A976E7" w:rsidP="00A976E7">
            <w:pPr>
              <w:rPr>
                <w:color w:val="000000"/>
                <w:sz w:val="20"/>
                <w:szCs w:val="20"/>
              </w:rPr>
            </w:pPr>
            <w:r w:rsidRPr="00A976E7">
              <w:rPr>
                <w:color w:val="000000"/>
                <w:sz w:val="20"/>
                <w:szCs w:val="20"/>
              </w:rPr>
              <w:t> </w:t>
            </w:r>
          </w:p>
        </w:tc>
        <w:tc>
          <w:tcPr>
            <w:tcW w:w="1356" w:type="dxa"/>
            <w:tcBorders>
              <w:left w:val="single" w:sz="4" w:space="0" w:color="auto"/>
            </w:tcBorders>
            <w:shd w:val="clear" w:color="auto" w:fill="auto"/>
            <w:noWrap/>
            <w:vAlign w:val="bottom"/>
            <w:hideMark/>
          </w:tcPr>
          <w:p w14:paraId="0242072A" w14:textId="77777777" w:rsidR="00A976E7" w:rsidRDefault="00A976E7" w:rsidP="00A976E7">
            <w:pPr>
              <w:rPr>
                <w:color w:val="000000"/>
              </w:rPr>
            </w:pPr>
            <w:r>
              <w:rPr>
                <w:color w:val="000000"/>
              </w:rPr>
              <w:t> </w:t>
            </w:r>
          </w:p>
        </w:tc>
      </w:tr>
      <w:tr w:rsidR="00A976E7" w14:paraId="1620EBF6"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hideMark/>
          </w:tcPr>
          <w:p w14:paraId="00024BC5" w14:textId="77777777" w:rsidR="00A976E7" w:rsidRPr="00A976E7" w:rsidRDefault="00A976E7" w:rsidP="00A976E7">
            <w:pPr>
              <w:rPr>
                <w:color w:val="000000"/>
                <w:sz w:val="20"/>
                <w:szCs w:val="20"/>
              </w:rPr>
            </w:pPr>
            <w:r w:rsidRPr="00A976E7">
              <w:rPr>
                <w:color w:val="000000"/>
                <w:sz w:val="20"/>
                <w:szCs w:val="20"/>
              </w:rPr>
              <w:t>5</w:t>
            </w:r>
          </w:p>
        </w:tc>
        <w:tc>
          <w:tcPr>
            <w:tcW w:w="2968" w:type="dxa"/>
            <w:tcBorders>
              <w:top w:val="single" w:sz="4" w:space="0" w:color="auto"/>
              <w:left w:val="single" w:sz="4" w:space="0" w:color="auto"/>
              <w:bottom w:val="single" w:sz="4" w:space="0" w:color="auto"/>
              <w:right w:val="single" w:sz="4" w:space="0" w:color="auto"/>
            </w:tcBorders>
            <w:shd w:val="clear" w:color="auto" w:fill="auto"/>
            <w:hideMark/>
          </w:tcPr>
          <w:p w14:paraId="732173EB" w14:textId="77777777" w:rsidR="00A976E7" w:rsidRPr="00A976E7" w:rsidRDefault="00A976E7" w:rsidP="005938EF">
            <w:pPr>
              <w:rPr>
                <w:color w:val="000000"/>
                <w:sz w:val="20"/>
                <w:szCs w:val="20"/>
              </w:rPr>
            </w:pPr>
            <w:r w:rsidRPr="00A976E7">
              <w:rPr>
                <w:color w:val="000000"/>
                <w:sz w:val="20"/>
                <w:szCs w:val="20"/>
              </w:rPr>
              <w:t>Update Zaak</w:t>
            </w:r>
          </w:p>
        </w:tc>
        <w:tc>
          <w:tcPr>
            <w:tcW w:w="1165" w:type="dxa"/>
            <w:tcBorders>
              <w:top w:val="single" w:sz="4" w:space="0" w:color="auto"/>
              <w:left w:val="single" w:sz="4" w:space="0" w:color="auto"/>
              <w:bottom w:val="single" w:sz="4" w:space="0" w:color="auto"/>
              <w:right w:val="single" w:sz="4" w:space="0" w:color="auto"/>
            </w:tcBorders>
            <w:shd w:val="clear" w:color="auto" w:fill="auto"/>
            <w:noWrap/>
            <w:hideMark/>
          </w:tcPr>
          <w:p w14:paraId="6568F6C8" w14:textId="2661635C" w:rsidR="00A976E7" w:rsidRPr="00A976E7" w:rsidRDefault="00A976E7" w:rsidP="00A976E7">
            <w:pPr>
              <w:rPr>
                <w:color w:val="000000"/>
                <w:sz w:val="20"/>
                <w:szCs w:val="20"/>
              </w:rPr>
            </w:pPr>
            <w:r w:rsidRPr="00A976E7">
              <w:rPr>
                <w:color w:val="000000"/>
                <w:sz w:val="20"/>
                <w:szCs w:val="20"/>
              </w:rPr>
              <w:t>ZS/</w:t>
            </w:r>
            <w:del w:id="1229" w:author="Joost Wijnings" w:date="2014-03-14T15:43:00Z">
              <w:r w:rsidRPr="00A976E7" w:rsidDel="00735DDB">
                <w:rPr>
                  <w:color w:val="000000"/>
                  <w:sz w:val="20"/>
                  <w:szCs w:val="20"/>
                </w:rPr>
                <w:delText>ZsC</w:delText>
              </w:r>
            </w:del>
            <w:ins w:id="1230" w:author="Joost Wijnings" w:date="2014-03-14T15:43:00Z">
              <w:r w:rsidR="00735DDB">
                <w:rPr>
                  <w:color w:val="000000"/>
                  <w:sz w:val="20"/>
                  <w:szCs w:val="20"/>
                </w:rPr>
                <w:t>ZSC</w:t>
              </w:r>
            </w:ins>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06D03A64" w14:textId="77777777" w:rsidR="00A976E7" w:rsidRPr="00A976E7" w:rsidRDefault="00A976E7" w:rsidP="00A976E7">
            <w:pPr>
              <w:rPr>
                <w:color w:val="000000"/>
                <w:sz w:val="20"/>
                <w:szCs w:val="20"/>
              </w:rPr>
            </w:pPr>
            <w:r w:rsidRPr="00A976E7">
              <w:rPr>
                <w:color w:val="000000"/>
                <w:sz w:val="20"/>
                <w:szCs w:val="20"/>
              </w:rPr>
              <w:t>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7D5CB8BC" w14:textId="77777777" w:rsidR="00A976E7" w:rsidRPr="00A976E7" w:rsidRDefault="00A976E7" w:rsidP="00A976E7">
            <w:pPr>
              <w:rPr>
                <w:color w:val="000000"/>
                <w:sz w:val="20"/>
                <w:szCs w:val="20"/>
              </w:rPr>
            </w:pPr>
            <w:r w:rsidRPr="00A976E7">
              <w:rPr>
                <w:color w:val="000000"/>
                <w:sz w:val="20"/>
                <w:szCs w:val="20"/>
              </w:rPr>
              <w:t> </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27FD27" w14:textId="77777777" w:rsidR="00A976E7" w:rsidRPr="00A976E7" w:rsidRDefault="00A976E7" w:rsidP="00A976E7">
            <w:pPr>
              <w:rPr>
                <w:color w:val="000000"/>
                <w:sz w:val="20"/>
                <w:szCs w:val="20"/>
              </w:rPr>
            </w:pPr>
            <w:r w:rsidRPr="00A976E7">
              <w:rPr>
                <w:color w:val="000000"/>
                <w:sz w:val="20"/>
                <w:szCs w:val="20"/>
              </w:rPr>
              <w:t> </w:t>
            </w:r>
          </w:p>
        </w:tc>
        <w:tc>
          <w:tcPr>
            <w:tcW w:w="1356" w:type="dxa"/>
            <w:tcBorders>
              <w:left w:val="single" w:sz="4" w:space="0" w:color="auto"/>
            </w:tcBorders>
            <w:shd w:val="clear" w:color="auto" w:fill="auto"/>
            <w:noWrap/>
            <w:vAlign w:val="bottom"/>
            <w:hideMark/>
          </w:tcPr>
          <w:p w14:paraId="3E27C0EC" w14:textId="77777777" w:rsidR="00A976E7" w:rsidRDefault="00A976E7" w:rsidP="00A976E7">
            <w:pPr>
              <w:rPr>
                <w:color w:val="000000"/>
              </w:rPr>
            </w:pPr>
            <w:r>
              <w:rPr>
                <w:color w:val="000000"/>
              </w:rPr>
              <w:t> </w:t>
            </w:r>
          </w:p>
        </w:tc>
      </w:tr>
      <w:tr w:rsidR="00A976E7" w14:paraId="36CCC71A"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hideMark/>
          </w:tcPr>
          <w:p w14:paraId="08090820" w14:textId="77777777" w:rsidR="00A976E7" w:rsidRPr="00A976E7" w:rsidRDefault="00BE3F74" w:rsidP="00A976E7">
            <w:pPr>
              <w:rPr>
                <w:color w:val="000000"/>
                <w:sz w:val="20"/>
                <w:szCs w:val="20"/>
              </w:rPr>
            </w:pPr>
            <w:r>
              <w:rPr>
                <w:color w:val="000000"/>
                <w:sz w:val="20"/>
                <w:szCs w:val="20"/>
              </w:rPr>
              <w:t>6</w:t>
            </w:r>
          </w:p>
        </w:tc>
        <w:tc>
          <w:tcPr>
            <w:tcW w:w="2968" w:type="dxa"/>
            <w:tcBorders>
              <w:top w:val="single" w:sz="4" w:space="0" w:color="auto"/>
              <w:left w:val="single" w:sz="4" w:space="0" w:color="auto"/>
              <w:bottom w:val="single" w:sz="4" w:space="0" w:color="auto"/>
              <w:right w:val="single" w:sz="4" w:space="0" w:color="auto"/>
            </w:tcBorders>
            <w:shd w:val="clear" w:color="auto" w:fill="auto"/>
            <w:hideMark/>
          </w:tcPr>
          <w:p w14:paraId="5D89593D" w14:textId="77777777" w:rsidR="00A976E7" w:rsidRPr="00A976E7" w:rsidRDefault="00A976E7" w:rsidP="005938EF">
            <w:pPr>
              <w:rPr>
                <w:color w:val="000000"/>
                <w:sz w:val="20"/>
                <w:szCs w:val="20"/>
              </w:rPr>
            </w:pPr>
            <w:r w:rsidRPr="00A976E7">
              <w:rPr>
                <w:color w:val="000000"/>
                <w:sz w:val="20"/>
                <w:szCs w:val="20"/>
              </w:rPr>
              <w:t>Genereer Zaakidentificatie</w:t>
            </w:r>
          </w:p>
        </w:tc>
        <w:tc>
          <w:tcPr>
            <w:tcW w:w="1165" w:type="dxa"/>
            <w:tcBorders>
              <w:top w:val="single" w:sz="4" w:space="0" w:color="auto"/>
              <w:left w:val="single" w:sz="4" w:space="0" w:color="auto"/>
              <w:bottom w:val="single" w:sz="4" w:space="0" w:color="auto"/>
              <w:right w:val="single" w:sz="4" w:space="0" w:color="auto"/>
            </w:tcBorders>
            <w:shd w:val="clear" w:color="auto" w:fill="auto"/>
            <w:noWrap/>
            <w:hideMark/>
          </w:tcPr>
          <w:p w14:paraId="79315A0A" w14:textId="4AE8EC04" w:rsidR="00A976E7" w:rsidRPr="00A976E7" w:rsidRDefault="00A976E7" w:rsidP="00A976E7">
            <w:pPr>
              <w:rPr>
                <w:color w:val="000000"/>
                <w:sz w:val="20"/>
                <w:szCs w:val="20"/>
              </w:rPr>
            </w:pPr>
            <w:r w:rsidRPr="00A976E7">
              <w:rPr>
                <w:color w:val="000000"/>
                <w:sz w:val="20"/>
                <w:szCs w:val="20"/>
              </w:rPr>
              <w:t>ZS/</w:t>
            </w:r>
            <w:del w:id="1231" w:author="Joost Wijnings" w:date="2014-03-14T15:43:00Z">
              <w:r w:rsidRPr="00A976E7" w:rsidDel="00735DDB">
                <w:rPr>
                  <w:color w:val="000000"/>
                  <w:sz w:val="20"/>
                  <w:szCs w:val="20"/>
                </w:rPr>
                <w:delText>ZsC</w:delText>
              </w:r>
            </w:del>
            <w:ins w:id="1232" w:author="Joost Wijnings" w:date="2014-03-14T15:43:00Z">
              <w:r w:rsidR="00735DDB">
                <w:rPr>
                  <w:color w:val="000000"/>
                  <w:sz w:val="20"/>
                  <w:szCs w:val="20"/>
                </w:rPr>
                <w:t>ZSC</w:t>
              </w:r>
            </w:ins>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75582C83" w14:textId="77777777" w:rsidR="00A976E7" w:rsidRPr="00A976E7" w:rsidRDefault="00A976E7" w:rsidP="00A976E7">
            <w:pPr>
              <w:rPr>
                <w:color w:val="000000"/>
                <w:sz w:val="20"/>
                <w:szCs w:val="20"/>
              </w:rPr>
            </w:pPr>
            <w:r w:rsidRPr="00A976E7">
              <w:rPr>
                <w:color w:val="000000"/>
                <w:sz w:val="20"/>
                <w:szCs w:val="20"/>
              </w:rPr>
              <w:t>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52B09998" w14:textId="77777777" w:rsidR="00A976E7" w:rsidRPr="00A976E7" w:rsidRDefault="00A976E7" w:rsidP="00A976E7">
            <w:pPr>
              <w:rPr>
                <w:color w:val="000000"/>
                <w:sz w:val="20"/>
                <w:szCs w:val="20"/>
              </w:rPr>
            </w:pPr>
            <w:r w:rsidRPr="00A976E7">
              <w:rPr>
                <w:color w:val="000000"/>
                <w:sz w:val="20"/>
                <w:szCs w:val="20"/>
              </w:rPr>
              <w:t> </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14DBC" w14:textId="77777777" w:rsidR="00A976E7" w:rsidRPr="00A976E7" w:rsidRDefault="00A976E7" w:rsidP="00A976E7">
            <w:pPr>
              <w:rPr>
                <w:color w:val="000000"/>
                <w:sz w:val="20"/>
                <w:szCs w:val="20"/>
              </w:rPr>
            </w:pPr>
            <w:r w:rsidRPr="00A976E7">
              <w:rPr>
                <w:color w:val="000000"/>
                <w:sz w:val="20"/>
                <w:szCs w:val="20"/>
              </w:rPr>
              <w:t> </w:t>
            </w:r>
          </w:p>
        </w:tc>
        <w:tc>
          <w:tcPr>
            <w:tcW w:w="1356" w:type="dxa"/>
            <w:tcBorders>
              <w:left w:val="single" w:sz="4" w:space="0" w:color="auto"/>
            </w:tcBorders>
            <w:shd w:val="clear" w:color="auto" w:fill="auto"/>
            <w:noWrap/>
            <w:vAlign w:val="bottom"/>
            <w:hideMark/>
          </w:tcPr>
          <w:p w14:paraId="39100641" w14:textId="77777777" w:rsidR="00A976E7" w:rsidRDefault="00A976E7" w:rsidP="00A976E7">
            <w:pPr>
              <w:rPr>
                <w:color w:val="000000"/>
              </w:rPr>
            </w:pPr>
            <w:r>
              <w:rPr>
                <w:color w:val="000000"/>
              </w:rPr>
              <w:t> </w:t>
            </w:r>
          </w:p>
        </w:tc>
      </w:tr>
      <w:tr w:rsidR="00A976E7" w:rsidRPr="006B5216" w14:paraId="74BC9214"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hideMark/>
          </w:tcPr>
          <w:p w14:paraId="68FF01F7" w14:textId="77777777" w:rsidR="00A976E7" w:rsidRPr="006B5216" w:rsidRDefault="00BE3F74" w:rsidP="00A976E7">
            <w:pPr>
              <w:rPr>
                <w:color w:val="000000"/>
                <w:sz w:val="20"/>
                <w:szCs w:val="20"/>
              </w:rPr>
            </w:pPr>
            <w:r>
              <w:rPr>
                <w:color w:val="000000"/>
                <w:sz w:val="20"/>
                <w:szCs w:val="20"/>
              </w:rPr>
              <w:t>7</w:t>
            </w:r>
          </w:p>
        </w:tc>
        <w:tc>
          <w:tcPr>
            <w:tcW w:w="2968" w:type="dxa"/>
            <w:tcBorders>
              <w:top w:val="single" w:sz="4" w:space="0" w:color="auto"/>
              <w:left w:val="single" w:sz="4" w:space="0" w:color="auto"/>
              <w:bottom w:val="single" w:sz="4" w:space="0" w:color="auto"/>
              <w:right w:val="single" w:sz="4" w:space="0" w:color="auto"/>
            </w:tcBorders>
            <w:shd w:val="clear" w:color="auto" w:fill="auto"/>
            <w:hideMark/>
          </w:tcPr>
          <w:p w14:paraId="19FB528D" w14:textId="77777777" w:rsidR="00A976E7" w:rsidRPr="006B5216" w:rsidRDefault="00A976E7" w:rsidP="005938EF">
            <w:pPr>
              <w:rPr>
                <w:color w:val="000000"/>
                <w:sz w:val="20"/>
                <w:szCs w:val="20"/>
              </w:rPr>
            </w:pPr>
            <w:r w:rsidRPr="006B5216">
              <w:rPr>
                <w:color w:val="000000"/>
                <w:sz w:val="20"/>
                <w:szCs w:val="20"/>
              </w:rPr>
              <w:t>Geef lijst Zaakdocumenten</w:t>
            </w:r>
          </w:p>
        </w:tc>
        <w:tc>
          <w:tcPr>
            <w:tcW w:w="1165" w:type="dxa"/>
            <w:tcBorders>
              <w:top w:val="single" w:sz="4" w:space="0" w:color="auto"/>
              <w:left w:val="single" w:sz="4" w:space="0" w:color="auto"/>
              <w:bottom w:val="single" w:sz="4" w:space="0" w:color="auto"/>
              <w:right w:val="single" w:sz="4" w:space="0" w:color="auto"/>
            </w:tcBorders>
            <w:shd w:val="clear" w:color="auto" w:fill="auto"/>
            <w:noWrap/>
            <w:hideMark/>
          </w:tcPr>
          <w:p w14:paraId="599A9B53" w14:textId="77777777" w:rsidR="00A976E7" w:rsidRPr="006B5216" w:rsidRDefault="00A976E7" w:rsidP="00A976E7">
            <w:pPr>
              <w:rPr>
                <w:color w:val="000000"/>
                <w:sz w:val="20"/>
                <w:szCs w:val="20"/>
              </w:rPr>
            </w:pPr>
            <w:r w:rsidRPr="006B5216">
              <w:rPr>
                <w:color w:val="000000"/>
                <w:sz w:val="20"/>
                <w:szCs w:val="20"/>
              </w:rPr>
              <w:t> </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1B45B085" w14:textId="64B32BD8" w:rsidR="00A976E7" w:rsidRPr="006B5216" w:rsidRDefault="00A976E7" w:rsidP="00A976E7">
            <w:pPr>
              <w:rPr>
                <w:color w:val="000000"/>
                <w:sz w:val="20"/>
                <w:szCs w:val="20"/>
              </w:rPr>
            </w:pPr>
            <w:r w:rsidRPr="006B5216">
              <w:rPr>
                <w:color w:val="000000"/>
                <w:sz w:val="20"/>
                <w:szCs w:val="20"/>
              </w:rPr>
              <w:t>ZS/</w:t>
            </w:r>
            <w:del w:id="1233" w:author="Joost Wijnings" w:date="2014-03-14T15:44:00Z">
              <w:r w:rsidRPr="006B5216" w:rsidDel="00735DDB">
                <w:rPr>
                  <w:color w:val="000000"/>
                  <w:sz w:val="20"/>
                  <w:szCs w:val="20"/>
                </w:rPr>
                <w:delText>DsC</w:delText>
              </w:r>
            </w:del>
            <w:ins w:id="1234" w:author="Joost Wijnings" w:date="2014-03-14T15:44:00Z">
              <w:r w:rsidR="00735DDB">
                <w:rPr>
                  <w:color w:val="000000"/>
                  <w:sz w:val="20"/>
                  <w:szCs w:val="20"/>
                </w:rPr>
                <w:t>DSC</w:t>
              </w:r>
            </w:ins>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5B91B156" w14:textId="48A5F355" w:rsidR="00A976E7" w:rsidRPr="006B5216" w:rsidRDefault="00A976E7" w:rsidP="00A976E7">
            <w:pPr>
              <w:rPr>
                <w:color w:val="000000"/>
                <w:sz w:val="20"/>
                <w:szCs w:val="20"/>
              </w:rPr>
            </w:pPr>
            <w:r w:rsidRPr="006B5216">
              <w:rPr>
                <w:color w:val="000000"/>
                <w:sz w:val="20"/>
                <w:szCs w:val="20"/>
              </w:rPr>
              <w:t xml:space="preserve">DMS/ZS, </w:t>
            </w:r>
            <w:del w:id="1235" w:author="Joost Wijnings" w:date="2014-03-14T15:44:00Z">
              <w:r w:rsidRPr="006B5216" w:rsidDel="00735DDB">
                <w:rPr>
                  <w:color w:val="000000"/>
                  <w:sz w:val="20"/>
                  <w:szCs w:val="20"/>
                </w:rPr>
                <w:delText>DsC</w:delText>
              </w:r>
            </w:del>
            <w:ins w:id="1236" w:author="Joost Wijnings" w:date="2014-03-14T15:44:00Z">
              <w:r w:rsidR="00735DDB">
                <w:rPr>
                  <w:color w:val="000000"/>
                  <w:sz w:val="20"/>
                  <w:szCs w:val="20"/>
                </w:rPr>
                <w:t>DSC</w:t>
              </w:r>
            </w:ins>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4D13F8" w14:textId="77777777" w:rsidR="00A976E7" w:rsidRPr="006B5216" w:rsidRDefault="00A976E7" w:rsidP="00A976E7">
            <w:pPr>
              <w:rPr>
                <w:color w:val="000000"/>
                <w:sz w:val="20"/>
                <w:szCs w:val="20"/>
              </w:rPr>
            </w:pPr>
            <w:r w:rsidRPr="006B5216">
              <w:rPr>
                <w:color w:val="000000"/>
                <w:sz w:val="20"/>
                <w:szCs w:val="20"/>
              </w:rPr>
              <w:t> </w:t>
            </w:r>
          </w:p>
        </w:tc>
        <w:tc>
          <w:tcPr>
            <w:tcW w:w="1356" w:type="dxa"/>
            <w:tcBorders>
              <w:left w:val="single" w:sz="4" w:space="0" w:color="auto"/>
            </w:tcBorders>
            <w:shd w:val="clear" w:color="auto" w:fill="auto"/>
            <w:noWrap/>
            <w:vAlign w:val="bottom"/>
            <w:hideMark/>
          </w:tcPr>
          <w:p w14:paraId="4B04083B" w14:textId="77777777" w:rsidR="00A976E7" w:rsidRPr="006B5216" w:rsidRDefault="00A976E7" w:rsidP="00A976E7">
            <w:pPr>
              <w:rPr>
                <w:color w:val="000000"/>
              </w:rPr>
            </w:pPr>
            <w:r w:rsidRPr="006B5216">
              <w:rPr>
                <w:color w:val="000000"/>
              </w:rPr>
              <w:t> </w:t>
            </w:r>
          </w:p>
        </w:tc>
      </w:tr>
      <w:tr w:rsidR="00A976E7" w:rsidRPr="006B5216" w14:paraId="4BBAD868"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hideMark/>
          </w:tcPr>
          <w:p w14:paraId="013CF085" w14:textId="77777777" w:rsidR="00A976E7" w:rsidRPr="006B5216" w:rsidRDefault="00BE3F74" w:rsidP="00A976E7">
            <w:pPr>
              <w:rPr>
                <w:color w:val="000000"/>
                <w:sz w:val="20"/>
                <w:szCs w:val="20"/>
              </w:rPr>
            </w:pPr>
            <w:r>
              <w:rPr>
                <w:color w:val="000000"/>
                <w:sz w:val="20"/>
                <w:szCs w:val="20"/>
              </w:rPr>
              <w:t>8</w:t>
            </w:r>
          </w:p>
        </w:tc>
        <w:tc>
          <w:tcPr>
            <w:tcW w:w="2968" w:type="dxa"/>
            <w:tcBorders>
              <w:top w:val="single" w:sz="4" w:space="0" w:color="auto"/>
              <w:left w:val="single" w:sz="4" w:space="0" w:color="auto"/>
              <w:bottom w:val="single" w:sz="4" w:space="0" w:color="auto"/>
              <w:right w:val="single" w:sz="4" w:space="0" w:color="auto"/>
            </w:tcBorders>
            <w:shd w:val="clear" w:color="auto" w:fill="auto"/>
            <w:hideMark/>
          </w:tcPr>
          <w:p w14:paraId="19E3DD7C" w14:textId="77777777" w:rsidR="00A976E7" w:rsidRPr="006B5216" w:rsidRDefault="00A976E7" w:rsidP="005938EF">
            <w:pPr>
              <w:rPr>
                <w:color w:val="000000"/>
                <w:sz w:val="20"/>
                <w:szCs w:val="20"/>
              </w:rPr>
            </w:pPr>
            <w:r w:rsidRPr="006B5216">
              <w:rPr>
                <w:color w:val="000000"/>
                <w:sz w:val="20"/>
                <w:szCs w:val="20"/>
              </w:rPr>
              <w:t>Geef Zaakdocument lezen</w:t>
            </w:r>
          </w:p>
        </w:tc>
        <w:tc>
          <w:tcPr>
            <w:tcW w:w="1165" w:type="dxa"/>
            <w:tcBorders>
              <w:top w:val="single" w:sz="4" w:space="0" w:color="auto"/>
              <w:left w:val="single" w:sz="4" w:space="0" w:color="auto"/>
              <w:bottom w:val="single" w:sz="4" w:space="0" w:color="auto"/>
              <w:right w:val="single" w:sz="4" w:space="0" w:color="auto"/>
            </w:tcBorders>
            <w:shd w:val="clear" w:color="auto" w:fill="auto"/>
            <w:noWrap/>
            <w:hideMark/>
          </w:tcPr>
          <w:p w14:paraId="55B4963E" w14:textId="77777777" w:rsidR="00A976E7" w:rsidRPr="006B5216" w:rsidRDefault="00A976E7" w:rsidP="00A976E7">
            <w:pPr>
              <w:rPr>
                <w:color w:val="000000"/>
                <w:sz w:val="20"/>
                <w:szCs w:val="20"/>
              </w:rPr>
            </w:pPr>
            <w:r w:rsidRPr="006B5216">
              <w:rPr>
                <w:color w:val="000000"/>
                <w:sz w:val="20"/>
                <w:szCs w:val="20"/>
              </w:rPr>
              <w:t> </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0BF4B6B6" w14:textId="2174D301" w:rsidR="00A976E7" w:rsidRPr="006B5216" w:rsidRDefault="00A976E7" w:rsidP="00A976E7">
            <w:pPr>
              <w:rPr>
                <w:color w:val="000000"/>
                <w:sz w:val="20"/>
                <w:szCs w:val="20"/>
              </w:rPr>
            </w:pPr>
            <w:r w:rsidRPr="006B5216">
              <w:rPr>
                <w:color w:val="000000"/>
                <w:sz w:val="20"/>
                <w:szCs w:val="20"/>
              </w:rPr>
              <w:t>ZS/</w:t>
            </w:r>
            <w:del w:id="1237" w:author="Joost Wijnings" w:date="2014-03-14T15:44:00Z">
              <w:r w:rsidRPr="006B5216" w:rsidDel="00735DDB">
                <w:rPr>
                  <w:color w:val="000000"/>
                  <w:sz w:val="20"/>
                  <w:szCs w:val="20"/>
                </w:rPr>
                <w:delText>DsC</w:delText>
              </w:r>
            </w:del>
            <w:ins w:id="1238" w:author="Joost Wijnings" w:date="2014-03-14T15:44:00Z">
              <w:r w:rsidR="00735DDB">
                <w:rPr>
                  <w:color w:val="000000"/>
                  <w:sz w:val="20"/>
                  <w:szCs w:val="20"/>
                </w:rPr>
                <w:t>DSC</w:t>
              </w:r>
            </w:ins>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46120862" w14:textId="19CFA003" w:rsidR="00A976E7" w:rsidRPr="006B5216" w:rsidRDefault="00A976E7" w:rsidP="00A976E7">
            <w:pPr>
              <w:rPr>
                <w:color w:val="000000"/>
                <w:sz w:val="20"/>
                <w:szCs w:val="20"/>
              </w:rPr>
            </w:pPr>
            <w:r w:rsidRPr="006B5216">
              <w:rPr>
                <w:color w:val="000000"/>
                <w:sz w:val="20"/>
                <w:szCs w:val="20"/>
              </w:rPr>
              <w:t xml:space="preserve">DMS/ZS, </w:t>
            </w:r>
            <w:del w:id="1239" w:author="Joost Wijnings" w:date="2014-03-14T15:44:00Z">
              <w:r w:rsidRPr="006B5216" w:rsidDel="00735DDB">
                <w:rPr>
                  <w:color w:val="000000"/>
                  <w:sz w:val="20"/>
                  <w:szCs w:val="20"/>
                </w:rPr>
                <w:delText>DsC</w:delText>
              </w:r>
            </w:del>
            <w:ins w:id="1240" w:author="Joost Wijnings" w:date="2014-03-14T15:44:00Z">
              <w:r w:rsidR="00735DDB">
                <w:rPr>
                  <w:color w:val="000000"/>
                  <w:sz w:val="20"/>
                  <w:szCs w:val="20"/>
                </w:rPr>
                <w:t>DSC</w:t>
              </w:r>
            </w:ins>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D86E25" w14:textId="77777777" w:rsidR="00A976E7" w:rsidRPr="006B5216" w:rsidRDefault="00A976E7" w:rsidP="00A976E7">
            <w:pPr>
              <w:rPr>
                <w:color w:val="000000"/>
                <w:sz w:val="20"/>
                <w:szCs w:val="20"/>
              </w:rPr>
            </w:pPr>
            <w:r w:rsidRPr="006B5216">
              <w:rPr>
                <w:color w:val="000000"/>
                <w:sz w:val="20"/>
                <w:szCs w:val="20"/>
              </w:rPr>
              <w:t> </w:t>
            </w:r>
          </w:p>
        </w:tc>
        <w:tc>
          <w:tcPr>
            <w:tcW w:w="1356" w:type="dxa"/>
            <w:tcBorders>
              <w:left w:val="single" w:sz="4" w:space="0" w:color="auto"/>
            </w:tcBorders>
            <w:shd w:val="clear" w:color="auto" w:fill="auto"/>
            <w:noWrap/>
            <w:vAlign w:val="bottom"/>
            <w:hideMark/>
          </w:tcPr>
          <w:p w14:paraId="56065369" w14:textId="77777777" w:rsidR="00A976E7" w:rsidRPr="006B5216" w:rsidRDefault="00A976E7" w:rsidP="00A976E7">
            <w:pPr>
              <w:rPr>
                <w:color w:val="000000"/>
              </w:rPr>
            </w:pPr>
            <w:r w:rsidRPr="006B5216">
              <w:rPr>
                <w:color w:val="000000"/>
              </w:rPr>
              <w:t> </w:t>
            </w:r>
          </w:p>
        </w:tc>
      </w:tr>
      <w:tr w:rsidR="00CC2FB0" w:rsidRPr="006B5216" w14:paraId="2DA9191E"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hideMark/>
          </w:tcPr>
          <w:p w14:paraId="5A0CF1E2" w14:textId="77777777" w:rsidR="00CC2FB0" w:rsidRPr="00A976E7" w:rsidRDefault="00BE3F74" w:rsidP="008315C7">
            <w:pPr>
              <w:rPr>
                <w:color w:val="000000"/>
                <w:sz w:val="20"/>
                <w:szCs w:val="20"/>
              </w:rPr>
            </w:pPr>
            <w:r>
              <w:rPr>
                <w:color w:val="000000"/>
                <w:sz w:val="20"/>
                <w:szCs w:val="20"/>
              </w:rPr>
              <w:t>9</w:t>
            </w:r>
          </w:p>
        </w:tc>
        <w:tc>
          <w:tcPr>
            <w:tcW w:w="2968" w:type="dxa"/>
            <w:tcBorders>
              <w:top w:val="single" w:sz="4" w:space="0" w:color="auto"/>
              <w:left w:val="single" w:sz="4" w:space="0" w:color="auto"/>
              <w:bottom w:val="single" w:sz="4" w:space="0" w:color="auto"/>
              <w:right w:val="single" w:sz="4" w:space="0" w:color="auto"/>
            </w:tcBorders>
            <w:shd w:val="clear" w:color="auto" w:fill="auto"/>
            <w:hideMark/>
          </w:tcPr>
          <w:p w14:paraId="3DA85EB7" w14:textId="77777777" w:rsidR="00CC2FB0" w:rsidRPr="00A976E7" w:rsidRDefault="00CC2FB0" w:rsidP="005938EF">
            <w:pPr>
              <w:rPr>
                <w:color w:val="000000"/>
                <w:sz w:val="20"/>
                <w:szCs w:val="20"/>
              </w:rPr>
            </w:pPr>
            <w:r w:rsidRPr="00A976E7">
              <w:rPr>
                <w:color w:val="000000"/>
                <w:sz w:val="20"/>
                <w:szCs w:val="20"/>
              </w:rPr>
              <w:t>Geef Zaakdocument bewerken</w:t>
            </w:r>
          </w:p>
        </w:tc>
        <w:tc>
          <w:tcPr>
            <w:tcW w:w="1165" w:type="dxa"/>
            <w:tcBorders>
              <w:top w:val="single" w:sz="4" w:space="0" w:color="auto"/>
              <w:left w:val="single" w:sz="4" w:space="0" w:color="auto"/>
              <w:bottom w:val="single" w:sz="4" w:space="0" w:color="auto"/>
              <w:right w:val="single" w:sz="4" w:space="0" w:color="auto"/>
            </w:tcBorders>
            <w:shd w:val="clear" w:color="auto" w:fill="auto"/>
            <w:noWrap/>
            <w:hideMark/>
          </w:tcPr>
          <w:p w14:paraId="7F4676BB" w14:textId="77777777" w:rsidR="00CC2FB0" w:rsidRPr="00A976E7" w:rsidRDefault="00CC2FB0" w:rsidP="008315C7">
            <w:pPr>
              <w:rPr>
                <w:color w:val="000000"/>
                <w:sz w:val="20"/>
                <w:szCs w:val="20"/>
              </w:rPr>
            </w:pPr>
            <w:r w:rsidRPr="00A976E7">
              <w:rPr>
                <w:color w:val="000000"/>
                <w:sz w:val="20"/>
                <w:szCs w:val="20"/>
              </w:rPr>
              <w:t> </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4D45E57C" w14:textId="4D3A53FA" w:rsidR="00CC2FB0" w:rsidRPr="00A976E7" w:rsidRDefault="00CC2FB0" w:rsidP="008315C7">
            <w:pPr>
              <w:rPr>
                <w:color w:val="000000"/>
                <w:sz w:val="20"/>
                <w:szCs w:val="20"/>
              </w:rPr>
            </w:pPr>
            <w:r w:rsidRPr="00A976E7">
              <w:rPr>
                <w:color w:val="000000"/>
                <w:sz w:val="20"/>
                <w:szCs w:val="20"/>
              </w:rPr>
              <w:t>ZS/</w:t>
            </w:r>
            <w:del w:id="1241" w:author="Joost Wijnings" w:date="2014-03-14T15:44:00Z">
              <w:r w:rsidRPr="00A976E7" w:rsidDel="00735DDB">
                <w:rPr>
                  <w:color w:val="000000"/>
                  <w:sz w:val="20"/>
                  <w:szCs w:val="20"/>
                </w:rPr>
                <w:delText>DsC</w:delText>
              </w:r>
            </w:del>
            <w:ins w:id="1242" w:author="Joost Wijnings" w:date="2014-03-14T15:44:00Z">
              <w:r w:rsidR="00735DDB">
                <w:rPr>
                  <w:color w:val="000000"/>
                  <w:sz w:val="20"/>
                  <w:szCs w:val="20"/>
                </w:rPr>
                <w:t>DSC</w:t>
              </w:r>
            </w:ins>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0D81A223" w14:textId="51B48333" w:rsidR="00CC2FB0" w:rsidRPr="00A976E7" w:rsidRDefault="00CC2FB0" w:rsidP="008315C7">
            <w:pPr>
              <w:rPr>
                <w:color w:val="000000"/>
                <w:sz w:val="20"/>
                <w:szCs w:val="20"/>
              </w:rPr>
            </w:pPr>
            <w:r w:rsidRPr="00A976E7">
              <w:rPr>
                <w:color w:val="000000"/>
                <w:sz w:val="20"/>
                <w:szCs w:val="20"/>
              </w:rPr>
              <w:t xml:space="preserve">DMS/ZS, </w:t>
            </w:r>
            <w:del w:id="1243" w:author="Joost Wijnings" w:date="2014-03-14T15:44:00Z">
              <w:r w:rsidDel="00735DDB">
                <w:rPr>
                  <w:color w:val="000000"/>
                  <w:sz w:val="20"/>
                  <w:szCs w:val="20"/>
                </w:rPr>
                <w:delText>D</w:delText>
              </w:r>
              <w:r w:rsidRPr="00A976E7" w:rsidDel="00735DDB">
                <w:rPr>
                  <w:color w:val="000000"/>
                  <w:sz w:val="20"/>
                  <w:szCs w:val="20"/>
                </w:rPr>
                <w:delText>sC</w:delText>
              </w:r>
            </w:del>
            <w:ins w:id="1244" w:author="Joost Wijnings" w:date="2014-03-14T15:44:00Z">
              <w:r w:rsidR="00735DDB">
                <w:rPr>
                  <w:color w:val="000000"/>
                  <w:sz w:val="20"/>
                  <w:szCs w:val="20"/>
                </w:rPr>
                <w:t>DSC</w:t>
              </w:r>
            </w:ins>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35D542" w14:textId="77777777" w:rsidR="00CC2FB0" w:rsidRPr="00A976E7" w:rsidRDefault="00CC2FB0" w:rsidP="008315C7">
            <w:pPr>
              <w:rPr>
                <w:color w:val="000000"/>
                <w:sz w:val="20"/>
                <w:szCs w:val="20"/>
              </w:rPr>
            </w:pPr>
            <w:r w:rsidRPr="00A976E7">
              <w:rPr>
                <w:color w:val="000000"/>
                <w:sz w:val="20"/>
                <w:szCs w:val="20"/>
              </w:rPr>
              <w:t> </w:t>
            </w:r>
          </w:p>
        </w:tc>
        <w:tc>
          <w:tcPr>
            <w:tcW w:w="1356" w:type="dxa"/>
            <w:tcBorders>
              <w:left w:val="single" w:sz="4" w:space="0" w:color="auto"/>
            </w:tcBorders>
            <w:shd w:val="clear" w:color="auto" w:fill="auto"/>
            <w:noWrap/>
            <w:vAlign w:val="bottom"/>
            <w:hideMark/>
          </w:tcPr>
          <w:p w14:paraId="494315D3" w14:textId="77777777" w:rsidR="00CC2FB0" w:rsidRPr="006B5216" w:rsidRDefault="00CC2FB0" w:rsidP="00A976E7">
            <w:pPr>
              <w:rPr>
                <w:color w:val="000000"/>
              </w:rPr>
            </w:pPr>
          </w:p>
        </w:tc>
      </w:tr>
      <w:tr w:rsidR="00CC2FB0" w14:paraId="77E39FAD"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hideMark/>
          </w:tcPr>
          <w:p w14:paraId="4B356917" w14:textId="77777777" w:rsidR="00CC2FB0" w:rsidRPr="006B5216" w:rsidRDefault="00BE3F74" w:rsidP="00A976E7">
            <w:pPr>
              <w:rPr>
                <w:color w:val="000000"/>
                <w:sz w:val="20"/>
                <w:szCs w:val="20"/>
              </w:rPr>
            </w:pPr>
            <w:r>
              <w:rPr>
                <w:color w:val="000000"/>
                <w:sz w:val="20"/>
                <w:szCs w:val="20"/>
              </w:rPr>
              <w:t>10</w:t>
            </w:r>
          </w:p>
        </w:tc>
        <w:tc>
          <w:tcPr>
            <w:tcW w:w="2968" w:type="dxa"/>
            <w:tcBorders>
              <w:top w:val="single" w:sz="4" w:space="0" w:color="auto"/>
              <w:left w:val="single" w:sz="4" w:space="0" w:color="auto"/>
              <w:bottom w:val="single" w:sz="4" w:space="0" w:color="auto"/>
              <w:right w:val="single" w:sz="4" w:space="0" w:color="auto"/>
            </w:tcBorders>
            <w:shd w:val="clear" w:color="auto" w:fill="auto"/>
            <w:hideMark/>
          </w:tcPr>
          <w:p w14:paraId="5B0D8559" w14:textId="77777777" w:rsidR="00CC2FB0" w:rsidRPr="00A976E7" w:rsidRDefault="00CC2FB0" w:rsidP="005938EF">
            <w:pPr>
              <w:rPr>
                <w:color w:val="000000"/>
                <w:sz w:val="20"/>
                <w:szCs w:val="20"/>
              </w:rPr>
            </w:pPr>
            <w:r w:rsidRPr="006B5216">
              <w:rPr>
                <w:color w:val="000000"/>
                <w:sz w:val="20"/>
                <w:szCs w:val="20"/>
              </w:rPr>
              <w:t>Vo</w:t>
            </w:r>
            <w:r w:rsidRPr="00A976E7">
              <w:rPr>
                <w:color w:val="000000"/>
                <w:sz w:val="20"/>
                <w:szCs w:val="20"/>
              </w:rPr>
              <w:t>eg Zaakdocument toe</w:t>
            </w:r>
          </w:p>
        </w:tc>
        <w:tc>
          <w:tcPr>
            <w:tcW w:w="1165" w:type="dxa"/>
            <w:tcBorders>
              <w:top w:val="single" w:sz="4" w:space="0" w:color="auto"/>
              <w:left w:val="single" w:sz="4" w:space="0" w:color="auto"/>
              <w:bottom w:val="single" w:sz="4" w:space="0" w:color="auto"/>
              <w:right w:val="single" w:sz="4" w:space="0" w:color="auto"/>
            </w:tcBorders>
            <w:shd w:val="clear" w:color="auto" w:fill="auto"/>
            <w:noWrap/>
            <w:hideMark/>
          </w:tcPr>
          <w:p w14:paraId="30C19A0C" w14:textId="77777777" w:rsidR="00CC2FB0" w:rsidRPr="00A976E7" w:rsidRDefault="00CC2FB0" w:rsidP="00A976E7">
            <w:pPr>
              <w:rPr>
                <w:color w:val="000000"/>
                <w:sz w:val="20"/>
                <w:szCs w:val="20"/>
              </w:rPr>
            </w:pPr>
            <w:r w:rsidRPr="00A976E7">
              <w:rPr>
                <w:color w:val="000000"/>
                <w:sz w:val="20"/>
                <w:szCs w:val="20"/>
              </w:rPr>
              <w:t> </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0E3F9BB9" w14:textId="151A0C27" w:rsidR="00CC2FB0" w:rsidRPr="00A976E7" w:rsidRDefault="00CC2FB0" w:rsidP="00A976E7">
            <w:pPr>
              <w:rPr>
                <w:color w:val="000000"/>
                <w:sz w:val="20"/>
                <w:szCs w:val="20"/>
              </w:rPr>
            </w:pPr>
            <w:r w:rsidRPr="00A976E7">
              <w:rPr>
                <w:color w:val="000000"/>
                <w:sz w:val="20"/>
                <w:szCs w:val="20"/>
              </w:rPr>
              <w:t>ZS/</w:t>
            </w:r>
            <w:del w:id="1245" w:author="Joost Wijnings" w:date="2014-03-14T15:44:00Z">
              <w:r w:rsidRPr="00A976E7" w:rsidDel="00735DDB">
                <w:rPr>
                  <w:color w:val="000000"/>
                  <w:sz w:val="20"/>
                  <w:szCs w:val="20"/>
                </w:rPr>
                <w:delText>DsC</w:delText>
              </w:r>
            </w:del>
            <w:ins w:id="1246" w:author="Joost Wijnings" w:date="2014-03-14T15:44:00Z">
              <w:r w:rsidR="00735DDB">
                <w:rPr>
                  <w:color w:val="000000"/>
                  <w:sz w:val="20"/>
                  <w:szCs w:val="20"/>
                </w:rPr>
                <w:t>DSC</w:t>
              </w:r>
            </w:ins>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3945C81F" w14:textId="2350F8BB" w:rsidR="00CC2FB0" w:rsidRPr="00A976E7" w:rsidRDefault="00CC2FB0" w:rsidP="00A976E7">
            <w:pPr>
              <w:rPr>
                <w:color w:val="000000"/>
                <w:sz w:val="20"/>
                <w:szCs w:val="20"/>
              </w:rPr>
            </w:pPr>
            <w:r w:rsidRPr="00A976E7">
              <w:rPr>
                <w:color w:val="000000"/>
                <w:sz w:val="20"/>
                <w:szCs w:val="20"/>
              </w:rPr>
              <w:t xml:space="preserve">DMS/ZS, </w:t>
            </w:r>
            <w:del w:id="1247" w:author="Joost Wijnings" w:date="2014-03-14T15:44:00Z">
              <w:r w:rsidDel="00735DDB">
                <w:rPr>
                  <w:color w:val="000000"/>
                  <w:sz w:val="20"/>
                  <w:szCs w:val="20"/>
                </w:rPr>
                <w:delText>D</w:delText>
              </w:r>
              <w:r w:rsidRPr="00A976E7" w:rsidDel="00735DDB">
                <w:rPr>
                  <w:color w:val="000000"/>
                  <w:sz w:val="20"/>
                  <w:szCs w:val="20"/>
                </w:rPr>
                <w:delText>sC</w:delText>
              </w:r>
            </w:del>
            <w:ins w:id="1248" w:author="Joost Wijnings" w:date="2014-03-14T15:44:00Z">
              <w:r w:rsidR="00735DDB">
                <w:rPr>
                  <w:color w:val="000000"/>
                  <w:sz w:val="20"/>
                  <w:szCs w:val="20"/>
                </w:rPr>
                <w:t>DSC</w:t>
              </w:r>
            </w:ins>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B24C7" w14:textId="77777777" w:rsidR="00CC2FB0" w:rsidRPr="00A976E7" w:rsidRDefault="00CC2FB0" w:rsidP="00A976E7">
            <w:pPr>
              <w:rPr>
                <w:color w:val="000000"/>
                <w:sz w:val="20"/>
                <w:szCs w:val="20"/>
              </w:rPr>
            </w:pPr>
            <w:r w:rsidRPr="00A976E7">
              <w:rPr>
                <w:color w:val="000000"/>
                <w:sz w:val="20"/>
                <w:szCs w:val="20"/>
              </w:rPr>
              <w:t> </w:t>
            </w:r>
          </w:p>
        </w:tc>
        <w:tc>
          <w:tcPr>
            <w:tcW w:w="1356" w:type="dxa"/>
            <w:tcBorders>
              <w:left w:val="single" w:sz="4" w:space="0" w:color="auto"/>
            </w:tcBorders>
            <w:shd w:val="clear" w:color="auto" w:fill="auto"/>
            <w:noWrap/>
            <w:vAlign w:val="bottom"/>
            <w:hideMark/>
          </w:tcPr>
          <w:p w14:paraId="3D5EC620" w14:textId="77777777" w:rsidR="00CC2FB0" w:rsidRDefault="00CC2FB0" w:rsidP="00A976E7">
            <w:pPr>
              <w:rPr>
                <w:color w:val="000000"/>
              </w:rPr>
            </w:pPr>
            <w:r>
              <w:rPr>
                <w:color w:val="000000"/>
              </w:rPr>
              <w:t> </w:t>
            </w:r>
          </w:p>
        </w:tc>
      </w:tr>
      <w:tr w:rsidR="00CC2FB0" w14:paraId="4C9CFE1D"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hideMark/>
          </w:tcPr>
          <w:p w14:paraId="727198D2" w14:textId="77777777" w:rsidR="00CC2FB0" w:rsidRPr="00A976E7" w:rsidRDefault="001951A4" w:rsidP="001951A4">
            <w:pPr>
              <w:rPr>
                <w:color w:val="000000"/>
                <w:sz w:val="20"/>
                <w:szCs w:val="20"/>
              </w:rPr>
            </w:pPr>
            <w:r>
              <w:rPr>
                <w:color w:val="000000"/>
                <w:sz w:val="20"/>
                <w:szCs w:val="20"/>
              </w:rPr>
              <w:t>16</w:t>
            </w:r>
          </w:p>
        </w:tc>
        <w:tc>
          <w:tcPr>
            <w:tcW w:w="2968" w:type="dxa"/>
            <w:tcBorders>
              <w:top w:val="single" w:sz="4" w:space="0" w:color="auto"/>
              <w:left w:val="single" w:sz="4" w:space="0" w:color="auto"/>
              <w:bottom w:val="single" w:sz="4" w:space="0" w:color="auto"/>
              <w:right w:val="single" w:sz="4" w:space="0" w:color="auto"/>
            </w:tcBorders>
            <w:shd w:val="clear" w:color="auto" w:fill="auto"/>
            <w:hideMark/>
          </w:tcPr>
          <w:p w14:paraId="0B009C90" w14:textId="77777777" w:rsidR="00CC2FB0" w:rsidRPr="00A976E7" w:rsidRDefault="00CC2FB0" w:rsidP="005938EF">
            <w:pPr>
              <w:rPr>
                <w:color w:val="000000"/>
                <w:sz w:val="20"/>
                <w:szCs w:val="20"/>
              </w:rPr>
            </w:pPr>
            <w:r w:rsidRPr="00A976E7">
              <w:rPr>
                <w:color w:val="000000"/>
                <w:sz w:val="20"/>
                <w:szCs w:val="20"/>
              </w:rPr>
              <w:t>Koppel Zaakdocument aan Zaak</w:t>
            </w:r>
          </w:p>
        </w:tc>
        <w:tc>
          <w:tcPr>
            <w:tcW w:w="1165" w:type="dxa"/>
            <w:tcBorders>
              <w:top w:val="single" w:sz="4" w:space="0" w:color="auto"/>
              <w:left w:val="single" w:sz="4" w:space="0" w:color="auto"/>
              <w:bottom w:val="single" w:sz="4" w:space="0" w:color="auto"/>
              <w:right w:val="single" w:sz="4" w:space="0" w:color="auto"/>
            </w:tcBorders>
            <w:shd w:val="clear" w:color="auto" w:fill="auto"/>
            <w:noWrap/>
            <w:hideMark/>
          </w:tcPr>
          <w:p w14:paraId="318305EC" w14:textId="77777777" w:rsidR="00CC2FB0" w:rsidRPr="00A976E7" w:rsidRDefault="00CC2FB0" w:rsidP="00A976E7">
            <w:pPr>
              <w:rPr>
                <w:color w:val="000000"/>
                <w:sz w:val="20"/>
                <w:szCs w:val="20"/>
              </w:rPr>
            </w:pPr>
            <w:r w:rsidRPr="00A976E7">
              <w:rPr>
                <w:color w:val="000000"/>
                <w:sz w:val="20"/>
                <w:szCs w:val="20"/>
              </w:rPr>
              <w:t> </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0A86FEC3" w14:textId="77777777" w:rsidR="00CC2FB0" w:rsidRPr="00A976E7" w:rsidRDefault="00CC2FB0" w:rsidP="00A976E7">
            <w:pPr>
              <w:rPr>
                <w:color w:val="000000"/>
                <w:sz w:val="20"/>
                <w:szCs w:val="20"/>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77E83203" w14:textId="7462D920" w:rsidR="00CC2FB0" w:rsidRPr="00A976E7" w:rsidRDefault="00CC2FB0" w:rsidP="00A976E7">
            <w:pPr>
              <w:rPr>
                <w:color w:val="000000"/>
                <w:sz w:val="20"/>
                <w:szCs w:val="20"/>
              </w:rPr>
            </w:pPr>
            <w:r w:rsidRPr="00A976E7">
              <w:rPr>
                <w:color w:val="000000"/>
                <w:sz w:val="20"/>
                <w:szCs w:val="20"/>
              </w:rPr>
              <w:t xml:space="preserve">DMS/ZS, </w:t>
            </w:r>
            <w:del w:id="1249" w:author="Joost Wijnings" w:date="2014-03-14T15:44:00Z">
              <w:r w:rsidDel="00735DDB">
                <w:rPr>
                  <w:color w:val="000000"/>
                  <w:sz w:val="20"/>
                  <w:szCs w:val="20"/>
                </w:rPr>
                <w:delText>D</w:delText>
              </w:r>
              <w:r w:rsidRPr="00A976E7" w:rsidDel="00735DDB">
                <w:rPr>
                  <w:color w:val="000000"/>
                  <w:sz w:val="20"/>
                  <w:szCs w:val="20"/>
                </w:rPr>
                <w:delText>sC</w:delText>
              </w:r>
            </w:del>
            <w:ins w:id="1250" w:author="Joost Wijnings" w:date="2014-03-14T15:44:00Z">
              <w:r w:rsidR="00735DDB">
                <w:rPr>
                  <w:color w:val="000000"/>
                  <w:sz w:val="20"/>
                  <w:szCs w:val="20"/>
                </w:rPr>
                <w:t>DSC</w:t>
              </w:r>
            </w:ins>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9F9E" w14:textId="77777777" w:rsidR="00CC2FB0" w:rsidRPr="00A976E7" w:rsidRDefault="00CC2FB0" w:rsidP="00A976E7">
            <w:pPr>
              <w:rPr>
                <w:color w:val="000000"/>
                <w:sz w:val="20"/>
                <w:szCs w:val="20"/>
              </w:rPr>
            </w:pPr>
            <w:r w:rsidRPr="00A976E7">
              <w:rPr>
                <w:color w:val="000000"/>
                <w:sz w:val="20"/>
                <w:szCs w:val="20"/>
              </w:rPr>
              <w:t> </w:t>
            </w:r>
          </w:p>
        </w:tc>
        <w:tc>
          <w:tcPr>
            <w:tcW w:w="1356" w:type="dxa"/>
            <w:tcBorders>
              <w:left w:val="single" w:sz="4" w:space="0" w:color="auto"/>
            </w:tcBorders>
            <w:shd w:val="clear" w:color="auto" w:fill="auto"/>
            <w:noWrap/>
            <w:vAlign w:val="bottom"/>
            <w:hideMark/>
          </w:tcPr>
          <w:p w14:paraId="4E9F340F" w14:textId="77777777" w:rsidR="00CC2FB0" w:rsidRDefault="00CC2FB0" w:rsidP="00A976E7">
            <w:pPr>
              <w:rPr>
                <w:color w:val="000000"/>
              </w:rPr>
            </w:pPr>
            <w:r>
              <w:rPr>
                <w:color w:val="000000"/>
              </w:rPr>
              <w:t> </w:t>
            </w:r>
          </w:p>
        </w:tc>
      </w:tr>
      <w:tr w:rsidR="00CC2FB0" w14:paraId="23345FBE"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hideMark/>
          </w:tcPr>
          <w:p w14:paraId="3DCD7022" w14:textId="77777777" w:rsidR="00CC2FB0" w:rsidRPr="00A976E7" w:rsidRDefault="00CC2FB0" w:rsidP="00BE3F74">
            <w:pPr>
              <w:rPr>
                <w:color w:val="000000"/>
                <w:sz w:val="20"/>
                <w:szCs w:val="20"/>
              </w:rPr>
            </w:pPr>
            <w:r w:rsidRPr="00A976E7">
              <w:rPr>
                <w:color w:val="000000"/>
                <w:sz w:val="20"/>
                <w:szCs w:val="20"/>
              </w:rPr>
              <w:t>1</w:t>
            </w:r>
            <w:r w:rsidR="00BE3F74">
              <w:rPr>
                <w:color w:val="000000"/>
                <w:sz w:val="20"/>
                <w:szCs w:val="20"/>
              </w:rPr>
              <w:t>1</w:t>
            </w:r>
          </w:p>
        </w:tc>
        <w:tc>
          <w:tcPr>
            <w:tcW w:w="2968" w:type="dxa"/>
            <w:tcBorders>
              <w:top w:val="single" w:sz="4" w:space="0" w:color="auto"/>
              <w:left w:val="single" w:sz="4" w:space="0" w:color="auto"/>
              <w:bottom w:val="single" w:sz="4" w:space="0" w:color="auto"/>
              <w:right w:val="single" w:sz="4" w:space="0" w:color="auto"/>
            </w:tcBorders>
            <w:shd w:val="clear" w:color="auto" w:fill="auto"/>
            <w:hideMark/>
          </w:tcPr>
          <w:p w14:paraId="0D539AC7" w14:textId="77777777" w:rsidR="00CC2FB0" w:rsidRPr="00A976E7" w:rsidRDefault="00CC2FB0" w:rsidP="005938EF">
            <w:pPr>
              <w:rPr>
                <w:color w:val="000000"/>
                <w:sz w:val="20"/>
                <w:szCs w:val="20"/>
              </w:rPr>
            </w:pPr>
            <w:r w:rsidRPr="00A976E7">
              <w:rPr>
                <w:color w:val="000000"/>
                <w:sz w:val="20"/>
                <w:szCs w:val="20"/>
              </w:rPr>
              <w:t>Maak Zaakdocument</w:t>
            </w:r>
          </w:p>
        </w:tc>
        <w:tc>
          <w:tcPr>
            <w:tcW w:w="1165" w:type="dxa"/>
            <w:tcBorders>
              <w:top w:val="single" w:sz="4" w:space="0" w:color="auto"/>
              <w:left w:val="single" w:sz="4" w:space="0" w:color="auto"/>
              <w:bottom w:val="single" w:sz="4" w:space="0" w:color="auto"/>
              <w:right w:val="single" w:sz="4" w:space="0" w:color="auto"/>
            </w:tcBorders>
            <w:shd w:val="clear" w:color="auto" w:fill="auto"/>
            <w:noWrap/>
            <w:hideMark/>
          </w:tcPr>
          <w:p w14:paraId="5B657046" w14:textId="77777777" w:rsidR="00CC2FB0" w:rsidRPr="00A976E7" w:rsidRDefault="00CC2FB0" w:rsidP="00A976E7">
            <w:pPr>
              <w:rPr>
                <w:color w:val="000000"/>
                <w:sz w:val="20"/>
                <w:szCs w:val="20"/>
              </w:rPr>
            </w:pPr>
            <w:r w:rsidRPr="00A976E7">
              <w:rPr>
                <w:color w:val="000000"/>
                <w:sz w:val="20"/>
                <w:szCs w:val="20"/>
              </w:rPr>
              <w:t> </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5D911F2B" w14:textId="0F308D80" w:rsidR="00CC2FB0" w:rsidRPr="00A976E7" w:rsidRDefault="00CC2FB0" w:rsidP="00A976E7">
            <w:pPr>
              <w:rPr>
                <w:color w:val="000000"/>
                <w:sz w:val="20"/>
                <w:szCs w:val="20"/>
              </w:rPr>
            </w:pPr>
            <w:r w:rsidRPr="00A976E7">
              <w:rPr>
                <w:color w:val="000000"/>
                <w:sz w:val="20"/>
                <w:szCs w:val="20"/>
              </w:rPr>
              <w:t>ZS/</w:t>
            </w:r>
            <w:del w:id="1251" w:author="Joost Wijnings" w:date="2014-03-14T15:44:00Z">
              <w:r w:rsidRPr="00A976E7" w:rsidDel="00735DDB">
                <w:rPr>
                  <w:color w:val="000000"/>
                  <w:sz w:val="20"/>
                  <w:szCs w:val="20"/>
                </w:rPr>
                <w:delText>DsC</w:delText>
              </w:r>
            </w:del>
            <w:ins w:id="1252" w:author="Joost Wijnings" w:date="2014-03-14T15:44:00Z">
              <w:r w:rsidR="00735DDB">
                <w:rPr>
                  <w:color w:val="000000"/>
                  <w:sz w:val="20"/>
                  <w:szCs w:val="20"/>
                </w:rPr>
                <w:t>DSC</w:t>
              </w:r>
            </w:ins>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2365AA7C" w14:textId="54B11821" w:rsidR="00CC2FB0" w:rsidRPr="00A976E7" w:rsidRDefault="00CC2FB0" w:rsidP="00A976E7">
            <w:pPr>
              <w:rPr>
                <w:color w:val="000000"/>
                <w:sz w:val="20"/>
                <w:szCs w:val="20"/>
              </w:rPr>
            </w:pPr>
            <w:r w:rsidRPr="00A976E7">
              <w:rPr>
                <w:color w:val="000000"/>
                <w:sz w:val="20"/>
                <w:szCs w:val="20"/>
              </w:rPr>
              <w:t xml:space="preserve">DMS/ZS, </w:t>
            </w:r>
            <w:del w:id="1253" w:author="Joost Wijnings" w:date="2014-03-14T15:44:00Z">
              <w:r w:rsidDel="00735DDB">
                <w:rPr>
                  <w:color w:val="000000"/>
                  <w:sz w:val="20"/>
                  <w:szCs w:val="20"/>
                </w:rPr>
                <w:delText>D</w:delText>
              </w:r>
              <w:r w:rsidRPr="00A976E7" w:rsidDel="00735DDB">
                <w:rPr>
                  <w:color w:val="000000"/>
                  <w:sz w:val="20"/>
                  <w:szCs w:val="20"/>
                </w:rPr>
                <w:delText>sC</w:delText>
              </w:r>
            </w:del>
            <w:ins w:id="1254" w:author="Joost Wijnings" w:date="2014-03-14T15:44:00Z">
              <w:r w:rsidR="00735DDB">
                <w:rPr>
                  <w:color w:val="000000"/>
                  <w:sz w:val="20"/>
                  <w:szCs w:val="20"/>
                </w:rPr>
                <w:t>DSC</w:t>
              </w:r>
            </w:ins>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4A262D" w14:textId="77777777" w:rsidR="00CC2FB0" w:rsidRPr="00A976E7" w:rsidRDefault="00CC2FB0" w:rsidP="00A976E7">
            <w:pPr>
              <w:rPr>
                <w:color w:val="000000"/>
                <w:sz w:val="20"/>
                <w:szCs w:val="20"/>
              </w:rPr>
            </w:pPr>
            <w:r w:rsidRPr="00A976E7">
              <w:rPr>
                <w:color w:val="000000"/>
                <w:sz w:val="20"/>
                <w:szCs w:val="20"/>
              </w:rPr>
              <w:t> </w:t>
            </w:r>
          </w:p>
        </w:tc>
        <w:tc>
          <w:tcPr>
            <w:tcW w:w="1356" w:type="dxa"/>
            <w:tcBorders>
              <w:left w:val="single" w:sz="4" w:space="0" w:color="auto"/>
            </w:tcBorders>
            <w:shd w:val="clear" w:color="auto" w:fill="auto"/>
            <w:noWrap/>
            <w:vAlign w:val="bottom"/>
            <w:hideMark/>
          </w:tcPr>
          <w:p w14:paraId="4DA738A1" w14:textId="77777777" w:rsidR="00CC2FB0" w:rsidRDefault="00CC2FB0" w:rsidP="00A976E7">
            <w:pPr>
              <w:rPr>
                <w:color w:val="000000"/>
              </w:rPr>
            </w:pPr>
            <w:r>
              <w:rPr>
                <w:color w:val="000000"/>
              </w:rPr>
              <w:t> </w:t>
            </w:r>
          </w:p>
        </w:tc>
      </w:tr>
      <w:tr w:rsidR="00CC2FB0" w14:paraId="40618412"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hideMark/>
          </w:tcPr>
          <w:p w14:paraId="2B49BB0A" w14:textId="77777777" w:rsidR="00CC2FB0" w:rsidRPr="00A976E7" w:rsidRDefault="00BE3F74" w:rsidP="00A976E7">
            <w:pPr>
              <w:rPr>
                <w:color w:val="000000"/>
                <w:sz w:val="20"/>
                <w:szCs w:val="20"/>
              </w:rPr>
            </w:pPr>
            <w:r>
              <w:rPr>
                <w:color w:val="000000"/>
                <w:sz w:val="20"/>
                <w:szCs w:val="20"/>
              </w:rPr>
              <w:t>12</w:t>
            </w:r>
          </w:p>
        </w:tc>
        <w:tc>
          <w:tcPr>
            <w:tcW w:w="2968" w:type="dxa"/>
            <w:tcBorders>
              <w:top w:val="single" w:sz="4" w:space="0" w:color="auto"/>
              <w:left w:val="single" w:sz="4" w:space="0" w:color="auto"/>
              <w:bottom w:val="single" w:sz="4" w:space="0" w:color="auto"/>
              <w:right w:val="single" w:sz="4" w:space="0" w:color="auto"/>
            </w:tcBorders>
            <w:shd w:val="clear" w:color="auto" w:fill="auto"/>
            <w:hideMark/>
          </w:tcPr>
          <w:p w14:paraId="46993F41" w14:textId="77777777" w:rsidR="00CC2FB0" w:rsidRPr="00A976E7" w:rsidRDefault="00CC2FB0" w:rsidP="005938EF">
            <w:pPr>
              <w:rPr>
                <w:color w:val="000000"/>
                <w:sz w:val="20"/>
                <w:szCs w:val="20"/>
              </w:rPr>
            </w:pPr>
            <w:r w:rsidRPr="00A976E7">
              <w:rPr>
                <w:color w:val="000000"/>
                <w:sz w:val="20"/>
                <w:szCs w:val="20"/>
              </w:rPr>
              <w:t>Update Zaakdocument</w:t>
            </w:r>
          </w:p>
        </w:tc>
        <w:tc>
          <w:tcPr>
            <w:tcW w:w="1165" w:type="dxa"/>
            <w:tcBorders>
              <w:top w:val="single" w:sz="4" w:space="0" w:color="auto"/>
              <w:left w:val="single" w:sz="4" w:space="0" w:color="auto"/>
              <w:bottom w:val="single" w:sz="4" w:space="0" w:color="auto"/>
              <w:right w:val="single" w:sz="4" w:space="0" w:color="auto"/>
            </w:tcBorders>
            <w:shd w:val="clear" w:color="auto" w:fill="auto"/>
            <w:noWrap/>
            <w:hideMark/>
          </w:tcPr>
          <w:p w14:paraId="001C8B8A" w14:textId="77777777" w:rsidR="00CC2FB0" w:rsidRPr="00A976E7" w:rsidRDefault="00CC2FB0" w:rsidP="00A976E7">
            <w:pPr>
              <w:rPr>
                <w:color w:val="000000"/>
                <w:sz w:val="20"/>
                <w:szCs w:val="20"/>
              </w:rPr>
            </w:pPr>
            <w:r w:rsidRPr="00A976E7">
              <w:rPr>
                <w:color w:val="000000"/>
                <w:sz w:val="20"/>
                <w:szCs w:val="20"/>
              </w:rPr>
              <w:t> </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6221E853" w14:textId="28F77F69" w:rsidR="00CC2FB0" w:rsidRPr="00A976E7" w:rsidRDefault="00CC2FB0" w:rsidP="00A976E7">
            <w:pPr>
              <w:rPr>
                <w:color w:val="000000"/>
                <w:sz w:val="20"/>
                <w:szCs w:val="20"/>
              </w:rPr>
            </w:pPr>
            <w:r w:rsidRPr="00A976E7">
              <w:rPr>
                <w:color w:val="000000"/>
                <w:sz w:val="20"/>
                <w:szCs w:val="20"/>
              </w:rPr>
              <w:t>ZS/</w:t>
            </w:r>
            <w:del w:id="1255" w:author="Joost Wijnings" w:date="2014-03-14T15:44:00Z">
              <w:r w:rsidRPr="00A976E7" w:rsidDel="00735DDB">
                <w:rPr>
                  <w:color w:val="000000"/>
                  <w:sz w:val="20"/>
                  <w:szCs w:val="20"/>
                </w:rPr>
                <w:delText>DsC</w:delText>
              </w:r>
            </w:del>
            <w:ins w:id="1256" w:author="Joost Wijnings" w:date="2014-03-14T15:44:00Z">
              <w:r w:rsidR="00735DDB">
                <w:rPr>
                  <w:color w:val="000000"/>
                  <w:sz w:val="20"/>
                  <w:szCs w:val="20"/>
                </w:rPr>
                <w:t>DSC</w:t>
              </w:r>
            </w:ins>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49DAA506" w14:textId="39DF9552" w:rsidR="00CC2FB0" w:rsidRPr="00A976E7" w:rsidRDefault="00CC2FB0" w:rsidP="00A976E7">
            <w:pPr>
              <w:rPr>
                <w:color w:val="000000"/>
                <w:sz w:val="20"/>
                <w:szCs w:val="20"/>
              </w:rPr>
            </w:pPr>
            <w:r w:rsidRPr="00A976E7">
              <w:rPr>
                <w:color w:val="000000"/>
                <w:sz w:val="20"/>
                <w:szCs w:val="20"/>
              </w:rPr>
              <w:t xml:space="preserve">DMS/ZS, </w:t>
            </w:r>
            <w:del w:id="1257" w:author="Joost Wijnings" w:date="2014-03-14T15:44:00Z">
              <w:r w:rsidDel="00735DDB">
                <w:rPr>
                  <w:color w:val="000000"/>
                  <w:sz w:val="20"/>
                  <w:szCs w:val="20"/>
                </w:rPr>
                <w:delText>D</w:delText>
              </w:r>
              <w:r w:rsidRPr="00A976E7" w:rsidDel="00735DDB">
                <w:rPr>
                  <w:color w:val="000000"/>
                  <w:sz w:val="20"/>
                  <w:szCs w:val="20"/>
                </w:rPr>
                <w:delText>sC</w:delText>
              </w:r>
            </w:del>
            <w:ins w:id="1258" w:author="Joost Wijnings" w:date="2014-03-14T15:44:00Z">
              <w:r w:rsidR="00735DDB">
                <w:rPr>
                  <w:color w:val="000000"/>
                  <w:sz w:val="20"/>
                  <w:szCs w:val="20"/>
                </w:rPr>
                <w:t>DSC</w:t>
              </w:r>
            </w:ins>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9BC7B" w14:textId="77777777" w:rsidR="00CC2FB0" w:rsidRPr="00A976E7" w:rsidRDefault="00CC2FB0" w:rsidP="00A976E7">
            <w:pPr>
              <w:rPr>
                <w:color w:val="000000"/>
                <w:sz w:val="20"/>
                <w:szCs w:val="20"/>
              </w:rPr>
            </w:pPr>
            <w:r w:rsidRPr="00A976E7">
              <w:rPr>
                <w:color w:val="000000"/>
                <w:sz w:val="20"/>
                <w:szCs w:val="20"/>
              </w:rPr>
              <w:t> </w:t>
            </w:r>
          </w:p>
        </w:tc>
        <w:tc>
          <w:tcPr>
            <w:tcW w:w="1356" w:type="dxa"/>
            <w:tcBorders>
              <w:left w:val="single" w:sz="4" w:space="0" w:color="auto"/>
            </w:tcBorders>
            <w:shd w:val="clear" w:color="auto" w:fill="auto"/>
            <w:noWrap/>
            <w:vAlign w:val="bottom"/>
            <w:hideMark/>
          </w:tcPr>
          <w:p w14:paraId="7EC0AAB3" w14:textId="77777777" w:rsidR="00CC2FB0" w:rsidRDefault="00CC2FB0" w:rsidP="00A976E7">
            <w:pPr>
              <w:rPr>
                <w:color w:val="000000"/>
              </w:rPr>
            </w:pPr>
            <w:r>
              <w:rPr>
                <w:color w:val="000000"/>
              </w:rPr>
              <w:t> </w:t>
            </w:r>
          </w:p>
        </w:tc>
      </w:tr>
      <w:tr w:rsidR="00CC2FB0" w14:paraId="0BBDFFC3"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hideMark/>
          </w:tcPr>
          <w:p w14:paraId="781487DE" w14:textId="77777777" w:rsidR="00CC2FB0" w:rsidRPr="00A976E7" w:rsidRDefault="00BE3F74" w:rsidP="001951A4">
            <w:pPr>
              <w:rPr>
                <w:color w:val="000000"/>
                <w:sz w:val="20"/>
                <w:szCs w:val="20"/>
              </w:rPr>
            </w:pPr>
            <w:r>
              <w:rPr>
                <w:color w:val="000000"/>
                <w:sz w:val="20"/>
                <w:szCs w:val="20"/>
              </w:rPr>
              <w:t>13</w:t>
            </w:r>
          </w:p>
        </w:tc>
        <w:tc>
          <w:tcPr>
            <w:tcW w:w="2968" w:type="dxa"/>
            <w:tcBorders>
              <w:top w:val="single" w:sz="4" w:space="0" w:color="auto"/>
              <w:left w:val="single" w:sz="4" w:space="0" w:color="auto"/>
              <w:bottom w:val="single" w:sz="4" w:space="0" w:color="auto"/>
              <w:right w:val="single" w:sz="4" w:space="0" w:color="auto"/>
            </w:tcBorders>
            <w:shd w:val="clear" w:color="auto" w:fill="auto"/>
            <w:hideMark/>
          </w:tcPr>
          <w:p w14:paraId="46AD4DFA" w14:textId="77777777" w:rsidR="00CC2FB0" w:rsidRPr="00A976E7" w:rsidRDefault="00CC2FB0" w:rsidP="005938EF">
            <w:pPr>
              <w:rPr>
                <w:color w:val="000000"/>
                <w:sz w:val="20"/>
                <w:szCs w:val="20"/>
              </w:rPr>
            </w:pPr>
            <w:r w:rsidRPr="00A976E7">
              <w:rPr>
                <w:color w:val="000000"/>
                <w:sz w:val="20"/>
                <w:szCs w:val="20"/>
              </w:rPr>
              <w:t>Genereer Documentidentificatie</w:t>
            </w:r>
          </w:p>
        </w:tc>
        <w:tc>
          <w:tcPr>
            <w:tcW w:w="1165" w:type="dxa"/>
            <w:tcBorders>
              <w:top w:val="single" w:sz="4" w:space="0" w:color="auto"/>
              <w:left w:val="single" w:sz="4" w:space="0" w:color="auto"/>
              <w:bottom w:val="single" w:sz="4" w:space="0" w:color="auto"/>
              <w:right w:val="single" w:sz="4" w:space="0" w:color="auto"/>
            </w:tcBorders>
            <w:shd w:val="clear" w:color="auto" w:fill="auto"/>
            <w:noWrap/>
            <w:hideMark/>
          </w:tcPr>
          <w:p w14:paraId="01955341" w14:textId="77777777" w:rsidR="00CC2FB0" w:rsidRPr="00A976E7" w:rsidRDefault="00CC2FB0" w:rsidP="00A976E7">
            <w:pPr>
              <w:rPr>
                <w:color w:val="000000"/>
                <w:sz w:val="20"/>
                <w:szCs w:val="20"/>
              </w:rPr>
            </w:pPr>
            <w:r w:rsidRPr="00A976E7">
              <w:rPr>
                <w:color w:val="000000"/>
                <w:sz w:val="20"/>
                <w:szCs w:val="20"/>
              </w:rPr>
              <w:t> </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58A79983" w14:textId="51702AC7" w:rsidR="00CC2FB0" w:rsidRPr="00A976E7" w:rsidRDefault="00CC2FB0" w:rsidP="00A976E7">
            <w:pPr>
              <w:rPr>
                <w:color w:val="000000"/>
                <w:sz w:val="20"/>
                <w:szCs w:val="20"/>
              </w:rPr>
            </w:pPr>
            <w:r w:rsidRPr="00A976E7">
              <w:rPr>
                <w:color w:val="000000"/>
                <w:sz w:val="20"/>
                <w:szCs w:val="20"/>
              </w:rPr>
              <w:t>ZS/</w:t>
            </w:r>
            <w:del w:id="1259" w:author="Joost Wijnings" w:date="2014-03-14T15:44:00Z">
              <w:r w:rsidRPr="00A976E7" w:rsidDel="00735DDB">
                <w:rPr>
                  <w:color w:val="000000"/>
                  <w:sz w:val="20"/>
                  <w:szCs w:val="20"/>
                </w:rPr>
                <w:delText>DsC</w:delText>
              </w:r>
            </w:del>
            <w:ins w:id="1260" w:author="Joost Wijnings" w:date="2014-03-14T15:44:00Z">
              <w:r w:rsidR="00735DDB">
                <w:rPr>
                  <w:color w:val="000000"/>
                  <w:sz w:val="20"/>
                  <w:szCs w:val="20"/>
                </w:rPr>
                <w:t>DSC</w:t>
              </w:r>
            </w:ins>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30B91993" w14:textId="77777777" w:rsidR="00CC2FB0" w:rsidRPr="00A976E7" w:rsidRDefault="00CC2FB0" w:rsidP="00A976E7">
            <w:pPr>
              <w:rPr>
                <w:color w:val="000000"/>
                <w:sz w:val="20"/>
                <w:szCs w:val="20"/>
              </w:rPr>
            </w:pP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16D952" w14:textId="77777777" w:rsidR="00CC2FB0" w:rsidRPr="00A976E7" w:rsidRDefault="00CC2FB0" w:rsidP="00A976E7">
            <w:pPr>
              <w:rPr>
                <w:color w:val="000000"/>
                <w:sz w:val="20"/>
                <w:szCs w:val="20"/>
              </w:rPr>
            </w:pPr>
            <w:r w:rsidRPr="00A976E7">
              <w:rPr>
                <w:color w:val="000000"/>
                <w:sz w:val="20"/>
                <w:szCs w:val="20"/>
              </w:rPr>
              <w:t> </w:t>
            </w:r>
          </w:p>
        </w:tc>
        <w:tc>
          <w:tcPr>
            <w:tcW w:w="1356" w:type="dxa"/>
            <w:tcBorders>
              <w:left w:val="single" w:sz="4" w:space="0" w:color="auto"/>
            </w:tcBorders>
            <w:shd w:val="clear" w:color="auto" w:fill="auto"/>
            <w:noWrap/>
            <w:vAlign w:val="bottom"/>
            <w:hideMark/>
          </w:tcPr>
          <w:p w14:paraId="2F9BEC1E" w14:textId="77777777" w:rsidR="00CC2FB0" w:rsidRDefault="00CC2FB0" w:rsidP="00A976E7">
            <w:pPr>
              <w:rPr>
                <w:color w:val="000000"/>
              </w:rPr>
            </w:pPr>
            <w:r>
              <w:rPr>
                <w:color w:val="000000"/>
              </w:rPr>
              <w:t> </w:t>
            </w:r>
          </w:p>
        </w:tc>
      </w:tr>
      <w:tr w:rsidR="009D10E5" w14:paraId="252EEFE6"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hideMark/>
          </w:tcPr>
          <w:p w14:paraId="13098C8C" w14:textId="77777777" w:rsidR="009D10E5" w:rsidRDefault="009D10E5" w:rsidP="001951A4">
            <w:pPr>
              <w:rPr>
                <w:color w:val="000000"/>
                <w:sz w:val="20"/>
                <w:szCs w:val="20"/>
              </w:rPr>
            </w:pPr>
            <w:r>
              <w:rPr>
                <w:color w:val="000000"/>
                <w:sz w:val="20"/>
                <w:szCs w:val="20"/>
              </w:rPr>
              <w:t>14</w:t>
            </w:r>
          </w:p>
        </w:tc>
        <w:tc>
          <w:tcPr>
            <w:tcW w:w="2968" w:type="dxa"/>
            <w:tcBorders>
              <w:top w:val="single" w:sz="4" w:space="0" w:color="auto"/>
              <w:left w:val="single" w:sz="4" w:space="0" w:color="auto"/>
              <w:bottom w:val="single" w:sz="4" w:space="0" w:color="auto"/>
              <w:right w:val="single" w:sz="4" w:space="0" w:color="auto"/>
            </w:tcBorders>
            <w:shd w:val="clear" w:color="auto" w:fill="auto"/>
            <w:hideMark/>
          </w:tcPr>
          <w:p w14:paraId="70618CE1" w14:textId="77777777" w:rsidR="009D10E5" w:rsidRPr="00A976E7" w:rsidRDefault="009D10E5" w:rsidP="005938EF">
            <w:pPr>
              <w:rPr>
                <w:color w:val="000000"/>
                <w:sz w:val="20"/>
                <w:szCs w:val="20"/>
              </w:rPr>
            </w:pPr>
            <w:r>
              <w:rPr>
                <w:color w:val="000000"/>
                <w:sz w:val="20"/>
                <w:szCs w:val="20"/>
              </w:rPr>
              <w:t>Cancel Checkout</w:t>
            </w:r>
          </w:p>
        </w:tc>
        <w:tc>
          <w:tcPr>
            <w:tcW w:w="1165" w:type="dxa"/>
            <w:tcBorders>
              <w:top w:val="single" w:sz="4" w:space="0" w:color="auto"/>
              <w:left w:val="single" w:sz="4" w:space="0" w:color="auto"/>
              <w:bottom w:val="single" w:sz="4" w:space="0" w:color="auto"/>
              <w:right w:val="single" w:sz="4" w:space="0" w:color="auto"/>
            </w:tcBorders>
            <w:shd w:val="clear" w:color="auto" w:fill="auto"/>
            <w:noWrap/>
            <w:hideMark/>
          </w:tcPr>
          <w:p w14:paraId="69669284" w14:textId="77777777" w:rsidR="009D10E5" w:rsidRPr="00A976E7" w:rsidRDefault="009D10E5" w:rsidP="00A976E7">
            <w:pPr>
              <w:rPr>
                <w:color w:val="000000"/>
                <w:sz w:val="20"/>
                <w:szCs w:val="20"/>
              </w:rPr>
            </w:pP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1F0FB8AF" w14:textId="5725F2C7" w:rsidR="009D10E5" w:rsidRPr="00A976E7" w:rsidRDefault="009D10E5" w:rsidP="00A976E7">
            <w:pPr>
              <w:rPr>
                <w:color w:val="000000"/>
                <w:sz w:val="20"/>
                <w:szCs w:val="20"/>
              </w:rPr>
            </w:pPr>
            <w:r>
              <w:rPr>
                <w:color w:val="000000"/>
                <w:sz w:val="20"/>
                <w:szCs w:val="20"/>
              </w:rPr>
              <w:t>ZS/</w:t>
            </w:r>
            <w:del w:id="1261" w:author="Joost Wijnings" w:date="2014-03-14T15:44:00Z">
              <w:r w:rsidDel="00735DDB">
                <w:rPr>
                  <w:color w:val="000000"/>
                  <w:sz w:val="20"/>
                  <w:szCs w:val="20"/>
                </w:rPr>
                <w:delText>DsC</w:delText>
              </w:r>
            </w:del>
            <w:ins w:id="1262" w:author="Joost Wijnings" w:date="2014-03-14T15:44:00Z">
              <w:r w:rsidR="00735DDB">
                <w:rPr>
                  <w:color w:val="000000"/>
                  <w:sz w:val="20"/>
                  <w:szCs w:val="20"/>
                </w:rPr>
                <w:t>DSC</w:t>
              </w:r>
            </w:ins>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392CC62D" w14:textId="65DF9801" w:rsidR="009D10E5" w:rsidRPr="00A976E7" w:rsidRDefault="009D10E5" w:rsidP="00A976E7">
            <w:pPr>
              <w:rPr>
                <w:color w:val="000000"/>
                <w:sz w:val="20"/>
                <w:szCs w:val="20"/>
              </w:rPr>
            </w:pPr>
            <w:r>
              <w:rPr>
                <w:color w:val="000000"/>
                <w:sz w:val="20"/>
                <w:szCs w:val="20"/>
              </w:rPr>
              <w:t xml:space="preserve">DMS/ZS, </w:t>
            </w:r>
            <w:del w:id="1263" w:author="Joost Wijnings" w:date="2014-03-14T15:44:00Z">
              <w:r w:rsidDel="00735DDB">
                <w:rPr>
                  <w:color w:val="000000"/>
                  <w:sz w:val="20"/>
                  <w:szCs w:val="20"/>
                </w:rPr>
                <w:delText>DsC</w:delText>
              </w:r>
            </w:del>
            <w:ins w:id="1264" w:author="Joost Wijnings" w:date="2014-03-14T15:44:00Z">
              <w:r w:rsidR="00735DDB">
                <w:rPr>
                  <w:color w:val="000000"/>
                  <w:sz w:val="20"/>
                  <w:szCs w:val="20"/>
                </w:rPr>
                <w:t>DSC</w:t>
              </w:r>
            </w:ins>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BB7375" w14:textId="77777777" w:rsidR="009D10E5" w:rsidRPr="00A976E7" w:rsidRDefault="009D10E5" w:rsidP="00A976E7">
            <w:pPr>
              <w:rPr>
                <w:color w:val="000000"/>
                <w:sz w:val="20"/>
                <w:szCs w:val="20"/>
              </w:rPr>
            </w:pPr>
          </w:p>
        </w:tc>
        <w:tc>
          <w:tcPr>
            <w:tcW w:w="1356" w:type="dxa"/>
            <w:tcBorders>
              <w:left w:val="single" w:sz="4" w:space="0" w:color="auto"/>
            </w:tcBorders>
            <w:shd w:val="clear" w:color="auto" w:fill="auto"/>
            <w:noWrap/>
            <w:vAlign w:val="bottom"/>
            <w:hideMark/>
          </w:tcPr>
          <w:p w14:paraId="03491172" w14:textId="77777777" w:rsidR="009D10E5" w:rsidRDefault="009D10E5" w:rsidP="00A976E7">
            <w:pPr>
              <w:rPr>
                <w:color w:val="000000"/>
              </w:rPr>
            </w:pPr>
          </w:p>
        </w:tc>
      </w:tr>
      <w:tr w:rsidR="009D10E5" w14:paraId="052A6869" w14:textId="77777777" w:rsidTr="000261A2">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tcPr>
          <w:p w14:paraId="14B607DA" w14:textId="77777777" w:rsidR="009D10E5" w:rsidRPr="00A976E7" w:rsidRDefault="009D10E5" w:rsidP="001951A4">
            <w:pPr>
              <w:rPr>
                <w:color w:val="000000"/>
                <w:sz w:val="20"/>
                <w:szCs w:val="20"/>
              </w:rPr>
            </w:pPr>
            <w:r>
              <w:rPr>
                <w:color w:val="000000"/>
                <w:sz w:val="20"/>
                <w:szCs w:val="20"/>
              </w:rPr>
              <w:t>15</w:t>
            </w:r>
          </w:p>
        </w:tc>
        <w:tc>
          <w:tcPr>
            <w:tcW w:w="2968" w:type="dxa"/>
            <w:tcBorders>
              <w:top w:val="single" w:sz="4" w:space="0" w:color="auto"/>
              <w:left w:val="single" w:sz="4" w:space="0" w:color="auto"/>
              <w:bottom w:val="single" w:sz="4" w:space="0" w:color="auto"/>
              <w:right w:val="single" w:sz="4" w:space="0" w:color="auto"/>
            </w:tcBorders>
            <w:shd w:val="clear" w:color="auto" w:fill="auto"/>
          </w:tcPr>
          <w:p w14:paraId="2657F0A4" w14:textId="422B319B" w:rsidR="009D10E5" w:rsidRPr="00A976E7" w:rsidRDefault="009D10E5" w:rsidP="005938EF">
            <w:pPr>
              <w:rPr>
                <w:color w:val="000000"/>
                <w:sz w:val="20"/>
                <w:szCs w:val="20"/>
              </w:rPr>
            </w:pPr>
            <w:r w:rsidRPr="00A976E7">
              <w:rPr>
                <w:color w:val="000000"/>
                <w:sz w:val="20"/>
                <w:szCs w:val="20"/>
              </w:rPr>
              <w:t>CMIS</w:t>
            </w:r>
            <w:ins w:id="1265" w:author="Joost Wijnings" w:date="2014-03-08T03:26:00Z">
              <w:r w:rsidR="00A86DD7">
                <w:rPr>
                  <w:color w:val="000000"/>
                  <w:sz w:val="20"/>
                  <w:szCs w:val="20"/>
                </w:rPr>
                <w:t>-</w:t>
              </w:r>
            </w:ins>
            <w:del w:id="1266" w:author="Joost Wijnings" w:date="2014-03-08T03:26:00Z">
              <w:r w:rsidRPr="00A976E7" w:rsidDel="00A86DD7">
                <w:rPr>
                  <w:color w:val="000000"/>
                  <w:sz w:val="20"/>
                  <w:szCs w:val="20"/>
                </w:rPr>
                <w:delText xml:space="preserve"> </w:delText>
              </w:r>
            </w:del>
            <w:r w:rsidRPr="00A976E7">
              <w:rPr>
                <w:color w:val="000000"/>
                <w:sz w:val="20"/>
                <w:szCs w:val="20"/>
              </w:rPr>
              <w:t>integratieservice (CMIS</w:t>
            </w:r>
            <w:ins w:id="1267" w:author="Joost Wijnings" w:date="2014-03-08T03:26:00Z">
              <w:r w:rsidR="00A86DD7">
                <w:rPr>
                  <w:color w:val="000000"/>
                  <w:sz w:val="20"/>
                  <w:szCs w:val="20"/>
                </w:rPr>
                <w:t>-</w:t>
              </w:r>
            </w:ins>
            <w:del w:id="1268" w:author="Joost Wijnings" w:date="2014-03-08T03:26:00Z">
              <w:r w:rsidRPr="00A976E7" w:rsidDel="00A86DD7">
                <w:rPr>
                  <w:color w:val="000000"/>
                  <w:sz w:val="20"/>
                  <w:szCs w:val="20"/>
                </w:rPr>
                <w:delText xml:space="preserve"> C</w:delText>
              </w:r>
            </w:del>
            <w:ins w:id="1269" w:author="Joost Wijnings" w:date="2014-03-08T03:26:00Z">
              <w:r w:rsidR="00A86DD7">
                <w:rPr>
                  <w:color w:val="000000"/>
                  <w:sz w:val="20"/>
                  <w:szCs w:val="20"/>
                </w:rPr>
                <w:t>c</w:t>
              </w:r>
            </w:ins>
            <w:r w:rsidRPr="00A976E7">
              <w:rPr>
                <w:color w:val="000000"/>
                <w:sz w:val="20"/>
                <w:szCs w:val="20"/>
              </w:rPr>
              <w:t>hangelog)</w:t>
            </w:r>
          </w:p>
        </w:tc>
        <w:tc>
          <w:tcPr>
            <w:tcW w:w="1165" w:type="dxa"/>
            <w:tcBorders>
              <w:top w:val="single" w:sz="4" w:space="0" w:color="auto"/>
              <w:left w:val="single" w:sz="4" w:space="0" w:color="auto"/>
              <w:bottom w:val="single" w:sz="4" w:space="0" w:color="auto"/>
              <w:right w:val="single" w:sz="4" w:space="0" w:color="auto"/>
            </w:tcBorders>
            <w:shd w:val="clear" w:color="auto" w:fill="auto"/>
          </w:tcPr>
          <w:p w14:paraId="16B79122" w14:textId="77777777" w:rsidR="009D10E5" w:rsidRPr="00A976E7" w:rsidRDefault="009D10E5" w:rsidP="00A976E7">
            <w:pPr>
              <w:rPr>
                <w:b/>
                <w:bCs/>
                <w:color w:val="000000"/>
                <w:sz w:val="20"/>
                <w:szCs w:val="20"/>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B4778C1" w14:textId="77777777" w:rsidR="009D10E5" w:rsidRPr="00A976E7" w:rsidRDefault="009D10E5" w:rsidP="00A976E7">
            <w:pPr>
              <w:rPr>
                <w:b/>
                <w:bCs/>
                <w:color w:val="000000"/>
                <w:sz w:val="20"/>
                <w:szCs w:val="20"/>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tcPr>
          <w:p w14:paraId="1FF04ED2" w14:textId="77777777" w:rsidR="009D10E5" w:rsidRPr="00A976E7" w:rsidRDefault="009D10E5" w:rsidP="00A976E7">
            <w:pPr>
              <w:rPr>
                <w:color w:val="000000"/>
                <w:sz w:val="20"/>
                <w:szCs w:val="20"/>
              </w:rPr>
            </w:pPr>
          </w:p>
        </w:tc>
        <w:tc>
          <w:tcPr>
            <w:tcW w:w="1275" w:type="dxa"/>
            <w:tcBorders>
              <w:top w:val="single" w:sz="4" w:space="0" w:color="auto"/>
              <w:left w:val="single" w:sz="4" w:space="0" w:color="auto"/>
              <w:bottom w:val="single" w:sz="4" w:space="0" w:color="auto"/>
              <w:right w:val="single" w:sz="4" w:space="0" w:color="auto"/>
            </w:tcBorders>
            <w:shd w:val="clear" w:color="auto" w:fill="auto"/>
            <w:noWrap/>
          </w:tcPr>
          <w:p w14:paraId="610C856F" w14:textId="77777777" w:rsidR="009D10E5" w:rsidRPr="00A976E7" w:rsidRDefault="009D10E5" w:rsidP="00A976E7">
            <w:pPr>
              <w:rPr>
                <w:color w:val="000000"/>
                <w:sz w:val="20"/>
                <w:szCs w:val="20"/>
              </w:rPr>
            </w:pPr>
            <w:r w:rsidRPr="00A976E7">
              <w:rPr>
                <w:color w:val="000000"/>
                <w:sz w:val="20"/>
                <w:szCs w:val="20"/>
              </w:rPr>
              <w:t>DMS/ZS</w:t>
            </w:r>
          </w:p>
        </w:tc>
        <w:tc>
          <w:tcPr>
            <w:tcW w:w="1356" w:type="dxa"/>
            <w:tcBorders>
              <w:left w:val="single" w:sz="4" w:space="0" w:color="auto"/>
            </w:tcBorders>
            <w:shd w:val="clear" w:color="auto" w:fill="auto"/>
            <w:noWrap/>
          </w:tcPr>
          <w:p w14:paraId="3867E78A" w14:textId="77777777" w:rsidR="009D10E5" w:rsidRDefault="009D10E5" w:rsidP="006B5216">
            <w:pPr>
              <w:keepNext/>
              <w:rPr>
                <w:color w:val="000000"/>
              </w:rPr>
            </w:pPr>
          </w:p>
        </w:tc>
      </w:tr>
    </w:tbl>
    <w:p w14:paraId="46F43E5D" w14:textId="30B3D187" w:rsidR="00692C82" w:rsidRDefault="006B5216" w:rsidP="00942C1A">
      <w:pPr>
        <w:pStyle w:val="Bijschrift"/>
      </w:pPr>
      <w:bookmarkStart w:id="1270" w:name="_Ref346899065"/>
      <w:r w:rsidRPr="004E0A6E">
        <w:t xml:space="preserve">Tabel </w:t>
      </w:r>
      <w:r w:rsidR="00112AED">
        <w:fldChar w:fldCharType="begin"/>
      </w:r>
      <w:r w:rsidR="00112AED">
        <w:instrText xml:space="preserve"> SEQ Tabel \* ARABIC </w:instrText>
      </w:r>
      <w:r w:rsidR="00112AED">
        <w:fldChar w:fldCharType="separate"/>
      </w:r>
      <w:r w:rsidR="0053520C">
        <w:rPr>
          <w:noProof/>
        </w:rPr>
        <w:t>2</w:t>
      </w:r>
      <w:r w:rsidR="00112AED">
        <w:rPr>
          <w:noProof/>
        </w:rPr>
        <w:fldChar w:fldCharType="end"/>
      </w:r>
      <w:bookmarkEnd w:id="1270"/>
      <w:r w:rsidRPr="004E0A6E">
        <w:t xml:space="preserve">: </w:t>
      </w:r>
      <w:r w:rsidR="004E0A6E" w:rsidRPr="004E0A6E">
        <w:t xml:space="preserve">overzicht van services (serviceprovider/serviceconsumer) ZS=Zaaksysteem, </w:t>
      </w:r>
      <w:del w:id="1271" w:author="Joost Wijnings" w:date="2014-03-14T15:44:00Z">
        <w:r w:rsidR="004E0A6E" w:rsidRPr="004E0A6E" w:rsidDel="00735DDB">
          <w:delText>ZsC</w:delText>
        </w:r>
      </w:del>
      <w:ins w:id="1272" w:author="Joost Wijnings" w:date="2014-03-14T15:44:00Z">
        <w:r w:rsidR="00735DDB" w:rsidRPr="004E0A6E">
          <w:t>Z</w:t>
        </w:r>
        <w:r w:rsidR="00735DDB">
          <w:t>S</w:t>
        </w:r>
        <w:r w:rsidR="00735DDB" w:rsidRPr="004E0A6E">
          <w:t>C</w:t>
        </w:r>
      </w:ins>
      <w:r w:rsidR="004E0A6E" w:rsidRPr="004E0A6E">
        <w:t>=Zaakservice</w:t>
      </w:r>
      <w:del w:id="1273" w:author="Joost Wijnings" w:date="2014-03-07T15:29:00Z">
        <w:r w:rsidR="004E0A6E" w:rsidRPr="004E0A6E" w:rsidDel="00D53713">
          <w:delText xml:space="preserve"> </w:delText>
        </w:r>
      </w:del>
      <w:r w:rsidR="004E0A6E" w:rsidRPr="004E0A6E">
        <w:t xml:space="preserve">consumer, </w:t>
      </w:r>
      <w:del w:id="1274" w:author="Joost Wijnings" w:date="2014-03-14T15:44:00Z">
        <w:r w:rsidR="004E0A6E" w:rsidRPr="004E0A6E" w:rsidDel="00735DDB">
          <w:delText>DsC</w:delText>
        </w:r>
      </w:del>
      <w:ins w:id="1275" w:author="Joost Wijnings" w:date="2014-03-14T15:44:00Z">
        <w:r w:rsidR="00735DDB" w:rsidRPr="004E0A6E">
          <w:t>D</w:t>
        </w:r>
        <w:r w:rsidR="00735DDB">
          <w:t>S</w:t>
        </w:r>
        <w:r w:rsidR="00735DDB" w:rsidRPr="004E0A6E">
          <w:t>C</w:t>
        </w:r>
      </w:ins>
      <w:r w:rsidR="004E0A6E" w:rsidRPr="004E0A6E">
        <w:t>=Document</w:t>
      </w:r>
      <w:del w:id="1276" w:author="Joost Wijnings" w:date="2014-03-07T15:29:00Z">
        <w:r w:rsidR="004E0A6E" w:rsidRPr="004E0A6E" w:rsidDel="00D53713">
          <w:delText xml:space="preserve"> </w:delText>
        </w:r>
      </w:del>
      <w:r w:rsidR="004E0A6E" w:rsidRPr="004E0A6E">
        <w:t>service</w:t>
      </w:r>
      <w:del w:id="1277" w:author="Joost Wijnings" w:date="2014-03-07T15:29:00Z">
        <w:r w:rsidR="004E0A6E" w:rsidRPr="004E0A6E" w:rsidDel="00D53713">
          <w:delText xml:space="preserve"> </w:delText>
        </w:r>
      </w:del>
      <w:r w:rsidR="004E0A6E" w:rsidRPr="004E0A6E">
        <w:t>consumer, DMS=Document</w:t>
      </w:r>
      <w:del w:id="1278" w:author="Joost Wijnings" w:date="2014-03-07T15:29:00Z">
        <w:r w:rsidR="004E0A6E" w:rsidRPr="004E0A6E" w:rsidDel="00D53713">
          <w:delText xml:space="preserve"> </w:delText>
        </w:r>
      </w:del>
      <w:r w:rsidR="004E0A6E" w:rsidRPr="004E0A6E">
        <w:t>management</w:t>
      </w:r>
      <w:del w:id="1279" w:author="Joost Wijnings" w:date="2014-03-07T15:29:00Z">
        <w:r w:rsidR="004E0A6E" w:rsidRPr="004E0A6E" w:rsidDel="00D53713">
          <w:delText xml:space="preserve"> </w:delText>
        </w:r>
      </w:del>
      <w:r w:rsidR="00E951D4">
        <w:t>system</w:t>
      </w:r>
      <w:bookmarkStart w:id="1280" w:name="_Ref347781056"/>
    </w:p>
    <w:p w14:paraId="421859A8" w14:textId="5622F571" w:rsidR="001A7486" w:rsidRDefault="001A7486">
      <w:pPr>
        <w:rPr>
          <w:ins w:id="1281" w:author="Joost Wijnings" w:date="2014-03-14T14:48:00Z"/>
          <w:rFonts w:ascii="Cambria" w:hAnsi="Cambria"/>
          <w:b/>
          <w:bCs/>
          <w:i/>
          <w:iCs/>
          <w:sz w:val="28"/>
          <w:szCs w:val="28"/>
        </w:rPr>
      </w:pPr>
    </w:p>
    <w:p w14:paraId="230954CC" w14:textId="2B74FCF0" w:rsidR="00E951D4" w:rsidRPr="00112595" w:rsidRDefault="00E951D4" w:rsidP="00E951D4">
      <w:pPr>
        <w:pStyle w:val="Kop2"/>
      </w:pPr>
      <w:bookmarkStart w:id="1282" w:name="_Toc402174423"/>
      <w:r>
        <w:t>Opdrachtverstrekking</w:t>
      </w:r>
      <w:bookmarkEnd w:id="1280"/>
      <w:bookmarkEnd w:id="1282"/>
    </w:p>
    <w:p w14:paraId="3806D5E0" w14:textId="77777777" w:rsidR="000261A2" w:rsidRDefault="00E951D4" w:rsidP="00E951D4">
      <w:r w:rsidRPr="00E951D4">
        <w:t xml:space="preserve">Voor het </w:t>
      </w:r>
      <w:r>
        <w:t xml:space="preserve">gericht </w:t>
      </w:r>
      <w:r w:rsidRPr="00E951D4">
        <w:t>voorschrijven van deze standaard dient een gemeente in haar programma</w:t>
      </w:r>
      <w:r w:rsidR="009973E7">
        <w:t>(‘s</w:t>
      </w:r>
      <w:r w:rsidR="002B533B">
        <w:t>)</w:t>
      </w:r>
      <w:r w:rsidRPr="00E951D4">
        <w:t xml:space="preserve"> van eisen of opdracht</w:t>
      </w:r>
      <w:r w:rsidR="009973E7">
        <w:t>(en)</w:t>
      </w:r>
      <w:r w:rsidRPr="00E951D4">
        <w:t xml:space="preserve"> de volgende gegevens op te nemen</w:t>
      </w:r>
      <w:r>
        <w:t>:</w:t>
      </w:r>
    </w:p>
    <w:p w14:paraId="7947BBF4" w14:textId="77777777" w:rsidR="002B533B" w:rsidRPr="003B7184" w:rsidRDefault="000261A2" w:rsidP="003B7184">
      <w:pPr>
        <w:numPr>
          <w:ilvl w:val="0"/>
          <w:numId w:val="42"/>
        </w:numPr>
      </w:pPr>
      <w:r>
        <w:t xml:space="preserve">De referentiecomponent(en) die ingevuld </w:t>
      </w:r>
      <w:r w:rsidR="00112595">
        <w:t xml:space="preserve">moeten </w:t>
      </w:r>
      <w:r>
        <w:t>worden door de aan te schaffen software.</w:t>
      </w:r>
    </w:p>
    <w:p w14:paraId="500267B7" w14:textId="44F46F42" w:rsidR="002B533B" w:rsidRDefault="000261A2" w:rsidP="00112595">
      <w:pPr>
        <w:numPr>
          <w:ilvl w:val="0"/>
          <w:numId w:val="42"/>
        </w:numPr>
      </w:pPr>
      <w:r>
        <w:t xml:space="preserve">Indien het referentiecomponent </w:t>
      </w:r>
      <w:del w:id="1283" w:author="Joost Wijnings" w:date="2014-03-07T15:30:00Z">
        <w:r w:rsidDel="00D53713">
          <w:delText xml:space="preserve">Zaaksysteem </w:delText>
        </w:r>
      </w:del>
      <w:ins w:id="1284" w:author="Joost Wijnings" w:date="2014-03-07T15:30:00Z">
        <w:r w:rsidR="00D53713">
          <w:t xml:space="preserve">ZS </w:t>
        </w:r>
      </w:ins>
      <w:r>
        <w:t xml:space="preserve">ingevuld moet worden: </w:t>
      </w:r>
    </w:p>
    <w:p w14:paraId="0751BCDD" w14:textId="1E0F9654" w:rsidR="002B533B" w:rsidRDefault="002B533B" w:rsidP="002B533B">
      <w:pPr>
        <w:numPr>
          <w:ilvl w:val="1"/>
          <w:numId w:val="42"/>
        </w:numPr>
      </w:pPr>
      <w:r>
        <w:t>moet RGBZ</w:t>
      </w:r>
      <w:r w:rsidR="00112595">
        <w:t xml:space="preserve"> volledig </w:t>
      </w:r>
      <w:del w:id="1285" w:author="Joost Wijnings" w:date="2014-03-10T10:46:00Z">
        <w:r w:rsidR="00112595" w:rsidDel="00C24858">
          <w:delText>ondersteun</w:delText>
        </w:r>
        <w:r w:rsidDel="00C24858">
          <w:delText xml:space="preserve">d </w:delText>
        </w:r>
      </w:del>
      <w:r>
        <w:t>worden ondersteund</w:t>
      </w:r>
      <w:r w:rsidR="00112595">
        <w:t xml:space="preserve"> of</w:t>
      </w:r>
      <w:ins w:id="1286" w:author="Joost Wijnings" w:date="2014-03-14T15:55:00Z">
        <w:r w:rsidR="00900E34">
          <w:t xml:space="preserve"> </w:t>
        </w:r>
      </w:ins>
      <w:del w:id="1287" w:author="Joost Wijnings" w:date="2014-03-14T15:55:00Z">
        <w:r w:rsidR="00112595" w:rsidDel="00900E34">
          <w:delText xml:space="preserve">, </w:delText>
        </w:r>
      </w:del>
    </w:p>
    <w:p w14:paraId="65C7148B" w14:textId="77777777" w:rsidR="002B533B" w:rsidRPr="003B7184" w:rsidRDefault="002B533B" w:rsidP="003B7184">
      <w:pPr>
        <w:numPr>
          <w:ilvl w:val="1"/>
          <w:numId w:val="42"/>
        </w:numPr>
      </w:pPr>
      <w:r>
        <w:t>moeten</w:t>
      </w:r>
      <w:r w:rsidR="00112595">
        <w:t xml:space="preserve"> alleen de onderdelen die genoemd zijn in deze specificatie </w:t>
      </w:r>
      <w:r>
        <w:t xml:space="preserve">worden </w:t>
      </w:r>
      <w:r w:rsidR="00112595">
        <w:t xml:space="preserve">ondersteund (Basis ondersteuning). </w:t>
      </w:r>
    </w:p>
    <w:p w14:paraId="216C036C" w14:textId="42A88255" w:rsidR="00112595" w:rsidRDefault="002B533B" w:rsidP="00112595">
      <w:pPr>
        <w:numPr>
          <w:ilvl w:val="0"/>
          <w:numId w:val="42"/>
        </w:numPr>
      </w:pPr>
      <w:r>
        <w:t xml:space="preserve">Afhankelijk van de gemeentelijke situatie en eisen: </w:t>
      </w:r>
      <w:r w:rsidR="00DD1641">
        <w:t>een opgave van de</w:t>
      </w:r>
      <w:r>
        <w:t xml:space="preserve"> aanvullende en</w:t>
      </w:r>
      <w:r w:rsidR="00112595">
        <w:t xml:space="preserve"> optionele RGBZ</w:t>
      </w:r>
      <w:del w:id="1288" w:author="Joost Wijnings" w:date="2014-03-08T03:32:00Z">
        <w:r w:rsidR="00112595" w:rsidDel="00084FC7">
          <w:delText xml:space="preserve"> </w:delText>
        </w:r>
      </w:del>
      <w:ins w:id="1289" w:author="Joost Wijnings" w:date="2014-03-08T03:32:00Z">
        <w:r w:rsidR="00084FC7">
          <w:t>-</w:t>
        </w:r>
      </w:ins>
      <w:r w:rsidR="00112595">
        <w:t xml:space="preserve">attributen die in het DMS vastgelegd moeten worden en of deze </w:t>
      </w:r>
      <w:r w:rsidR="001F1E43">
        <w:t xml:space="preserve">attributen </w:t>
      </w:r>
      <w:r w:rsidR="00112595">
        <w:lastRenderedPageBreak/>
        <w:t xml:space="preserve">vanuit het ZS geleverd moeten worden aan het DMS. De elementen moeten geselecteerd worden uit </w:t>
      </w:r>
      <w:r w:rsidR="00112595">
        <w:fldChar w:fldCharType="begin"/>
      </w:r>
      <w:r w:rsidR="00112595">
        <w:instrText xml:space="preserve"> REF _Ref347778958 \h </w:instrText>
      </w:r>
      <w:r w:rsidR="00112595">
        <w:fldChar w:fldCharType="separate"/>
      </w:r>
      <w:ins w:id="1290" w:author="Joost Wijnings" w:date="2014-04-07T10:21:00Z">
        <w:r w:rsidR="0053520C" w:rsidRPr="005938EF">
          <w:t xml:space="preserve">Tabel </w:t>
        </w:r>
        <w:r w:rsidR="0053520C">
          <w:rPr>
            <w:noProof/>
          </w:rPr>
          <w:t>1</w:t>
        </w:r>
      </w:ins>
      <w:del w:id="1291" w:author="Joost Wijnings" w:date="2014-04-07T10:21:00Z">
        <w:r w:rsidR="00BE3F74" w:rsidRPr="00E97890" w:rsidDel="0053520C">
          <w:delText xml:space="preserve">Tabel </w:delText>
        </w:r>
        <w:r w:rsidR="00BE3F74" w:rsidDel="0053520C">
          <w:rPr>
            <w:noProof/>
          </w:rPr>
          <w:delText>1</w:delText>
        </w:r>
      </w:del>
      <w:r w:rsidR="00112595">
        <w:fldChar w:fldCharType="end"/>
      </w:r>
      <w:r w:rsidR="00112595">
        <w:t>.</w:t>
      </w:r>
    </w:p>
    <w:p w14:paraId="47CC016D" w14:textId="77777777" w:rsidR="00342FC3" w:rsidRDefault="00342FC3" w:rsidP="002B533B"/>
    <w:p w14:paraId="785F9F77" w14:textId="1C912F81" w:rsidR="002B533B" w:rsidRDefault="002B533B" w:rsidP="002B533B">
      <w:r>
        <w:t>Indien een gemeente</w:t>
      </w:r>
      <w:r w:rsidR="00342FC3">
        <w:t xml:space="preserve"> behoefte heeft aan meer functionaliteit dan in deze specificatie is besc</w:t>
      </w:r>
      <w:r w:rsidR="003B7184">
        <w:t xml:space="preserve">hreven, </w:t>
      </w:r>
      <w:r w:rsidR="00342FC3">
        <w:t>StUF</w:t>
      </w:r>
      <w:ins w:id="1292" w:author="Joost Wijnings" w:date="2014-03-10T09:29:00Z">
        <w:r w:rsidR="00237DAF">
          <w:t>-</w:t>
        </w:r>
      </w:ins>
      <w:del w:id="1293" w:author="Joost Wijnings" w:date="2014-03-08T03:35:00Z">
        <w:r w:rsidR="00342FC3" w:rsidDel="00084FC7">
          <w:delText>-</w:delText>
        </w:r>
      </w:del>
      <w:r w:rsidR="00342FC3">
        <w:t>Z</w:t>
      </w:r>
      <w:r w:rsidR="003B7184">
        <w:t>KN</w:t>
      </w:r>
      <w:r w:rsidR="00342FC3">
        <w:t xml:space="preserve"> worden gebruikt. In dat geval adviseert KING voor het gericht voorschrijven van deze </w:t>
      </w:r>
      <w:r w:rsidR="00342FC3" w:rsidRPr="003B7184">
        <w:rPr>
          <w:i/>
        </w:rPr>
        <w:t>aanvullende</w:t>
      </w:r>
      <w:r w:rsidR="00342FC3">
        <w:t xml:space="preserve"> functionaliteit, de StUF</w:t>
      </w:r>
      <w:ins w:id="1294" w:author="Joost Wijnings" w:date="2014-03-10T09:29:00Z">
        <w:r w:rsidR="00237DAF">
          <w:t>-</w:t>
        </w:r>
      </w:ins>
      <w:del w:id="1295" w:author="Joost Wijnings" w:date="2014-03-10T09:29:00Z">
        <w:r w:rsidR="003B7184" w:rsidDel="00237DAF">
          <w:delText xml:space="preserve"> </w:delText>
        </w:r>
      </w:del>
      <w:r w:rsidR="003B7184">
        <w:t>bestekteksten</w:t>
      </w:r>
      <w:r w:rsidR="00342FC3">
        <w:t xml:space="preserve"> te gebruiken. </w:t>
      </w:r>
      <w:del w:id="1296" w:author="Joost Wijnings" w:date="2014-03-08T03:13:00Z">
        <w:r w:rsidDel="009037D9">
          <w:delText xml:space="preserve"> </w:delText>
        </w:r>
      </w:del>
    </w:p>
    <w:p w14:paraId="07759584" w14:textId="77777777" w:rsidR="003B7184" w:rsidRDefault="003B7184" w:rsidP="002B533B"/>
    <w:p w14:paraId="44F5910A" w14:textId="77777777" w:rsidR="003B7184" w:rsidRPr="00F275D7" w:rsidRDefault="003B7184" w:rsidP="003B7184">
      <w:pPr>
        <w:pStyle w:val="Geenafstand"/>
      </w:pPr>
      <w:r>
        <w:t>Voor een juiste en volledige opdrachtverstrekking naar leveranciers adviseert KING om gebruik te maken de “</w:t>
      </w:r>
      <w:r w:rsidRPr="005938EF">
        <w:t xml:space="preserve">Handreiking leverings- en acceptatievoorwaarden ICT gericht op het gebruik van standaarden en (web)richtlijnen” te gebruiken. </w:t>
      </w:r>
      <w:r>
        <w:t xml:space="preserve">Deze handreiking is beschikbaar op de </w:t>
      </w:r>
      <w:hyperlink r:id="rId41" w:history="1">
        <w:r w:rsidRPr="003B7184">
          <w:rPr>
            <w:rStyle w:val="Hyperlink"/>
          </w:rPr>
          <w:t>KING website</w:t>
        </w:r>
      </w:hyperlink>
      <w:r>
        <w:t>.</w:t>
      </w:r>
    </w:p>
    <w:p w14:paraId="1BCA0D4B" w14:textId="77777777" w:rsidR="003B7184" w:rsidRDefault="003B7184" w:rsidP="002B533B"/>
    <w:p w14:paraId="316CB5DD" w14:textId="77777777" w:rsidR="002B533B" w:rsidRDefault="002B533B" w:rsidP="002B533B">
      <w:pPr>
        <w:ind w:left="720"/>
      </w:pPr>
    </w:p>
    <w:p w14:paraId="32899AEE" w14:textId="77777777" w:rsidR="002B533B" w:rsidRDefault="002B533B" w:rsidP="002B533B"/>
    <w:p w14:paraId="6409666A" w14:textId="77777777" w:rsidR="002B533B" w:rsidRDefault="002B533B" w:rsidP="002B533B">
      <w:pPr>
        <w:ind w:left="720"/>
      </w:pPr>
    </w:p>
    <w:p w14:paraId="57AAD50F" w14:textId="77777777" w:rsidR="002B533B" w:rsidRDefault="002B533B" w:rsidP="002B533B"/>
    <w:p w14:paraId="4FBC9782" w14:textId="77777777" w:rsidR="00E951D4" w:rsidRDefault="00E951D4" w:rsidP="00E951D4"/>
    <w:p w14:paraId="110D481F" w14:textId="77777777" w:rsidR="00E951D4" w:rsidRPr="00E2481C" w:rsidRDefault="00E951D4" w:rsidP="00E951D4">
      <w:pPr>
        <w:ind w:left="720"/>
      </w:pPr>
      <w:r>
        <w:t xml:space="preserve"> </w:t>
      </w:r>
    </w:p>
    <w:p w14:paraId="45948456" w14:textId="77777777" w:rsidR="00794F05" w:rsidRDefault="0039686A" w:rsidP="002D2CF2">
      <w:pPr>
        <w:pStyle w:val="Kop1"/>
      </w:pPr>
      <w:bookmarkStart w:id="1297" w:name="_Toc326920212"/>
      <w:bookmarkStart w:id="1298" w:name="_Toc326920215"/>
      <w:bookmarkStart w:id="1299" w:name="_Toc326920218"/>
      <w:bookmarkStart w:id="1300" w:name="_Toc326920219"/>
      <w:bookmarkStart w:id="1301" w:name="_Toc326920220"/>
      <w:bookmarkStart w:id="1302" w:name="_Toc307385390"/>
      <w:bookmarkStart w:id="1303" w:name="_Toc307385391"/>
      <w:bookmarkEnd w:id="1297"/>
      <w:bookmarkEnd w:id="1298"/>
      <w:bookmarkEnd w:id="1299"/>
      <w:bookmarkEnd w:id="1300"/>
      <w:bookmarkEnd w:id="1301"/>
      <w:bookmarkEnd w:id="1302"/>
      <w:bookmarkEnd w:id="1303"/>
      <w:r>
        <w:rPr>
          <w:highlight w:val="lightGray"/>
        </w:rPr>
        <w:br w:type="page"/>
      </w:r>
      <w:bookmarkStart w:id="1304" w:name="_Toc326920239"/>
      <w:bookmarkStart w:id="1305" w:name="_Toc402174424"/>
      <w:bookmarkEnd w:id="1304"/>
      <w:r w:rsidR="009E5F52">
        <w:lastRenderedPageBreak/>
        <w:t>Beveiliging</w:t>
      </w:r>
      <w:r w:rsidR="00B17741">
        <w:t xml:space="preserve">, </w:t>
      </w:r>
      <w:r w:rsidR="009E5F52">
        <w:t>a</w:t>
      </w:r>
      <w:r w:rsidR="00794F05">
        <w:t>utorisatie</w:t>
      </w:r>
      <w:r w:rsidR="00B17741">
        <w:t xml:space="preserve"> en protocollen</w:t>
      </w:r>
      <w:bookmarkEnd w:id="1305"/>
    </w:p>
    <w:p w14:paraId="6DA59E1F" w14:textId="77777777" w:rsidR="0042473D" w:rsidRDefault="001C14E1" w:rsidP="001C14E1">
      <w:r>
        <w:t xml:space="preserve">Voor beveiliging en autorisatie geldt als uitgangspunt dat de koppelfuncties </w:t>
      </w:r>
      <w:r w:rsidR="0042473D">
        <w:t xml:space="preserve">in deze specificatie </w:t>
      </w:r>
      <w:r>
        <w:t xml:space="preserve">uitsluitend binnengemeentelijk gebruikt worden. </w:t>
      </w:r>
    </w:p>
    <w:p w14:paraId="05B00506" w14:textId="77777777" w:rsidR="0042473D" w:rsidRDefault="0042473D" w:rsidP="001C14E1"/>
    <w:p w14:paraId="4CBD7119" w14:textId="77777777" w:rsidR="001C14E1" w:rsidRDefault="001C14E1" w:rsidP="001C14E1">
      <w:r w:rsidRPr="009E5F52">
        <w:t xml:space="preserve">De eisen </w:t>
      </w:r>
      <w:r>
        <w:t xml:space="preserve">van informatiebeveiliging en autorisatie </w:t>
      </w:r>
      <w:r w:rsidRPr="009E5F52">
        <w:t xml:space="preserve">die gesteld worden aan de </w:t>
      </w:r>
      <w:r>
        <w:t xml:space="preserve">beschreven </w:t>
      </w:r>
      <w:r w:rsidR="0096498C">
        <w:t xml:space="preserve">services </w:t>
      </w:r>
      <w:r>
        <w:t>zijn gelijk aan de eisen die gelden voor de normale eindgebruikerfuncties v</w:t>
      </w:r>
      <w:r w:rsidR="007924E2">
        <w:t>oor de betrokken systemen en ICT</w:t>
      </w:r>
      <w:r>
        <w:t>-infrastructuur.</w:t>
      </w:r>
      <w:r w:rsidRPr="00A32946">
        <w:t xml:space="preserve"> </w:t>
      </w:r>
      <w:r>
        <w:t xml:space="preserve">De betrokken systemen dienen zelf zorg te dragen voor adequate authenticatie en autorisatievoorzieningen. </w:t>
      </w:r>
    </w:p>
    <w:p w14:paraId="1AA8B595" w14:textId="77777777" w:rsidR="001C14E1" w:rsidRDefault="001C14E1" w:rsidP="001C14E1"/>
    <w:p w14:paraId="554AE560" w14:textId="77777777" w:rsidR="001C14E1" w:rsidRDefault="001C14E1" w:rsidP="001C14E1">
      <w:r>
        <w:t>Op technisch vlak gelden voor de koppelfunctie</w:t>
      </w:r>
      <w:r w:rsidR="005F6AB9">
        <w:t>s de volgende aanvullende eisen.</w:t>
      </w:r>
    </w:p>
    <w:p w14:paraId="354E8252" w14:textId="77777777" w:rsidR="001C14E1" w:rsidRDefault="001C14E1" w:rsidP="001C14E1"/>
    <w:p w14:paraId="1FEA5397" w14:textId="77777777" w:rsidR="001C14E1" w:rsidRDefault="001C14E1" w:rsidP="001C14E1">
      <w:r w:rsidRPr="005938EF">
        <w:rPr>
          <w:b/>
          <w:color w:val="DA5C21"/>
          <w:sz w:val="26"/>
          <w:szCs w:val="26"/>
          <w:rPrChange w:id="1306" w:author="Joost Wijnings" w:date="2014-04-04T13:58:00Z">
            <w:rPr>
              <w:b/>
            </w:rPr>
          </w:rPrChange>
        </w:rPr>
        <w:t>Authenticatie</w:t>
      </w:r>
      <w:r w:rsidRPr="009E5F52">
        <w:t xml:space="preserve"> </w:t>
      </w:r>
      <w:r w:rsidR="005F6AB9">
        <w:br/>
        <w:t xml:space="preserve">De authenticatie </w:t>
      </w:r>
      <w:r w:rsidRPr="009E5F52">
        <w:t>dient door het ontvangende systeem</w:t>
      </w:r>
      <w:r>
        <w:t>, de serviceprovider</w:t>
      </w:r>
      <w:r w:rsidR="005F6AB9">
        <w:t xml:space="preserve">, </w:t>
      </w:r>
      <w:r w:rsidRPr="009E5F52">
        <w:t>plaats te vinden.</w:t>
      </w:r>
      <w:r>
        <w:t xml:space="preserve"> </w:t>
      </w:r>
      <w:r w:rsidRPr="009E5F52">
        <w:t>Het ontvangende systeem dient de identi</w:t>
      </w:r>
      <w:r w:rsidR="00617FFA">
        <w:t>teit van het zendende systeem vast te stellen</w:t>
      </w:r>
      <w:r w:rsidRPr="009E5F52">
        <w:t>.</w:t>
      </w:r>
    </w:p>
    <w:p w14:paraId="7B958C7D" w14:textId="77777777" w:rsidR="001C14E1" w:rsidRDefault="001C14E1" w:rsidP="001C14E1"/>
    <w:p w14:paraId="333B7FF0" w14:textId="386FFE26" w:rsidR="001C14E1" w:rsidRDefault="001C14E1" w:rsidP="001C14E1">
      <w:r w:rsidRPr="001C14E1">
        <w:t>Voor CMIS</w:t>
      </w:r>
      <w:del w:id="1307" w:author="Joost Wijnings" w:date="2014-03-08T03:26:00Z">
        <w:r w:rsidRPr="001C14E1" w:rsidDel="00A86DD7">
          <w:delText xml:space="preserve"> </w:delText>
        </w:r>
      </w:del>
      <w:ins w:id="1308" w:author="Joost Wijnings" w:date="2014-03-08T03:26:00Z">
        <w:r w:rsidR="00A86DD7">
          <w:t>-</w:t>
        </w:r>
      </w:ins>
      <w:r w:rsidRPr="001C14E1">
        <w:t>interfaces is in de CMIS 1.0 specificatie vastgesteld dat Authenticatie op basis van het WS-Security Username Token Profile 1.1 dient plaats te vinden.</w:t>
      </w:r>
    </w:p>
    <w:p w14:paraId="0CA7DCA7" w14:textId="77777777" w:rsidR="001C14E1" w:rsidRDefault="001C14E1" w:rsidP="001C14E1"/>
    <w:p w14:paraId="1EC8AA91" w14:textId="77777777" w:rsidR="001C14E1" w:rsidRPr="00381B0C" w:rsidRDefault="001C14E1" w:rsidP="002348B3">
      <w:pPr>
        <w:outlineLvl w:val="0"/>
        <w:rPr>
          <w:b/>
        </w:rPr>
      </w:pPr>
      <w:r w:rsidRPr="005938EF">
        <w:rPr>
          <w:b/>
          <w:color w:val="DA5C21"/>
          <w:sz w:val="26"/>
          <w:szCs w:val="26"/>
          <w:rPrChange w:id="1309" w:author="Joost Wijnings" w:date="2014-04-04T13:58:00Z">
            <w:rPr>
              <w:b/>
            </w:rPr>
          </w:rPrChange>
        </w:rPr>
        <w:t>Autorisatie</w:t>
      </w:r>
    </w:p>
    <w:p w14:paraId="1344437C" w14:textId="0F029E89" w:rsidR="00DC033A" w:rsidRDefault="00DC033A" w:rsidP="00DC033A">
      <w:r w:rsidRPr="009E5F52">
        <w:t xml:space="preserve">Op basis van </w:t>
      </w:r>
      <w:r>
        <w:t>het StUF</w:t>
      </w:r>
      <w:ins w:id="1310" w:author="Joost Wijnings" w:date="2014-03-18T10:44:00Z">
        <w:r w:rsidR="00F45741">
          <w:t>-</w:t>
        </w:r>
      </w:ins>
      <w:del w:id="1311" w:author="Joost Wijnings" w:date="2014-03-18T10:44:00Z">
        <w:r w:rsidDel="00F45741">
          <w:delText>:</w:delText>
        </w:r>
      </w:del>
      <w:r>
        <w:t>Stuurgegeven &lt;</w:t>
      </w:r>
      <w:del w:id="1312" w:author="Joost Wijnings" w:date="2014-03-10T10:49:00Z">
        <w:r w:rsidDel="00C24858">
          <w:delText>/</w:delText>
        </w:r>
      </w:del>
      <w:r w:rsidRPr="009E5F52">
        <w:t>applicatie</w:t>
      </w:r>
      <w:ins w:id="1313" w:author="Joost Wijnings" w:date="2014-03-10T10:49:00Z">
        <w:r w:rsidR="00C24858">
          <w:t xml:space="preserve"> /</w:t>
        </w:r>
      </w:ins>
      <w:r>
        <w:t xml:space="preserve">&gt; </w:t>
      </w:r>
      <w:r w:rsidRPr="009E5F52">
        <w:t>van het zendende systeem dient het ontvangende systeem te bepalen of de gevraagde service</w:t>
      </w:r>
      <w:del w:id="1314" w:author="Joost Wijnings" w:date="2014-03-10T10:49:00Z">
        <w:r w:rsidRPr="009E5F52" w:rsidDel="00C24858">
          <w:delText xml:space="preserve"> </w:delText>
        </w:r>
      </w:del>
      <w:r w:rsidRPr="009E5F52">
        <w:t>/</w:t>
      </w:r>
      <w:del w:id="1315" w:author="Joost Wijnings" w:date="2014-03-10T10:49:00Z">
        <w:r w:rsidDel="00C24858">
          <w:delText xml:space="preserve"> </w:delText>
        </w:r>
      </w:del>
      <w:r>
        <w:t>functie/</w:t>
      </w:r>
      <w:del w:id="1316" w:author="Joost Wijnings" w:date="2014-03-10T10:50:00Z">
        <w:r w:rsidDel="00C24858">
          <w:delText xml:space="preserve"> </w:delText>
        </w:r>
      </w:del>
      <w:r w:rsidRPr="009E5F52">
        <w:t xml:space="preserve">koppeling door het zendende systeem mag worden gebruikt. </w:t>
      </w:r>
      <w:r>
        <w:t>Additioneel kan door het zendende en ontvangende systeem het stuurgegeven &lt;</w:t>
      </w:r>
      <w:del w:id="1317" w:author="Joost Wijnings" w:date="2014-03-10T10:50:00Z">
        <w:r w:rsidDel="00C24858">
          <w:delText>/</w:delText>
        </w:r>
      </w:del>
      <w:r>
        <w:t>gebruiker</w:t>
      </w:r>
      <w:ins w:id="1318" w:author="Joost Wijnings" w:date="2014-03-10T10:50:00Z">
        <w:r w:rsidR="00C24858">
          <w:t xml:space="preserve"> /</w:t>
        </w:r>
      </w:ins>
      <w:r>
        <w:t xml:space="preserve">&gt; gebruikt worden. Het is </w:t>
      </w:r>
      <w:r w:rsidR="006842D4">
        <w:t xml:space="preserve">aan te raden </w:t>
      </w:r>
      <w:r>
        <w:t>om als waarde voor &lt;</w:t>
      </w:r>
      <w:del w:id="1319" w:author="Joost Wijnings" w:date="2014-03-10T10:50:00Z">
        <w:r w:rsidDel="00C24858">
          <w:delText>/</w:delText>
        </w:r>
      </w:del>
      <w:r w:rsidRPr="00256D42">
        <w:t>gebruiker</w:t>
      </w:r>
      <w:ins w:id="1320" w:author="Joost Wijnings" w:date="2014-03-10T10:50:00Z">
        <w:r w:rsidR="00C24858">
          <w:t xml:space="preserve"> /</w:t>
        </w:r>
      </w:ins>
      <w:r>
        <w:t xml:space="preserve">&gt; een binnen de gemeente unieke identificatie van de actieve </w:t>
      </w:r>
      <w:r w:rsidRPr="00256D42">
        <w:t>gebruiker</w:t>
      </w:r>
      <w:r w:rsidR="00486B78">
        <w:t xml:space="preserve"> te gebruiken.</w:t>
      </w:r>
    </w:p>
    <w:p w14:paraId="2EA4C639" w14:textId="77777777" w:rsidR="005938EF" w:rsidRDefault="005938EF">
      <w:pPr>
        <w:outlineLvl w:val="0"/>
        <w:rPr>
          <w:ins w:id="1321" w:author="Joost Wijnings" w:date="2014-04-04T13:58:00Z"/>
        </w:rPr>
        <w:pPrChange w:id="1322" w:author="Joost Wijnings" w:date="2014-04-04T13:58:00Z">
          <w:pPr/>
        </w:pPrChange>
      </w:pPr>
    </w:p>
    <w:p w14:paraId="3CDDB879" w14:textId="727C891B" w:rsidR="00D20418" w:rsidRDefault="005938EF">
      <w:pPr>
        <w:outlineLvl w:val="0"/>
        <w:pPrChange w:id="1323" w:author="Joost Wijnings" w:date="2014-04-04T13:58:00Z">
          <w:pPr/>
        </w:pPrChange>
      </w:pPr>
      <w:ins w:id="1324" w:author="Joost Wijnings" w:date="2014-04-04T13:58:00Z">
        <w:r w:rsidRPr="005938EF">
          <w:rPr>
            <w:b/>
            <w:color w:val="DA5C21"/>
            <w:sz w:val="26"/>
            <w:szCs w:val="26"/>
            <w:rPrChange w:id="1325" w:author="Joost Wijnings" w:date="2014-04-04T13:58:00Z">
              <w:rPr/>
            </w:rPrChange>
          </w:rPr>
          <w:t>Protocolbindingen</w:t>
        </w:r>
      </w:ins>
    </w:p>
    <w:p w14:paraId="20FADE4A" w14:textId="77777777" w:rsidR="001C14E1" w:rsidRPr="005938EF" w:rsidRDefault="00D20418" w:rsidP="002348B3">
      <w:pPr>
        <w:outlineLvl w:val="0"/>
        <w:rPr>
          <w:rPrChange w:id="1326" w:author="Joost Wijnings" w:date="2014-04-04T13:58:00Z">
            <w:rPr>
              <w:b/>
            </w:rPr>
          </w:rPrChange>
        </w:rPr>
      </w:pPr>
      <w:r w:rsidRPr="005938EF">
        <w:rPr>
          <w:rPrChange w:id="1327" w:author="Joost Wijnings" w:date="2014-04-04T13:58:00Z">
            <w:rPr>
              <w:b/>
            </w:rPr>
          </w:rPrChange>
        </w:rPr>
        <w:t>Te gebruiken p</w:t>
      </w:r>
      <w:r w:rsidR="001C14E1" w:rsidRPr="005938EF">
        <w:rPr>
          <w:rPrChange w:id="1328" w:author="Joost Wijnings" w:date="2014-04-04T13:58:00Z">
            <w:rPr>
              <w:b/>
            </w:rPr>
          </w:rPrChange>
        </w:rPr>
        <w:t>rotocolbindingen:</w:t>
      </w:r>
    </w:p>
    <w:p w14:paraId="532E78AD" w14:textId="54FCBFB3" w:rsidR="001C14E1" w:rsidRPr="001C14E1" w:rsidRDefault="001C14E1" w:rsidP="00E666F8">
      <w:pPr>
        <w:numPr>
          <w:ilvl w:val="0"/>
          <w:numId w:val="4"/>
        </w:numPr>
      </w:pPr>
      <w:r w:rsidRPr="001C14E1">
        <w:t xml:space="preserve">StUF </w:t>
      </w:r>
      <w:del w:id="1329" w:author="Joost Wijnings" w:date="2014-03-18T08:55:00Z">
        <w:r w:rsidRPr="001C14E1" w:rsidDel="00594752">
          <w:delText>protocolbind</w:delText>
        </w:r>
        <w:r w:rsidR="00870812" w:rsidDel="00594752">
          <w:delText>ingen</w:delText>
        </w:r>
        <w:r w:rsidRPr="001C14E1" w:rsidDel="00594752">
          <w:delText xml:space="preserve"> </w:delText>
        </w:r>
      </w:del>
      <w:ins w:id="1330" w:author="Joost Wijnings" w:date="2014-03-18T08:55:00Z">
        <w:r w:rsidR="00594752">
          <w:t>P</w:t>
        </w:r>
        <w:r w:rsidR="00594752" w:rsidRPr="001C14E1">
          <w:t>rotocolbind</w:t>
        </w:r>
        <w:r w:rsidR="00594752">
          <w:t>ingen</w:t>
        </w:r>
        <w:r w:rsidR="00594752" w:rsidRPr="001C14E1">
          <w:t xml:space="preserve"> </w:t>
        </w:r>
      </w:ins>
      <w:r w:rsidRPr="001C14E1">
        <w:t>3.02 / HTTPS/XML/SOAP</w:t>
      </w:r>
    </w:p>
    <w:p w14:paraId="38D85CBD" w14:textId="77777777" w:rsidR="00726297" w:rsidRPr="00E91AC8" w:rsidRDefault="001C14E1" w:rsidP="00E666F8">
      <w:pPr>
        <w:numPr>
          <w:ilvl w:val="0"/>
          <w:numId w:val="4"/>
        </w:numPr>
        <w:rPr>
          <w:lang w:val="en-US"/>
          <w:rPrChange w:id="1331" w:author="Joost Wijnings" w:date="2014-04-05T01:09:00Z">
            <w:rPr/>
          </w:rPrChange>
        </w:rPr>
      </w:pPr>
      <w:r w:rsidRPr="00E91AC8">
        <w:rPr>
          <w:lang w:val="en-US"/>
          <w:rPrChange w:id="1332" w:author="Joost Wijnings" w:date="2014-04-05T01:09:00Z">
            <w:rPr/>
          </w:rPrChange>
        </w:rPr>
        <w:t>CMIS Web Service Bindin</w:t>
      </w:r>
      <w:r w:rsidR="00114469" w:rsidRPr="00E91AC8">
        <w:rPr>
          <w:lang w:val="en-US"/>
          <w:rPrChange w:id="1333" w:author="Joost Wijnings" w:date="2014-04-05T01:09:00Z">
            <w:rPr/>
          </w:rPrChange>
        </w:rPr>
        <w:t>g (MTOM enabled)</w:t>
      </w:r>
    </w:p>
    <w:p w14:paraId="5F6A9AF8" w14:textId="7C53B852" w:rsidR="00BA7752" w:rsidRPr="00BA7752" w:rsidRDefault="00726297" w:rsidP="00726297">
      <w:pPr>
        <w:pStyle w:val="Kop1"/>
      </w:pPr>
      <w:r w:rsidRPr="00E91AC8">
        <w:rPr>
          <w:lang w:val="en-US"/>
          <w:rPrChange w:id="1334" w:author="Joost Wijnings" w:date="2014-04-05T01:09:00Z">
            <w:rPr/>
          </w:rPrChange>
        </w:rPr>
        <w:br w:type="page"/>
      </w:r>
      <w:bookmarkStart w:id="1335" w:name="_Ref302740162"/>
      <w:bookmarkStart w:id="1336" w:name="_Ref302740168"/>
      <w:bookmarkStart w:id="1337" w:name="_Ref298762267"/>
      <w:bookmarkStart w:id="1338" w:name="_Ref326924313"/>
      <w:bookmarkStart w:id="1339" w:name="_Toc402174425"/>
      <w:r w:rsidR="00CF38ED">
        <w:lastRenderedPageBreak/>
        <w:t>S</w:t>
      </w:r>
      <w:r w:rsidR="00CA3408">
        <w:t>pecificatie</w:t>
      </w:r>
      <w:r w:rsidR="00CF38ED">
        <w:t xml:space="preserve"> </w:t>
      </w:r>
      <w:r w:rsidR="0006113E">
        <w:t xml:space="preserve">services </w:t>
      </w:r>
      <w:del w:id="1340" w:author="Joost Wijnings" w:date="2014-03-07T15:30:00Z">
        <w:r w:rsidR="0055296B" w:rsidDel="00D53713">
          <w:delText>Z</w:delText>
        </w:r>
        <w:r w:rsidR="0006113E" w:rsidDel="00D53713">
          <w:delText>aaksysteem</w:delText>
        </w:r>
      </w:del>
      <w:bookmarkEnd w:id="1335"/>
      <w:bookmarkEnd w:id="1336"/>
      <w:bookmarkEnd w:id="1337"/>
      <w:bookmarkEnd w:id="1338"/>
      <w:ins w:id="1341" w:author="Joost Wijnings" w:date="2014-03-07T15:30:00Z">
        <w:r w:rsidR="00D53713">
          <w:t>ZS</w:t>
        </w:r>
      </w:ins>
      <w:bookmarkEnd w:id="1339"/>
    </w:p>
    <w:p w14:paraId="17C813E8" w14:textId="2C2A0198" w:rsidR="0055296B" w:rsidRDefault="0055296B" w:rsidP="0055296B">
      <w:r>
        <w:t xml:space="preserve">In dit hoofdstuk worden de applicatieservices beschreven die geleverd moeten worden door het </w:t>
      </w:r>
      <w:del w:id="1342" w:author="Joost Wijnings" w:date="2014-03-07T15:30:00Z">
        <w:r w:rsidDel="00D53713">
          <w:delText>Zaaksysteem</w:delText>
        </w:r>
      </w:del>
      <w:ins w:id="1343" w:author="Joost Wijnings" w:date="2014-03-07T15:30:00Z">
        <w:r w:rsidR="00D53713">
          <w:t>ZS</w:t>
        </w:r>
      </w:ins>
      <w:r>
        <w:t xml:space="preserve">. </w:t>
      </w:r>
      <w:r w:rsidR="005154F2">
        <w:t xml:space="preserve">Softwareproducten </w:t>
      </w:r>
      <w:r>
        <w:t xml:space="preserve">die invulling </w:t>
      </w:r>
      <w:del w:id="1344" w:author="Joost Wijnings" w:date="2014-03-10T10:50:00Z">
        <w:r w:rsidDel="00C24858">
          <w:delText xml:space="preserve">geven </w:delText>
        </w:r>
      </w:del>
      <w:r>
        <w:t>aan d</w:t>
      </w:r>
      <w:r w:rsidR="008703F4">
        <w:t>it</w:t>
      </w:r>
      <w:r>
        <w:t xml:space="preserve"> referentiecomponent </w:t>
      </w:r>
      <w:ins w:id="1345" w:author="Joost Wijnings" w:date="2014-03-10T10:50:00Z">
        <w:r w:rsidR="00C24858">
          <w:t xml:space="preserve">geven, </w:t>
        </w:r>
      </w:ins>
      <w:r>
        <w:t xml:space="preserve">dienen </w:t>
      </w:r>
      <w:r w:rsidR="00D0217A">
        <w:t xml:space="preserve">alle </w:t>
      </w:r>
      <w:r>
        <w:t xml:space="preserve">services beschreven in dit hoofdstuk te implementeren. </w:t>
      </w:r>
    </w:p>
    <w:p w14:paraId="71B06FC3" w14:textId="7F81F55A" w:rsidR="0055296B" w:rsidDel="005938EF" w:rsidRDefault="0055296B" w:rsidP="00EC1A11">
      <w:pPr>
        <w:rPr>
          <w:del w:id="1346" w:author="Joost Wijnings" w:date="2014-04-04T13:59:00Z"/>
        </w:rPr>
      </w:pPr>
    </w:p>
    <w:p w14:paraId="18BC8CCB" w14:textId="700A0604" w:rsidR="00EC1A11" w:rsidRDefault="00987F56" w:rsidP="00EC1A11">
      <w:r>
        <w:t>De services worden gespecificeerd volgens de StUF</w:t>
      </w:r>
      <w:ins w:id="1347" w:author="Joost Wijnings" w:date="2014-03-10T11:07:00Z">
        <w:r w:rsidR="00BE2CB1">
          <w:t>-</w:t>
        </w:r>
      </w:ins>
      <w:del w:id="1348" w:author="Joost Wijnings" w:date="2014-03-10T11:07:00Z">
        <w:r w:rsidDel="00BE2CB1">
          <w:delText xml:space="preserve"> </w:delText>
        </w:r>
      </w:del>
      <w:r>
        <w:t xml:space="preserve">standaard (StUF 3.01 / </w:t>
      </w:r>
      <w:del w:id="1349" w:author="Joost Wijnings" w:date="2014-03-10T09:26:00Z">
        <w:r w:rsidDel="00237DAF">
          <w:delText>StUF ZKN</w:delText>
        </w:r>
      </w:del>
      <w:ins w:id="1350" w:author="Joost Wijnings" w:date="2014-03-10T09:26:00Z">
        <w:r w:rsidR="00237DAF">
          <w:t>StUF-ZKN</w:t>
        </w:r>
      </w:ins>
      <w:r>
        <w:t xml:space="preserve"> 31</w:t>
      </w:r>
      <w:r w:rsidR="0042473D">
        <w:t>0</w:t>
      </w:r>
      <w:r>
        <w:t xml:space="preserve">). </w:t>
      </w:r>
      <w:r w:rsidR="005B6BE1">
        <w:t>De volgende berichten moeten ondersteund worden</w:t>
      </w:r>
      <w:r w:rsidR="00E9264F">
        <w:t xml:space="preserve"> door de interface</w:t>
      </w:r>
      <w:r w:rsidR="005B6BE1">
        <w:t>:</w:t>
      </w:r>
    </w:p>
    <w:p w14:paraId="14721274" w14:textId="54BACE02" w:rsidR="005B6BE1" w:rsidRDefault="005B6BE1" w:rsidP="00E666F8">
      <w:pPr>
        <w:numPr>
          <w:ilvl w:val="0"/>
          <w:numId w:val="2"/>
        </w:numPr>
      </w:pPr>
      <w:r>
        <w:t>Synchrone vraag</w:t>
      </w:r>
      <w:ins w:id="1351" w:author="Joost Wijnings" w:date="2014-03-14T15:46:00Z">
        <w:r w:rsidR="00735DDB">
          <w:t>-</w:t>
        </w:r>
      </w:ins>
      <w:r>
        <w:t>/antwoord</w:t>
      </w:r>
      <w:del w:id="1352" w:author="Joost Wijnings" w:date="2014-03-14T15:46:00Z">
        <w:r w:rsidDel="00735DDB">
          <w:delText xml:space="preserve"> </w:delText>
        </w:r>
      </w:del>
      <w:r>
        <w:t>berichten (</w:t>
      </w:r>
      <w:r w:rsidR="008320A2">
        <w:t>Lv01/L</w:t>
      </w:r>
      <w:r>
        <w:t>a01)</w:t>
      </w:r>
      <w:ins w:id="1353" w:author="Joost Wijnings" w:date="2014-03-10T10:46:00Z">
        <w:r w:rsidR="00C24858">
          <w:t xml:space="preserve">; </w:t>
        </w:r>
      </w:ins>
    </w:p>
    <w:p w14:paraId="773AA349" w14:textId="2C962484" w:rsidR="00781FD4" w:rsidRDefault="005B6BE1" w:rsidP="00E666F8">
      <w:pPr>
        <w:numPr>
          <w:ilvl w:val="0"/>
          <w:numId w:val="2"/>
        </w:numPr>
      </w:pPr>
      <w:r>
        <w:t xml:space="preserve">Asynchrone kennisgevingen </w:t>
      </w:r>
      <w:r w:rsidR="00781FD4">
        <w:t>(Lk01)</w:t>
      </w:r>
      <w:ins w:id="1354" w:author="Joost Wijnings" w:date="2014-03-10T10:46:00Z">
        <w:r w:rsidR="00C24858">
          <w:t xml:space="preserve">; </w:t>
        </w:r>
      </w:ins>
    </w:p>
    <w:p w14:paraId="1F971BBC" w14:textId="170393B4" w:rsidR="00894E37" w:rsidRDefault="00781FD4" w:rsidP="00E666F8">
      <w:pPr>
        <w:numPr>
          <w:ilvl w:val="0"/>
          <w:numId w:val="2"/>
        </w:numPr>
      </w:pPr>
      <w:r>
        <w:t>Foutberichten en bevestigingsberichten(Fo0x en Bv03)</w:t>
      </w:r>
      <w:r w:rsidR="005B6BE1">
        <w:t>(Lk01 en Bv01)</w:t>
      </w:r>
      <w:ins w:id="1355" w:author="Joost Wijnings" w:date="2014-03-10T10:46:00Z">
        <w:r w:rsidR="00C24858">
          <w:t xml:space="preserve">; </w:t>
        </w:r>
      </w:ins>
    </w:p>
    <w:p w14:paraId="030FCAA6" w14:textId="7F4627A5" w:rsidR="0055296B" w:rsidRDefault="0055296B" w:rsidP="00E666F8">
      <w:pPr>
        <w:numPr>
          <w:ilvl w:val="0"/>
          <w:numId w:val="2"/>
        </w:numPr>
      </w:pPr>
      <w:r>
        <w:t>Vrije berichten (Di02/Du02)</w:t>
      </w:r>
      <w:ins w:id="1356" w:author="Joost Wijnings" w:date="2014-03-10T10:46:00Z">
        <w:r w:rsidR="00C24858">
          <w:t xml:space="preserve">. </w:t>
        </w:r>
      </w:ins>
    </w:p>
    <w:p w14:paraId="0FDE037F" w14:textId="77777777" w:rsidR="00A824EC" w:rsidRDefault="00A824EC" w:rsidP="0042473D"/>
    <w:p w14:paraId="5338D3AA" w14:textId="77777777" w:rsidR="00E9264F" w:rsidRDefault="00A824EC" w:rsidP="0042473D">
      <w:r>
        <w:t xml:space="preserve">Voor elke service wordt aangegeven welke berichten ontvangen en verstuurd kunnen worden. Ook wordt beschreven welke elementen verplicht aanwezig moeten zijn in de berichten. Verplicht wil zeggen dat het element in een bericht voorkomt en tevens een geldige (d.w.z. volgens het RGBZ) waarde heeft. </w:t>
      </w:r>
    </w:p>
    <w:p w14:paraId="461CF7E6" w14:textId="37AE6938" w:rsidR="003F2B90" w:rsidDel="005938EF" w:rsidRDefault="003F2B90" w:rsidP="0042473D">
      <w:pPr>
        <w:rPr>
          <w:del w:id="1357" w:author="Joost Wijnings" w:date="2014-04-04T13:59:00Z"/>
        </w:rPr>
      </w:pPr>
    </w:p>
    <w:p w14:paraId="605F15E8" w14:textId="743E88ED" w:rsidR="00B83C6B" w:rsidRDefault="00B83C6B" w:rsidP="00B83C6B">
      <w:r>
        <w:t xml:space="preserve">Wanneer zich </w:t>
      </w:r>
      <w:del w:id="1358" w:author="Joost Wijnings" w:date="2014-03-10T10:50:00Z">
        <w:r w:rsidDel="00C24858">
          <w:delText xml:space="preserve">fouten voordoen </w:delText>
        </w:r>
      </w:del>
      <w:r>
        <w:t>bij de verwerking van een bericht</w:t>
      </w:r>
      <w:r w:rsidR="00B562E0">
        <w:t xml:space="preserve"> </w:t>
      </w:r>
      <w:ins w:id="1359" w:author="Joost Wijnings" w:date="2014-03-10T10:50:00Z">
        <w:r w:rsidR="00C24858">
          <w:t xml:space="preserve">fouten voordoen, </w:t>
        </w:r>
      </w:ins>
      <w:del w:id="1360" w:author="Joost Wijnings" w:date="2014-03-10T10:50:00Z">
        <w:r w:rsidDel="00C24858">
          <w:delText xml:space="preserve">dan </w:delText>
        </w:r>
      </w:del>
      <w:r>
        <w:t>vindt geen verwerking plaats.</w:t>
      </w:r>
      <w:r w:rsidR="00B562E0">
        <w:t xml:space="preserve"> Reeds uitgevoerde acties die onderdeel uitmaken van de verwerking worden teruggedraaid. De afzender van het bericht, de serviceconsumer, wordt </w:t>
      </w:r>
      <w:r w:rsidR="00226612">
        <w:t xml:space="preserve">hiervan op de hoogte gebracht middels een </w:t>
      </w:r>
      <w:del w:id="1361" w:author="Joost Wijnings" w:date="2014-03-10T17:18:00Z">
        <w:r w:rsidR="00226612" w:rsidDel="00AF6F81">
          <w:delText xml:space="preserve">StUF </w:delText>
        </w:r>
      </w:del>
      <w:ins w:id="1362" w:author="Joost Wijnings" w:date="2014-03-10T17:18:00Z">
        <w:r w:rsidR="00AF6F81">
          <w:t>StUF-</w:t>
        </w:r>
      </w:ins>
      <w:r w:rsidR="00226612">
        <w:t>foutbericht.</w:t>
      </w:r>
    </w:p>
    <w:p w14:paraId="3AD85FF1" w14:textId="390755FF" w:rsidR="00B83C6B" w:rsidDel="005938EF" w:rsidRDefault="00B83C6B" w:rsidP="0042473D">
      <w:pPr>
        <w:rPr>
          <w:del w:id="1363" w:author="Joost Wijnings" w:date="2014-04-04T13:59:00Z"/>
        </w:rPr>
      </w:pPr>
    </w:p>
    <w:p w14:paraId="19E5614B" w14:textId="51100E86" w:rsidR="00DC033A" w:rsidRDefault="00DC033A" w:rsidP="00DC033A">
      <w:r>
        <w:t>De StUF</w:t>
      </w:r>
      <w:ins w:id="1364" w:author="Joost Wijnings" w:date="2014-03-10T11:07:00Z">
        <w:r w:rsidR="00BE2CB1">
          <w:t>-</w:t>
        </w:r>
      </w:ins>
      <w:del w:id="1365" w:author="Joost Wijnings" w:date="2014-03-10T11:07:00Z">
        <w:r w:rsidDel="00BE2CB1">
          <w:delText xml:space="preserve"> </w:delText>
        </w:r>
      </w:del>
      <w:r>
        <w:t xml:space="preserve">standaard schrijft voor dat de services worden ondergebracht in een generieke webservice (zoals </w:t>
      </w:r>
      <w:r w:rsidRPr="00627EA6">
        <w:t>ontvangAsynchroon</w:t>
      </w:r>
      <w:r>
        <w:t>)</w:t>
      </w:r>
      <w:ins w:id="1366" w:author="Joost Wijnings" w:date="2014-03-10T10:50:00Z">
        <w:r w:rsidR="00C24858">
          <w:t>.</w:t>
        </w:r>
      </w:ins>
      <w:r>
        <w:t xml:space="preserve"> De namen van de operaties die door de generieke webservice </w:t>
      </w:r>
      <w:del w:id="1367" w:author="Joost Wijnings" w:date="2014-03-10T10:51:00Z">
        <w:r w:rsidDel="00C24858">
          <w:delText xml:space="preserve">worden </w:delText>
        </w:r>
      </w:del>
      <w:r>
        <w:t xml:space="preserve">aangeboden </w:t>
      </w:r>
      <w:ins w:id="1368" w:author="Joost Wijnings" w:date="2014-03-10T10:51:00Z">
        <w:r w:rsidR="00C24858">
          <w:t xml:space="preserve">worden, </w:t>
        </w:r>
      </w:ins>
      <w:r>
        <w:t xml:space="preserve">dienen overeen te komen met </w:t>
      </w:r>
      <w:r w:rsidR="00226612">
        <w:t>in dit hoofdstuk</w:t>
      </w:r>
      <w:r>
        <w:t xml:space="preserve"> gehanteerde servicenamen (tussen haakjes). </w:t>
      </w:r>
    </w:p>
    <w:p w14:paraId="0FD22B54" w14:textId="697AEA81" w:rsidR="0006113E" w:rsidDel="005938EF" w:rsidRDefault="0006113E" w:rsidP="00E04CCE">
      <w:pPr>
        <w:rPr>
          <w:del w:id="1369" w:author="Joost Wijnings" w:date="2014-04-04T13:59:00Z"/>
        </w:rPr>
      </w:pPr>
    </w:p>
    <w:p w14:paraId="0743B7C7" w14:textId="5C73CA37" w:rsidR="005938EF" w:rsidRDefault="0006113E" w:rsidP="00CD257D">
      <w:pPr>
        <w:rPr>
          <w:ins w:id="1370" w:author="Joost Wijnings" w:date="2014-04-04T13:59:00Z"/>
          <w:lang w:eastAsia="nl-NL"/>
        </w:rPr>
      </w:pPr>
      <w:r>
        <w:t xml:space="preserve">Het </w:t>
      </w:r>
      <w:del w:id="1371" w:author="Joost Wijnings" w:date="2014-03-07T15:30:00Z">
        <w:r w:rsidR="00925634" w:rsidDel="00D53713">
          <w:delText>Z</w:delText>
        </w:r>
        <w:r w:rsidDel="00D53713">
          <w:delText xml:space="preserve">aaksysteem </w:delText>
        </w:r>
      </w:del>
      <w:ins w:id="1372" w:author="Joost Wijnings" w:date="2014-03-07T15:30:00Z">
        <w:r w:rsidR="00D53713">
          <w:t xml:space="preserve">ZS </w:t>
        </w:r>
      </w:ins>
      <w:r>
        <w:t>dient gegevens conform het RGBZ te beheren</w:t>
      </w:r>
      <w:r w:rsidR="006C7AE4">
        <w:t>.</w:t>
      </w:r>
      <w:r w:rsidR="00CD257D">
        <w:t xml:space="preserve"> </w:t>
      </w:r>
      <w:r w:rsidR="00CD257D">
        <w:rPr>
          <w:lang w:eastAsia="nl-NL"/>
        </w:rPr>
        <w:t>Als een zaak</w:t>
      </w:r>
      <w:r w:rsidR="001830F1">
        <w:rPr>
          <w:lang w:eastAsia="nl-NL"/>
        </w:rPr>
        <w:t>gegeven of zaakgerelateerde documeten</w:t>
      </w:r>
      <w:r w:rsidR="00CD257D">
        <w:rPr>
          <w:lang w:eastAsia="nl-NL"/>
        </w:rPr>
        <w:t xml:space="preserve"> op een andere manier</w:t>
      </w:r>
      <w:r w:rsidR="001830F1">
        <w:rPr>
          <w:lang w:eastAsia="nl-NL"/>
        </w:rPr>
        <w:t xml:space="preserve"> ontstaan of </w:t>
      </w:r>
      <w:del w:id="1373" w:author="Joost Wijnings" w:date="2014-03-10T10:51:00Z">
        <w:r w:rsidR="001830F1" w:rsidDel="00C24858">
          <w:rPr>
            <w:lang w:eastAsia="nl-NL"/>
          </w:rPr>
          <w:delText>muteren</w:delText>
        </w:r>
        <w:r w:rsidR="00CD257D" w:rsidDel="00C24858">
          <w:rPr>
            <w:lang w:eastAsia="nl-NL"/>
          </w:rPr>
          <w:delText xml:space="preserve"> </w:delText>
        </w:r>
      </w:del>
      <w:ins w:id="1374" w:author="Joost Wijnings" w:date="2014-03-10T10:51:00Z">
        <w:r w:rsidR="00C24858">
          <w:rPr>
            <w:lang w:eastAsia="nl-NL"/>
          </w:rPr>
          <w:t xml:space="preserve">wijzigen </w:t>
        </w:r>
      </w:ins>
      <w:r w:rsidR="00CD257D">
        <w:rPr>
          <w:lang w:eastAsia="nl-NL"/>
        </w:rPr>
        <w:t xml:space="preserve">dan via de beschreven webservices, bijvoorbeeld via de userinterface, </w:t>
      </w:r>
      <w:del w:id="1375" w:author="Joost Wijnings" w:date="2014-03-10T10:51:00Z">
        <w:r w:rsidR="00CD257D" w:rsidDel="00C24858">
          <w:rPr>
            <w:lang w:eastAsia="nl-NL"/>
          </w:rPr>
          <w:delText xml:space="preserve">dan </w:delText>
        </w:r>
      </w:del>
      <w:r w:rsidR="00CD257D">
        <w:rPr>
          <w:lang w:eastAsia="nl-NL"/>
        </w:rPr>
        <w:t>gelden dezelfde eisen als bij de beschreven services.</w:t>
      </w:r>
    </w:p>
    <w:p w14:paraId="6814BFD4" w14:textId="4BEE10F4" w:rsidR="005938EF" w:rsidDel="005938EF" w:rsidRDefault="00CD257D">
      <w:pPr>
        <w:pStyle w:val="Kop2"/>
        <w:rPr>
          <w:del w:id="1376" w:author="Joost Wijnings" w:date="2014-04-04T13:59:00Z"/>
          <w:lang w:eastAsia="nl-NL"/>
        </w:rPr>
        <w:pPrChange w:id="1377" w:author="Joost Wijnings" w:date="2014-04-04T13:59:00Z">
          <w:pPr/>
        </w:pPrChange>
      </w:pPr>
      <w:del w:id="1378" w:author="Joost Wijnings" w:date="2014-04-04T13:59:00Z">
        <w:r w:rsidDel="005938EF">
          <w:rPr>
            <w:lang w:eastAsia="nl-NL"/>
          </w:rPr>
          <w:delText xml:space="preserve"> </w:delText>
        </w:r>
        <w:bookmarkStart w:id="1379" w:name="_Toc384423567"/>
        <w:bookmarkStart w:id="1380" w:name="_Toc384423688"/>
        <w:bookmarkStart w:id="1381" w:name="_Toc384629462"/>
        <w:bookmarkStart w:id="1382" w:name="_Toc395709841"/>
        <w:bookmarkStart w:id="1383" w:name="_Toc402174426"/>
        <w:bookmarkEnd w:id="1379"/>
        <w:bookmarkEnd w:id="1380"/>
        <w:bookmarkEnd w:id="1381"/>
        <w:bookmarkEnd w:id="1382"/>
        <w:bookmarkEnd w:id="1383"/>
      </w:del>
    </w:p>
    <w:p w14:paraId="32D625ED" w14:textId="102E54B1" w:rsidR="00A246D2" w:rsidRDefault="00A246D2" w:rsidP="005938EF">
      <w:pPr>
        <w:pStyle w:val="Kop2"/>
        <w:rPr>
          <w:lang w:eastAsia="nl-NL"/>
        </w:rPr>
      </w:pPr>
      <w:bookmarkStart w:id="1384" w:name="_Toc384035989"/>
      <w:bookmarkStart w:id="1385" w:name="_Toc384038543"/>
      <w:bookmarkStart w:id="1386" w:name="_Toc384035990"/>
      <w:bookmarkStart w:id="1387" w:name="_Toc384038544"/>
      <w:bookmarkStart w:id="1388" w:name="_Ref346742833"/>
      <w:bookmarkStart w:id="1389" w:name="_Toc402174427"/>
      <w:bookmarkEnd w:id="1384"/>
      <w:bookmarkEnd w:id="1385"/>
      <w:bookmarkEnd w:id="1386"/>
      <w:bookmarkEnd w:id="1387"/>
      <w:r>
        <w:rPr>
          <w:lang w:eastAsia="nl-NL"/>
        </w:rPr>
        <w:t>StUF</w:t>
      </w:r>
      <w:r w:rsidR="00C17B98">
        <w:rPr>
          <w:lang w:eastAsia="nl-NL"/>
        </w:rPr>
        <w:t>-</w:t>
      </w:r>
      <w:r>
        <w:rPr>
          <w:lang w:eastAsia="nl-NL"/>
        </w:rPr>
        <w:t>Zaakservices</w:t>
      </w:r>
      <w:bookmarkEnd w:id="1388"/>
      <w:bookmarkEnd w:id="1389"/>
    </w:p>
    <w:p w14:paraId="5C79C844" w14:textId="56275429" w:rsidR="00A246D2" w:rsidRPr="00A246D2" w:rsidRDefault="00A246D2" w:rsidP="00A246D2">
      <w:pPr>
        <w:rPr>
          <w:lang w:eastAsia="nl-NL"/>
        </w:rPr>
      </w:pPr>
      <w:bookmarkStart w:id="1390" w:name="OLE_LINK29"/>
      <w:r>
        <w:rPr>
          <w:lang w:eastAsia="nl-NL"/>
        </w:rPr>
        <w:t>De StUF</w:t>
      </w:r>
      <w:ins w:id="1391" w:author="Joost Wijnings" w:date="2014-03-18T08:27:00Z">
        <w:r w:rsidR="00C17B98">
          <w:rPr>
            <w:lang w:eastAsia="nl-NL"/>
          </w:rPr>
          <w:t>-</w:t>
        </w:r>
      </w:ins>
      <w:del w:id="1392" w:author="Joost Wijnings" w:date="2014-03-18T08:27:00Z">
        <w:r w:rsidDel="00C17B98">
          <w:rPr>
            <w:lang w:eastAsia="nl-NL"/>
          </w:rPr>
          <w:delText xml:space="preserve"> </w:delText>
        </w:r>
      </w:del>
      <w:r>
        <w:rPr>
          <w:lang w:eastAsia="nl-NL"/>
        </w:rPr>
        <w:t>Zaakservices</w:t>
      </w:r>
      <w:r w:rsidR="00BD2788">
        <w:rPr>
          <w:lang w:eastAsia="nl-NL"/>
        </w:rPr>
        <w:t xml:space="preserve"> zijn</w:t>
      </w:r>
      <w:r>
        <w:rPr>
          <w:lang w:eastAsia="nl-NL"/>
        </w:rPr>
        <w:t xml:space="preserve"> een groep servi</w:t>
      </w:r>
      <w:r w:rsidR="00E57F8A">
        <w:rPr>
          <w:lang w:eastAsia="nl-NL"/>
        </w:rPr>
        <w:t xml:space="preserve">ces </w:t>
      </w:r>
      <w:r w:rsidR="002A31F2">
        <w:rPr>
          <w:lang w:eastAsia="nl-NL"/>
        </w:rPr>
        <w:t xml:space="preserve">voor het </w:t>
      </w:r>
      <w:r w:rsidR="00E57F8A">
        <w:t>onderhouden en ontsluiten van zaakgegevens. De volgende alinea</w:t>
      </w:r>
      <w:r w:rsidR="00BE670C">
        <w:t>’</w:t>
      </w:r>
      <w:r w:rsidR="00E57F8A">
        <w:t xml:space="preserve">s </w:t>
      </w:r>
      <w:r w:rsidR="00BE670C">
        <w:t>geven een beschrijving van de</w:t>
      </w:r>
      <w:r w:rsidR="001D6BDF">
        <w:t>ze</w:t>
      </w:r>
      <w:r w:rsidR="00BE670C">
        <w:t xml:space="preserve"> </w:t>
      </w:r>
      <w:r w:rsidR="00E57F8A">
        <w:t xml:space="preserve">services. </w:t>
      </w:r>
    </w:p>
    <w:p w14:paraId="4704CA5F" w14:textId="15A458B1" w:rsidR="00BE670C" w:rsidRDefault="00CF38ED" w:rsidP="00A246D2">
      <w:pPr>
        <w:pStyle w:val="Kop3"/>
      </w:pPr>
      <w:bookmarkStart w:id="1393" w:name="_Toc402174428"/>
      <w:bookmarkEnd w:id="1390"/>
      <w:r w:rsidRPr="00E57F8A">
        <w:t>#</w:t>
      </w:r>
      <w:r w:rsidR="0071757F" w:rsidRPr="00E57F8A">
        <w:t>1 Geef Zaakstatus</w:t>
      </w:r>
      <w:r w:rsidR="00DC033A" w:rsidRPr="00E57F8A">
        <w:t>(geefZaakstatus</w:t>
      </w:r>
      <w:ins w:id="1394" w:author="Joost Wijnings" w:date="2014-03-31T12:55:00Z">
        <w:r w:rsidR="009F347E">
          <w:t>_Lv01</w:t>
        </w:r>
      </w:ins>
      <w:r w:rsidR="00DC033A" w:rsidRPr="00E57F8A">
        <w:t>)</w:t>
      </w:r>
      <w:bookmarkEnd w:id="1393"/>
    </w:p>
    <w:p w14:paraId="11C7B2A0" w14:textId="2E32C841" w:rsidR="00C24858" w:rsidRDefault="00BE670C" w:rsidP="00BE670C">
      <w:pPr>
        <w:rPr>
          <w:ins w:id="1395" w:author="Joost Wijnings" w:date="2014-03-10T10:51:00Z"/>
        </w:rPr>
      </w:pPr>
      <w:r w:rsidRPr="00C16244">
        <w:t xml:space="preserve">Gebeurtenis: </w:t>
      </w:r>
      <w:bookmarkStart w:id="1396" w:name="OLE_LINK9"/>
      <w:bookmarkStart w:id="1397" w:name="OLE_LINK10"/>
      <w:r w:rsidRPr="00C16244">
        <w:t xml:space="preserve">Opvragen </w:t>
      </w:r>
      <w:r>
        <w:t xml:space="preserve">meest actuele </w:t>
      </w:r>
      <w:r w:rsidRPr="00C16244">
        <w:t xml:space="preserve">status van een </w:t>
      </w:r>
      <w:r>
        <w:t>lopende zaak</w:t>
      </w:r>
      <w:bookmarkEnd w:id="1396"/>
      <w:bookmarkEnd w:id="1397"/>
      <w:ins w:id="1398" w:author="Joost Wijnings" w:date="2014-03-10T17:16:00Z">
        <w:r w:rsidR="00AF6F81">
          <w:t xml:space="preserve">. </w:t>
        </w:r>
      </w:ins>
    </w:p>
    <w:p w14:paraId="1DD4670B" w14:textId="1D114CD5" w:rsidR="00794F05" w:rsidRPr="00E57F8A" w:rsidDel="00C24858" w:rsidRDefault="00BE670C" w:rsidP="00BE670C">
      <w:pPr>
        <w:rPr>
          <w:del w:id="1399" w:author="Joost Wijnings" w:date="2014-03-10T10:51:00Z"/>
        </w:rPr>
      </w:pPr>
      <w:r>
        <w:lastRenderedPageBreak/>
        <w:br/>
      </w:r>
    </w:p>
    <w:p w14:paraId="7881E43D" w14:textId="46E9E511" w:rsidR="0004440B" w:rsidRDefault="00E97D4D" w:rsidP="00FC4CF3">
      <w:pPr>
        <w:rPr>
          <w:lang w:eastAsia="nl-NL"/>
        </w:rPr>
      </w:pPr>
      <w:r>
        <w:rPr>
          <w:lang w:eastAsia="nl-NL"/>
        </w:rPr>
        <w:t xml:space="preserve">De </w:t>
      </w:r>
      <w:ins w:id="1400" w:author="Joost Wijnings" w:date="2014-03-18T08:14:00Z">
        <w:r w:rsidR="007F64EB">
          <w:rPr>
            <w:lang w:eastAsia="nl-NL"/>
          </w:rPr>
          <w:t>‘g</w:t>
        </w:r>
      </w:ins>
      <w:del w:id="1401" w:author="Joost Wijnings" w:date="2014-03-18T08:14:00Z">
        <w:r w:rsidDel="007F64EB">
          <w:rPr>
            <w:lang w:eastAsia="nl-NL"/>
          </w:rPr>
          <w:delText>G</w:delText>
        </w:r>
      </w:del>
      <w:r w:rsidR="002D223A">
        <w:rPr>
          <w:lang w:eastAsia="nl-NL"/>
        </w:rPr>
        <w:t>eefZaakstatus</w:t>
      </w:r>
      <w:ins w:id="1402" w:author="Joost Wijnings" w:date="2014-03-31T12:55:00Z">
        <w:r w:rsidR="009F347E">
          <w:t>_Lv01</w:t>
        </w:r>
      </w:ins>
      <w:ins w:id="1403" w:author="Joost Wijnings" w:date="2014-03-18T08:14:00Z">
        <w:r w:rsidR="007F64EB">
          <w:rPr>
            <w:lang w:eastAsia="nl-NL"/>
          </w:rPr>
          <w:t>’</w:t>
        </w:r>
      </w:ins>
      <w:del w:id="1404" w:author="Joost Wijnings" w:date="2014-03-18T08:14:00Z">
        <w:r w:rsidR="002D223A" w:rsidDel="007F64EB">
          <w:rPr>
            <w:lang w:eastAsia="nl-NL"/>
          </w:rPr>
          <w:delText xml:space="preserve"> </w:delText>
        </w:r>
      </w:del>
      <w:ins w:id="1405" w:author="Joost Wijnings" w:date="2014-03-18T08:14:00Z">
        <w:r w:rsidR="007F64EB">
          <w:rPr>
            <w:lang w:eastAsia="nl-NL"/>
          </w:rPr>
          <w:t>-</w:t>
        </w:r>
      </w:ins>
      <w:r w:rsidR="00FC4CF3">
        <w:rPr>
          <w:lang w:eastAsia="nl-NL"/>
        </w:rPr>
        <w:t>service</w:t>
      </w:r>
      <w:r w:rsidR="002D223A">
        <w:rPr>
          <w:lang w:eastAsia="nl-NL"/>
        </w:rPr>
        <w:t xml:space="preserve"> </w:t>
      </w:r>
      <w:r w:rsidR="008E1EAB">
        <w:rPr>
          <w:lang w:eastAsia="nl-NL"/>
        </w:rPr>
        <w:t xml:space="preserve">biedt </w:t>
      </w:r>
      <w:ins w:id="1406" w:author="Joost Wijnings" w:date="2014-03-18T08:13:00Z">
        <w:r w:rsidR="007F64EB">
          <w:rPr>
            <w:lang w:eastAsia="nl-NL"/>
          </w:rPr>
          <w:t xml:space="preserve">ZSC’s </w:t>
        </w:r>
      </w:ins>
      <w:r w:rsidR="008E1EAB">
        <w:rPr>
          <w:lang w:eastAsia="nl-NL"/>
        </w:rPr>
        <w:t xml:space="preserve">de mogelijkheid </w:t>
      </w:r>
      <w:del w:id="1407" w:author="Joost Wijnings" w:date="2014-03-18T08:09:00Z">
        <w:r w:rsidR="008E1EAB" w:rsidDel="00664882">
          <w:rPr>
            <w:lang w:eastAsia="nl-NL"/>
          </w:rPr>
          <w:delText xml:space="preserve">voor </w:delText>
        </w:r>
      </w:del>
      <w:del w:id="1408" w:author="Joost Wijnings" w:date="2014-03-07T15:35:00Z">
        <w:r w:rsidR="00D3500F" w:rsidDel="005F2B36">
          <w:rPr>
            <w:lang w:eastAsia="nl-NL"/>
          </w:rPr>
          <w:delText xml:space="preserve">Zaakservice </w:delText>
        </w:r>
      </w:del>
      <w:del w:id="1409" w:author="Joost Wijnings" w:date="2014-03-14T15:37:00Z">
        <w:r w:rsidR="00D3500F" w:rsidDel="00735DDB">
          <w:rPr>
            <w:lang w:eastAsia="nl-NL"/>
          </w:rPr>
          <w:delText>consumer</w:delText>
        </w:r>
      </w:del>
      <w:del w:id="1410" w:author="Joost Wijnings" w:date="2014-03-14T15:40:00Z">
        <w:r w:rsidR="008E1EAB" w:rsidDel="00735DDB">
          <w:rPr>
            <w:lang w:eastAsia="nl-NL"/>
          </w:rPr>
          <w:delText>s</w:delText>
        </w:r>
      </w:del>
      <w:del w:id="1411" w:author="Joost Wijnings" w:date="2014-03-18T08:13:00Z">
        <w:r w:rsidR="008E1EAB" w:rsidDel="007F64EB">
          <w:rPr>
            <w:lang w:eastAsia="nl-NL"/>
          </w:rPr>
          <w:delText xml:space="preserve"> </w:delText>
        </w:r>
      </w:del>
      <w:r w:rsidR="008E1EAB">
        <w:rPr>
          <w:lang w:eastAsia="nl-NL"/>
        </w:rPr>
        <w:t xml:space="preserve">om de </w:t>
      </w:r>
      <w:r w:rsidR="0004440B">
        <w:rPr>
          <w:lang w:eastAsia="nl-NL"/>
        </w:rPr>
        <w:t>meest actuele status</w:t>
      </w:r>
      <w:r w:rsidR="00FC4CF3">
        <w:rPr>
          <w:lang w:eastAsia="nl-NL"/>
        </w:rPr>
        <w:t xml:space="preserve"> van een </w:t>
      </w:r>
      <w:r w:rsidR="0004440B">
        <w:rPr>
          <w:lang w:eastAsia="nl-NL"/>
        </w:rPr>
        <w:t>lopende zaak</w:t>
      </w:r>
      <w:r w:rsidR="00FC4CF3">
        <w:rPr>
          <w:lang w:eastAsia="nl-NL"/>
        </w:rPr>
        <w:t xml:space="preserve"> op te vragen </w:t>
      </w:r>
      <w:bookmarkStart w:id="1412" w:name="OLE_LINK15"/>
      <w:bookmarkStart w:id="1413" w:name="OLE_LINK16"/>
      <w:r w:rsidR="00FC4CF3">
        <w:rPr>
          <w:lang w:eastAsia="nl-NL"/>
        </w:rPr>
        <w:t>middels een vraag</w:t>
      </w:r>
      <w:ins w:id="1414" w:author="Joost Wijnings" w:date="2014-03-14T15:46:00Z">
        <w:r w:rsidR="00735DDB">
          <w:rPr>
            <w:lang w:eastAsia="nl-NL"/>
          </w:rPr>
          <w:t>-</w:t>
        </w:r>
      </w:ins>
      <w:r w:rsidR="00FC4CF3">
        <w:rPr>
          <w:lang w:eastAsia="nl-NL"/>
        </w:rPr>
        <w:t>/antwoord</w:t>
      </w:r>
      <w:del w:id="1415" w:author="Joost Wijnings" w:date="2014-03-14T15:46:00Z">
        <w:r w:rsidR="00FC4CF3" w:rsidDel="00735DDB">
          <w:rPr>
            <w:lang w:eastAsia="nl-NL"/>
          </w:rPr>
          <w:delText xml:space="preserve"> </w:delText>
        </w:r>
      </w:del>
      <w:r w:rsidR="00FC4CF3">
        <w:rPr>
          <w:lang w:eastAsia="nl-NL"/>
        </w:rPr>
        <w:t xml:space="preserve">interactie. </w:t>
      </w:r>
      <w:bookmarkEnd w:id="1412"/>
      <w:bookmarkEnd w:id="1413"/>
    </w:p>
    <w:p w14:paraId="2A1DF0CC" w14:textId="77777777" w:rsidR="008E1EAB" w:rsidRDefault="008E1EAB" w:rsidP="00794F05">
      <w:pPr>
        <w:rPr>
          <w:lang w:eastAsia="nl-NL"/>
        </w:rPr>
      </w:pPr>
    </w:p>
    <w:p w14:paraId="59AB86AB" w14:textId="4E5C7858" w:rsidR="00362732" w:rsidRDefault="00D17B41" w:rsidP="00362732">
      <w:pPr>
        <w:keepNext/>
      </w:pPr>
      <w:del w:id="1416" w:author="Joost Wijnings" w:date="2014-03-14T14:59:00Z">
        <w:r w:rsidDel="001A7486">
          <w:object w:dxaOrig="4609" w:dyaOrig="4055" w14:anchorId="0EFEF772">
            <v:shape id="_x0000_i1033" type="#_x0000_t75" style="width:230.4pt;height:201.6pt" o:ole="">
              <v:imagedata r:id="rId42" o:title=""/>
            </v:shape>
            <o:OLEObject Type="Embed" ProgID="Visio.Drawing.11" ShapeID="_x0000_i1033" DrawAspect="Content" ObjectID="_1500198936" r:id="rId43"/>
          </w:object>
        </w:r>
      </w:del>
      <w:ins w:id="1417" w:author="Joost Wijnings" w:date="2014-03-14T15:00:00Z">
        <w:r w:rsidR="001A7486" w:rsidRPr="001A7486">
          <w:rPr>
            <w:noProof/>
            <w:lang w:eastAsia="nl-NL"/>
          </w:rPr>
          <w:drawing>
            <wp:inline distT="0" distB="0" distL="0" distR="0" wp14:anchorId="4C81A571" wp14:editId="24B4BD90">
              <wp:extent cx="20193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9300" cy="2019300"/>
                      </a:xfrm>
                      <a:prstGeom prst="rect">
                        <a:avLst/>
                      </a:prstGeom>
                    </pic:spPr>
                  </pic:pic>
                </a:graphicData>
              </a:graphic>
            </wp:inline>
          </w:drawing>
        </w:r>
      </w:ins>
    </w:p>
    <w:p w14:paraId="245A2FAE" w14:textId="77777777" w:rsidR="008E1EAB" w:rsidRPr="00362732" w:rsidRDefault="00362732" w:rsidP="002348B3">
      <w:pPr>
        <w:pStyle w:val="Bijschrift"/>
        <w:outlineLvl w:val="0"/>
        <w:rPr>
          <w:lang w:eastAsia="nl-NL"/>
        </w:rPr>
      </w:pPr>
      <w:r w:rsidRPr="0043652C">
        <w:t xml:space="preserve">Figuur </w:t>
      </w:r>
      <w:r w:rsidRPr="00362732">
        <w:fldChar w:fldCharType="begin"/>
      </w:r>
      <w:r w:rsidRPr="0043652C">
        <w:instrText xml:space="preserve"> SEQ Figuur \* ARABIC </w:instrText>
      </w:r>
      <w:r w:rsidRPr="00362732">
        <w:fldChar w:fldCharType="separate"/>
      </w:r>
      <w:r w:rsidR="0053520C">
        <w:rPr>
          <w:noProof/>
        </w:rPr>
        <w:t>6</w:t>
      </w:r>
      <w:r w:rsidRPr="00362732">
        <w:fldChar w:fldCharType="end"/>
      </w:r>
      <w:r w:rsidRPr="0043652C">
        <w:t>: Flow Geef Zaakstatus</w:t>
      </w:r>
    </w:p>
    <w:p w14:paraId="32E3ECB8" w14:textId="77777777" w:rsidR="0089767B" w:rsidRPr="008D3831" w:rsidRDefault="0089767B" w:rsidP="00E57F8A">
      <w:pPr>
        <w:pStyle w:val="Kop4"/>
      </w:pPr>
      <w:r w:rsidRPr="008D3831">
        <w:t xml:space="preserve">Eisen aan </w:t>
      </w:r>
      <w:r w:rsidR="00E7088F">
        <w:t>ZS</w:t>
      </w:r>
    </w:p>
    <w:p w14:paraId="6CFD25C2" w14:textId="3F15F695" w:rsidR="00385DD2" w:rsidRPr="001A4665" w:rsidRDefault="00385DD2" w:rsidP="00385DD2">
      <w:pPr>
        <w:numPr>
          <w:ilvl w:val="0"/>
          <w:numId w:val="5"/>
        </w:numPr>
        <w:rPr>
          <w:lang w:eastAsia="nl-NL"/>
        </w:rPr>
      </w:pPr>
      <w:r>
        <w:rPr>
          <w:lang w:eastAsia="nl-NL"/>
        </w:rPr>
        <w:t xml:space="preserve">Het ZS retourneert alle attributen die gespecificeerd zijn in het antwoordbericht en waarnaar de </w:t>
      </w:r>
      <w:ins w:id="1418" w:author="Joost Wijnings" w:date="2014-03-17T07:48:00Z">
        <w:r w:rsidR="00480D16">
          <w:rPr>
            <w:lang w:eastAsia="nl-NL"/>
          </w:rPr>
          <w:t>ZSC</w:t>
        </w:r>
      </w:ins>
      <w:del w:id="1419" w:author="Joost Wijnings" w:date="2014-03-10T14:24:00Z">
        <w:r w:rsidDel="00E133CC">
          <w:rPr>
            <w:lang w:eastAsia="nl-NL"/>
          </w:rPr>
          <w:delText>Z</w:delText>
        </w:r>
      </w:del>
      <w:del w:id="1420" w:author="Joost Wijnings" w:date="2014-03-17T07:48:00Z">
        <w:r w:rsidDel="00480D16">
          <w:rPr>
            <w:lang w:eastAsia="nl-NL"/>
          </w:rPr>
          <w:delText>aakserviceconsumer</w:delText>
        </w:r>
      </w:del>
      <w:r>
        <w:rPr>
          <w:lang w:eastAsia="nl-NL"/>
        </w:rPr>
        <w:t xml:space="preserve"> vraagt in het vraagbericht. Eventueel kan het ZS hierbij gebruik maken van het </w:t>
      </w:r>
      <w:r w:rsidRPr="001A4665">
        <w:rPr>
          <w:lang w:eastAsia="nl-NL"/>
        </w:rPr>
        <w:t xml:space="preserve">attribuut </w:t>
      </w:r>
      <w:r w:rsidRPr="00F45741">
        <w:rPr>
          <w:rFonts w:ascii="Courier New" w:hAnsi="Courier New" w:cs="Courier New"/>
          <w:lang w:eastAsia="nl-NL"/>
          <w:rPrChange w:id="1421" w:author="Joost Wijnings" w:date="2014-03-18T10:43:00Z">
            <w:rPr>
              <w:lang w:eastAsia="nl-NL"/>
            </w:rPr>
          </w:rPrChange>
        </w:rPr>
        <w:t>StUF:noValue</w:t>
      </w:r>
      <w:r w:rsidRPr="001A4665">
        <w:rPr>
          <w:lang w:eastAsia="nl-NL"/>
        </w:rPr>
        <w:t>, zie StUF</w:t>
      </w:r>
      <w:ins w:id="1422" w:author="Joost Wijnings" w:date="2014-03-17T07:48:00Z">
        <w:r w:rsidR="00480D16">
          <w:rPr>
            <w:lang w:eastAsia="nl-NL"/>
          </w:rPr>
          <w:t xml:space="preserve"> </w:t>
        </w:r>
      </w:ins>
      <w:r w:rsidRPr="001A4665">
        <w:rPr>
          <w:lang w:eastAsia="nl-NL"/>
        </w:rPr>
        <w:t>03</w:t>
      </w:r>
      <w:ins w:id="1423" w:author="Joost Wijnings" w:date="2014-03-17T07:48:00Z">
        <w:r w:rsidR="00480D16">
          <w:rPr>
            <w:lang w:eastAsia="nl-NL"/>
          </w:rPr>
          <w:t>.</w:t>
        </w:r>
      </w:ins>
      <w:r w:rsidRPr="001A4665">
        <w:rPr>
          <w:lang w:eastAsia="nl-NL"/>
        </w:rPr>
        <w:t>01 paragraaf 3.4</w:t>
      </w:r>
    </w:p>
    <w:p w14:paraId="469E784A" w14:textId="39A366DB" w:rsidR="0034236E" w:rsidRDefault="005753F6" w:rsidP="00E57F8A">
      <w:pPr>
        <w:pStyle w:val="Kop4"/>
      </w:pPr>
      <w:r w:rsidRPr="00D17B41">
        <w:rPr>
          <w:lang w:eastAsia="nl-NL"/>
        </w:rPr>
        <w:t xml:space="preserve">Interactie tussen </w:t>
      </w:r>
      <w:ins w:id="1424" w:author="Joost Wijnings" w:date="2014-03-17T07:48:00Z">
        <w:r w:rsidR="00480D16">
          <w:rPr>
            <w:lang w:eastAsia="nl-NL"/>
          </w:rPr>
          <w:t>ZSC</w:t>
        </w:r>
      </w:ins>
      <w:del w:id="1425" w:author="Joost Wijnings" w:date="2014-03-07T15:35:00Z">
        <w:r w:rsidR="00326C98" w:rsidDel="005F2B36">
          <w:rPr>
            <w:lang w:eastAsia="nl-NL"/>
          </w:rPr>
          <w:delText>Z</w:delText>
        </w:r>
      </w:del>
      <w:del w:id="1426" w:author="Joost Wijnings" w:date="2014-03-17T07:48:00Z">
        <w:r w:rsidR="00326C98" w:rsidDel="00480D16">
          <w:rPr>
            <w:lang w:eastAsia="nl-NL"/>
          </w:rPr>
          <w:delText>aak</w:delText>
        </w:r>
        <w:r w:rsidRPr="00D17B41" w:rsidDel="00480D16">
          <w:rPr>
            <w:lang w:eastAsia="nl-NL"/>
          </w:rPr>
          <w:delText>servic</w:delText>
        </w:r>
        <w:r w:rsidR="004A23EC" w:rsidDel="00480D16">
          <w:delText>e</w:delText>
        </w:r>
      </w:del>
      <w:del w:id="1427" w:author="Joost Wijnings" w:date="2014-03-07T15:35:00Z">
        <w:r w:rsidR="004A23EC" w:rsidDel="005F2B36">
          <w:delText xml:space="preserve"> </w:delText>
        </w:r>
      </w:del>
      <w:del w:id="1428" w:author="Joost Wijnings" w:date="2014-03-17T07:48:00Z">
        <w:r w:rsidR="004A23EC" w:rsidDel="00480D16">
          <w:delText>consumer</w:delText>
        </w:r>
      </w:del>
      <w:r w:rsidR="004A23EC">
        <w:t xml:space="preserve"> en </w:t>
      </w:r>
      <w:r w:rsidR="008235C4">
        <w:t>ZS</w:t>
      </w:r>
    </w:p>
    <w:p w14:paraId="48798F9D" w14:textId="0F6ACBEF" w:rsidR="005753F6" w:rsidRDefault="005753F6" w:rsidP="005753F6">
      <w:pPr>
        <w:rPr>
          <w:lang w:eastAsia="nl-NL"/>
        </w:rPr>
      </w:pPr>
      <w:r>
        <w:t xml:space="preserve">Tussen </w:t>
      </w:r>
      <w:del w:id="1429" w:author="Joost Wijnings" w:date="2014-03-14T15:38:00Z">
        <w:r w:rsidDel="00735DDB">
          <w:delText xml:space="preserve">de </w:delText>
        </w:r>
      </w:del>
      <w:del w:id="1430" w:author="Joost Wijnings" w:date="2014-03-07T15:35:00Z">
        <w:r w:rsidR="001F1E43" w:rsidDel="005F2B36">
          <w:delText>Zaakservice</w:delText>
        </w:r>
        <w:r w:rsidDel="005F2B36">
          <w:delText xml:space="preserve"> </w:delText>
        </w:r>
      </w:del>
      <w:del w:id="1431" w:author="Joost Wijnings" w:date="2014-03-14T15:40:00Z">
        <w:r w:rsidDel="00735DDB">
          <w:delText>consumer</w:delText>
        </w:r>
      </w:del>
      <w:ins w:id="1432" w:author="Joost Wijnings" w:date="2014-03-14T15:40:00Z">
        <w:r w:rsidR="00735DDB">
          <w:t>ZSC</w:t>
        </w:r>
      </w:ins>
      <w:r>
        <w:t xml:space="preserve"> en </w:t>
      </w:r>
      <w:del w:id="1433" w:author="Joost Wijnings" w:date="2014-03-14T15:38:00Z">
        <w:r w:rsidDel="00735DDB">
          <w:delText>service</w:delText>
        </w:r>
      </w:del>
      <w:del w:id="1434" w:author="Joost Wijnings" w:date="2014-03-07T15:35:00Z">
        <w:r w:rsidR="006757B0" w:rsidDel="005F2B36">
          <w:delText xml:space="preserve"> </w:delText>
        </w:r>
      </w:del>
      <w:del w:id="1435" w:author="Joost Wijnings" w:date="2014-03-14T15:38:00Z">
        <w:r w:rsidDel="00735DDB">
          <w:delText>provider</w:delText>
        </w:r>
      </w:del>
      <w:ins w:id="1436" w:author="Joost Wijnings" w:date="2014-03-14T15:38:00Z">
        <w:r w:rsidR="00735DDB">
          <w:t>ZS</w:t>
        </w:r>
      </w:ins>
      <w:r>
        <w:t xml:space="preserve"> is een </w:t>
      </w:r>
      <w:del w:id="1437" w:author="Joost Wijnings" w:date="2014-03-14T15:47:00Z">
        <w:r w:rsidDel="00735DDB">
          <w:delText xml:space="preserve">vraag/antwoord </w:delText>
        </w:r>
      </w:del>
      <w:ins w:id="1438" w:author="Joost Wijnings" w:date="2014-03-14T15:47:00Z">
        <w:r w:rsidR="00735DDB">
          <w:t>vraag-/antwoord</w:t>
        </w:r>
      </w:ins>
      <w:r>
        <w:t>interactie. In onderstaande tabellen staat aangegeven welke elementen verplicht aanwezig en gevuld moeten zijn met een geldige waarde</w:t>
      </w:r>
      <w:r w:rsidR="00EA4B1D">
        <w:t xml:space="preserve"> (V) en welke elementen optioneel in de berichten mogen voorkomen (O)</w:t>
      </w:r>
      <w:r>
        <w:t>.</w:t>
      </w:r>
      <w:r w:rsidR="00EA4B1D">
        <w:t xml:space="preserve"> </w:t>
      </w:r>
      <w:r w:rsidR="00336A0C">
        <w:t xml:space="preserve">Andere elementen mogen in het bericht voorkomen (zolang het bericht voldoet aan de </w:t>
      </w:r>
      <w:del w:id="1439" w:author="Joost Wijnings" w:date="2014-03-10T09:26:00Z">
        <w:r w:rsidR="00336A0C" w:rsidDel="00237DAF">
          <w:delText>StUF ZKN</w:delText>
        </w:r>
      </w:del>
      <w:ins w:id="1440" w:author="Joost Wijnings" w:date="2014-03-10T09:26:00Z">
        <w:r w:rsidR="00237DAF">
          <w:t>StUF-ZKN</w:t>
        </w:r>
      </w:ins>
      <w:ins w:id="1441" w:author="Joost Wijnings" w:date="2014-03-08T03:13:00Z">
        <w:r w:rsidR="009037D9">
          <w:t>-</w:t>
        </w:r>
      </w:ins>
      <w:del w:id="1442" w:author="Joost Wijnings" w:date="2014-03-08T03:13:00Z">
        <w:r w:rsidR="00336A0C" w:rsidDel="009037D9">
          <w:delText xml:space="preserve"> </w:delText>
        </w:r>
      </w:del>
      <w:r w:rsidR="00336A0C">
        <w:t>schema’s)</w:t>
      </w:r>
      <w:ins w:id="1443" w:author="Joost Wijnings" w:date="2014-03-10T10:52:00Z">
        <w:r w:rsidR="00C24858">
          <w:t>,</w:t>
        </w:r>
      </w:ins>
      <w:r w:rsidR="00336A0C">
        <w:t xml:space="preserve"> maar</w:t>
      </w:r>
      <w:del w:id="1444" w:author="Joost Wijnings" w:date="2014-03-10T10:52:00Z">
        <w:r w:rsidR="00E65B6F" w:rsidDel="00C24858">
          <w:delText>,</w:delText>
        </w:r>
      </w:del>
      <w:r w:rsidR="00E65B6F">
        <w:t xml:space="preserve"> verwerking hiervan wordt niet door deze specificatie afgedwongen.</w:t>
      </w:r>
    </w:p>
    <w:p w14:paraId="7A8766FA" w14:textId="77777777" w:rsidR="006F6E5C" w:rsidRDefault="006F6E5C" w:rsidP="006F6E5C">
      <w:pPr>
        <w:rPr>
          <w:lang w:eastAsia="nl-NL"/>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445" w:author="Joost Wijnings" w:date="2014-04-04T14:00:00Z">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5353"/>
        <w:gridCol w:w="2410"/>
        <w:gridCol w:w="1134"/>
        <w:tblGridChange w:id="1446">
          <w:tblGrid>
            <w:gridCol w:w="5920"/>
            <w:gridCol w:w="3119"/>
            <w:gridCol w:w="992"/>
          </w:tblGrid>
        </w:tblGridChange>
      </w:tblGrid>
      <w:tr w:rsidR="00C16244" w:rsidRPr="00C709C8" w14:paraId="5EFFA28D" w14:textId="77777777" w:rsidTr="005938EF">
        <w:tc>
          <w:tcPr>
            <w:tcW w:w="7763" w:type="dxa"/>
            <w:gridSpan w:val="2"/>
            <w:tcPrChange w:id="1447" w:author="Joost Wijnings" w:date="2014-04-04T14:00:00Z">
              <w:tcPr>
                <w:tcW w:w="9039" w:type="dxa"/>
                <w:gridSpan w:val="2"/>
              </w:tcPr>
            </w:tcPrChange>
          </w:tcPr>
          <w:p w14:paraId="37868912" w14:textId="77777777" w:rsidR="00C16244" w:rsidRPr="00C709C8" w:rsidRDefault="00C16244">
            <w:pPr>
              <w:keepNext/>
              <w:rPr>
                <w:b/>
                <w:lang w:eastAsia="nl-NL"/>
              </w:rPr>
              <w:pPrChange w:id="1448" w:author="Joost Wijnings" w:date="2014-03-10T10:52:00Z">
                <w:pPr/>
              </w:pPrChange>
            </w:pPr>
            <w:r w:rsidRPr="00C709C8">
              <w:rPr>
                <w:b/>
                <w:lang w:eastAsia="nl-NL"/>
              </w:rPr>
              <w:lastRenderedPageBreak/>
              <w:t>Berichttype:</w:t>
            </w:r>
            <w:r w:rsidRPr="00C709C8">
              <w:rPr>
                <w:lang w:eastAsia="nl-NL"/>
              </w:rPr>
              <w:t xml:space="preserve"> </w:t>
            </w:r>
            <w:r>
              <w:rPr>
                <w:lang w:eastAsia="nl-NL"/>
              </w:rPr>
              <w:t>zak</w:t>
            </w:r>
            <w:r w:rsidRPr="00C709C8">
              <w:rPr>
                <w:lang w:eastAsia="nl-NL"/>
              </w:rPr>
              <w:t>Lv01</w:t>
            </w:r>
            <w:r>
              <w:rPr>
                <w:lang w:eastAsia="nl-NL"/>
              </w:rPr>
              <w:t xml:space="preserve"> (vraagbericht)</w:t>
            </w:r>
          </w:p>
        </w:tc>
        <w:tc>
          <w:tcPr>
            <w:tcW w:w="1134" w:type="dxa"/>
            <w:tcPrChange w:id="1449" w:author="Joost Wijnings" w:date="2014-04-04T14:00:00Z">
              <w:tcPr>
                <w:tcW w:w="992" w:type="dxa"/>
              </w:tcPr>
            </w:tcPrChange>
          </w:tcPr>
          <w:p w14:paraId="3F4541F1" w14:textId="77777777" w:rsidR="00C16244" w:rsidRPr="00C709C8" w:rsidRDefault="00C16244">
            <w:pPr>
              <w:keepNext/>
              <w:jc w:val="center"/>
              <w:rPr>
                <w:b/>
                <w:lang w:eastAsia="nl-NL"/>
              </w:rPr>
              <w:pPrChange w:id="1450" w:author="Joost Wijnings" w:date="2014-04-04T14:00:00Z">
                <w:pPr/>
              </w:pPrChange>
            </w:pPr>
          </w:p>
        </w:tc>
      </w:tr>
      <w:tr w:rsidR="00C16244" w:rsidRPr="00C709C8" w14:paraId="06EFB115" w14:textId="77777777" w:rsidTr="005938EF">
        <w:tc>
          <w:tcPr>
            <w:tcW w:w="5353" w:type="dxa"/>
            <w:tcPrChange w:id="1451" w:author="Joost Wijnings" w:date="2014-04-04T14:00:00Z">
              <w:tcPr>
                <w:tcW w:w="5920" w:type="dxa"/>
              </w:tcPr>
            </w:tcPrChange>
          </w:tcPr>
          <w:p w14:paraId="100BD990" w14:textId="153B6DF5" w:rsidR="00C16244" w:rsidRPr="00C709C8" w:rsidRDefault="00124D91">
            <w:pPr>
              <w:keepNext/>
              <w:rPr>
                <w:b/>
                <w:lang w:eastAsia="nl-NL"/>
              </w:rPr>
              <w:pPrChange w:id="1452" w:author="Joost Wijnings" w:date="2014-03-10T10:52:00Z">
                <w:pPr/>
              </w:pPrChange>
            </w:pPr>
            <w:del w:id="1453" w:author="Joost Wijnings" w:date="2014-03-10T09:26:00Z">
              <w:r w:rsidDel="00237DAF">
                <w:rPr>
                  <w:b/>
                  <w:lang w:eastAsia="nl-NL"/>
                </w:rPr>
                <w:delText>StUF ZKN</w:delText>
              </w:r>
            </w:del>
            <w:ins w:id="1454" w:author="Joost Wijnings" w:date="2014-03-10T09:26:00Z">
              <w:r w:rsidR="00237DAF">
                <w:rPr>
                  <w:b/>
                  <w:lang w:eastAsia="nl-NL"/>
                </w:rPr>
                <w:t>StUF-ZKN</w:t>
              </w:r>
            </w:ins>
            <w:ins w:id="1455" w:author="Joost Wijnings" w:date="2014-03-08T03:13:00Z">
              <w:r w:rsidR="009037D9">
                <w:rPr>
                  <w:b/>
                  <w:lang w:eastAsia="nl-NL"/>
                </w:rPr>
                <w:t>-</w:t>
              </w:r>
            </w:ins>
            <w:del w:id="1456" w:author="Joost Wijnings" w:date="2014-03-08T03:13:00Z">
              <w:r w:rsidDel="009037D9">
                <w:rPr>
                  <w:b/>
                  <w:lang w:eastAsia="nl-NL"/>
                </w:rPr>
                <w:delText xml:space="preserve"> </w:delText>
              </w:r>
            </w:del>
            <w:r>
              <w:rPr>
                <w:b/>
                <w:lang w:eastAsia="nl-NL"/>
              </w:rPr>
              <w:t>E</w:t>
            </w:r>
            <w:r w:rsidRPr="00C709C8">
              <w:rPr>
                <w:b/>
                <w:lang w:eastAsia="nl-NL"/>
              </w:rPr>
              <w:t>lementen</w:t>
            </w:r>
          </w:p>
        </w:tc>
        <w:tc>
          <w:tcPr>
            <w:tcW w:w="2410" w:type="dxa"/>
            <w:tcPrChange w:id="1457" w:author="Joost Wijnings" w:date="2014-04-04T14:00:00Z">
              <w:tcPr>
                <w:tcW w:w="3119" w:type="dxa"/>
              </w:tcPr>
            </w:tcPrChange>
          </w:tcPr>
          <w:p w14:paraId="31A610BA" w14:textId="646F497B" w:rsidR="00C16244" w:rsidRPr="00C709C8" w:rsidRDefault="00C16244">
            <w:pPr>
              <w:keepNext/>
              <w:rPr>
                <w:b/>
                <w:lang w:eastAsia="nl-NL"/>
              </w:rPr>
              <w:pPrChange w:id="1458" w:author="Joost Wijnings" w:date="2014-03-10T10:52:00Z">
                <w:pPr/>
              </w:pPrChange>
            </w:pPr>
            <w:r>
              <w:rPr>
                <w:b/>
                <w:lang w:eastAsia="nl-NL"/>
              </w:rPr>
              <w:t>RGBZ</w:t>
            </w:r>
            <w:ins w:id="1459" w:author="Joost Wijnings" w:date="2014-03-08T03:13:00Z">
              <w:r w:rsidR="009037D9">
                <w:rPr>
                  <w:b/>
                  <w:lang w:eastAsia="nl-NL"/>
                </w:rPr>
                <w:t>-</w:t>
              </w:r>
            </w:ins>
            <w:del w:id="1460" w:author="Joost Wijnings" w:date="2014-03-08T03:13:00Z">
              <w:r w:rsidDel="009037D9">
                <w:rPr>
                  <w:b/>
                  <w:lang w:eastAsia="nl-NL"/>
                </w:rPr>
                <w:delText xml:space="preserve"> </w:delText>
              </w:r>
            </w:del>
            <w:r>
              <w:rPr>
                <w:b/>
                <w:lang w:eastAsia="nl-NL"/>
              </w:rPr>
              <w:t>attribuut</w:t>
            </w:r>
            <w:r w:rsidR="00EA4B1D">
              <w:rPr>
                <w:b/>
                <w:lang w:eastAsia="nl-NL"/>
              </w:rPr>
              <w:t xml:space="preserve">/waarde </w:t>
            </w:r>
          </w:p>
        </w:tc>
        <w:tc>
          <w:tcPr>
            <w:tcW w:w="1134" w:type="dxa"/>
            <w:tcPrChange w:id="1461" w:author="Joost Wijnings" w:date="2014-04-04T14:00:00Z">
              <w:tcPr>
                <w:tcW w:w="992" w:type="dxa"/>
              </w:tcPr>
            </w:tcPrChange>
          </w:tcPr>
          <w:p w14:paraId="4ADC77E0" w14:textId="77777777" w:rsidR="00C16244" w:rsidRDefault="007924E2">
            <w:pPr>
              <w:keepNext/>
              <w:jc w:val="center"/>
              <w:rPr>
                <w:b/>
                <w:lang w:eastAsia="nl-NL"/>
              </w:rPr>
              <w:pPrChange w:id="1462" w:author="Joost Wijnings" w:date="2014-04-04T14:00:00Z">
                <w:pPr/>
              </w:pPrChange>
            </w:pPr>
            <w:r>
              <w:rPr>
                <w:b/>
                <w:lang w:eastAsia="nl-NL"/>
              </w:rPr>
              <w:t>v/o</w:t>
            </w:r>
          </w:p>
        </w:tc>
      </w:tr>
      <w:tr w:rsidR="00C16244" w:rsidRPr="00C709C8" w14:paraId="01551F1C" w14:textId="77777777" w:rsidTr="005938EF">
        <w:tc>
          <w:tcPr>
            <w:tcW w:w="5353" w:type="dxa"/>
            <w:tcPrChange w:id="1463" w:author="Joost Wijnings" w:date="2014-04-04T14:00:00Z">
              <w:tcPr>
                <w:tcW w:w="5920" w:type="dxa"/>
              </w:tcPr>
            </w:tcPrChange>
          </w:tcPr>
          <w:p w14:paraId="34692AE7" w14:textId="77777777" w:rsidR="00C16244" w:rsidRPr="00C709C8" w:rsidRDefault="00C16244">
            <w:pPr>
              <w:keepNext/>
              <w:rPr>
                <w:lang w:eastAsia="nl-NL"/>
              </w:rPr>
              <w:pPrChange w:id="1464" w:author="Joost Wijnings" w:date="2014-03-10T10:52:00Z">
                <w:pPr/>
              </w:pPrChange>
            </w:pPr>
            <w:r w:rsidRPr="00C709C8">
              <w:rPr>
                <w:lang w:eastAsia="nl-NL"/>
              </w:rPr>
              <w:t>gelijk .</w:t>
            </w:r>
            <w:r w:rsidR="007B00FA">
              <w:rPr>
                <w:lang w:eastAsia="nl-NL"/>
              </w:rPr>
              <w:t xml:space="preserve"> </w:t>
            </w:r>
            <w:r w:rsidRPr="00C709C8">
              <w:rPr>
                <w:lang w:eastAsia="nl-NL"/>
              </w:rPr>
              <w:t>identificatie</w:t>
            </w:r>
          </w:p>
        </w:tc>
        <w:tc>
          <w:tcPr>
            <w:tcW w:w="2410" w:type="dxa"/>
            <w:tcPrChange w:id="1465" w:author="Joost Wijnings" w:date="2014-04-04T14:00:00Z">
              <w:tcPr>
                <w:tcW w:w="3119" w:type="dxa"/>
              </w:tcPr>
            </w:tcPrChange>
          </w:tcPr>
          <w:p w14:paraId="419FA334" w14:textId="77777777" w:rsidR="00C16244" w:rsidRPr="00C709C8" w:rsidRDefault="00C16244">
            <w:pPr>
              <w:keepNext/>
              <w:rPr>
                <w:lang w:eastAsia="nl-NL"/>
              </w:rPr>
              <w:pPrChange w:id="1466" w:author="Joost Wijnings" w:date="2014-03-10T10:52:00Z">
                <w:pPr/>
              </w:pPrChange>
            </w:pPr>
            <w:r w:rsidRPr="00C709C8">
              <w:rPr>
                <w:lang w:eastAsia="nl-NL"/>
              </w:rPr>
              <w:t>Zaak</w:t>
            </w:r>
            <w:r>
              <w:rPr>
                <w:lang w:eastAsia="nl-NL"/>
              </w:rPr>
              <w:t>identificatie</w:t>
            </w:r>
          </w:p>
        </w:tc>
        <w:tc>
          <w:tcPr>
            <w:tcW w:w="1134" w:type="dxa"/>
            <w:tcPrChange w:id="1467" w:author="Joost Wijnings" w:date="2014-04-04T14:00:00Z">
              <w:tcPr>
                <w:tcW w:w="992" w:type="dxa"/>
              </w:tcPr>
            </w:tcPrChange>
          </w:tcPr>
          <w:p w14:paraId="2444E014" w14:textId="77777777" w:rsidR="00C16244" w:rsidRPr="00C709C8" w:rsidRDefault="00EA4B1D">
            <w:pPr>
              <w:keepNext/>
              <w:jc w:val="center"/>
              <w:rPr>
                <w:lang w:eastAsia="nl-NL"/>
              </w:rPr>
              <w:pPrChange w:id="1468" w:author="Joost Wijnings" w:date="2014-04-04T14:00:00Z">
                <w:pPr/>
              </w:pPrChange>
            </w:pPr>
            <w:r>
              <w:rPr>
                <w:lang w:eastAsia="nl-NL"/>
              </w:rPr>
              <w:t>v</w:t>
            </w:r>
          </w:p>
        </w:tc>
      </w:tr>
      <w:tr w:rsidR="00326C98" w:rsidRPr="00C709C8" w14:paraId="3F75AA10" w14:textId="77777777" w:rsidTr="005938EF">
        <w:tc>
          <w:tcPr>
            <w:tcW w:w="5353" w:type="dxa"/>
            <w:tcPrChange w:id="1469" w:author="Joost Wijnings" w:date="2014-04-04T14:00:00Z">
              <w:tcPr>
                <w:tcW w:w="5920" w:type="dxa"/>
              </w:tcPr>
            </w:tcPrChange>
          </w:tcPr>
          <w:p w14:paraId="39971F5B" w14:textId="77777777" w:rsidR="00326C98" w:rsidRPr="00FE503A" w:rsidRDefault="00326C98">
            <w:pPr>
              <w:keepNext/>
              <w:rPr>
                <w:lang w:eastAsia="nl-NL"/>
              </w:rPr>
              <w:pPrChange w:id="1470" w:author="Joost Wijnings" w:date="2014-03-10T10:52:00Z">
                <w:pPr/>
              </w:pPrChange>
            </w:pPr>
            <w:r>
              <w:rPr>
                <w:lang w:eastAsia="nl-NL"/>
              </w:rPr>
              <w:t xml:space="preserve">gelijk . </w:t>
            </w:r>
            <w:r w:rsidR="003E0727">
              <w:rPr>
                <w:lang w:eastAsia="nl-NL"/>
              </w:rPr>
              <w:t xml:space="preserve">heeft . </w:t>
            </w:r>
            <w:r w:rsidRPr="00EA4B1D">
              <w:rPr>
                <w:lang w:eastAsia="nl-NL"/>
              </w:rPr>
              <w:t>indicatieLaatsteStatus</w:t>
            </w:r>
          </w:p>
        </w:tc>
        <w:tc>
          <w:tcPr>
            <w:tcW w:w="2410" w:type="dxa"/>
            <w:tcPrChange w:id="1471" w:author="Joost Wijnings" w:date="2014-04-04T14:00:00Z">
              <w:tcPr>
                <w:tcW w:w="3119" w:type="dxa"/>
              </w:tcPr>
            </w:tcPrChange>
          </w:tcPr>
          <w:p w14:paraId="759ACA03" w14:textId="77777777" w:rsidR="00326C98" w:rsidRDefault="003E0727">
            <w:pPr>
              <w:pStyle w:val="Geenafstand"/>
              <w:keepNext/>
              <w:rPr>
                <w:lang w:eastAsia="nl-NL"/>
              </w:rPr>
              <w:pPrChange w:id="1472" w:author="Joost Wijnings" w:date="2014-03-10T10:52:00Z">
                <w:pPr>
                  <w:pStyle w:val="Geenafstand"/>
                </w:pPr>
              </w:pPrChange>
            </w:pPr>
            <w:r>
              <w:rPr>
                <w:lang w:eastAsia="nl-NL"/>
              </w:rPr>
              <w:t>J</w:t>
            </w:r>
          </w:p>
        </w:tc>
        <w:tc>
          <w:tcPr>
            <w:tcW w:w="1134" w:type="dxa"/>
            <w:tcPrChange w:id="1473" w:author="Joost Wijnings" w:date="2014-04-04T14:00:00Z">
              <w:tcPr>
                <w:tcW w:w="992" w:type="dxa"/>
              </w:tcPr>
            </w:tcPrChange>
          </w:tcPr>
          <w:p w14:paraId="4E44C63B" w14:textId="77777777" w:rsidR="00326C98" w:rsidRDefault="003E0727">
            <w:pPr>
              <w:pStyle w:val="Geenafstand"/>
              <w:keepNext/>
              <w:jc w:val="center"/>
              <w:rPr>
                <w:lang w:eastAsia="nl-NL"/>
              </w:rPr>
              <w:pPrChange w:id="1474" w:author="Joost Wijnings" w:date="2014-04-04T14:00:00Z">
                <w:pPr>
                  <w:pStyle w:val="Geenafstand"/>
                </w:pPr>
              </w:pPrChange>
            </w:pPr>
            <w:r>
              <w:rPr>
                <w:lang w:eastAsia="nl-NL"/>
              </w:rPr>
              <w:t>v</w:t>
            </w:r>
          </w:p>
        </w:tc>
      </w:tr>
      <w:tr w:rsidR="00C16244" w:rsidRPr="00C709C8" w14:paraId="18A9A5FC" w14:textId="77777777" w:rsidTr="005938EF">
        <w:tc>
          <w:tcPr>
            <w:tcW w:w="5353" w:type="dxa"/>
            <w:tcPrChange w:id="1475" w:author="Joost Wijnings" w:date="2014-04-04T14:00:00Z">
              <w:tcPr>
                <w:tcW w:w="5920" w:type="dxa"/>
              </w:tcPr>
            </w:tcPrChange>
          </w:tcPr>
          <w:p w14:paraId="2009FF7B" w14:textId="77777777" w:rsidR="00C16244" w:rsidRPr="00FE503A" w:rsidRDefault="00C16244">
            <w:pPr>
              <w:keepNext/>
              <w:rPr>
                <w:lang w:eastAsia="nl-NL"/>
              </w:rPr>
              <w:pPrChange w:id="1476" w:author="Joost Wijnings" w:date="2014-03-10T10:52:00Z">
                <w:pPr/>
              </w:pPrChange>
            </w:pPr>
            <w:r w:rsidRPr="00FE503A">
              <w:rPr>
                <w:lang w:eastAsia="nl-NL"/>
              </w:rPr>
              <w:t>scope . object .</w:t>
            </w:r>
            <w:r>
              <w:rPr>
                <w:lang w:eastAsia="nl-NL"/>
              </w:rPr>
              <w:t xml:space="preserve"> identificatie</w:t>
            </w:r>
            <w:r w:rsidRPr="00FE503A">
              <w:rPr>
                <w:lang w:eastAsia="nl-NL"/>
              </w:rPr>
              <w:t xml:space="preserve"> </w:t>
            </w:r>
          </w:p>
        </w:tc>
        <w:tc>
          <w:tcPr>
            <w:tcW w:w="2410" w:type="dxa"/>
            <w:tcPrChange w:id="1477" w:author="Joost Wijnings" w:date="2014-04-04T14:00:00Z">
              <w:tcPr>
                <w:tcW w:w="3119" w:type="dxa"/>
              </w:tcPr>
            </w:tcPrChange>
          </w:tcPr>
          <w:p w14:paraId="3A9AD917" w14:textId="77777777" w:rsidR="00C16244" w:rsidRPr="00C709C8" w:rsidRDefault="00C16244">
            <w:pPr>
              <w:pStyle w:val="Geenafstand"/>
              <w:keepNext/>
              <w:rPr>
                <w:lang w:eastAsia="nl-NL"/>
              </w:rPr>
              <w:pPrChange w:id="1478" w:author="Joost Wijnings" w:date="2014-03-10T10:52:00Z">
                <w:pPr>
                  <w:pStyle w:val="Geenafstand"/>
                </w:pPr>
              </w:pPrChange>
            </w:pPr>
            <w:r>
              <w:rPr>
                <w:lang w:eastAsia="nl-NL"/>
              </w:rPr>
              <w:t>-</w:t>
            </w:r>
          </w:p>
        </w:tc>
        <w:tc>
          <w:tcPr>
            <w:tcW w:w="1134" w:type="dxa"/>
            <w:tcPrChange w:id="1479" w:author="Joost Wijnings" w:date="2014-04-04T14:00:00Z">
              <w:tcPr>
                <w:tcW w:w="992" w:type="dxa"/>
              </w:tcPr>
            </w:tcPrChange>
          </w:tcPr>
          <w:p w14:paraId="6187252A" w14:textId="77777777" w:rsidR="00C16244" w:rsidRDefault="00C16244">
            <w:pPr>
              <w:pStyle w:val="Geenafstand"/>
              <w:keepNext/>
              <w:jc w:val="center"/>
              <w:rPr>
                <w:lang w:eastAsia="nl-NL"/>
              </w:rPr>
              <w:pPrChange w:id="1480" w:author="Joost Wijnings" w:date="2014-04-04T14:00:00Z">
                <w:pPr>
                  <w:pStyle w:val="Geenafstand"/>
                </w:pPr>
              </w:pPrChange>
            </w:pPr>
            <w:r>
              <w:rPr>
                <w:lang w:eastAsia="nl-NL"/>
              </w:rPr>
              <w:t>v</w:t>
            </w:r>
          </w:p>
        </w:tc>
      </w:tr>
      <w:tr w:rsidR="00C16244" w:rsidRPr="00C709C8" w14:paraId="22FE4256" w14:textId="77777777" w:rsidTr="005938EF">
        <w:tc>
          <w:tcPr>
            <w:tcW w:w="5353" w:type="dxa"/>
            <w:tcPrChange w:id="1481" w:author="Joost Wijnings" w:date="2014-04-04T14:00:00Z">
              <w:tcPr>
                <w:tcW w:w="5920" w:type="dxa"/>
              </w:tcPr>
            </w:tcPrChange>
          </w:tcPr>
          <w:p w14:paraId="3F517356" w14:textId="77777777" w:rsidR="00C16244" w:rsidRPr="00FE503A" w:rsidRDefault="00C16244">
            <w:pPr>
              <w:keepNext/>
              <w:rPr>
                <w:lang w:eastAsia="nl-NL"/>
              </w:rPr>
              <w:pPrChange w:id="1482" w:author="Joost Wijnings" w:date="2014-03-10T10:52:00Z">
                <w:pPr/>
              </w:pPrChange>
            </w:pPr>
            <w:r>
              <w:rPr>
                <w:lang w:eastAsia="nl-NL"/>
              </w:rPr>
              <w:t xml:space="preserve">scope . object . heeft . gerelateerde . </w:t>
            </w:r>
            <w:r w:rsidRPr="00C325DD">
              <w:rPr>
                <w:lang w:eastAsia="nl-NL"/>
              </w:rPr>
              <w:t>omschrijving</w:t>
            </w:r>
          </w:p>
        </w:tc>
        <w:tc>
          <w:tcPr>
            <w:tcW w:w="2410" w:type="dxa"/>
            <w:tcPrChange w:id="1483" w:author="Joost Wijnings" w:date="2014-04-04T14:00:00Z">
              <w:tcPr>
                <w:tcW w:w="3119" w:type="dxa"/>
              </w:tcPr>
            </w:tcPrChange>
          </w:tcPr>
          <w:p w14:paraId="32C28C53" w14:textId="77777777" w:rsidR="00C16244" w:rsidRPr="00C709C8" w:rsidRDefault="00C16244">
            <w:pPr>
              <w:pStyle w:val="Geenafstand"/>
              <w:keepNext/>
              <w:rPr>
                <w:lang w:eastAsia="nl-NL"/>
              </w:rPr>
              <w:pPrChange w:id="1484" w:author="Joost Wijnings" w:date="2014-03-10T10:52:00Z">
                <w:pPr>
                  <w:pStyle w:val="Geenafstand"/>
                </w:pPr>
              </w:pPrChange>
            </w:pPr>
            <w:r>
              <w:rPr>
                <w:lang w:eastAsia="nl-NL"/>
              </w:rPr>
              <w:t>-</w:t>
            </w:r>
          </w:p>
        </w:tc>
        <w:tc>
          <w:tcPr>
            <w:tcW w:w="1134" w:type="dxa"/>
            <w:tcPrChange w:id="1485" w:author="Joost Wijnings" w:date="2014-04-04T14:00:00Z">
              <w:tcPr>
                <w:tcW w:w="992" w:type="dxa"/>
              </w:tcPr>
            </w:tcPrChange>
          </w:tcPr>
          <w:p w14:paraId="6C8E1D13" w14:textId="77777777" w:rsidR="00C16244" w:rsidRDefault="00C16244">
            <w:pPr>
              <w:pStyle w:val="Geenafstand"/>
              <w:keepNext/>
              <w:jc w:val="center"/>
              <w:rPr>
                <w:lang w:eastAsia="nl-NL"/>
              </w:rPr>
              <w:pPrChange w:id="1486" w:author="Joost Wijnings" w:date="2014-04-04T14:00:00Z">
                <w:pPr>
                  <w:pStyle w:val="Geenafstand"/>
                </w:pPr>
              </w:pPrChange>
            </w:pPr>
            <w:r>
              <w:rPr>
                <w:lang w:eastAsia="nl-NL"/>
              </w:rPr>
              <w:t>v</w:t>
            </w:r>
          </w:p>
        </w:tc>
      </w:tr>
      <w:tr w:rsidR="00C16244" w:rsidRPr="00C709C8" w14:paraId="6D42DF7D" w14:textId="77777777" w:rsidTr="005938EF">
        <w:tc>
          <w:tcPr>
            <w:tcW w:w="5353" w:type="dxa"/>
            <w:tcPrChange w:id="1487" w:author="Joost Wijnings" w:date="2014-04-04T14:00:00Z">
              <w:tcPr>
                <w:tcW w:w="5920" w:type="dxa"/>
              </w:tcPr>
            </w:tcPrChange>
          </w:tcPr>
          <w:p w14:paraId="0F43AE65" w14:textId="77777777" w:rsidR="00C16244" w:rsidRDefault="00C16244">
            <w:pPr>
              <w:keepNext/>
              <w:rPr>
                <w:lang w:eastAsia="nl-NL"/>
              </w:rPr>
              <w:pPrChange w:id="1488" w:author="Joost Wijnings" w:date="2014-03-10T10:52:00Z">
                <w:pPr/>
              </w:pPrChange>
            </w:pPr>
            <w:r>
              <w:rPr>
                <w:lang w:eastAsia="nl-NL"/>
              </w:rPr>
              <w:t>scope . object . heeft . gerelateerde . volgnummer</w:t>
            </w:r>
          </w:p>
        </w:tc>
        <w:tc>
          <w:tcPr>
            <w:tcW w:w="2410" w:type="dxa"/>
            <w:tcPrChange w:id="1489" w:author="Joost Wijnings" w:date="2014-04-04T14:00:00Z">
              <w:tcPr>
                <w:tcW w:w="3119" w:type="dxa"/>
              </w:tcPr>
            </w:tcPrChange>
          </w:tcPr>
          <w:p w14:paraId="3286014E" w14:textId="77777777" w:rsidR="00C16244" w:rsidRPr="00C709C8" w:rsidRDefault="00C16244">
            <w:pPr>
              <w:pStyle w:val="Geenafstand"/>
              <w:keepNext/>
              <w:rPr>
                <w:lang w:eastAsia="nl-NL"/>
              </w:rPr>
              <w:pPrChange w:id="1490" w:author="Joost Wijnings" w:date="2014-03-10T10:52:00Z">
                <w:pPr>
                  <w:pStyle w:val="Geenafstand"/>
                </w:pPr>
              </w:pPrChange>
            </w:pPr>
            <w:r>
              <w:rPr>
                <w:lang w:eastAsia="nl-NL"/>
              </w:rPr>
              <w:t>-</w:t>
            </w:r>
          </w:p>
        </w:tc>
        <w:tc>
          <w:tcPr>
            <w:tcW w:w="1134" w:type="dxa"/>
            <w:tcPrChange w:id="1491" w:author="Joost Wijnings" w:date="2014-04-04T14:00:00Z">
              <w:tcPr>
                <w:tcW w:w="992" w:type="dxa"/>
              </w:tcPr>
            </w:tcPrChange>
          </w:tcPr>
          <w:p w14:paraId="59ECD20B" w14:textId="77777777" w:rsidR="00C16244" w:rsidRDefault="00C16244">
            <w:pPr>
              <w:pStyle w:val="Geenafstand"/>
              <w:keepNext/>
              <w:jc w:val="center"/>
              <w:rPr>
                <w:lang w:eastAsia="nl-NL"/>
              </w:rPr>
              <w:pPrChange w:id="1492" w:author="Joost Wijnings" w:date="2014-04-04T14:00:00Z">
                <w:pPr>
                  <w:pStyle w:val="Geenafstand"/>
                </w:pPr>
              </w:pPrChange>
            </w:pPr>
            <w:r>
              <w:rPr>
                <w:lang w:eastAsia="nl-NL"/>
              </w:rPr>
              <w:t>v</w:t>
            </w:r>
          </w:p>
        </w:tc>
      </w:tr>
      <w:tr w:rsidR="00C16244" w:rsidRPr="00C709C8" w14:paraId="52A9BBF0" w14:textId="77777777" w:rsidTr="005938EF">
        <w:tc>
          <w:tcPr>
            <w:tcW w:w="5353" w:type="dxa"/>
            <w:tcPrChange w:id="1493" w:author="Joost Wijnings" w:date="2014-04-04T14:00:00Z">
              <w:tcPr>
                <w:tcW w:w="5920" w:type="dxa"/>
              </w:tcPr>
            </w:tcPrChange>
          </w:tcPr>
          <w:p w14:paraId="3984A30A" w14:textId="77777777" w:rsidR="00C16244" w:rsidRDefault="00C16244">
            <w:pPr>
              <w:keepNext/>
              <w:rPr>
                <w:lang w:eastAsia="nl-NL"/>
              </w:rPr>
              <w:pPrChange w:id="1494" w:author="Joost Wijnings" w:date="2014-03-10T10:52:00Z">
                <w:pPr/>
              </w:pPrChange>
            </w:pPr>
            <w:r>
              <w:rPr>
                <w:lang w:eastAsia="nl-NL"/>
              </w:rPr>
              <w:t xml:space="preserve">scope . object . heeft . </w:t>
            </w:r>
            <w:r w:rsidRPr="00C325DD">
              <w:rPr>
                <w:lang w:eastAsia="nl-NL"/>
              </w:rPr>
              <w:t>datumStatusGezet</w:t>
            </w:r>
          </w:p>
        </w:tc>
        <w:tc>
          <w:tcPr>
            <w:tcW w:w="2410" w:type="dxa"/>
            <w:tcPrChange w:id="1495" w:author="Joost Wijnings" w:date="2014-04-04T14:00:00Z">
              <w:tcPr>
                <w:tcW w:w="3119" w:type="dxa"/>
              </w:tcPr>
            </w:tcPrChange>
          </w:tcPr>
          <w:p w14:paraId="306F8E60" w14:textId="77777777" w:rsidR="00C16244" w:rsidRPr="00C709C8" w:rsidRDefault="00C16244">
            <w:pPr>
              <w:pStyle w:val="Geenafstand"/>
              <w:keepNext/>
              <w:rPr>
                <w:lang w:eastAsia="nl-NL"/>
              </w:rPr>
              <w:pPrChange w:id="1496" w:author="Joost Wijnings" w:date="2014-03-10T10:52:00Z">
                <w:pPr>
                  <w:pStyle w:val="Geenafstand"/>
                </w:pPr>
              </w:pPrChange>
            </w:pPr>
            <w:r>
              <w:rPr>
                <w:lang w:eastAsia="nl-NL"/>
              </w:rPr>
              <w:t>-</w:t>
            </w:r>
          </w:p>
        </w:tc>
        <w:tc>
          <w:tcPr>
            <w:tcW w:w="1134" w:type="dxa"/>
            <w:tcPrChange w:id="1497" w:author="Joost Wijnings" w:date="2014-04-04T14:00:00Z">
              <w:tcPr>
                <w:tcW w:w="992" w:type="dxa"/>
              </w:tcPr>
            </w:tcPrChange>
          </w:tcPr>
          <w:p w14:paraId="42B5C740" w14:textId="77777777" w:rsidR="00C16244" w:rsidRDefault="00C16244">
            <w:pPr>
              <w:pStyle w:val="Geenafstand"/>
              <w:keepNext/>
              <w:jc w:val="center"/>
              <w:rPr>
                <w:lang w:eastAsia="nl-NL"/>
              </w:rPr>
              <w:pPrChange w:id="1498" w:author="Joost Wijnings" w:date="2014-04-04T14:00:00Z">
                <w:pPr>
                  <w:pStyle w:val="Geenafstand"/>
                </w:pPr>
              </w:pPrChange>
            </w:pPr>
            <w:r>
              <w:rPr>
                <w:lang w:eastAsia="nl-NL"/>
              </w:rPr>
              <w:t>v</w:t>
            </w:r>
          </w:p>
        </w:tc>
      </w:tr>
      <w:tr w:rsidR="003E0727" w:rsidRPr="00C709C8" w14:paraId="10B26FE4" w14:textId="77777777" w:rsidTr="005938EF">
        <w:tc>
          <w:tcPr>
            <w:tcW w:w="5353" w:type="dxa"/>
            <w:tcPrChange w:id="1499" w:author="Joost Wijnings" w:date="2014-04-04T14:00:00Z">
              <w:tcPr>
                <w:tcW w:w="5920" w:type="dxa"/>
              </w:tcPr>
            </w:tcPrChange>
          </w:tcPr>
          <w:p w14:paraId="549BD049" w14:textId="77777777" w:rsidR="003E0727" w:rsidRPr="00C325DD" w:rsidRDefault="000372F9">
            <w:pPr>
              <w:keepNext/>
              <w:rPr>
                <w:lang w:eastAsia="nl-NL"/>
              </w:rPr>
              <w:pPrChange w:id="1500" w:author="Joost Wijnings" w:date="2014-03-10T10:52:00Z">
                <w:pPr/>
              </w:pPrChange>
            </w:pPr>
            <w:r>
              <w:rPr>
                <w:lang w:eastAsia="nl-NL"/>
              </w:rPr>
              <w:t>scope</w:t>
            </w:r>
            <w:r w:rsidR="003E0727" w:rsidRPr="0039489E">
              <w:rPr>
                <w:lang w:eastAsia="nl-NL"/>
              </w:rPr>
              <w:t xml:space="preserve"> . object . heeft </w:t>
            </w:r>
            <w:r w:rsidR="003E0727">
              <w:rPr>
                <w:lang w:eastAsia="nl-NL"/>
              </w:rPr>
              <w:t xml:space="preserve">. </w:t>
            </w:r>
            <w:r w:rsidR="003E0727" w:rsidRPr="00EA4B1D">
              <w:rPr>
                <w:lang w:eastAsia="nl-NL"/>
              </w:rPr>
              <w:t>indicatieLaatsteStatus</w:t>
            </w:r>
          </w:p>
        </w:tc>
        <w:tc>
          <w:tcPr>
            <w:tcW w:w="2410" w:type="dxa"/>
            <w:tcPrChange w:id="1501" w:author="Joost Wijnings" w:date="2014-04-04T14:00:00Z">
              <w:tcPr>
                <w:tcW w:w="3119" w:type="dxa"/>
              </w:tcPr>
            </w:tcPrChange>
          </w:tcPr>
          <w:p w14:paraId="78926226" w14:textId="77777777" w:rsidR="003E0727" w:rsidRDefault="003E0727">
            <w:pPr>
              <w:keepNext/>
              <w:rPr>
                <w:lang w:eastAsia="nl-NL"/>
              </w:rPr>
              <w:pPrChange w:id="1502" w:author="Joost Wijnings" w:date="2014-03-10T10:52:00Z">
                <w:pPr/>
              </w:pPrChange>
            </w:pPr>
            <w:r>
              <w:rPr>
                <w:lang w:eastAsia="nl-NL"/>
              </w:rPr>
              <w:t>-</w:t>
            </w:r>
          </w:p>
        </w:tc>
        <w:tc>
          <w:tcPr>
            <w:tcW w:w="1134" w:type="dxa"/>
            <w:tcPrChange w:id="1503" w:author="Joost Wijnings" w:date="2014-04-04T14:00:00Z">
              <w:tcPr>
                <w:tcW w:w="992" w:type="dxa"/>
              </w:tcPr>
            </w:tcPrChange>
          </w:tcPr>
          <w:p w14:paraId="22CC3FA5" w14:textId="77777777" w:rsidR="003E0727" w:rsidRDefault="003E0727">
            <w:pPr>
              <w:pStyle w:val="Geenafstand"/>
              <w:keepNext/>
              <w:jc w:val="center"/>
              <w:rPr>
                <w:lang w:eastAsia="nl-NL"/>
              </w:rPr>
              <w:pPrChange w:id="1504" w:author="Joost Wijnings" w:date="2014-04-04T14:00:00Z">
                <w:pPr>
                  <w:pStyle w:val="Geenafstand"/>
                </w:pPr>
              </w:pPrChange>
            </w:pPr>
            <w:r>
              <w:rPr>
                <w:lang w:eastAsia="nl-NL"/>
              </w:rPr>
              <w:t>v</w:t>
            </w:r>
          </w:p>
        </w:tc>
      </w:tr>
      <w:tr w:rsidR="003E0727" w:rsidRPr="00C709C8" w14:paraId="2B045A08" w14:textId="77777777" w:rsidTr="005938EF">
        <w:tc>
          <w:tcPr>
            <w:tcW w:w="5353" w:type="dxa"/>
            <w:tcPrChange w:id="1505" w:author="Joost Wijnings" w:date="2014-04-04T14:00:00Z">
              <w:tcPr>
                <w:tcW w:w="5920" w:type="dxa"/>
              </w:tcPr>
            </w:tcPrChange>
          </w:tcPr>
          <w:p w14:paraId="287B343A" w14:textId="77777777" w:rsidR="003E0727" w:rsidRDefault="003E0727" w:rsidP="00237DAF">
            <w:pPr>
              <w:rPr>
                <w:lang w:eastAsia="nl-NL"/>
              </w:rPr>
            </w:pPr>
            <w:r>
              <w:rPr>
                <w:lang w:eastAsia="nl-NL"/>
              </w:rPr>
              <w:t>scope . object . heeft . statustoelichting</w:t>
            </w:r>
          </w:p>
        </w:tc>
        <w:tc>
          <w:tcPr>
            <w:tcW w:w="2410" w:type="dxa"/>
            <w:tcPrChange w:id="1506" w:author="Joost Wijnings" w:date="2014-04-04T14:00:00Z">
              <w:tcPr>
                <w:tcW w:w="3119" w:type="dxa"/>
              </w:tcPr>
            </w:tcPrChange>
          </w:tcPr>
          <w:p w14:paraId="198F69F7" w14:textId="77777777" w:rsidR="003E0727" w:rsidRDefault="003E0727" w:rsidP="005938EF">
            <w:pPr>
              <w:pStyle w:val="Geenafstand"/>
              <w:rPr>
                <w:lang w:eastAsia="nl-NL"/>
              </w:rPr>
            </w:pPr>
            <w:r>
              <w:rPr>
                <w:lang w:eastAsia="nl-NL"/>
              </w:rPr>
              <w:t>-</w:t>
            </w:r>
          </w:p>
        </w:tc>
        <w:tc>
          <w:tcPr>
            <w:tcW w:w="1134" w:type="dxa"/>
            <w:tcPrChange w:id="1507" w:author="Joost Wijnings" w:date="2014-04-04T14:00:00Z">
              <w:tcPr>
                <w:tcW w:w="992" w:type="dxa"/>
              </w:tcPr>
            </w:tcPrChange>
          </w:tcPr>
          <w:p w14:paraId="2DE0FADA" w14:textId="77777777" w:rsidR="003E0727" w:rsidRDefault="003E0727">
            <w:pPr>
              <w:pStyle w:val="Geenafstand"/>
              <w:jc w:val="center"/>
              <w:rPr>
                <w:lang w:eastAsia="nl-NL"/>
              </w:rPr>
              <w:pPrChange w:id="1508" w:author="Joost Wijnings" w:date="2014-04-04T14:00:00Z">
                <w:pPr>
                  <w:pStyle w:val="Geenafstand"/>
                </w:pPr>
              </w:pPrChange>
            </w:pPr>
            <w:r>
              <w:rPr>
                <w:lang w:eastAsia="nl-NL"/>
              </w:rPr>
              <w:t>o</w:t>
            </w:r>
          </w:p>
        </w:tc>
      </w:tr>
    </w:tbl>
    <w:p w14:paraId="60FEC0C4" w14:textId="77777777" w:rsidR="008B795F" w:rsidRDefault="008B795F" w:rsidP="00237DAF">
      <w:pPr>
        <w:rPr>
          <w:lang w:eastAsia="nl-NL"/>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509" w:author="Joost Wijnings" w:date="2014-04-04T14:01:00Z">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5353"/>
        <w:gridCol w:w="2410"/>
        <w:gridCol w:w="1134"/>
        <w:tblGridChange w:id="1510">
          <w:tblGrid>
            <w:gridCol w:w="5920"/>
            <w:gridCol w:w="3119"/>
            <w:gridCol w:w="992"/>
          </w:tblGrid>
        </w:tblGridChange>
      </w:tblGrid>
      <w:tr w:rsidR="00D17B41" w:rsidRPr="00C709C8" w14:paraId="44A5A2CE" w14:textId="77777777" w:rsidTr="005938EF">
        <w:tc>
          <w:tcPr>
            <w:tcW w:w="7763" w:type="dxa"/>
            <w:gridSpan w:val="2"/>
            <w:tcPrChange w:id="1511" w:author="Joost Wijnings" w:date="2014-04-04T14:01:00Z">
              <w:tcPr>
                <w:tcW w:w="9039" w:type="dxa"/>
                <w:gridSpan w:val="2"/>
              </w:tcPr>
            </w:tcPrChange>
          </w:tcPr>
          <w:p w14:paraId="28361392" w14:textId="77777777" w:rsidR="00D17B41" w:rsidRPr="00C709C8" w:rsidRDefault="00D17B41" w:rsidP="00C24858">
            <w:pPr>
              <w:rPr>
                <w:b/>
                <w:lang w:eastAsia="nl-NL"/>
              </w:rPr>
            </w:pPr>
            <w:r w:rsidRPr="00C709C8">
              <w:rPr>
                <w:b/>
                <w:lang w:eastAsia="nl-NL"/>
              </w:rPr>
              <w:t>Berichttype:</w:t>
            </w:r>
            <w:r w:rsidRPr="00C709C8">
              <w:rPr>
                <w:lang w:eastAsia="nl-NL"/>
              </w:rPr>
              <w:t xml:space="preserve"> </w:t>
            </w:r>
            <w:r>
              <w:rPr>
                <w:lang w:eastAsia="nl-NL"/>
              </w:rPr>
              <w:t>zak</w:t>
            </w:r>
            <w:r w:rsidRPr="00C709C8">
              <w:rPr>
                <w:lang w:eastAsia="nl-NL"/>
              </w:rPr>
              <w:t>La01</w:t>
            </w:r>
            <w:r>
              <w:rPr>
                <w:lang w:eastAsia="nl-NL"/>
              </w:rPr>
              <w:t xml:space="preserve"> (antwoordbericht)</w:t>
            </w:r>
          </w:p>
        </w:tc>
        <w:tc>
          <w:tcPr>
            <w:tcW w:w="1134" w:type="dxa"/>
            <w:tcPrChange w:id="1512" w:author="Joost Wijnings" w:date="2014-04-04T14:01:00Z">
              <w:tcPr>
                <w:tcW w:w="992" w:type="dxa"/>
              </w:tcPr>
            </w:tcPrChange>
          </w:tcPr>
          <w:p w14:paraId="3D997EE3" w14:textId="77777777" w:rsidR="00D17B41" w:rsidRPr="00C709C8" w:rsidRDefault="00D17B41">
            <w:pPr>
              <w:jc w:val="center"/>
              <w:rPr>
                <w:b/>
                <w:lang w:eastAsia="nl-NL"/>
              </w:rPr>
              <w:pPrChange w:id="1513" w:author="Joost Wijnings" w:date="2014-04-04T14:01:00Z">
                <w:pPr/>
              </w:pPrChange>
            </w:pPr>
          </w:p>
        </w:tc>
      </w:tr>
      <w:tr w:rsidR="00D17B41" w:rsidRPr="00C709C8" w14:paraId="4CDA00FF" w14:textId="77777777" w:rsidTr="005938EF">
        <w:tc>
          <w:tcPr>
            <w:tcW w:w="5353" w:type="dxa"/>
            <w:tcPrChange w:id="1514" w:author="Joost Wijnings" w:date="2014-04-04T14:01:00Z">
              <w:tcPr>
                <w:tcW w:w="5920" w:type="dxa"/>
              </w:tcPr>
            </w:tcPrChange>
          </w:tcPr>
          <w:p w14:paraId="21639899" w14:textId="33EFA951" w:rsidR="00D17B41" w:rsidRPr="00C709C8" w:rsidRDefault="00124D91" w:rsidP="00237DAF">
            <w:pPr>
              <w:rPr>
                <w:b/>
                <w:lang w:eastAsia="nl-NL"/>
              </w:rPr>
            </w:pPr>
            <w:del w:id="1515" w:author="Joost Wijnings" w:date="2014-03-10T09:26:00Z">
              <w:r w:rsidDel="00237DAF">
                <w:rPr>
                  <w:b/>
                  <w:lang w:eastAsia="nl-NL"/>
                </w:rPr>
                <w:delText>StUF ZKN</w:delText>
              </w:r>
            </w:del>
            <w:ins w:id="1516" w:author="Joost Wijnings" w:date="2014-03-10T09:26:00Z">
              <w:r w:rsidR="00237DAF">
                <w:rPr>
                  <w:b/>
                  <w:lang w:eastAsia="nl-NL"/>
                </w:rPr>
                <w:t>StUF-ZKN</w:t>
              </w:r>
            </w:ins>
            <w:ins w:id="1517" w:author="Joost Wijnings" w:date="2014-03-08T03:13:00Z">
              <w:r w:rsidR="009037D9">
                <w:rPr>
                  <w:b/>
                  <w:lang w:eastAsia="nl-NL"/>
                </w:rPr>
                <w:t>-</w:t>
              </w:r>
            </w:ins>
            <w:del w:id="1518" w:author="Joost Wijnings" w:date="2014-03-08T03:13:00Z">
              <w:r w:rsidDel="009037D9">
                <w:rPr>
                  <w:b/>
                  <w:lang w:eastAsia="nl-NL"/>
                </w:rPr>
                <w:delText xml:space="preserve"> </w:delText>
              </w:r>
            </w:del>
            <w:r>
              <w:rPr>
                <w:b/>
                <w:lang w:eastAsia="nl-NL"/>
              </w:rPr>
              <w:t>E</w:t>
            </w:r>
            <w:r w:rsidRPr="00C709C8">
              <w:rPr>
                <w:b/>
                <w:lang w:eastAsia="nl-NL"/>
              </w:rPr>
              <w:t>lementen</w:t>
            </w:r>
          </w:p>
        </w:tc>
        <w:tc>
          <w:tcPr>
            <w:tcW w:w="2410" w:type="dxa"/>
            <w:tcPrChange w:id="1519" w:author="Joost Wijnings" w:date="2014-04-04T14:01:00Z">
              <w:tcPr>
                <w:tcW w:w="3119" w:type="dxa"/>
              </w:tcPr>
            </w:tcPrChange>
          </w:tcPr>
          <w:p w14:paraId="04E1DE4F" w14:textId="19C04DD3" w:rsidR="00D17B41" w:rsidRPr="00C709C8" w:rsidRDefault="00D17B41" w:rsidP="00C24858">
            <w:pPr>
              <w:rPr>
                <w:b/>
                <w:lang w:eastAsia="nl-NL"/>
              </w:rPr>
            </w:pPr>
            <w:r>
              <w:rPr>
                <w:b/>
                <w:lang w:eastAsia="nl-NL"/>
              </w:rPr>
              <w:t>RGBZ</w:t>
            </w:r>
            <w:ins w:id="1520" w:author="Joost Wijnings" w:date="2014-03-08T03:13:00Z">
              <w:r w:rsidR="009037D9">
                <w:rPr>
                  <w:b/>
                  <w:lang w:eastAsia="nl-NL"/>
                </w:rPr>
                <w:t>-</w:t>
              </w:r>
            </w:ins>
            <w:del w:id="1521" w:author="Joost Wijnings" w:date="2014-03-08T03:13:00Z">
              <w:r w:rsidDel="009037D9">
                <w:rPr>
                  <w:b/>
                  <w:lang w:eastAsia="nl-NL"/>
                </w:rPr>
                <w:delText xml:space="preserve"> </w:delText>
              </w:r>
            </w:del>
            <w:r>
              <w:rPr>
                <w:b/>
                <w:lang w:eastAsia="nl-NL"/>
              </w:rPr>
              <w:t>attribuut</w:t>
            </w:r>
          </w:p>
        </w:tc>
        <w:tc>
          <w:tcPr>
            <w:tcW w:w="1134" w:type="dxa"/>
            <w:tcPrChange w:id="1522" w:author="Joost Wijnings" w:date="2014-04-04T14:01:00Z">
              <w:tcPr>
                <w:tcW w:w="992" w:type="dxa"/>
              </w:tcPr>
            </w:tcPrChange>
          </w:tcPr>
          <w:p w14:paraId="681A1D11" w14:textId="77777777" w:rsidR="00D17B41" w:rsidRDefault="007924E2">
            <w:pPr>
              <w:jc w:val="center"/>
              <w:rPr>
                <w:b/>
                <w:lang w:eastAsia="nl-NL"/>
              </w:rPr>
              <w:pPrChange w:id="1523" w:author="Joost Wijnings" w:date="2014-04-04T14:01:00Z">
                <w:pPr/>
              </w:pPrChange>
            </w:pPr>
            <w:r>
              <w:rPr>
                <w:b/>
                <w:lang w:eastAsia="nl-NL"/>
              </w:rPr>
              <w:t>v/o</w:t>
            </w:r>
          </w:p>
        </w:tc>
      </w:tr>
      <w:tr w:rsidR="00D17B41" w:rsidRPr="00C709C8" w14:paraId="06B4F587" w14:textId="77777777" w:rsidTr="005938EF">
        <w:tc>
          <w:tcPr>
            <w:tcW w:w="5353" w:type="dxa"/>
            <w:tcPrChange w:id="1524" w:author="Joost Wijnings" w:date="2014-04-04T14:01:00Z">
              <w:tcPr>
                <w:tcW w:w="5920" w:type="dxa"/>
              </w:tcPr>
            </w:tcPrChange>
          </w:tcPr>
          <w:p w14:paraId="62651F16" w14:textId="77777777" w:rsidR="00D17B41" w:rsidRPr="00FE503A" w:rsidRDefault="00D17B41" w:rsidP="00237DAF">
            <w:pPr>
              <w:rPr>
                <w:lang w:eastAsia="nl-NL"/>
              </w:rPr>
            </w:pPr>
            <w:r w:rsidRPr="00C325DD">
              <w:rPr>
                <w:lang w:eastAsia="nl-NL"/>
              </w:rPr>
              <w:t xml:space="preserve">antwoord . </w:t>
            </w:r>
            <w:r w:rsidRPr="00FE503A">
              <w:rPr>
                <w:lang w:eastAsia="nl-NL"/>
              </w:rPr>
              <w:t>object .</w:t>
            </w:r>
            <w:r>
              <w:rPr>
                <w:lang w:eastAsia="nl-NL"/>
              </w:rPr>
              <w:t xml:space="preserve"> identificatie</w:t>
            </w:r>
            <w:r w:rsidRPr="00FE503A">
              <w:rPr>
                <w:lang w:eastAsia="nl-NL"/>
              </w:rPr>
              <w:t xml:space="preserve"> </w:t>
            </w:r>
          </w:p>
        </w:tc>
        <w:tc>
          <w:tcPr>
            <w:tcW w:w="2410" w:type="dxa"/>
            <w:tcPrChange w:id="1525" w:author="Joost Wijnings" w:date="2014-04-04T14:01:00Z">
              <w:tcPr>
                <w:tcW w:w="3119" w:type="dxa"/>
              </w:tcPr>
            </w:tcPrChange>
          </w:tcPr>
          <w:p w14:paraId="5C6670C6" w14:textId="77777777" w:rsidR="00D17B41" w:rsidRPr="00C325DD" w:rsidRDefault="00D17B41" w:rsidP="00C24858">
            <w:pPr>
              <w:rPr>
                <w:lang w:eastAsia="nl-NL"/>
              </w:rPr>
            </w:pPr>
            <w:r w:rsidRPr="00C325DD">
              <w:rPr>
                <w:lang w:eastAsia="nl-NL"/>
              </w:rPr>
              <w:t>Zaakidentificatie</w:t>
            </w:r>
          </w:p>
        </w:tc>
        <w:tc>
          <w:tcPr>
            <w:tcW w:w="1134" w:type="dxa"/>
            <w:tcPrChange w:id="1526" w:author="Joost Wijnings" w:date="2014-04-04T14:01:00Z">
              <w:tcPr>
                <w:tcW w:w="992" w:type="dxa"/>
              </w:tcPr>
            </w:tcPrChange>
          </w:tcPr>
          <w:p w14:paraId="61013757" w14:textId="77777777" w:rsidR="00D17B41" w:rsidRPr="00C325DD" w:rsidRDefault="00D17B41">
            <w:pPr>
              <w:jc w:val="center"/>
              <w:rPr>
                <w:lang w:eastAsia="nl-NL"/>
              </w:rPr>
              <w:pPrChange w:id="1527" w:author="Joost Wijnings" w:date="2014-04-04T14:01:00Z">
                <w:pPr/>
              </w:pPrChange>
            </w:pPr>
            <w:r>
              <w:rPr>
                <w:lang w:eastAsia="nl-NL"/>
              </w:rPr>
              <w:t>v</w:t>
            </w:r>
          </w:p>
        </w:tc>
      </w:tr>
      <w:tr w:rsidR="00D17B41" w:rsidRPr="00C709C8" w14:paraId="1040E56C" w14:textId="77777777" w:rsidTr="005938EF">
        <w:tc>
          <w:tcPr>
            <w:tcW w:w="5353" w:type="dxa"/>
            <w:tcPrChange w:id="1528" w:author="Joost Wijnings" w:date="2014-04-04T14:01:00Z">
              <w:tcPr>
                <w:tcW w:w="5920" w:type="dxa"/>
              </w:tcPr>
            </w:tcPrChange>
          </w:tcPr>
          <w:p w14:paraId="673BE540" w14:textId="77777777" w:rsidR="00D17B41" w:rsidRPr="00FE503A" w:rsidRDefault="00D17B41" w:rsidP="00237DAF">
            <w:pPr>
              <w:rPr>
                <w:lang w:eastAsia="nl-NL"/>
              </w:rPr>
            </w:pPr>
            <w:r w:rsidRPr="00C325DD">
              <w:rPr>
                <w:lang w:eastAsia="nl-NL"/>
              </w:rPr>
              <w:t xml:space="preserve">antwoord . </w:t>
            </w:r>
            <w:r>
              <w:rPr>
                <w:lang w:eastAsia="nl-NL"/>
              </w:rPr>
              <w:t xml:space="preserve">object . heeft . gerelateerde . </w:t>
            </w:r>
            <w:r w:rsidRPr="00C325DD">
              <w:rPr>
                <w:lang w:eastAsia="nl-NL"/>
              </w:rPr>
              <w:t>omschrijving</w:t>
            </w:r>
          </w:p>
        </w:tc>
        <w:tc>
          <w:tcPr>
            <w:tcW w:w="2410" w:type="dxa"/>
            <w:tcPrChange w:id="1529" w:author="Joost Wijnings" w:date="2014-04-04T14:01:00Z">
              <w:tcPr>
                <w:tcW w:w="3119" w:type="dxa"/>
              </w:tcPr>
            </w:tcPrChange>
          </w:tcPr>
          <w:p w14:paraId="7FD6C4B4" w14:textId="77777777" w:rsidR="00D17B41" w:rsidRDefault="00D17B41" w:rsidP="00C24858">
            <w:pPr>
              <w:rPr>
                <w:lang w:eastAsia="nl-NL"/>
              </w:rPr>
            </w:pPr>
            <w:r>
              <w:rPr>
                <w:lang w:eastAsia="nl-NL"/>
              </w:rPr>
              <w:t>Statustype-omschrijving</w:t>
            </w:r>
          </w:p>
        </w:tc>
        <w:tc>
          <w:tcPr>
            <w:tcW w:w="1134" w:type="dxa"/>
            <w:tcPrChange w:id="1530" w:author="Joost Wijnings" w:date="2014-04-04T14:01:00Z">
              <w:tcPr>
                <w:tcW w:w="992" w:type="dxa"/>
              </w:tcPr>
            </w:tcPrChange>
          </w:tcPr>
          <w:p w14:paraId="6D452247" w14:textId="77777777" w:rsidR="00D17B41" w:rsidRDefault="00D17B41">
            <w:pPr>
              <w:jc w:val="center"/>
              <w:rPr>
                <w:lang w:eastAsia="nl-NL"/>
              </w:rPr>
              <w:pPrChange w:id="1531" w:author="Joost Wijnings" w:date="2014-04-04T14:01:00Z">
                <w:pPr/>
              </w:pPrChange>
            </w:pPr>
            <w:r>
              <w:rPr>
                <w:lang w:eastAsia="nl-NL"/>
              </w:rPr>
              <w:t>v</w:t>
            </w:r>
          </w:p>
        </w:tc>
      </w:tr>
      <w:tr w:rsidR="00D17B41" w:rsidRPr="00C709C8" w14:paraId="382DA40E" w14:textId="77777777" w:rsidTr="005938EF">
        <w:tc>
          <w:tcPr>
            <w:tcW w:w="5353" w:type="dxa"/>
            <w:tcPrChange w:id="1532" w:author="Joost Wijnings" w:date="2014-04-04T14:01:00Z">
              <w:tcPr>
                <w:tcW w:w="5920" w:type="dxa"/>
              </w:tcPr>
            </w:tcPrChange>
          </w:tcPr>
          <w:p w14:paraId="24AE1BCE" w14:textId="77777777" w:rsidR="00D17B41" w:rsidRDefault="00D17B41" w:rsidP="00237DAF">
            <w:pPr>
              <w:rPr>
                <w:lang w:eastAsia="nl-NL"/>
              </w:rPr>
            </w:pPr>
            <w:r w:rsidRPr="00C325DD">
              <w:rPr>
                <w:lang w:eastAsia="nl-NL"/>
              </w:rPr>
              <w:t xml:space="preserve">antwoord . </w:t>
            </w:r>
            <w:r>
              <w:rPr>
                <w:lang w:eastAsia="nl-NL"/>
              </w:rPr>
              <w:t>object . heeft . gerelateerde . volgnummer</w:t>
            </w:r>
          </w:p>
        </w:tc>
        <w:tc>
          <w:tcPr>
            <w:tcW w:w="2410" w:type="dxa"/>
            <w:tcPrChange w:id="1533" w:author="Joost Wijnings" w:date="2014-04-04T14:01:00Z">
              <w:tcPr>
                <w:tcW w:w="3119" w:type="dxa"/>
              </w:tcPr>
            </w:tcPrChange>
          </w:tcPr>
          <w:p w14:paraId="466D70D2" w14:textId="77777777" w:rsidR="00D17B41" w:rsidRPr="00C325DD" w:rsidRDefault="00D17B41" w:rsidP="00C24858">
            <w:pPr>
              <w:rPr>
                <w:lang w:eastAsia="nl-NL"/>
              </w:rPr>
            </w:pPr>
            <w:r>
              <w:rPr>
                <w:lang w:eastAsia="nl-NL"/>
              </w:rPr>
              <w:t>Statustype-volgnummer</w:t>
            </w:r>
          </w:p>
        </w:tc>
        <w:tc>
          <w:tcPr>
            <w:tcW w:w="1134" w:type="dxa"/>
            <w:tcPrChange w:id="1534" w:author="Joost Wijnings" w:date="2014-04-04T14:01:00Z">
              <w:tcPr>
                <w:tcW w:w="992" w:type="dxa"/>
              </w:tcPr>
            </w:tcPrChange>
          </w:tcPr>
          <w:p w14:paraId="6F8E10F6" w14:textId="77777777" w:rsidR="00D17B41" w:rsidRDefault="00D17B41">
            <w:pPr>
              <w:jc w:val="center"/>
              <w:rPr>
                <w:lang w:eastAsia="nl-NL"/>
              </w:rPr>
              <w:pPrChange w:id="1535" w:author="Joost Wijnings" w:date="2014-04-04T14:01:00Z">
                <w:pPr/>
              </w:pPrChange>
            </w:pPr>
            <w:r>
              <w:rPr>
                <w:lang w:eastAsia="nl-NL"/>
              </w:rPr>
              <w:t>v</w:t>
            </w:r>
          </w:p>
        </w:tc>
      </w:tr>
      <w:tr w:rsidR="00D17B41" w:rsidRPr="00C709C8" w14:paraId="3FE9E908" w14:textId="77777777" w:rsidTr="005938EF">
        <w:tc>
          <w:tcPr>
            <w:tcW w:w="5353" w:type="dxa"/>
            <w:tcPrChange w:id="1536" w:author="Joost Wijnings" w:date="2014-04-04T14:01:00Z">
              <w:tcPr>
                <w:tcW w:w="5920" w:type="dxa"/>
              </w:tcPr>
            </w:tcPrChange>
          </w:tcPr>
          <w:p w14:paraId="49FB7C23" w14:textId="77777777" w:rsidR="00D17B41" w:rsidRDefault="00D17B41" w:rsidP="00237DAF">
            <w:pPr>
              <w:rPr>
                <w:lang w:eastAsia="nl-NL"/>
              </w:rPr>
            </w:pPr>
            <w:r w:rsidRPr="00C325DD">
              <w:rPr>
                <w:lang w:eastAsia="nl-NL"/>
              </w:rPr>
              <w:t xml:space="preserve">antwoord . </w:t>
            </w:r>
            <w:r>
              <w:rPr>
                <w:lang w:eastAsia="nl-NL"/>
              </w:rPr>
              <w:t xml:space="preserve">object . heeft . </w:t>
            </w:r>
            <w:r w:rsidRPr="00C325DD">
              <w:rPr>
                <w:lang w:eastAsia="nl-NL"/>
              </w:rPr>
              <w:t>datumStatusGezet</w:t>
            </w:r>
          </w:p>
        </w:tc>
        <w:tc>
          <w:tcPr>
            <w:tcW w:w="2410" w:type="dxa"/>
            <w:tcPrChange w:id="1537" w:author="Joost Wijnings" w:date="2014-04-04T14:01:00Z">
              <w:tcPr>
                <w:tcW w:w="3119" w:type="dxa"/>
              </w:tcPr>
            </w:tcPrChange>
          </w:tcPr>
          <w:p w14:paraId="4FD61664" w14:textId="77777777" w:rsidR="00D17B41" w:rsidRPr="00C325DD" w:rsidRDefault="00D17B41" w:rsidP="00C24858">
            <w:pPr>
              <w:rPr>
                <w:lang w:eastAsia="nl-NL"/>
              </w:rPr>
            </w:pPr>
            <w:r>
              <w:rPr>
                <w:lang w:eastAsia="nl-NL"/>
              </w:rPr>
              <w:t>Datum Status gezet</w:t>
            </w:r>
          </w:p>
        </w:tc>
        <w:tc>
          <w:tcPr>
            <w:tcW w:w="1134" w:type="dxa"/>
            <w:tcPrChange w:id="1538" w:author="Joost Wijnings" w:date="2014-04-04T14:01:00Z">
              <w:tcPr>
                <w:tcW w:w="992" w:type="dxa"/>
              </w:tcPr>
            </w:tcPrChange>
          </w:tcPr>
          <w:p w14:paraId="6325E5B3" w14:textId="77777777" w:rsidR="00D17B41" w:rsidRDefault="00D17B41">
            <w:pPr>
              <w:jc w:val="center"/>
              <w:rPr>
                <w:lang w:eastAsia="nl-NL"/>
              </w:rPr>
              <w:pPrChange w:id="1539" w:author="Joost Wijnings" w:date="2014-04-04T14:01:00Z">
                <w:pPr/>
              </w:pPrChange>
            </w:pPr>
            <w:r>
              <w:rPr>
                <w:lang w:eastAsia="nl-NL"/>
              </w:rPr>
              <w:t>v</w:t>
            </w:r>
          </w:p>
        </w:tc>
      </w:tr>
      <w:tr w:rsidR="00EA4B1D" w:rsidRPr="00C709C8" w14:paraId="3CE41CEC" w14:textId="77777777" w:rsidTr="005938EF">
        <w:tc>
          <w:tcPr>
            <w:tcW w:w="5353" w:type="dxa"/>
            <w:tcPrChange w:id="1540" w:author="Joost Wijnings" w:date="2014-04-04T14:01:00Z">
              <w:tcPr>
                <w:tcW w:w="5920" w:type="dxa"/>
              </w:tcPr>
            </w:tcPrChange>
          </w:tcPr>
          <w:p w14:paraId="0B9DAC0E" w14:textId="77777777" w:rsidR="00EA4B1D" w:rsidRPr="00C325DD" w:rsidRDefault="00EA4B1D" w:rsidP="00237DAF">
            <w:pPr>
              <w:rPr>
                <w:lang w:eastAsia="nl-NL"/>
              </w:rPr>
            </w:pPr>
            <w:r>
              <w:rPr>
                <w:lang w:eastAsia="nl-NL"/>
              </w:rPr>
              <w:t>antwoord</w:t>
            </w:r>
            <w:r w:rsidRPr="0039489E">
              <w:rPr>
                <w:lang w:eastAsia="nl-NL"/>
              </w:rPr>
              <w:t xml:space="preserve"> . object . heeft </w:t>
            </w:r>
            <w:r>
              <w:rPr>
                <w:lang w:eastAsia="nl-NL"/>
              </w:rPr>
              <w:t xml:space="preserve">. </w:t>
            </w:r>
            <w:r w:rsidRPr="00EA4B1D">
              <w:rPr>
                <w:lang w:eastAsia="nl-NL"/>
              </w:rPr>
              <w:t>indicatieLaatsteStatus</w:t>
            </w:r>
          </w:p>
        </w:tc>
        <w:tc>
          <w:tcPr>
            <w:tcW w:w="2410" w:type="dxa"/>
            <w:tcPrChange w:id="1541" w:author="Joost Wijnings" w:date="2014-04-04T14:01:00Z">
              <w:tcPr>
                <w:tcW w:w="3119" w:type="dxa"/>
              </w:tcPr>
            </w:tcPrChange>
          </w:tcPr>
          <w:p w14:paraId="3ADE47E3" w14:textId="77777777" w:rsidR="00EA4B1D" w:rsidRDefault="00326C98" w:rsidP="00C24858">
            <w:pPr>
              <w:rPr>
                <w:lang w:eastAsia="nl-NL"/>
              </w:rPr>
            </w:pPr>
            <w:r>
              <w:rPr>
                <w:lang w:eastAsia="nl-NL"/>
              </w:rPr>
              <w:t>I</w:t>
            </w:r>
            <w:r w:rsidRPr="00EA4B1D">
              <w:rPr>
                <w:lang w:eastAsia="nl-NL"/>
              </w:rPr>
              <w:t>ndicatieLaatsteStatus</w:t>
            </w:r>
          </w:p>
        </w:tc>
        <w:tc>
          <w:tcPr>
            <w:tcW w:w="1134" w:type="dxa"/>
            <w:tcPrChange w:id="1542" w:author="Joost Wijnings" w:date="2014-04-04T14:01:00Z">
              <w:tcPr>
                <w:tcW w:w="992" w:type="dxa"/>
              </w:tcPr>
            </w:tcPrChange>
          </w:tcPr>
          <w:p w14:paraId="7C78AF25" w14:textId="77777777" w:rsidR="00EA4B1D" w:rsidRDefault="00EA4B1D">
            <w:pPr>
              <w:jc w:val="center"/>
              <w:rPr>
                <w:lang w:eastAsia="nl-NL"/>
              </w:rPr>
              <w:pPrChange w:id="1543" w:author="Joost Wijnings" w:date="2014-04-04T14:01:00Z">
                <w:pPr/>
              </w:pPrChange>
            </w:pPr>
            <w:r>
              <w:rPr>
                <w:lang w:eastAsia="nl-NL"/>
              </w:rPr>
              <w:t>v</w:t>
            </w:r>
          </w:p>
        </w:tc>
      </w:tr>
      <w:tr w:rsidR="00EA4B1D" w:rsidRPr="00C709C8" w14:paraId="25925CEB" w14:textId="77777777" w:rsidTr="005938EF">
        <w:tc>
          <w:tcPr>
            <w:tcW w:w="5353" w:type="dxa"/>
            <w:tcPrChange w:id="1544" w:author="Joost Wijnings" w:date="2014-04-04T14:01:00Z">
              <w:tcPr>
                <w:tcW w:w="5920" w:type="dxa"/>
              </w:tcPr>
            </w:tcPrChange>
          </w:tcPr>
          <w:p w14:paraId="16365497" w14:textId="77777777" w:rsidR="00EA4B1D" w:rsidRPr="00C325DD" w:rsidRDefault="00EA4B1D" w:rsidP="00237DAF">
            <w:pPr>
              <w:rPr>
                <w:lang w:eastAsia="nl-NL"/>
              </w:rPr>
            </w:pPr>
            <w:r w:rsidRPr="00C325DD">
              <w:rPr>
                <w:lang w:eastAsia="nl-NL"/>
              </w:rPr>
              <w:t xml:space="preserve">antwoord . </w:t>
            </w:r>
            <w:r>
              <w:rPr>
                <w:lang w:eastAsia="nl-NL"/>
              </w:rPr>
              <w:t>object . heeft . statustoelichting</w:t>
            </w:r>
          </w:p>
        </w:tc>
        <w:tc>
          <w:tcPr>
            <w:tcW w:w="2410" w:type="dxa"/>
            <w:tcPrChange w:id="1545" w:author="Joost Wijnings" w:date="2014-04-04T14:01:00Z">
              <w:tcPr>
                <w:tcW w:w="3119" w:type="dxa"/>
              </w:tcPr>
            </w:tcPrChange>
          </w:tcPr>
          <w:p w14:paraId="3D57E9F1" w14:textId="77777777" w:rsidR="00EA4B1D" w:rsidRPr="00C709C8" w:rsidRDefault="00EA4B1D" w:rsidP="00C24858">
            <w:pPr>
              <w:rPr>
                <w:lang w:eastAsia="nl-NL"/>
              </w:rPr>
            </w:pPr>
            <w:r>
              <w:rPr>
                <w:lang w:eastAsia="nl-NL"/>
              </w:rPr>
              <w:t>Statustoelichting</w:t>
            </w:r>
          </w:p>
        </w:tc>
        <w:tc>
          <w:tcPr>
            <w:tcW w:w="1134" w:type="dxa"/>
            <w:tcPrChange w:id="1546" w:author="Joost Wijnings" w:date="2014-04-04T14:01:00Z">
              <w:tcPr>
                <w:tcW w:w="992" w:type="dxa"/>
              </w:tcPr>
            </w:tcPrChange>
          </w:tcPr>
          <w:p w14:paraId="70B68828" w14:textId="77777777" w:rsidR="00EA4B1D" w:rsidRDefault="00EA4B1D">
            <w:pPr>
              <w:jc w:val="center"/>
              <w:rPr>
                <w:lang w:eastAsia="nl-NL"/>
              </w:rPr>
              <w:pPrChange w:id="1547" w:author="Joost Wijnings" w:date="2014-04-04T14:01:00Z">
                <w:pPr/>
              </w:pPrChange>
            </w:pPr>
            <w:r>
              <w:rPr>
                <w:lang w:eastAsia="nl-NL"/>
              </w:rPr>
              <w:t>o</w:t>
            </w:r>
          </w:p>
        </w:tc>
      </w:tr>
    </w:tbl>
    <w:p w14:paraId="7B037CE8" w14:textId="16059B10" w:rsidR="00326C98" w:rsidRDefault="00CF38ED" w:rsidP="00E57F8A">
      <w:pPr>
        <w:pStyle w:val="Kop3"/>
      </w:pPr>
      <w:bookmarkStart w:id="1548" w:name="_Toc402174429"/>
      <w:r w:rsidRPr="002612C2">
        <w:t>#</w:t>
      </w:r>
      <w:r w:rsidR="0071757F" w:rsidRPr="002612C2">
        <w:t>2 Geef Zaakdetails</w:t>
      </w:r>
      <w:r w:rsidR="00EA4B1D">
        <w:t xml:space="preserve"> (geefZaakdetails</w:t>
      </w:r>
      <w:ins w:id="1549" w:author="Joost Wijnings" w:date="2014-03-31T12:56:00Z">
        <w:r w:rsidR="009F347E">
          <w:t>_Lv01</w:t>
        </w:r>
      </w:ins>
      <w:r w:rsidR="00EA4B1D">
        <w:t>)</w:t>
      </w:r>
      <w:bookmarkEnd w:id="1548"/>
    </w:p>
    <w:p w14:paraId="5D85B8EA" w14:textId="6D39345C" w:rsidR="004A05B4" w:rsidRDefault="00326C98" w:rsidP="00326C98">
      <w:pPr>
        <w:rPr>
          <w:ins w:id="1550" w:author="Joost Wijnings" w:date="2014-03-07T14:29:00Z"/>
        </w:rPr>
      </w:pPr>
      <w:r>
        <w:t xml:space="preserve">Gebeurtenis: </w:t>
      </w:r>
      <w:r w:rsidRPr="00C16244">
        <w:t xml:space="preserve">Opvragen </w:t>
      </w:r>
      <w:r>
        <w:t>meest actuele gegevens</w:t>
      </w:r>
      <w:r w:rsidRPr="00C16244">
        <w:t xml:space="preserve"> van een </w:t>
      </w:r>
      <w:r>
        <w:t>lopende zaak</w:t>
      </w:r>
      <w:ins w:id="1551" w:author="Joost Wijnings" w:date="2014-03-10T17:16:00Z">
        <w:r w:rsidR="00AF6F81">
          <w:t xml:space="preserve">. </w:t>
        </w:r>
      </w:ins>
    </w:p>
    <w:p w14:paraId="4FDBD2CE" w14:textId="6E13CA69" w:rsidR="00C16244" w:rsidRDefault="00326C98" w:rsidP="00326C98">
      <w:del w:id="1552" w:author="Joost Wijnings" w:date="2014-03-07T14:29:00Z">
        <w:r w:rsidDel="004A05B4">
          <w:br/>
        </w:r>
      </w:del>
    </w:p>
    <w:p w14:paraId="3F3312DC" w14:textId="701A7F24" w:rsidR="00EA4B1D" w:rsidRDefault="00F935FA" w:rsidP="00F935FA">
      <w:pPr>
        <w:rPr>
          <w:lang w:eastAsia="nl-NL"/>
        </w:rPr>
      </w:pPr>
      <w:r>
        <w:rPr>
          <w:lang w:eastAsia="nl-NL"/>
        </w:rPr>
        <w:t xml:space="preserve">De </w:t>
      </w:r>
      <w:ins w:id="1553" w:author="Joost Wijnings" w:date="2014-03-18T08:15:00Z">
        <w:r w:rsidR="007F64EB">
          <w:rPr>
            <w:lang w:eastAsia="nl-NL"/>
          </w:rPr>
          <w:t>‘</w:t>
        </w:r>
      </w:ins>
      <w:del w:id="1554" w:author="Joost Wijnings" w:date="2014-03-18T08:15:00Z">
        <w:r w:rsidR="00743356" w:rsidDel="007F64EB">
          <w:rPr>
            <w:lang w:eastAsia="nl-NL"/>
          </w:rPr>
          <w:delText>G</w:delText>
        </w:r>
      </w:del>
      <w:ins w:id="1555" w:author="Joost Wijnings" w:date="2014-03-18T08:15:00Z">
        <w:r w:rsidR="007F64EB">
          <w:rPr>
            <w:lang w:eastAsia="nl-NL"/>
          </w:rPr>
          <w:t>g</w:t>
        </w:r>
      </w:ins>
      <w:r>
        <w:rPr>
          <w:lang w:eastAsia="nl-NL"/>
        </w:rPr>
        <w:t>eef</w:t>
      </w:r>
      <w:del w:id="1556" w:author="Joost Wijnings" w:date="2014-03-18T08:15:00Z">
        <w:r w:rsidR="00326C98" w:rsidDel="007F64EB">
          <w:rPr>
            <w:lang w:eastAsia="nl-NL"/>
          </w:rPr>
          <w:delText xml:space="preserve"> </w:delText>
        </w:r>
      </w:del>
      <w:r>
        <w:rPr>
          <w:lang w:eastAsia="nl-NL"/>
        </w:rPr>
        <w:t>Zaakdetails</w:t>
      </w:r>
      <w:ins w:id="1557" w:author="Joost Wijnings" w:date="2014-03-31T12:56:00Z">
        <w:r w:rsidR="009F347E">
          <w:t>_Lv01</w:t>
        </w:r>
      </w:ins>
      <w:ins w:id="1558" w:author="Joost Wijnings" w:date="2014-03-18T08:15:00Z">
        <w:r w:rsidR="007F64EB">
          <w:rPr>
            <w:lang w:eastAsia="nl-NL"/>
          </w:rPr>
          <w:t>’-</w:t>
        </w:r>
      </w:ins>
      <w:del w:id="1559" w:author="Joost Wijnings" w:date="2014-03-18T08:15:00Z">
        <w:r w:rsidDel="007F64EB">
          <w:rPr>
            <w:lang w:eastAsia="nl-NL"/>
          </w:rPr>
          <w:delText xml:space="preserve"> </w:delText>
        </w:r>
      </w:del>
      <w:r>
        <w:rPr>
          <w:lang w:eastAsia="nl-NL"/>
        </w:rPr>
        <w:t xml:space="preserve">service </w:t>
      </w:r>
      <w:r w:rsidR="00CE0165">
        <w:rPr>
          <w:lang w:eastAsia="nl-NL"/>
        </w:rPr>
        <w:t xml:space="preserve">biedt </w:t>
      </w:r>
      <w:ins w:id="1560" w:author="Joost Wijnings" w:date="2014-03-18T08:13:00Z">
        <w:r w:rsidR="007F64EB">
          <w:rPr>
            <w:lang w:eastAsia="nl-NL"/>
          </w:rPr>
          <w:t xml:space="preserve">ZSC’s </w:t>
        </w:r>
      </w:ins>
      <w:r w:rsidR="00CE0165">
        <w:rPr>
          <w:lang w:eastAsia="nl-NL"/>
        </w:rPr>
        <w:t xml:space="preserve">de mogelijkheid </w:t>
      </w:r>
      <w:del w:id="1561" w:author="Joost Wijnings" w:date="2014-03-18T08:09:00Z">
        <w:r w:rsidR="00CE0165" w:rsidDel="00664882">
          <w:rPr>
            <w:lang w:eastAsia="nl-NL"/>
          </w:rPr>
          <w:delText xml:space="preserve">voor </w:delText>
        </w:r>
      </w:del>
      <w:del w:id="1562" w:author="Joost Wijnings" w:date="2014-03-07T15:35:00Z">
        <w:r w:rsidR="00D3500F" w:rsidDel="005F2B36">
          <w:rPr>
            <w:lang w:eastAsia="nl-NL"/>
          </w:rPr>
          <w:delText xml:space="preserve">Zaakservice </w:delText>
        </w:r>
      </w:del>
      <w:del w:id="1563" w:author="Joost Wijnings" w:date="2014-03-14T15:38:00Z">
        <w:r w:rsidR="00D3500F" w:rsidDel="00735DDB">
          <w:rPr>
            <w:lang w:eastAsia="nl-NL"/>
          </w:rPr>
          <w:delText>consumer</w:delText>
        </w:r>
      </w:del>
      <w:del w:id="1564" w:author="Joost Wijnings" w:date="2014-03-14T15:40:00Z">
        <w:r w:rsidR="00CE0165" w:rsidDel="00735DDB">
          <w:rPr>
            <w:lang w:eastAsia="nl-NL"/>
          </w:rPr>
          <w:delText>s</w:delText>
        </w:r>
      </w:del>
      <w:del w:id="1565" w:author="Joost Wijnings" w:date="2014-03-18T08:13:00Z">
        <w:r w:rsidR="00CE0165" w:rsidDel="007F64EB">
          <w:rPr>
            <w:lang w:eastAsia="nl-NL"/>
          </w:rPr>
          <w:delText xml:space="preserve"> </w:delText>
        </w:r>
      </w:del>
      <w:r w:rsidR="00CE0165">
        <w:rPr>
          <w:lang w:eastAsia="nl-NL"/>
        </w:rPr>
        <w:t xml:space="preserve">om attributen van een </w:t>
      </w:r>
      <w:r w:rsidR="003C0400">
        <w:rPr>
          <w:lang w:eastAsia="nl-NL"/>
        </w:rPr>
        <w:t>lopende zaak</w:t>
      </w:r>
      <w:r w:rsidR="00EA4B1D">
        <w:rPr>
          <w:lang w:eastAsia="nl-NL"/>
        </w:rPr>
        <w:t xml:space="preserve"> en gerelateerde objecten</w:t>
      </w:r>
      <w:r w:rsidR="00CE0165">
        <w:rPr>
          <w:lang w:eastAsia="nl-NL"/>
        </w:rPr>
        <w:t xml:space="preserve"> op te vragen</w:t>
      </w:r>
      <w:r w:rsidR="00EA4B1D">
        <w:rPr>
          <w:lang w:eastAsia="nl-NL"/>
        </w:rPr>
        <w:t xml:space="preserve"> middels</w:t>
      </w:r>
      <w:r w:rsidR="00326C98">
        <w:rPr>
          <w:lang w:eastAsia="nl-NL"/>
        </w:rPr>
        <w:t xml:space="preserve"> een </w:t>
      </w:r>
      <w:del w:id="1566" w:author="Joost Wijnings" w:date="2014-03-14T15:47:00Z">
        <w:r w:rsidR="00326C98" w:rsidDel="00735DDB">
          <w:rPr>
            <w:lang w:eastAsia="nl-NL"/>
          </w:rPr>
          <w:delText xml:space="preserve">vraag/antwoord </w:delText>
        </w:r>
      </w:del>
      <w:ins w:id="1567" w:author="Joost Wijnings" w:date="2014-03-14T15:47:00Z">
        <w:r w:rsidR="00735DDB">
          <w:rPr>
            <w:lang w:eastAsia="nl-NL"/>
          </w:rPr>
          <w:t>vraag-/antwoord</w:t>
        </w:r>
      </w:ins>
      <w:r w:rsidR="00326C98">
        <w:rPr>
          <w:lang w:eastAsia="nl-NL"/>
        </w:rPr>
        <w:t>interactie.</w:t>
      </w:r>
    </w:p>
    <w:p w14:paraId="25675C96" w14:textId="77777777" w:rsidR="004367EA" w:rsidRDefault="004367EA" w:rsidP="00F935FA">
      <w:pPr>
        <w:rPr>
          <w:lang w:eastAsia="nl-NL"/>
        </w:rPr>
      </w:pPr>
    </w:p>
    <w:p w14:paraId="0957B818" w14:textId="254AEEC0" w:rsidR="00362732" w:rsidRDefault="00EA4B1D" w:rsidP="00362732">
      <w:pPr>
        <w:keepNext/>
      </w:pPr>
      <w:del w:id="1568" w:author="Joost Wijnings" w:date="2014-03-14T15:02:00Z">
        <w:r w:rsidDel="00200F0D">
          <w:object w:dxaOrig="4609" w:dyaOrig="4055" w14:anchorId="66678683">
            <v:shape id="_x0000_i1034" type="#_x0000_t75" style="width:230.4pt;height:201.6pt" o:ole="">
              <v:imagedata r:id="rId45" o:title=""/>
            </v:shape>
            <o:OLEObject Type="Embed" ProgID="Visio.Drawing.11" ShapeID="_x0000_i1034" DrawAspect="Content" ObjectID="_1500198937" r:id="rId46"/>
          </w:object>
        </w:r>
      </w:del>
      <w:ins w:id="1569" w:author="Joost Wijnings" w:date="2014-03-14T15:02:00Z">
        <w:r w:rsidR="00200F0D">
          <w:rPr>
            <w:noProof/>
            <w:lang w:eastAsia="nl-NL"/>
          </w:rPr>
          <w:drawing>
            <wp:inline distT="0" distB="0" distL="0" distR="0" wp14:anchorId="46B6009C" wp14:editId="4F4237BD">
              <wp:extent cx="2019300" cy="2019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9300" cy="2019300"/>
                      </a:xfrm>
                      <a:prstGeom prst="rect">
                        <a:avLst/>
                      </a:prstGeom>
                    </pic:spPr>
                  </pic:pic>
                </a:graphicData>
              </a:graphic>
            </wp:inline>
          </w:drawing>
        </w:r>
      </w:ins>
    </w:p>
    <w:p w14:paraId="053E1CC8" w14:textId="77777777" w:rsidR="00362732" w:rsidRPr="00362732" w:rsidRDefault="00362732" w:rsidP="002348B3">
      <w:pPr>
        <w:pStyle w:val="Bijschrift"/>
        <w:outlineLvl w:val="0"/>
        <w:rPr>
          <w:lang w:eastAsia="nl-NL"/>
        </w:rPr>
      </w:pPr>
      <w:bookmarkStart w:id="1570" w:name="_Ref347788096"/>
      <w:bookmarkStart w:id="1571" w:name="_Ref347788090"/>
      <w:r w:rsidRPr="0043652C">
        <w:t xml:space="preserve">Figuur </w:t>
      </w:r>
      <w:r w:rsidRPr="00362732">
        <w:fldChar w:fldCharType="begin"/>
      </w:r>
      <w:r w:rsidRPr="0043652C">
        <w:instrText xml:space="preserve"> SEQ Figuur \* ARABIC </w:instrText>
      </w:r>
      <w:r w:rsidRPr="00362732">
        <w:fldChar w:fldCharType="separate"/>
      </w:r>
      <w:r w:rsidR="0053520C">
        <w:rPr>
          <w:noProof/>
        </w:rPr>
        <w:t>7</w:t>
      </w:r>
      <w:r w:rsidRPr="00362732">
        <w:fldChar w:fldCharType="end"/>
      </w:r>
      <w:bookmarkEnd w:id="1570"/>
      <w:r w:rsidRPr="0043652C">
        <w:t>: Flow Geef Zaakdetails</w:t>
      </w:r>
      <w:bookmarkEnd w:id="1571"/>
    </w:p>
    <w:p w14:paraId="3AE2D0A4" w14:textId="77777777" w:rsidR="00177C08" w:rsidRPr="00925634" w:rsidRDefault="00177C08" w:rsidP="00E57F8A">
      <w:pPr>
        <w:pStyle w:val="Kop4"/>
      </w:pPr>
      <w:r w:rsidRPr="00713587">
        <w:t xml:space="preserve">Eisen aan </w:t>
      </w:r>
      <w:r w:rsidR="00326C98">
        <w:t>ZS</w:t>
      </w:r>
    </w:p>
    <w:p w14:paraId="2A6AEEF5" w14:textId="76AEEFD8" w:rsidR="00177C08" w:rsidRPr="001A4665" w:rsidRDefault="00EA4B1D" w:rsidP="00E666F8">
      <w:pPr>
        <w:numPr>
          <w:ilvl w:val="0"/>
          <w:numId w:val="5"/>
        </w:numPr>
        <w:rPr>
          <w:lang w:eastAsia="nl-NL"/>
        </w:rPr>
      </w:pPr>
      <w:r>
        <w:rPr>
          <w:lang w:eastAsia="nl-NL"/>
        </w:rPr>
        <w:t xml:space="preserve">Het ZS </w:t>
      </w:r>
      <w:r w:rsidR="00385DD2">
        <w:rPr>
          <w:lang w:eastAsia="nl-NL"/>
        </w:rPr>
        <w:t>retourneert alle</w:t>
      </w:r>
      <w:r w:rsidR="006F0D03">
        <w:rPr>
          <w:lang w:eastAsia="nl-NL"/>
        </w:rPr>
        <w:t xml:space="preserve"> attributen</w:t>
      </w:r>
      <w:r w:rsidR="00B164F0">
        <w:rPr>
          <w:lang w:eastAsia="nl-NL"/>
        </w:rPr>
        <w:t xml:space="preserve"> waarnaar de </w:t>
      </w:r>
      <w:del w:id="1572" w:author="Joost Wijnings" w:date="2014-03-07T15:35:00Z">
        <w:r w:rsidR="00B164F0" w:rsidDel="005F2B36">
          <w:rPr>
            <w:lang w:eastAsia="nl-NL"/>
          </w:rPr>
          <w:delText>Zaakservicecons</w:delText>
        </w:r>
        <w:r w:rsidR="00C054BA" w:rsidDel="005F2B36">
          <w:rPr>
            <w:lang w:eastAsia="nl-NL"/>
          </w:rPr>
          <w:delText xml:space="preserve">umer </w:delText>
        </w:r>
      </w:del>
      <w:ins w:id="1573" w:author="Joost Wijnings" w:date="2014-03-14T15:38:00Z">
        <w:r w:rsidR="00735DDB">
          <w:rPr>
            <w:lang w:eastAsia="nl-NL"/>
          </w:rPr>
          <w:t>ZSC</w:t>
        </w:r>
      </w:ins>
      <w:ins w:id="1574" w:author="Joost Wijnings" w:date="2014-03-07T15:35:00Z">
        <w:r w:rsidR="005F2B36">
          <w:rPr>
            <w:lang w:eastAsia="nl-NL"/>
          </w:rPr>
          <w:t xml:space="preserve"> </w:t>
        </w:r>
      </w:ins>
      <w:r w:rsidR="00C054BA">
        <w:rPr>
          <w:lang w:eastAsia="nl-NL"/>
        </w:rPr>
        <w:t>vraagt in het vraagbericht</w:t>
      </w:r>
      <w:r w:rsidR="00D14134">
        <w:rPr>
          <w:lang w:eastAsia="nl-NL"/>
        </w:rPr>
        <w:t>. E</w:t>
      </w:r>
      <w:r w:rsidR="001A4665">
        <w:rPr>
          <w:lang w:eastAsia="nl-NL"/>
        </w:rPr>
        <w:t xml:space="preserve">ventueel </w:t>
      </w:r>
      <w:r w:rsidR="00D14134">
        <w:rPr>
          <w:lang w:eastAsia="nl-NL"/>
        </w:rPr>
        <w:t xml:space="preserve">kan het ZS hierbij </w:t>
      </w:r>
      <w:r w:rsidR="001A4665">
        <w:rPr>
          <w:lang w:eastAsia="nl-NL"/>
        </w:rPr>
        <w:t xml:space="preserve">gebruik </w:t>
      </w:r>
      <w:r w:rsidR="00D14134">
        <w:rPr>
          <w:lang w:eastAsia="nl-NL"/>
        </w:rPr>
        <w:t xml:space="preserve">maken van het </w:t>
      </w:r>
      <w:r w:rsidR="00177C08" w:rsidRPr="001A4665">
        <w:rPr>
          <w:lang w:eastAsia="nl-NL"/>
        </w:rPr>
        <w:t xml:space="preserve">attribuut </w:t>
      </w:r>
      <w:r w:rsidR="00177C08" w:rsidRPr="00480D16">
        <w:rPr>
          <w:rFonts w:ascii="Courier New" w:hAnsi="Courier New" w:cs="Courier New"/>
          <w:lang w:eastAsia="nl-NL"/>
          <w:rPrChange w:id="1575" w:author="Joost Wijnings" w:date="2014-03-17T07:51:00Z">
            <w:rPr>
              <w:lang w:eastAsia="nl-NL"/>
            </w:rPr>
          </w:rPrChange>
        </w:rPr>
        <w:t>StUF:noValue</w:t>
      </w:r>
      <w:r w:rsidR="0089767B" w:rsidRPr="001A4665">
        <w:rPr>
          <w:lang w:eastAsia="nl-NL"/>
        </w:rPr>
        <w:t>, zie StUF</w:t>
      </w:r>
      <w:ins w:id="1576" w:author="Joost Wijnings" w:date="2014-03-17T07:48:00Z">
        <w:r w:rsidR="00480D16">
          <w:rPr>
            <w:lang w:eastAsia="nl-NL"/>
          </w:rPr>
          <w:t xml:space="preserve"> </w:t>
        </w:r>
      </w:ins>
      <w:r w:rsidR="0089767B" w:rsidRPr="001A4665">
        <w:rPr>
          <w:lang w:eastAsia="nl-NL"/>
        </w:rPr>
        <w:t>03</w:t>
      </w:r>
      <w:ins w:id="1577" w:author="Joost Wijnings" w:date="2014-03-17T07:49:00Z">
        <w:r w:rsidR="00480D16">
          <w:rPr>
            <w:lang w:eastAsia="nl-NL"/>
          </w:rPr>
          <w:t>.</w:t>
        </w:r>
      </w:ins>
      <w:r w:rsidR="0089767B" w:rsidRPr="001A4665">
        <w:rPr>
          <w:lang w:eastAsia="nl-NL"/>
        </w:rPr>
        <w:t xml:space="preserve">01 </w:t>
      </w:r>
      <w:r w:rsidR="00177C08" w:rsidRPr="001A4665">
        <w:rPr>
          <w:lang w:eastAsia="nl-NL"/>
        </w:rPr>
        <w:t>paragraaf 3.4</w:t>
      </w:r>
    </w:p>
    <w:p w14:paraId="635DFC80" w14:textId="6B43BB1B" w:rsidR="00F935FA" w:rsidRDefault="000219F4" w:rsidP="00E57F8A">
      <w:pPr>
        <w:pStyle w:val="Kop4"/>
      </w:pPr>
      <w:r>
        <w:t xml:space="preserve">Interactie tussen </w:t>
      </w:r>
      <w:del w:id="1578" w:author="Joost Wijnings" w:date="2014-03-07T15:35:00Z">
        <w:r w:rsidR="00326C98" w:rsidDel="005F2B36">
          <w:rPr>
            <w:lang w:eastAsia="nl-NL"/>
          </w:rPr>
          <w:delText>Zaak</w:delText>
        </w:r>
        <w:r w:rsidR="00326C98" w:rsidRPr="00D17B41" w:rsidDel="005F2B36">
          <w:rPr>
            <w:lang w:eastAsia="nl-NL"/>
          </w:rPr>
          <w:delText>servic</w:delText>
        </w:r>
        <w:r w:rsidR="00326C98" w:rsidDel="005F2B36">
          <w:delText xml:space="preserve">e </w:delText>
        </w:r>
      </w:del>
      <w:del w:id="1579" w:author="Joost Wijnings" w:date="2014-03-14T15:38:00Z">
        <w:r w:rsidR="00326C98" w:rsidDel="00735DDB">
          <w:delText>consumer</w:delText>
        </w:r>
      </w:del>
      <w:ins w:id="1580" w:author="Joost Wijnings" w:date="2014-03-14T15:38:00Z">
        <w:r w:rsidR="00735DDB">
          <w:rPr>
            <w:lang w:eastAsia="nl-NL"/>
          </w:rPr>
          <w:t>ZSC</w:t>
        </w:r>
      </w:ins>
      <w:r w:rsidR="00326C98">
        <w:t xml:space="preserve"> </w:t>
      </w:r>
      <w:r>
        <w:t xml:space="preserve">en </w:t>
      </w:r>
      <w:r w:rsidR="008235C4">
        <w:t>ZS</w:t>
      </w:r>
    </w:p>
    <w:p w14:paraId="27ACAFFD" w14:textId="12381150" w:rsidR="00C054BA" w:rsidRDefault="002A7518" w:rsidP="000219F4">
      <w:r>
        <w:t xml:space="preserve">Tussen </w:t>
      </w:r>
      <w:del w:id="1581" w:author="Joost Wijnings" w:date="2014-03-14T17:31:00Z">
        <w:r w:rsidDel="00F3077C">
          <w:delText xml:space="preserve">de </w:delText>
        </w:r>
      </w:del>
      <w:ins w:id="1582" w:author="Joost Wijnings" w:date="2014-03-14T17:30:00Z">
        <w:r w:rsidR="00F3077C">
          <w:t>ZSC</w:t>
        </w:r>
      </w:ins>
      <w:del w:id="1583" w:author="Joost Wijnings" w:date="2014-03-10T14:22:00Z">
        <w:r w:rsidR="00B164F0" w:rsidDel="00E133CC">
          <w:delText>Z</w:delText>
        </w:r>
      </w:del>
      <w:del w:id="1584" w:author="Joost Wijnings" w:date="2014-03-14T17:30:00Z">
        <w:r w:rsidR="00B164F0" w:rsidDel="00F3077C">
          <w:delText>aakservice</w:delText>
        </w:r>
      </w:del>
      <w:del w:id="1585" w:author="Joost Wijnings" w:date="2014-03-10T14:22:00Z">
        <w:r w:rsidR="00B164F0" w:rsidDel="00E133CC">
          <w:delText xml:space="preserve"> </w:delText>
        </w:r>
      </w:del>
      <w:del w:id="1586" w:author="Joost Wijnings" w:date="2014-03-14T17:30:00Z">
        <w:r w:rsidR="00B164F0" w:rsidDel="00F3077C">
          <w:delText>c</w:delText>
        </w:r>
        <w:r w:rsidDel="00F3077C">
          <w:delText>onsumer</w:delText>
        </w:r>
      </w:del>
      <w:r>
        <w:t xml:space="preserve"> en </w:t>
      </w:r>
      <w:r w:rsidR="00B164F0">
        <w:t xml:space="preserve">ZS </w:t>
      </w:r>
      <w:r>
        <w:t xml:space="preserve">is een </w:t>
      </w:r>
      <w:del w:id="1587" w:author="Joost Wijnings" w:date="2014-03-14T15:47:00Z">
        <w:r w:rsidDel="00735DDB">
          <w:delText xml:space="preserve">vraag/antwoord </w:delText>
        </w:r>
      </w:del>
      <w:ins w:id="1588" w:author="Joost Wijnings" w:date="2014-03-14T15:47:00Z">
        <w:r w:rsidR="00735DDB">
          <w:t>vraag-/antwoord</w:t>
        </w:r>
      </w:ins>
      <w:r>
        <w:t xml:space="preserve">interactie. In onderstaande tabellen staat aangegeven welke elementen verplicht aanwezig en gevuld moeten </w:t>
      </w:r>
      <w:r w:rsidR="00336A0C">
        <w:t>zijn met een geldige waarde (V)</w:t>
      </w:r>
      <w:r w:rsidR="003431F4">
        <w:t xml:space="preserve"> en welke attributen optioneel mogen voorkomen in het bericht (O). </w:t>
      </w:r>
    </w:p>
    <w:p w14:paraId="26E84F8F" w14:textId="77777777" w:rsidR="00C054BA" w:rsidRDefault="00C054BA" w:rsidP="000219F4"/>
    <w:p w14:paraId="3940E1D6" w14:textId="30341E6A" w:rsidR="00F935FA" w:rsidRDefault="00C054BA" w:rsidP="000219F4">
      <w:r>
        <w:t xml:space="preserve">De </w:t>
      </w:r>
      <w:del w:id="1589" w:author="Joost Wijnings" w:date="2014-03-10T14:23:00Z">
        <w:r w:rsidDel="00E133CC">
          <w:delText xml:space="preserve">Zaakservice consumer </w:delText>
        </w:r>
      </w:del>
      <w:ins w:id="1590" w:author="Joost Wijnings" w:date="2014-03-14T15:38:00Z">
        <w:r w:rsidR="00735DDB">
          <w:t>ZSC</w:t>
        </w:r>
      </w:ins>
      <w:ins w:id="1591" w:author="Joost Wijnings" w:date="2014-03-10T14:23:00Z">
        <w:r w:rsidR="00E133CC">
          <w:t xml:space="preserve"> </w:t>
        </w:r>
      </w:ins>
      <w:r>
        <w:t>mag niet naar andere attributen vragen dan de attributen die gespecificeerd zijn in het antwoordbericht</w:t>
      </w:r>
      <w:ins w:id="1592" w:author="Joost Wijnings" w:date="2014-03-17T07:49:00Z">
        <w:r w:rsidR="00480D16">
          <w:t>,</w:t>
        </w:r>
      </w:ins>
      <w:r>
        <w:t xml:space="preserve"> tenzij het ZS het RGBZ volledig ondersteunt (zie verder).</w:t>
      </w:r>
      <w:ins w:id="1593" w:author="Joost Wijnings" w:date="2014-03-10T14:21:00Z">
        <w:r w:rsidR="00E133CC">
          <w:t xml:space="preserve"> </w:t>
        </w:r>
      </w:ins>
      <w:r w:rsidR="00336A0C">
        <w:br/>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594" w:author="Joost Wijnings" w:date="2014-04-04T14:01:00Z">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503"/>
        <w:gridCol w:w="3260"/>
        <w:gridCol w:w="1134"/>
        <w:tblGridChange w:id="1595">
          <w:tblGrid>
            <w:gridCol w:w="5920"/>
            <w:gridCol w:w="3402"/>
            <w:gridCol w:w="709"/>
          </w:tblGrid>
        </w:tblGridChange>
      </w:tblGrid>
      <w:tr w:rsidR="00912F8D" w:rsidRPr="00C709C8" w14:paraId="1A999E07" w14:textId="77777777" w:rsidTr="005938EF">
        <w:tc>
          <w:tcPr>
            <w:tcW w:w="7763" w:type="dxa"/>
            <w:gridSpan w:val="2"/>
            <w:tcPrChange w:id="1596" w:author="Joost Wijnings" w:date="2014-04-04T14:01:00Z">
              <w:tcPr>
                <w:tcW w:w="9322" w:type="dxa"/>
                <w:gridSpan w:val="2"/>
              </w:tcPr>
            </w:tcPrChange>
          </w:tcPr>
          <w:p w14:paraId="0924B420" w14:textId="77777777" w:rsidR="00912F8D" w:rsidRPr="00C709C8" w:rsidRDefault="00912F8D" w:rsidP="00237DAF">
            <w:pPr>
              <w:rPr>
                <w:b/>
                <w:lang w:eastAsia="nl-NL"/>
              </w:rPr>
            </w:pPr>
            <w:r w:rsidRPr="00C709C8">
              <w:rPr>
                <w:b/>
                <w:lang w:eastAsia="nl-NL"/>
              </w:rPr>
              <w:t>Berichttype:</w:t>
            </w:r>
            <w:r w:rsidRPr="00C709C8">
              <w:rPr>
                <w:lang w:eastAsia="nl-NL"/>
              </w:rPr>
              <w:t xml:space="preserve"> </w:t>
            </w:r>
            <w:r>
              <w:rPr>
                <w:lang w:eastAsia="nl-NL"/>
              </w:rPr>
              <w:t>z</w:t>
            </w:r>
            <w:r w:rsidRPr="00C709C8">
              <w:rPr>
                <w:lang w:eastAsia="nl-NL"/>
              </w:rPr>
              <w:t>akLv01</w:t>
            </w:r>
            <w:r>
              <w:rPr>
                <w:lang w:eastAsia="nl-NL"/>
              </w:rPr>
              <w:t xml:space="preserve"> (vraagbericht)</w:t>
            </w:r>
          </w:p>
        </w:tc>
        <w:tc>
          <w:tcPr>
            <w:tcW w:w="1134" w:type="dxa"/>
            <w:tcPrChange w:id="1597" w:author="Joost Wijnings" w:date="2014-04-04T14:01:00Z">
              <w:tcPr>
                <w:tcW w:w="709" w:type="dxa"/>
              </w:tcPr>
            </w:tcPrChange>
          </w:tcPr>
          <w:p w14:paraId="601ED9E2" w14:textId="77777777" w:rsidR="00912F8D" w:rsidRPr="00C709C8" w:rsidRDefault="00912F8D">
            <w:pPr>
              <w:jc w:val="center"/>
              <w:rPr>
                <w:b/>
                <w:lang w:eastAsia="nl-NL"/>
              </w:rPr>
              <w:pPrChange w:id="1598" w:author="Joost Wijnings" w:date="2014-04-04T14:04:00Z">
                <w:pPr/>
              </w:pPrChange>
            </w:pPr>
          </w:p>
        </w:tc>
      </w:tr>
      <w:tr w:rsidR="00912F8D" w:rsidRPr="00C709C8" w14:paraId="35452695" w14:textId="77777777" w:rsidTr="005938EF">
        <w:tc>
          <w:tcPr>
            <w:tcW w:w="4503" w:type="dxa"/>
            <w:tcPrChange w:id="1599" w:author="Joost Wijnings" w:date="2014-04-04T14:01:00Z">
              <w:tcPr>
                <w:tcW w:w="5920" w:type="dxa"/>
              </w:tcPr>
            </w:tcPrChange>
          </w:tcPr>
          <w:p w14:paraId="12502DBD" w14:textId="7533ED2F" w:rsidR="00912F8D" w:rsidRPr="00C709C8" w:rsidRDefault="00124D91" w:rsidP="00237DAF">
            <w:pPr>
              <w:rPr>
                <w:b/>
                <w:lang w:eastAsia="nl-NL"/>
              </w:rPr>
            </w:pPr>
            <w:del w:id="1600" w:author="Joost Wijnings" w:date="2014-03-10T09:26:00Z">
              <w:r w:rsidDel="00237DAF">
                <w:rPr>
                  <w:b/>
                  <w:lang w:eastAsia="nl-NL"/>
                </w:rPr>
                <w:delText>StUF ZKN</w:delText>
              </w:r>
            </w:del>
            <w:ins w:id="1601" w:author="Joost Wijnings" w:date="2014-03-10T09:26:00Z">
              <w:r w:rsidR="00237DAF">
                <w:rPr>
                  <w:b/>
                  <w:lang w:eastAsia="nl-NL"/>
                </w:rPr>
                <w:t>StUF-ZKN</w:t>
              </w:r>
            </w:ins>
            <w:ins w:id="1602" w:author="Joost Wijnings" w:date="2014-03-08T03:13:00Z">
              <w:r w:rsidR="009037D9">
                <w:rPr>
                  <w:b/>
                  <w:lang w:eastAsia="nl-NL"/>
                </w:rPr>
                <w:t>-</w:t>
              </w:r>
            </w:ins>
            <w:del w:id="1603" w:author="Joost Wijnings" w:date="2014-03-08T03:13:00Z">
              <w:r w:rsidDel="009037D9">
                <w:rPr>
                  <w:b/>
                  <w:lang w:eastAsia="nl-NL"/>
                </w:rPr>
                <w:delText xml:space="preserve"> </w:delText>
              </w:r>
            </w:del>
            <w:r>
              <w:rPr>
                <w:b/>
                <w:lang w:eastAsia="nl-NL"/>
              </w:rPr>
              <w:t>E</w:t>
            </w:r>
            <w:r w:rsidRPr="00C709C8">
              <w:rPr>
                <w:b/>
                <w:lang w:eastAsia="nl-NL"/>
              </w:rPr>
              <w:t>lementen</w:t>
            </w:r>
          </w:p>
        </w:tc>
        <w:tc>
          <w:tcPr>
            <w:tcW w:w="3260" w:type="dxa"/>
            <w:tcPrChange w:id="1604" w:author="Joost Wijnings" w:date="2014-04-04T14:01:00Z">
              <w:tcPr>
                <w:tcW w:w="3402" w:type="dxa"/>
              </w:tcPr>
            </w:tcPrChange>
          </w:tcPr>
          <w:p w14:paraId="28F7722B" w14:textId="3149ECE1" w:rsidR="00912F8D" w:rsidRPr="00C709C8" w:rsidRDefault="00912F8D" w:rsidP="00C24858">
            <w:pPr>
              <w:rPr>
                <w:b/>
                <w:lang w:eastAsia="nl-NL"/>
              </w:rPr>
            </w:pPr>
            <w:r>
              <w:rPr>
                <w:b/>
                <w:lang w:eastAsia="nl-NL"/>
              </w:rPr>
              <w:t>RGBZ</w:t>
            </w:r>
            <w:ins w:id="1605" w:author="Joost Wijnings" w:date="2014-03-08T03:13:00Z">
              <w:r w:rsidR="009037D9">
                <w:rPr>
                  <w:b/>
                  <w:lang w:eastAsia="nl-NL"/>
                </w:rPr>
                <w:t>-</w:t>
              </w:r>
            </w:ins>
            <w:del w:id="1606" w:author="Joost Wijnings" w:date="2014-03-08T03:13:00Z">
              <w:r w:rsidDel="009037D9">
                <w:rPr>
                  <w:b/>
                  <w:lang w:eastAsia="nl-NL"/>
                </w:rPr>
                <w:delText xml:space="preserve"> </w:delText>
              </w:r>
            </w:del>
            <w:r>
              <w:rPr>
                <w:b/>
                <w:lang w:eastAsia="nl-NL"/>
              </w:rPr>
              <w:t>attribuut</w:t>
            </w:r>
          </w:p>
        </w:tc>
        <w:tc>
          <w:tcPr>
            <w:tcW w:w="1134" w:type="dxa"/>
            <w:tcPrChange w:id="1607" w:author="Joost Wijnings" w:date="2014-04-04T14:01:00Z">
              <w:tcPr>
                <w:tcW w:w="709" w:type="dxa"/>
              </w:tcPr>
            </w:tcPrChange>
          </w:tcPr>
          <w:p w14:paraId="37E3B28A" w14:textId="77777777" w:rsidR="00912F8D" w:rsidRDefault="007924E2">
            <w:pPr>
              <w:jc w:val="center"/>
              <w:rPr>
                <w:b/>
                <w:lang w:eastAsia="nl-NL"/>
              </w:rPr>
              <w:pPrChange w:id="1608" w:author="Joost Wijnings" w:date="2014-04-04T14:04:00Z">
                <w:pPr/>
              </w:pPrChange>
            </w:pPr>
            <w:r>
              <w:rPr>
                <w:b/>
                <w:lang w:eastAsia="nl-NL"/>
              </w:rPr>
              <w:t>v/o</w:t>
            </w:r>
          </w:p>
        </w:tc>
      </w:tr>
      <w:tr w:rsidR="00912F8D" w:rsidRPr="00C709C8" w14:paraId="190D69E6" w14:textId="77777777" w:rsidTr="005938EF">
        <w:tc>
          <w:tcPr>
            <w:tcW w:w="4503" w:type="dxa"/>
            <w:tcPrChange w:id="1609" w:author="Joost Wijnings" w:date="2014-04-04T14:01:00Z">
              <w:tcPr>
                <w:tcW w:w="5920" w:type="dxa"/>
              </w:tcPr>
            </w:tcPrChange>
          </w:tcPr>
          <w:p w14:paraId="38E602CA" w14:textId="77777777" w:rsidR="00912F8D" w:rsidRPr="00C709C8" w:rsidRDefault="00912F8D" w:rsidP="00237DAF">
            <w:pPr>
              <w:rPr>
                <w:lang w:eastAsia="nl-NL"/>
              </w:rPr>
            </w:pPr>
            <w:r w:rsidRPr="00C709C8">
              <w:rPr>
                <w:lang w:eastAsia="nl-NL"/>
              </w:rPr>
              <w:t>gelijk . identificatie</w:t>
            </w:r>
          </w:p>
        </w:tc>
        <w:tc>
          <w:tcPr>
            <w:tcW w:w="3260" w:type="dxa"/>
            <w:tcPrChange w:id="1610" w:author="Joost Wijnings" w:date="2014-04-04T14:01:00Z">
              <w:tcPr>
                <w:tcW w:w="3402" w:type="dxa"/>
              </w:tcPr>
            </w:tcPrChange>
          </w:tcPr>
          <w:p w14:paraId="6B05BEFF" w14:textId="77777777" w:rsidR="00912F8D" w:rsidRPr="00C709C8" w:rsidRDefault="00912F8D" w:rsidP="00C24858">
            <w:pPr>
              <w:rPr>
                <w:lang w:eastAsia="nl-NL"/>
              </w:rPr>
            </w:pPr>
            <w:r w:rsidRPr="00C709C8">
              <w:rPr>
                <w:lang w:eastAsia="nl-NL"/>
              </w:rPr>
              <w:t>Zaak</w:t>
            </w:r>
            <w:r>
              <w:rPr>
                <w:lang w:eastAsia="nl-NL"/>
              </w:rPr>
              <w:t>identificatie</w:t>
            </w:r>
          </w:p>
        </w:tc>
        <w:tc>
          <w:tcPr>
            <w:tcW w:w="1134" w:type="dxa"/>
            <w:tcPrChange w:id="1611" w:author="Joost Wijnings" w:date="2014-04-04T14:01:00Z">
              <w:tcPr>
                <w:tcW w:w="709" w:type="dxa"/>
              </w:tcPr>
            </w:tcPrChange>
          </w:tcPr>
          <w:p w14:paraId="567D1EA4" w14:textId="77777777" w:rsidR="00912F8D" w:rsidRPr="00C709C8" w:rsidRDefault="00912F8D">
            <w:pPr>
              <w:jc w:val="center"/>
              <w:rPr>
                <w:lang w:eastAsia="nl-NL"/>
              </w:rPr>
              <w:pPrChange w:id="1612" w:author="Joost Wijnings" w:date="2014-04-04T14:04:00Z">
                <w:pPr/>
              </w:pPrChange>
            </w:pPr>
            <w:r>
              <w:rPr>
                <w:lang w:eastAsia="nl-NL"/>
              </w:rPr>
              <w:t>v</w:t>
            </w:r>
          </w:p>
        </w:tc>
      </w:tr>
      <w:tr w:rsidR="000372F9" w:rsidRPr="00C709C8" w14:paraId="0D852B00" w14:textId="77777777" w:rsidTr="005938EF">
        <w:trPr>
          <w:trHeight w:val="1758"/>
          <w:trPrChange w:id="1613" w:author="Joost Wijnings" w:date="2014-04-04T14:01:00Z">
            <w:trPr>
              <w:trHeight w:val="1758"/>
            </w:trPr>
          </w:trPrChange>
        </w:trPr>
        <w:tc>
          <w:tcPr>
            <w:tcW w:w="4503" w:type="dxa"/>
            <w:tcPrChange w:id="1614" w:author="Joost Wijnings" w:date="2014-04-04T14:01:00Z">
              <w:tcPr>
                <w:tcW w:w="5920" w:type="dxa"/>
              </w:tcPr>
            </w:tcPrChange>
          </w:tcPr>
          <w:p w14:paraId="0ECB8E7E" w14:textId="77777777" w:rsidR="000372F9" w:rsidRDefault="000372F9" w:rsidP="00237DAF">
            <w:pPr>
              <w:rPr>
                <w:ins w:id="1615" w:author="Joost Wijnings" w:date="2014-03-10T11:57:00Z"/>
                <w:lang w:eastAsia="nl-NL"/>
              </w:rPr>
            </w:pPr>
            <w:r w:rsidRPr="001A4665">
              <w:rPr>
                <w:lang w:eastAsia="nl-NL"/>
              </w:rPr>
              <w:t xml:space="preserve">scope . object . </w:t>
            </w:r>
            <w:r>
              <w:rPr>
                <w:lang w:eastAsia="nl-NL"/>
              </w:rPr>
              <w:t>*</w:t>
            </w:r>
          </w:p>
          <w:p w14:paraId="32A45ABF" w14:textId="105D5C85" w:rsidR="002162A2" w:rsidRPr="002162A2" w:rsidRDefault="002162A2" w:rsidP="00237DAF">
            <w:pPr>
              <w:rPr>
                <w:i/>
                <w:lang w:eastAsia="nl-NL"/>
                <w:rPrChange w:id="1616" w:author="Joost Wijnings" w:date="2014-03-10T11:57:00Z">
                  <w:rPr>
                    <w:lang w:eastAsia="nl-NL"/>
                  </w:rPr>
                </w:rPrChange>
              </w:rPr>
            </w:pPr>
            <w:ins w:id="1617" w:author="Joost Wijnings" w:date="2014-03-10T11:57:00Z">
              <w:r>
                <w:rPr>
                  <w:i/>
                  <w:lang w:eastAsia="nl-NL"/>
                </w:rPr>
                <w:t>I</w:t>
              </w:r>
              <w:r w:rsidRPr="002162A2">
                <w:rPr>
                  <w:i/>
                  <w:lang w:eastAsia="nl-NL"/>
                </w:rPr>
                <w:t>n de scope mogen alle elementen opgenomen worden die in het antwoordbericht gespecificeerd zijn</w:t>
              </w:r>
              <w:r>
                <w:rPr>
                  <w:i/>
                  <w:lang w:eastAsia="nl-NL"/>
                </w:rPr>
                <w:t xml:space="preserve">. </w:t>
              </w:r>
            </w:ins>
          </w:p>
        </w:tc>
        <w:tc>
          <w:tcPr>
            <w:tcW w:w="3260" w:type="dxa"/>
            <w:tcPrChange w:id="1618" w:author="Joost Wijnings" w:date="2014-04-04T14:01:00Z">
              <w:tcPr>
                <w:tcW w:w="3402" w:type="dxa"/>
              </w:tcPr>
            </w:tcPrChange>
          </w:tcPr>
          <w:p w14:paraId="663A2215" w14:textId="77777777" w:rsidR="000372F9" w:rsidRPr="005938EF" w:rsidRDefault="000372F9" w:rsidP="005938EF">
            <w:pPr>
              <w:pStyle w:val="Geenafstand"/>
              <w:rPr>
                <w:lang w:eastAsia="nl-NL"/>
              </w:rPr>
            </w:pPr>
          </w:p>
          <w:p w14:paraId="5F3A7185" w14:textId="59BA3EDC" w:rsidR="000372F9" w:rsidRPr="005938EF" w:rsidRDefault="000372F9">
            <w:pPr>
              <w:pStyle w:val="Geenafstand"/>
              <w:rPr>
                <w:lang w:eastAsia="nl-NL"/>
              </w:rPr>
            </w:pPr>
            <w:r>
              <w:rPr>
                <w:lang w:eastAsia="nl-NL"/>
              </w:rPr>
              <w:t xml:space="preserve">Via de scope kan de serviceconsumer aangeven welke zaakgegevens hij in het antwoord verwacht (zie </w:t>
            </w:r>
            <w:del w:id="1619" w:author="Joost Wijnings" w:date="2014-03-10T11:07:00Z">
              <w:r w:rsidDel="00BE2CB1">
                <w:rPr>
                  <w:lang w:eastAsia="nl-NL"/>
                </w:rPr>
                <w:delText xml:space="preserve">StUF </w:delText>
              </w:r>
            </w:del>
            <w:ins w:id="1620" w:author="Joost Wijnings" w:date="2014-03-10T11:07:00Z">
              <w:r w:rsidR="00BE2CB1">
                <w:rPr>
                  <w:lang w:eastAsia="nl-NL"/>
                </w:rPr>
                <w:t>StUF-</w:t>
              </w:r>
            </w:ins>
            <w:r>
              <w:rPr>
                <w:lang w:eastAsia="nl-NL"/>
              </w:rPr>
              <w:t>standaard H6).</w:t>
            </w:r>
          </w:p>
        </w:tc>
        <w:tc>
          <w:tcPr>
            <w:tcW w:w="1134" w:type="dxa"/>
            <w:tcPrChange w:id="1621" w:author="Joost Wijnings" w:date="2014-04-04T14:01:00Z">
              <w:tcPr>
                <w:tcW w:w="709" w:type="dxa"/>
              </w:tcPr>
            </w:tcPrChange>
          </w:tcPr>
          <w:p w14:paraId="6021D8C0" w14:textId="77777777" w:rsidR="000372F9" w:rsidRDefault="000372F9">
            <w:pPr>
              <w:pStyle w:val="Geenafstand"/>
              <w:jc w:val="center"/>
              <w:rPr>
                <w:lang w:eastAsia="nl-NL"/>
              </w:rPr>
              <w:pPrChange w:id="1622" w:author="Joost Wijnings" w:date="2014-04-04T14:04:00Z">
                <w:pPr>
                  <w:pStyle w:val="Geenafstand"/>
                </w:pPr>
              </w:pPrChange>
            </w:pPr>
            <w:r>
              <w:rPr>
                <w:lang w:eastAsia="nl-NL"/>
              </w:rPr>
              <w:t>v</w:t>
            </w:r>
          </w:p>
        </w:tc>
      </w:tr>
    </w:tbl>
    <w:p w14:paraId="48CF4C08" w14:textId="77777777" w:rsidR="003431F4" w:rsidRDefault="003431F4" w:rsidP="000219F4">
      <w:pPr>
        <w:pStyle w:val="Kop3"/>
        <w:numPr>
          <w:ilvl w:val="0"/>
          <w:numId w:val="0"/>
        </w:numPr>
        <w:rPr>
          <w:lang w:eastAsia="nl-NL"/>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623" w:author="Joost Wijnings" w:date="2014-04-04T14:04:00Z">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503"/>
        <w:gridCol w:w="2835"/>
        <w:gridCol w:w="1559"/>
        <w:tblGridChange w:id="1624">
          <w:tblGrid>
            <w:gridCol w:w="6062"/>
            <w:gridCol w:w="3260"/>
            <w:gridCol w:w="709"/>
          </w:tblGrid>
        </w:tblGridChange>
      </w:tblGrid>
      <w:tr w:rsidR="00912F8D" w:rsidRPr="00C709C8" w14:paraId="5194368B" w14:textId="77777777" w:rsidTr="005938EF">
        <w:trPr>
          <w:tblHeader/>
        </w:trPr>
        <w:tc>
          <w:tcPr>
            <w:tcW w:w="7338" w:type="dxa"/>
            <w:gridSpan w:val="2"/>
            <w:tcPrChange w:id="1625" w:author="Joost Wijnings" w:date="2014-04-04T14:04:00Z">
              <w:tcPr>
                <w:tcW w:w="9322" w:type="dxa"/>
                <w:gridSpan w:val="2"/>
              </w:tcPr>
            </w:tcPrChange>
          </w:tcPr>
          <w:p w14:paraId="53A4AF1D" w14:textId="77777777" w:rsidR="00912F8D" w:rsidRPr="00C709C8" w:rsidRDefault="003431F4" w:rsidP="00237DAF">
            <w:pPr>
              <w:rPr>
                <w:b/>
                <w:lang w:eastAsia="nl-NL"/>
              </w:rPr>
            </w:pPr>
            <w:r>
              <w:rPr>
                <w:lang w:eastAsia="nl-NL"/>
              </w:rPr>
              <w:br w:type="page"/>
            </w:r>
            <w:r w:rsidR="00912F8D" w:rsidRPr="00C709C8">
              <w:rPr>
                <w:b/>
                <w:lang w:eastAsia="nl-NL"/>
              </w:rPr>
              <w:t>Berichttype:</w:t>
            </w:r>
            <w:r w:rsidR="00912F8D" w:rsidRPr="00C709C8">
              <w:rPr>
                <w:lang w:eastAsia="nl-NL"/>
              </w:rPr>
              <w:t xml:space="preserve"> </w:t>
            </w:r>
            <w:r w:rsidR="00912F8D">
              <w:rPr>
                <w:lang w:eastAsia="nl-NL"/>
              </w:rPr>
              <w:t>z</w:t>
            </w:r>
            <w:r w:rsidR="00912F8D" w:rsidRPr="00C709C8">
              <w:rPr>
                <w:lang w:eastAsia="nl-NL"/>
              </w:rPr>
              <w:t>akLa01</w:t>
            </w:r>
            <w:r w:rsidR="00912F8D">
              <w:rPr>
                <w:lang w:eastAsia="nl-NL"/>
              </w:rPr>
              <w:t xml:space="preserve"> (antwoordbericht)</w:t>
            </w:r>
          </w:p>
        </w:tc>
        <w:tc>
          <w:tcPr>
            <w:tcW w:w="1559" w:type="dxa"/>
            <w:tcPrChange w:id="1626" w:author="Joost Wijnings" w:date="2014-04-04T14:04:00Z">
              <w:tcPr>
                <w:tcW w:w="709" w:type="dxa"/>
              </w:tcPr>
            </w:tcPrChange>
          </w:tcPr>
          <w:p w14:paraId="6FDECE10" w14:textId="77777777" w:rsidR="00912F8D" w:rsidRPr="00C709C8" w:rsidRDefault="00912F8D">
            <w:pPr>
              <w:jc w:val="center"/>
              <w:rPr>
                <w:b/>
                <w:lang w:eastAsia="nl-NL"/>
              </w:rPr>
              <w:pPrChange w:id="1627" w:author="Joost Wijnings" w:date="2014-04-04T14:04:00Z">
                <w:pPr/>
              </w:pPrChange>
            </w:pPr>
          </w:p>
        </w:tc>
      </w:tr>
      <w:tr w:rsidR="00912F8D" w:rsidRPr="00C709C8" w14:paraId="63BA206E" w14:textId="77777777" w:rsidTr="005938EF">
        <w:trPr>
          <w:tblHeader/>
        </w:trPr>
        <w:tc>
          <w:tcPr>
            <w:tcW w:w="4503" w:type="dxa"/>
            <w:tcPrChange w:id="1628" w:author="Joost Wijnings" w:date="2014-04-04T14:04:00Z">
              <w:tcPr>
                <w:tcW w:w="6062" w:type="dxa"/>
              </w:tcPr>
            </w:tcPrChange>
          </w:tcPr>
          <w:p w14:paraId="3DFD60B7" w14:textId="3743904B" w:rsidR="00912F8D" w:rsidRPr="00C709C8" w:rsidRDefault="00124D91" w:rsidP="00237DAF">
            <w:pPr>
              <w:rPr>
                <w:b/>
                <w:lang w:eastAsia="nl-NL"/>
              </w:rPr>
            </w:pPr>
            <w:del w:id="1629" w:author="Joost Wijnings" w:date="2014-03-10T09:27:00Z">
              <w:r w:rsidDel="00237DAF">
                <w:rPr>
                  <w:b/>
                  <w:lang w:eastAsia="nl-NL"/>
                </w:rPr>
                <w:delText>StUF ZKN</w:delText>
              </w:r>
            </w:del>
            <w:ins w:id="1630" w:author="Joost Wijnings" w:date="2014-03-10T09:27:00Z">
              <w:r w:rsidR="00237DAF">
                <w:rPr>
                  <w:b/>
                  <w:lang w:eastAsia="nl-NL"/>
                </w:rPr>
                <w:t>StUF-ZKN</w:t>
              </w:r>
            </w:ins>
            <w:ins w:id="1631" w:author="Joost Wijnings" w:date="2014-03-08T03:13:00Z">
              <w:r w:rsidR="009037D9">
                <w:rPr>
                  <w:b/>
                  <w:lang w:eastAsia="nl-NL"/>
                </w:rPr>
                <w:t>-</w:t>
              </w:r>
            </w:ins>
            <w:del w:id="1632" w:author="Joost Wijnings" w:date="2014-03-08T03:13:00Z">
              <w:r w:rsidDel="009037D9">
                <w:rPr>
                  <w:b/>
                  <w:lang w:eastAsia="nl-NL"/>
                </w:rPr>
                <w:delText xml:space="preserve"> </w:delText>
              </w:r>
            </w:del>
            <w:r>
              <w:rPr>
                <w:b/>
                <w:lang w:eastAsia="nl-NL"/>
              </w:rPr>
              <w:t>E</w:t>
            </w:r>
            <w:r w:rsidRPr="00C709C8">
              <w:rPr>
                <w:b/>
                <w:lang w:eastAsia="nl-NL"/>
              </w:rPr>
              <w:t>lementen</w:t>
            </w:r>
          </w:p>
        </w:tc>
        <w:tc>
          <w:tcPr>
            <w:tcW w:w="2835" w:type="dxa"/>
            <w:tcPrChange w:id="1633" w:author="Joost Wijnings" w:date="2014-04-04T14:04:00Z">
              <w:tcPr>
                <w:tcW w:w="3260" w:type="dxa"/>
              </w:tcPr>
            </w:tcPrChange>
          </w:tcPr>
          <w:p w14:paraId="3C742DBD" w14:textId="3BD4C6BA" w:rsidR="00912F8D" w:rsidRPr="00C709C8" w:rsidRDefault="00912F8D" w:rsidP="00C24858">
            <w:pPr>
              <w:rPr>
                <w:b/>
                <w:lang w:eastAsia="nl-NL"/>
              </w:rPr>
            </w:pPr>
            <w:r>
              <w:rPr>
                <w:b/>
                <w:lang w:eastAsia="nl-NL"/>
              </w:rPr>
              <w:t>RGBZ</w:t>
            </w:r>
            <w:ins w:id="1634" w:author="Joost Wijnings" w:date="2014-03-08T03:13:00Z">
              <w:r w:rsidR="009037D9">
                <w:rPr>
                  <w:b/>
                  <w:lang w:eastAsia="nl-NL"/>
                </w:rPr>
                <w:t>-</w:t>
              </w:r>
            </w:ins>
            <w:del w:id="1635" w:author="Joost Wijnings" w:date="2014-03-08T03:13:00Z">
              <w:r w:rsidDel="009037D9">
                <w:rPr>
                  <w:b/>
                  <w:lang w:eastAsia="nl-NL"/>
                </w:rPr>
                <w:delText xml:space="preserve"> </w:delText>
              </w:r>
            </w:del>
            <w:r>
              <w:rPr>
                <w:b/>
                <w:lang w:eastAsia="nl-NL"/>
              </w:rPr>
              <w:t>attribuut</w:t>
            </w:r>
          </w:p>
        </w:tc>
        <w:tc>
          <w:tcPr>
            <w:tcW w:w="1559" w:type="dxa"/>
            <w:tcPrChange w:id="1636" w:author="Joost Wijnings" w:date="2014-04-04T14:04:00Z">
              <w:tcPr>
                <w:tcW w:w="709" w:type="dxa"/>
              </w:tcPr>
            </w:tcPrChange>
          </w:tcPr>
          <w:p w14:paraId="500B7CA8" w14:textId="77777777" w:rsidR="00912F8D" w:rsidRDefault="007924E2">
            <w:pPr>
              <w:jc w:val="center"/>
              <w:rPr>
                <w:b/>
                <w:lang w:eastAsia="nl-NL"/>
              </w:rPr>
            </w:pPr>
            <w:r>
              <w:rPr>
                <w:b/>
                <w:lang w:eastAsia="nl-NL"/>
              </w:rPr>
              <w:t>v/o</w:t>
            </w:r>
          </w:p>
        </w:tc>
      </w:tr>
      <w:tr w:rsidR="00912F8D" w:rsidRPr="00C709C8" w14:paraId="4BF37549" w14:textId="77777777" w:rsidTr="005938EF">
        <w:tc>
          <w:tcPr>
            <w:tcW w:w="4503" w:type="dxa"/>
            <w:tcPrChange w:id="1637" w:author="Joost Wijnings" w:date="2014-04-04T14:04:00Z">
              <w:tcPr>
                <w:tcW w:w="6062" w:type="dxa"/>
              </w:tcPr>
            </w:tcPrChange>
          </w:tcPr>
          <w:p w14:paraId="767B0F46" w14:textId="77777777" w:rsidR="00912F8D" w:rsidRPr="00E40358" w:rsidRDefault="00912F8D" w:rsidP="00237DAF">
            <w:pPr>
              <w:rPr>
                <w:lang w:eastAsia="nl-NL"/>
              </w:rPr>
            </w:pPr>
            <w:r w:rsidRPr="00E40358">
              <w:rPr>
                <w:lang w:eastAsia="nl-NL"/>
              </w:rPr>
              <w:t xml:space="preserve">antwoord . object . identificatie </w:t>
            </w:r>
          </w:p>
        </w:tc>
        <w:tc>
          <w:tcPr>
            <w:tcW w:w="2835" w:type="dxa"/>
            <w:tcPrChange w:id="1638" w:author="Joost Wijnings" w:date="2014-04-04T14:04:00Z">
              <w:tcPr>
                <w:tcW w:w="3260" w:type="dxa"/>
              </w:tcPr>
            </w:tcPrChange>
          </w:tcPr>
          <w:p w14:paraId="6A05DF2C" w14:textId="77777777" w:rsidR="00912F8D" w:rsidRPr="00C709C8" w:rsidRDefault="00912F8D" w:rsidP="00C24858">
            <w:pPr>
              <w:rPr>
                <w:b/>
                <w:lang w:eastAsia="nl-NL"/>
              </w:rPr>
            </w:pPr>
            <w:r w:rsidRPr="00C709C8">
              <w:rPr>
                <w:lang w:eastAsia="nl-NL"/>
              </w:rPr>
              <w:t>Zaak</w:t>
            </w:r>
            <w:r>
              <w:rPr>
                <w:lang w:eastAsia="nl-NL"/>
              </w:rPr>
              <w:t>identificatie</w:t>
            </w:r>
          </w:p>
        </w:tc>
        <w:tc>
          <w:tcPr>
            <w:tcW w:w="1559" w:type="dxa"/>
            <w:tcPrChange w:id="1639" w:author="Joost Wijnings" w:date="2014-04-04T14:04:00Z">
              <w:tcPr>
                <w:tcW w:w="709" w:type="dxa"/>
              </w:tcPr>
            </w:tcPrChange>
          </w:tcPr>
          <w:p w14:paraId="7E4F86CD" w14:textId="77777777" w:rsidR="00912F8D" w:rsidRPr="00C709C8" w:rsidRDefault="00912F8D">
            <w:pPr>
              <w:jc w:val="center"/>
              <w:rPr>
                <w:lang w:eastAsia="nl-NL"/>
              </w:rPr>
            </w:pPr>
            <w:r>
              <w:rPr>
                <w:lang w:eastAsia="nl-NL"/>
              </w:rPr>
              <w:t>v</w:t>
            </w:r>
          </w:p>
        </w:tc>
      </w:tr>
      <w:tr w:rsidR="00912F8D" w:rsidRPr="00C709C8" w14:paraId="07976A4D" w14:textId="77777777" w:rsidTr="005938EF">
        <w:tc>
          <w:tcPr>
            <w:tcW w:w="4503" w:type="dxa"/>
            <w:tcPrChange w:id="1640" w:author="Joost Wijnings" w:date="2014-04-04T14:04:00Z">
              <w:tcPr>
                <w:tcW w:w="6062" w:type="dxa"/>
              </w:tcPr>
            </w:tcPrChange>
          </w:tcPr>
          <w:p w14:paraId="55E75373" w14:textId="77777777" w:rsidR="00912F8D" w:rsidRPr="00E40358" w:rsidRDefault="00912F8D" w:rsidP="00237DAF">
            <w:pPr>
              <w:rPr>
                <w:lang w:eastAsia="nl-NL"/>
              </w:rPr>
            </w:pPr>
            <w:r w:rsidRPr="00E40358">
              <w:rPr>
                <w:lang w:eastAsia="nl-NL"/>
              </w:rPr>
              <w:t xml:space="preserve">antwoord . object . </w:t>
            </w:r>
            <w:r>
              <w:rPr>
                <w:lang w:eastAsia="nl-NL"/>
              </w:rPr>
              <w:t>einddatum</w:t>
            </w:r>
          </w:p>
        </w:tc>
        <w:tc>
          <w:tcPr>
            <w:tcW w:w="2835" w:type="dxa"/>
            <w:tcPrChange w:id="1641" w:author="Joost Wijnings" w:date="2014-04-04T14:04:00Z">
              <w:tcPr>
                <w:tcW w:w="3260" w:type="dxa"/>
              </w:tcPr>
            </w:tcPrChange>
          </w:tcPr>
          <w:p w14:paraId="26794C21" w14:textId="77777777" w:rsidR="00912F8D" w:rsidRPr="00C709C8" w:rsidRDefault="00912F8D" w:rsidP="00C24858">
            <w:pPr>
              <w:rPr>
                <w:lang w:eastAsia="nl-NL"/>
              </w:rPr>
            </w:pPr>
            <w:r w:rsidRPr="007675CA">
              <w:rPr>
                <w:lang w:eastAsia="nl-NL"/>
              </w:rPr>
              <w:t>Einddatum</w:t>
            </w:r>
          </w:p>
        </w:tc>
        <w:tc>
          <w:tcPr>
            <w:tcW w:w="1559" w:type="dxa"/>
            <w:tcPrChange w:id="1642" w:author="Joost Wijnings" w:date="2014-04-04T14:04:00Z">
              <w:tcPr>
                <w:tcW w:w="709" w:type="dxa"/>
              </w:tcPr>
            </w:tcPrChange>
          </w:tcPr>
          <w:p w14:paraId="166A504D" w14:textId="77777777" w:rsidR="00912F8D" w:rsidRPr="007675CA" w:rsidRDefault="000A0B2F">
            <w:pPr>
              <w:jc w:val="center"/>
              <w:rPr>
                <w:lang w:eastAsia="nl-NL"/>
              </w:rPr>
            </w:pPr>
            <w:r>
              <w:rPr>
                <w:lang w:eastAsia="nl-NL"/>
              </w:rPr>
              <w:t>o</w:t>
            </w:r>
          </w:p>
        </w:tc>
      </w:tr>
      <w:tr w:rsidR="00912F8D" w:rsidRPr="00C709C8" w14:paraId="5AC7B3A6" w14:textId="77777777" w:rsidTr="005938EF">
        <w:tc>
          <w:tcPr>
            <w:tcW w:w="4503" w:type="dxa"/>
            <w:tcPrChange w:id="1643" w:author="Joost Wijnings" w:date="2014-04-04T14:04:00Z">
              <w:tcPr>
                <w:tcW w:w="6062" w:type="dxa"/>
              </w:tcPr>
            </w:tcPrChange>
          </w:tcPr>
          <w:p w14:paraId="56D5B4A8" w14:textId="77777777" w:rsidR="00912F8D" w:rsidRPr="00E40358" w:rsidRDefault="00912F8D" w:rsidP="00237DAF">
            <w:pPr>
              <w:rPr>
                <w:lang w:eastAsia="nl-NL"/>
              </w:rPr>
            </w:pPr>
            <w:r w:rsidRPr="00E40358">
              <w:rPr>
                <w:lang w:eastAsia="nl-NL"/>
              </w:rPr>
              <w:lastRenderedPageBreak/>
              <w:t xml:space="preserve">antwoord . object . </w:t>
            </w:r>
            <w:r>
              <w:rPr>
                <w:lang w:eastAsia="nl-NL"/>
              </w:rPr>
              <w:t>einddatumGepland</w:t>
            </w:r>
          </w:p>
        </w:tc>
        <w:tc>
          <w:tcPr>
            <w:tcW w:w="2835" w:type="dxa"/>
            <w:tcPrChange w:id="1644" w:author="Joost Wijnings" w:date="2014-04-04T14:04:00Z">
              <w:tcPr>
                <w:tcW w:w="3260" w:type="dxa"/>
              </w:tcPr>
            </w:tcPrChange>
          </w:tcPr>
          <w:p w14:paraId="5F808312" w14:textId="77777777" w:rsidR="00912F8D" w:rsidRDefault="00912F8D" w:rsidP="00C24858">
            <w:pPr>
              <w:rPr>
                <w:rFonts w:ascii="Helvetica" w:hAnsi="Helvetica" w:cs="Helvetica"/>
                <w:color w:val="610E6A"/>
                <w:sz w:val="18"/>
                <w:szCs w:val="18"/>
                <w:lang w:eastAsia="nl-NL"/>
              </w:rPr>
            </w:pPr>
            <w:r w:rsidRPr="007675CA">
              <w:rPr>
                <w:lang w:eastAsia="nl-NL"/>
              </w:rPr>
              <w:t>Einddatum gepland</w:t>
            </w:r>
          </w:p>
        </w:tc>
        <w:tc>
          <w:tcPr>
            <w:tcW w:w="1559" w:type="dxa"/>
            <w:tcPrChange w:id="1645" w:author="Joost Wijnings" w:date="2014-04-04T14:04:00Z">
              <w:tcPr>
                <w:tcW w:w="709" w:type="dxa"/>
              </w:tcPr>
            </w:tcPrChange>
          </w:tcPr>
          <w:p w14:paraId="603134E9" w14:textId="77777777" w:rsidR="00912F8D" w:rsidRPr="007675CA" w:rsidRDefault="00B013B9">
            <w:pPr>
              <w:jc w:val="center"/>
              <w:rPr>
                <w:lang w:eastAsia="nl-NL"/>
              </w:rPr>
            </w:pPr>
            <w:r>
              <w:rPr>
                <w:lang w:eastAsia="nl-NL"/>
              </w:rPr>
              <w:t>o</w:t>
            </w:r>
          </w:p>
        </w:tc>
      </w:tr>
      <w:tr w:rsidR="00912F8D" w:rsidRPr="00C709C8" w14:paraId="5B3C19E9" w14:textId="77777777" w:rsidTr="005938EF">
        <w:tc>
          <w:tcPr>
            <w:tcW w:w="4503" w:type="dxa"/>
            <w:tcPrChange w:id="1646" w:author="Joost Wijnings" w:date="2014-04-04T14:04:00Z">
              <w:tcPr>
                <w:tcW w:w="6062" w:type="dxa"/>
              </w:tcPr>
            </w:tcPrChange>
          </w:tcPr>
          <w:p w14:paraId="3A43BB73" w14:textId="77777777" w:rsidR="00912F8D" w:rsidRPr="00E40358" w:rsidRDefault="00912F8D" w:rsidP="00237DAF">
            <w:pPr>
              <w:rPr>
                <w:lang w:eastAsia="nl-NL"/>
              </w:rPr>
            </w:pPr>
            <w:r w:rsidRPr="00E40358">
              <w:rPr>
                <w:lang w:eastAsia="nl-NL"/>
              </w:rPr>
              <w:t xml:space="preserve">antwoord . object . </w:t>
            </w:r>
            <w:r>
              <w:rPr>
                <w:lang w:eastAsia="nl-NL"/>
              </w:rPr>
              <w:t>omschrijving</w:t>
            </w:r>
          </w:p>
        </w:tc>
        <w:tc>
          <w:tcPr>
            <w:tcW w:w="2835" w:type="dxa"/>
            <w:tcPrChange w:id="1647" w:author="Joost Wijnings" w:date="2014-04-04T14:04:00Z">
              <w:tcPr>
                <w:tcW w:w="3260" w:type="dxa"/>
              </w:tcPr>
            </w:tcPrChange>
          </w:tcPr>
          <w:p w14:paraId="537B03F1" w14:textId="77777777" w:rsidR="00912F8D" w:rsidRPr="007675CA" w:rsidRDefault="00912F8D" w:rsidP="00C24858">
            <w:pPr>
              <w:rPr>
                <w:lang w:eastAsia="nl-NL"/>
              </w:rPr>
            </w:pPr>
            <w:r w:rsidRPr="007675CA">
              <w:rPr>
                <w:lang w:eastAsia="nl-NL"/>
              </w:rPr>
              <w:t>Omschrijving</w:t>
            </w:r>
          </w:p>
        </w:tc>
        <w:tc>
          <w:tcPr>
            <w:tcW w:w="1559" w:type="dxa"/>
            <w:tcPrChange w:id="1648" w:author="Joost Wijnings" w:date="2014-04-04T14:04:00Z">
              <w:tcPr>
                <w:tcW w:w="709" w:type="dxa"/>
              </w:tcPr>
            </w:tcPrChange>
          </w:tcPr>
          <w:p w14:paraId="3153143C" w14:textId="77777777" w:rsidR="00912F8D" w:rsidRPr="007675CA" w:rsidRDefault="00B013B9">
            <w:pPr>
              <w:jc w:val="center"/>
              <w:rPr>
                <w:lang w:eastAsia="nl-NL"/>
              </w:rPr>
            </w:pPr>
            <w:r>
              <w:rPr>
                <w:lang w:eastAsia="nl-NL"/>
              </w:rPr>
              <w:t>o</w:t>
            </w:r>
          </w:p>
        </w:tc>
      </w:tr>
      <w:tr w:rsidR="00912F8D" w:rsidRPr="00C709C8" w14:paraId="40F21A49" w14:textId="77777777" w:rsidTr="005938EF">
        <w:tc>
          <w:tcPr>
            <w:tcW w:w="4503" w:type="dxa"/>
            <w:tcPrChange w:id="1649" w:author="Joost Wijnings" w:date="2014-04-04T14:04:00Z">
              <w:tcPr>
                <w:tcW w:w="6062" w:type="dxa"/>
              </w:tcPr>
            </w:tcPrChange>
          </w:tcPr>
          <w:p w14:paraId="2BBAF0DD" w14:textId="77777777" w:rsidR="00912F8D" w:rsidRPr="00E40358" w:rsidRDefault="00912F8D" w:rsidP="00237DAF">
            <w:pPr>
              <w:rPr>
                <w:lang w:eastAsia="nl-NL"/>
              </w:rPr>
            </w:pPr>
            <w:r w:rsidRPr="00E40358">
              <w:rPr>
                <w:lang w:eastAsia="nl-NL"/>
              </w:rPr>
              <w:t>antwoord . object .</w:t>
            </w:r>
            <w:r>
              <w:rPr>
                <w:lang w:eastAsia="nl-NL"/>
              </w:rPr>
              <w:t xml:space="preserve"> kenmerk</w:t>
            </w:r>
          </w:p>
        </w:tc>
        <w:tc>
          <w:tcPr>
            <w:tcW w:w="2835" w:type="dxa"/>
            <w:tcPrChange w:id="1650" w:author="Joost Wijnings" w:date="2014-04-04T14:04:00Z">
              <w:tcPr>
                <w:tcW w:w="3260" w:type="dxa"/>
              </w:tcPr>
            </w:tcPrChange>
          </w:tcPr>
          <w:p w14:paraId="3DB7135F" w14:textId="77777777" w:rsidR="00912F8D" w:rsidRPr="007675CA" w:rsidRDefault="00912F8D" w:rsidP="00C24858">
            <w:pPr>
              <w:rPr>
                <w:lang w:eastAsia="nl-NL"/>
              </w:rPr>
            </w:pPr>
            <w:r w:rsidRPr="007675CA">
              <w:rPr>
                <w:lang w:eastAsia="nl-NL"/>
              </w:rPr>
              <w:t>Kenmerken</w:t>
            </w:r>
            <w:r>
              <w:rPr>
                <w:lang w:eastAsia="nl-NL"/>
              </w:rPr>
              <w:t xml:space="preserve"> (</w:t>
            </w:r>
            <w:r w:rsidR="000A0B2F">
              <w:rPr>
                <w:lang w:eastAsia="nl-NL"/>
              </w:rPr>
              <w:t>G</w:t>
            </w:r>
            <w:r>
              <w:rPr>
                <w:lang w:eastAsia="nl-NL"/>
              </w:rPr>
              <w:t>roep attribuut)</w:t>
            </w:r>
          </w:p>
        </w:tc>
        <w:tc>
          <w:tcPr>
            <w:tcW w:w="1559" w:type="dxa"/>
            <w:tcPrChange w:id="1651" w:author="Joost Wijnings" w:date="2014-04-04T14:04:00Z">
              <w:tcPr>
                <w:tcW w:w="709" w:type="dxa"/>
              </w:tcPr>
            </w:tcPrChange>
          </w:tcPr>
          <w:p w14:paraId="336EE91F" w14:textId="77777777" w:rsidR="00912F8D" w:rsidRPr="007675CA" w:rsidRDefault="00BA6212">
            <w:pPr>
              <w:jc w:val="center"/>
              <w:rPr>
                <w:lang w:eastAsia="nl-NL"/>
              </w:rPr>
            </w:pPr>
            <w:r>
              <w:rPr>
                <w:lang w:eastAsia="nl-NL"/>
              </w:rPr>
              <w:t>0..N</w:t>
            </w:r>
          </w:p>
        </w:tc>
      </w:tr>
      <w:tr w:rsidR="00912F8D" w:rsidRPr="00C709C8" w14:paraId="2E7C0896" w14:textId="77777777" w:rsidTr="005938EF">
        <w:tc>
          <w:tcPr>
            <w:tcW w:w="4503" w:type="dxa"/>
            <w:tcPrChange w:id="1652" w:author="Joost Wijnings" w:date="2014-04-04T14:04:00Z">
              <w:tcPr>
                <w:tcW w:w="6062" w:type="dxa"/>
              </w:tcPr>
            </w:tcPrChange>
          </w:tcPr>
          <w:p w14:paraId="22E73C10" w14:textId="77777777" w:rsidR="00912F8D" w:rsidRPr="00E40358" w:rsidRDefault="00912F8D" w:rsidP="00237DAF">
            <w:pPr>
              <w:rPr>
                <w:lang w:eastAsia="nl-NL"/>
              </w:rPr>
            </w:pPr>
            <w:r w:rsidRPr="00E40358">
              <w:rPr>
                <w:lang w:eastAsia="nl-NL"/>
              </w:rPr>
              <w:t>antwoord . object .</w:t>
            </w:r>
            <w:r>
              <w:rPr>
                <w:lang w:eastAsia="nl-NL"/>
              </w:rPr>
              <w:t xml:space="preserve"> kenmerk . kenmerk</w:t>
            </w:r>
          </w:p>
        </w:tc>
        <w:tc>
          <w:tcPr>
            <w:tcW w:w="2835" w:type="dxa"/>
            <w:tcPrChange w:id="1653" w:author="Joost Wijnings" w:date="2014-04-04T14:04:00Z">
              <w:tcPr>
                <w:tcW w:w="3260" w:type="dxa"/>
              </w:tcPr>
            </w:tcPrChange>
          </w:tcPr>
          <w:p w14:paraId="1BF7E79D" w14:textId="77777777" w:rsidR="00912F8D" w:rsidRPr="007675CA" w:rsidRDefault="00912F8D" w:rsidP="00C24858">
            <w:pPr>
              <w:numPr>
                <w:ilvl w:val="0"/>
                <w:numId w:val="21"/>
              </w:numPr>
              <w:rPr>
                <w:lang w:eastAsia="nl-NL"/>
              </w:rPr>
            </w:pPr>
            <w:r w:rsidRPr="007675CA">
              <w:rPr>
                <w:lang w:eastAsia="nl-NL"/>
              </w:rPr>
              <w:t>Kenmerk</w:t>
            </w:r>
          </w:p>
        </w:tc>
        <w:tc>
          <w:tcPr>
            <w:tcW w:w="1559" w:type="dxa"/>
            <w:tcPrChange w:id="1654" w:author="Joost Wijnings" w:date="2014-04-04T14:04:00Z">
              <w:tcPr>
                <w:tcW w:w="709" w:type="dxa"/>
              </w:tcPr>
            </w:tcPrChange>
          </w:tcPr>
          <w:p w14:paraId="107D358C" w14:textId="77777777" w:rsidR="00912F8D" w:rsidRPr="007675CA" w:rsidRDefault="001F1E43">
            <w:pPr>
              <w:jc w:val="center"/>
              <w:rPr>
                <w:lang w:eastAsia="nl-NL"/>
              </w:rPr>
            </w:pPr>
            <w:r>
              <w:rPr>
                <w:lang w:eastAsia="nl-NL"/>
              </w:rPr>
              <w:t>v*</w:t>
            </w:r>
          </w:p>
        </w:tc>
      </w:tr>
      <w:tr w:rsidR="00912F8D" w:rsidRPr="00C709C8" w14:paraId="5049D142" w14:textId="77777777" w:rsidTr="005938EF">
        <w:tc>
          <w:tcPr>
            <w:tcW w:w="4503" w:type="dxa"/>
            <w:tcPrChange w:id="1655" w:author="Joost Wijnings" w:date="2014-04-04T14:04:00Z">
              <w:tcPr>
                <w:tcW w:w="6062" w:type="dxa"/>
              </w:tcPr>
            </w:tcPrChange>
          </w:tcPr>
          <w:p w14:paraId="67623C54" w14:textId="77777777" w:rsidR="00912F8D" w:rsidRPr="00E40358" w:rsidRDefault="00912F8D" w:rsidP="00237DAF">
            <w:pPr>
              <w:rPr>
                <w:lang w:eastAsia="nl-NL"/>
              </w:rPr>
            </w:pPr>
            <w:r w:rsidRPr="00E40358">
              <w:rPr>
                <w:lang w:eastAsia="nl-NL"/>
              </w:rPr>
              <w:t>antwoord . object .</w:t>
            </w:r>
            <w:r>
              <w:rPr>
                <w:lang w:eastAsia="nl-NL"/>
              </w:rPr>
              <w:t xml:space="preserve"> kenmerk . bron</w:t>
            </w:r>
          </w:p>
        </w:tc>
        <w:tc>
          <w:tcPr>
            <w:tcW w:w="2835" w:type="dxa"/>
            <w:tcPrChange w:id="1656" w:author="Joost Wijnings" w:date="2014-04-04T14:04:00Z">
              <w:tcPr>
                <w:tcW w:w="3260" w:type="dxa"/>
              </w:tcPr>
            </w:tcPrChange>
          </w:tcPr>
          <w:p w14:paraId="3EB15A8D" w14:textId="77777777" w:rsidR="00912F8D" w:rsidRPr="007675CA" w:rsidRDefault="00912F8D" w:rsidP="00C24858">
            <w:pPr>
              <w:numPr>
                <w:ilvl w:val="0"/>
                <w:numId w:val="21"/>
              </w:numPr>
              <w:rPr>
                <w:lang w:eastAsia="nl-NL"/>
              </w:rPr>
            </w:pPr>
            <w:r w:rsidRPr="007675CA">
              <w:rPr>
                <w:lang w:eastAsia="nl-NL"/>
              </w:rPr>
              <w:t>Kenmerk bron</w:t>
            </w:r>
          </w:p>
        </w:tc>
        <w:tc>
          <w:tcPr>
            <w:tcW w:w="1559" w:type="dxa"/>
            <w:tcPrChange w:id="1657" w:author="Joost Wijnings" w:date="2014-04-04T14:04:00Z">
              <w:tcPr>
                <w:tcW w:w="709" w:type="dxa"/>
              </w:tcPr>
            </w:tcPrChange>
          </w:tcPr>
          <w:p w14:paraId="34EBAC9D" w14:textId="77777777" w:rsidR="00912F8D" w:rsidRPr="007675CA" w:rsidRDefault="001F1E43">
            <w:pPr>
              <w:jc w:val="center"/>
              <w:rPr>
                <w:lang w:eastAsia="nl-NL"/>
              </w:rPr>
            </w:pPr>
            <w:r>
              <w:rPr>
                <w:lang w:eastAsia="nl-NL"/>
              </w:rPr>
              <w:t>v*</w:t>
            </w:r>
          </w:p>
        </w:tc>
      </w:tr>
      <w:tr w:rsidR="00912F8D" w:rsidRPr="00C709C8" w14:paraId="6D1D5B60" w14:textId="77777777" w:rsidTr="005938EF">
        <w:tc>
          <w:tcPr>
            <w:tcW w:w="4503" w:type="dxa"/>
            <w:tcPrChange w:id="1658" w:author="Joost Wijnings" w:date="2014-04-04T14:04:00Z">
              <w:tcPr>
                <w:tcW w:w="6062" w:type="dxa"/>
              </w:tcPr>
            </w:tcPrChange>
          </w:tcPr>
          <w:p w14:paraId="3AEDC318" w14:textId="77777777" w:rsidR="00912F8D" w:rsidRPr="00E40358" w:rsidRDefault="00912F8D" w:rsidP="00237DAF">
            <w:pPr>
              <w:rPr>
                <w:lang w:eastAsia="nl-NL"/>
              </w:rPr>
            </w:pPr>
            <w:r w:rsidRPr="00E40358">
              <w:rPr>
                <w:lang w:eastAsia="nl-NL"/>
              </w:rPr>
              <w:t>antwoord . object .</w:t>
            </w:r>
            <w:r>
              <w:rPr>
                <w:lang w:eastAsia="nl-NL"/>
              </w:rPr>
              <w:t xml:space="preserve"> resultaat . omschrijving</w:t>
            </w:r>
          </w:p>
        </w:tc>
        <w:tc>
          <w:tcPr>
            <w:tcW w:w="2835" w:type="dxa"/>
            <w:tcPrChange w:id="1659" w:author="Joost Wijnings" w:date="2014-04-04T14:04:00Z">
              <w:tcPr>
                <w:tcW w:w="3260" w:type="dxa"/>
              </w:tcPr>
            </w:tcPrChange>
          </w:tcPr>
          <w:p w14:paraId="4E623BB2" w14:textId="77777777" w:rsidR="00912F8D" w:rsidRPr="007675CA" w:rsidRDefault="00912F8D" w:rsidP="00C24858">
            <w:pPr>
              <w:rPr>
                <w:lang w:eastAsia="nl-NL"/>
              </w:rPr>
            </w:pPr>
            <w:r w:rsidRPr="007675CA">
              <w:rPr>
                <w:lang w:eastAsia="nl-NL"/>
              </w:rPr>
              <w:t>Resultaatomschrijving</w:t>
            </w:r>
          </w:p>
        </w:tc>
        <w:tc>
          <w:tcPr>
            <w:tcW w:w="1559" w:type="dxa"/>
            <w:tcPrChange w:id="1660" w:author="Joost Wijnings" w:date="2014-04-04T14:04:00Z">
              <w:tcPr>
                <w:tcW w:w="709" w:type="dxa"/>
              </w:tcPr>
            </w:tcPrChange>
          </w:tcPr>
          <w:p w14:paraId="2998FC8C" w14:textId="77777777" w:rsidR="00912F8D" w:rsidRPr="007675CA" w:rsidRDefault="00B013B9">
            <w:pPr>
              <w:jc w:val="center"/>
              <w:rPr>
                <w:lang w:eastAsia="nl-NL"/>
              </w:rPr>
            </w:pPr>
            <w:r>
              <w:rPr>
                <w:lang w:eastAsia="nl-NL"/>
              </w:rPr>
              <w:t>o</w:t>
            </w:r>
          </w:p>
        </w:tc>
      </w:tr>
      <w:tr w:rsidR="00912F8D" w:rsidRPr="00C709C8" w14:paraId="56C2F487" w14:textId="77777777" w:rsidTr="005938EF">
        <w:tc>
          <w:tcPr>
            <w:tcW w:w="4503" w:type="dxa"/>
            <w:tcPrChange w:id="1661" w:author="Joost Wijnings" w:date="2014-04-04T14:04:00Z">
              <w:tcPr>
                <w:tcW w:w="6062" w:type="dxa"/>
              </w:tcPr>
            </w:tcPrChange>
          </w:tcPr>
          <w:p w14:paraId="1A476DE2" w14:textId="77777777" w:rsidR="00912F8D" w:rsidRPr="00E40358" w:rsidRDefault="00912F8D" w:rsidP="00237DAF">
            <w:pPr>
              <w:rPr>
                <w:lang w:eastAsia="nl-NL"/>
              </w:rPr>
            </w:pPr>
            <w:r w:rsidRPr="00E40358">
              <w:rPr>
                <w:lang w:eastAsia="nl-NL"/>
              </w:rPr>
              <w:t>antwoord . object .</w:t>
            </w:r>
            <w:r>
              <w:rPr>
                <w:lang w:eastAsia="nl-NL"/>
              </w:rPr>
              <w:t xml:space="preserve"> resultaat . toelichting</w:t>
            </w:r>
          </w:p>
        </w:tc>
        <w:tc>
          <w:tcPr>
            <w:tcW w:w="2835" w:type="dxa"/>
            <w:tcPrChange w:id="1662" w:author="Joost Wijnings" w:date="2014-04-04T14:04:00Z">
              <w:tcPr>
                <w:tcW w:w="3260" w:type="dxa"/>
              </w:tcPr>
            </w:tcPrChange>
          </w:tcPr>
          <w:p w14:paraId="414F4241" w14:textId="77777777" w:rsidR="00912F8D" w:rsidRPr="007675CA" w:rsidRDefault="00912F8D" w:rsidP="00C24858">
            <w:pPr>
              <w:rPr>
                <w:lang w:eastAsia="nl-NL"/>
              </w:rPr>
            </w:pPr>
            <w:r w:rsidRPr="007675CA">
              <w:rPr>
                <w:lang w:eastAsia="nl-NL"/>
              </w:rPr>
              <w:t>Resultaattoelichting</w:t>
            </w:r>
          </w:p>
        </w:tc>
        <w:tc>
          <w:tcPr>
            <w:tcW w:w="1559" w:type="dxa"/>
            <w:tcPrChange w:id="1663" w:author="Joost Wijnings" w:date="2014-04-04T14:04:00Z">
              <w:tcPr>
                <w:tcW w:w="709" w:type="dxa"/>
              </w:tcPr>
            </w:tcPrChange>
          </w:tcPr>
          <w:p w14:paraId="18AD9893" w14:textId="77777777" w:rsidR="00912F8D" w:rsidRPr="007675CA" w:rsidRDefault="00B013B9">
            <w:pPr>
              <w:jc w:val="center"/>
              <w:rPr>
                <w:lang w:eastAsia="nl-NL"/>
              </w:rPr>
            </w:pPr>
            <w:r>
              <w:rPr>
                <w:lang w:eastAsia="nl-NL"/>
              </w:rPr>
              <w:t>o</w:t>
            </w:r>
          </w:p>
        </w:tc>
      </w:tr>
      <w:tr w:rsidR="00912F8D" w:rsidRPr="00C709C8" w14:paraId="5BA7A1A8" w14:textId="77777777" w:rsidTr="005938EF">
        <w:tc>
          <w:tcPr>
            <w:tcW w:w="4503" w:type="dxa"/>
            <w:tcPrChange w:id="1664" w:author="Joost Wijnings" w:date="2014-04-04T14:04:00Z">
              <w:tcPr>
                <w:tcW w:w="6062" w:type="dxa"/>
              </w:tcPr>
            </w:tcPrChange>
          </w:tcPr>
          <w:p w14:paraId="102BB091" w14:textId="77777777" w:rsidR="00912F8D" w:rsidRPr="00E40358" w:rsidRDefault="00912F8D" w:rsidP="00237DAF">
            <w:pPr>
              <w:rPr>
                <w:lang w:eastAsia="nl-NL"/>
              </w:rPr>
            </w:pPr>
            <w:r w:rsidRPr="00E40358">
              <w:rPr>
                <w:lang w:eastAsia="nl-NL"/>
              </w:rPr>
              <w:t>antwoord . object .</w:t>
            </w:r>
            <w:r>
              <w:rPr>
                <w:lang w:eastAsia="nl-NL"/>
              </w:rPr>
              <w:t xml:space="preserve"> startdatum</w:t>
            </w:r>
          </w:p>
        </w:tc>
        <w:tc>
          <w:tcPr>
            <w:tcW w:w="2835" w:type="dxa"/>
            <w:tcPrChange w:id="1665" w:author="Joost Wijnings" w:date="2014-04-04T14:04:00Z">
              <w:tcPr>
                <w:tcW w:w="3260" w:type="dxa"/>
              </w:tcPr>
            </w:tcPrChange>
          </w:tcPr>
          <w:p w14:paraId="77217620" w14:textId="77777777" w:rsidR="00912F8D" w:rsidRPr="007675CA" w:rsidRDefault="00912F8D" w:rsidP="00C24858">
            <w:pPr>
              <w:rPr>
                <w:lang w:eastAsia="nl-NL"/>
              </w:rPr>
            </w:pPr>
            <w:r w:rsidRPr="007675CA">
              <w:rPr>
                <w:lang w:eastAsia="nl-NL"/>
              </w:rPr>
              <w:t>Startdatum</w:t>
            </w:r>
          </w:p>
        </w:tc>
        <w:tc>
          <w:tcPr>
            <w:tcW w:w="1559" w:type="dxa"/>
            <w:tcPrChange w:id="1666" w:author="Joost Wijnings" w:date="2014-04-04T14:04:00Z">
              <w:tcPr>
                <w:tcW w:w="709" w:type="dxa"/>
              </w:tcPr>
            </w:tcPrChange>
          </w:tcPr>
          <w:p w14:paraId="59BDA674" w14:textId="77777777" w:rsidR="00912F8D" w:rsidRPr="007675CA" w:rsidRDefault="00D14134">
            <w:pPr>
              <w:jc w:val="center"/>
              <w:rPr>
                <w:lang w:eastAsia="nl-NL"/>
              </w:rPr>
            </w:pPr>
            <w:r>
              <w:rPr>
                <w:lang w:eastAsia="nl-NL"/>
              </w:rPr>
              <w:t>o</w:t>
            </w:r>
          </w:p>
        </w:tc>
      </w:tr>
      <w:tr w:rsidR="00912F8D" w:rsidRPr="00C709C8" w14:paraId="5009CA38" w14:textId="77777777" w:rsidTr="005938EF">
        <w:tc>
          <w:tcPr>
            <w:tcW w:w="4503" w:type="dxa"/>
            <w:tcPrChange w:id="1667" w:author="Joost Wijnings" w:date="2014-04-04T14:04:00Z">
              <w:tcPr>
                <w:tcW w:w="6062" w:type="dxa"/>
              </w:tcPr>
            </w:tcPrChange>
          </w:tcPr>
          <w:p w14:paraId="48F18AFD" w14:textId="77777777" w:rsidR="00912F8D" w:rsidRPr="00E40358" w:rsidRDefault="00912F8D" w:rsidP="00237DAF">
            <w:pPr>
              <w:rPr>
                <w:lang w:eastAsia="nl-NL"/>
              </w:rPr>
            </w:pPr>
            <w:r w:rsidRPr="00E40358">
              <w:rPr>
                <w:lang w:eastAsia="nl-NL"/>
              </w:rPr>
              <w:t xml:space="preserve">antwoord . object . </w:t>
            </w:r>
            <w:r>
              <w:rPr>
                <w:lang w:eastAsia="nl-NL"/>
              </w:rPr>
              <w:t>toelichting</w:t>
            </w:r>
          </w:p>
        </w:tc>
        <w:tc>
          <w:tcPr>
            <w:tcW w:w="2835" w:type="dxa"/>
            <w:tcPrChange w:id="1668" w:author="Joost Wijnings" w:date="2014-04-04T14:04:00Z">
              <w:tcPr>
                <w:tcW w:w="3260" w:type="dxa"/>
              </w:tcPr>
            </w:tcPrChange>
          </w:tcPr>
          <w:p w14:paraId="756DE765" w14:textId="77777777" w:rsidR="00912F8D" w:rsidRPr="007675CA" w:rsidRDefault="00912F8D" w:rsidP="00C24858">
            <w:pPr>
              <w:rPr>
                <w:lang w:eastAsia="nl-NL"/>
              </w:rPr>
            </w:pPr>
            <w:r w:rsidRPr="007675CA">
              <w:rPr>
                <w:lang w:eastAsia="nl-NL"/>
              </w:rPr>
              <w:t>Toelichting</w:t>
            </w:r>
          </w:p>
        </w:tc>
        <w:tc>
          <w:tcPr>
            <w:tcW w:w="1559" w:type="dxa"/>
            <w:tcPrChange w:id="1669" w:author="Joost Wijnings" w:date="2014-04-04T14:04:00Z">
              <w:tcPr>
                <w:tcW w:w="709" w:type="dxa"/>
              </w:tcPr>
            </w:tcPrChange>
          </w:tcPr>
          <w:p w14:paraId="14530594" w14:textId="77777777" w:rsidR="00912F8D" w:rsidRPr="007675CA" w:rsidRDefault="00B013B9">
            <w:pPr>
              <w:jc w:val="center"/>
              <w:rPr>
                <w:lang w:eastAsia="nl-NL"/>
              </w:rPr>
            </w:pPr>
            <w:r>
              <w:rPr>
                <w:lang w:eastAsia="nl-NL"/>
              </w:rPr>
              <w:t>o</w:t>
            </w:r>
          </w:p>
        </w:tc>
      </w:tr>
      <w:tr w:rsidR="00912F8D" w:rsidRPr="00C709C8" w14:paraId="5EC2FB64" w14:textId="77777777" w:rsidTr="005938EF">
        <w:tc>
          <w:tcPr>
            <w:tcW w:w="4503" w:type="dxa"/>
            <w:tcPrChange w:id="1670" w:author="Joost Wijnings" w:date="2014-04-04T14:04:00Z">
              <w:tcPr>
                <w:tcW w:w="6062" w:type="dxa"/>
              </w:tcPr>
            </w:tcPrChange>
          </w:tcPr>
          <w:p w14:paraId="229F9CD0" w14:textId="77777777" w:rsidR="00912F8D" w:rsidRPr="00E40358" w:rsidRDefault="00912F8D" w:rsidP="00237DAF">
            <w:pPr>
              <w:rPr>
                <w:lang w:eastAsia="nl-NL"/>
              </w:rPr>
            </w:pPr>
            <w:r>
              <w:rPr>
                <w:lang w:eastAsia="nl-NL"/>
              </w:rPr>
              <w:t>antwoord . object . uiterlijkeEinddatum</w:t>
            </w:r>
          </w:p>
        </w:tc>
        <w:tc>
          <w:tcPr>
            <w:tcW w:w="2835" w:type="dxa"/>
            <w:tcPrChange w:id="1671" w:author="Joost Wijnings" w:date="2014-04-04T14:04:00Z">
              <w:tcPr>
                <w:tcW w:w="3260" w:type="dxa"/>
              </w:tcPr>
            </w:tcPrChange>
          </w:tcPr>
          <w:p w14:paraId="604FA290" w14:textId="77777777" w:rsidR="00912F8D" w:rsidRPr="007675CA" w:rsidRDefault="00912F8D" w:rsidP="00C24858">
            <w:pPr>
              <w:rPr>
                <w:lang w:eastAsia="nl-NL"/>
              </w:rPr>
            </w:pPr>
            <w:r w:rsidRPr="007675CA">
              <w:rPr>
                <w:lang w:eastAsia="nl-NL"/>
              </w:rPr>
              <w:t>Uiterlijke einddatum afdoening</w:t>
            </w:r>
          </w:p>
        </w:tc>
        <w:tc>
          <w:tcPr>
            <w:tcW w:w="1559" w:type="dxa"/>
            <w:tcPrChange w:id="1672" w:author="Joost Wijnings" w:date="2014-04-04T14:04:00Z">
              <w:tcPr>
                <w:tcW w:w="709" w:type="dxa"/>
              </w:tcPr>
            </w:tcPrChange>
          </w:tcPr>
          <w:p w14:paraId="6A1C67B2" w14:textId="77777777" w:rsidR="00912F8D" w:rsidRPr="007675CA" w:rsidRDefault="00B013B9">
            <w:pPr>
              <w:jc w:val="center"/>
              <w:rPr>
                <w:lang w:eastAsia="nl-NL"/>
              </w:rPr>
            </w:pPr>
            <w:r>
              <w:rPr>
                <w:lang w:eastAsia="nl-NL"/>
              </w:rPr>
              <w:t>o</w:t>
            </w:r>
          </w:p>
        </w:tc>
      </w:tr>
      <w:tr w:rsidR="00912F8D" w:rsidRPr="00C709C8" w14:paraId="60384C97" w14:textId="77777777" w:rsidTr="005938EF">
        <w:tc>
          <w:tcPr>
            <w:tcW w:w="4503" w:type="dxa"/>
            <w:tcPrChange w:id="1673" w:author="Joost Wijnings" w:date="2014-04-04T14:04:00Z">
              <w:tcPr>
                <w:tcW w:w="6062" w:type="dxa"/>
              </w:tcPr>
            </w:tcPrChange>
          </w:tcPr>
          <w:p w14:paraId="79332276" w14:textId="77777777" w:rsidR="00912F8D" w:rsidRPr="00E40358" w:rsidRDefault="00912F8D" w:rsidP="00237DAF">
            <w:pPr>
              <w:rPr>
                <w:lang w:eastAsia="nl-NL"/>
              </w:rPr>
            </w:pPr>
            <w:r>
              <w:rPr>
                <w:lang w:eastAsia="nl-NL"/>
              </w:rPr>
              <w:t>antwoord . object . zaakniveau</w:t>
            </w:r>
          </w:p>
        </w:tc>
        <w:tc>
          <w:tcPr>
            <w:tcW w:w="2835" w:type="dxa"/>
            <w:tcPrChange w:id="1674" w:author="Joost Wijnings" w:date="2014-04-04T14:04:00Z">
              <w:tcPr>
                <w:tcW w:w="3260" w:type="dxa"/>
              </w:tcPr>
            </w:tcPrChange>
          </w:tcPr>
          <w:p w14:paraId="39BE01BA" w14:textId="77777777" w:rsidR="00912F8D" w:rsidRPr="007675CA" w:rsidRDefault="00912F8D" w:rsidP="00C24858">
            <w:pPr>
              <w:rPr>
                <w:lang w:eastAsia="nl-NL"/>
              </w:rPr>
            </w:pPr>
            <w:r w:rsidRPr="007675CA">
              <w:rPr>
                <w:lang w:eastAsia="nl-NL"/>
              </w:rPr>
              <w:t>Zaakniveau</w:t>
            </w:r>
          </w:p>
        </w:tc>
        <w:tc>
          <w:tcPr>
            <w:tcW w:w="1559" w:type="dxa"/>
            <w:tcPrChange w:id="1675" w:author="Joost Wijnings" w:date="2014-04-04T14:04:00Z">
              <w:tcPr>
                <w:tcW w:w="709" w:type="dxa"/>
              </w:tcPr>
            </w:tcPrChange>
          </w:tcPr>
          <w:p w14:paraId="495515F6" w14:textId="77777777" w:rsidR="00912F8D" w:rsidRPr="007675CA" w:rsidRDefault="00D14134">
            <w:pPr>
              <w:jc w:val="center"/>
              <w:rPr>
                <w:lang w:eastAsia="nl-NL"/>
              </w:rPr>
            </w:pPr>
            <w:r>
              <w:rPr>
                <w:lang w:eastAsia="nl-NL"/>
              </w:rPr>
              <w:t>o</w:t>
            </w:r>
          </w:p>
        </w:tc>
      </w:tr>
      <w:tr w:rsidR="00912F8D" w:rsidRPr="00C709C8" w14:paraId="6F94FE83" w14:textId="77777777" w:rsidTr="005938EF">
        <w:tc>
          <w:tcPr>
            <w:tcW w:w="4503" w:type="dxa"/>
            <w:tcPrChange w:id="1676" w:author="Joost Wijnings" w:date="2014-04-04T14:04:00Z">
              <w:tcPr>
                <w:tcW w:w="6062" w:type="dxa"/>
              </w:tcPr>
            </w:tcPrChange>
          </w:tcPr>
          <w:p w14:paraId="6ADF2EF8" w14:textId="77777777" w:rsidR="00912F8D" w:rsidRPr="00E40358" w:rsidRDefault="00912F8D" w:rsidP="00237DAF">
            <w:pPr>
              <w:rPr>
                <w:lang w:eastAsia="nl-NL"/>
              </w:rPr>
            </w:pPr>
            <w:r>
              <w:rPr>
                <w:lang w:eastAsia="nl-NL"/>
              </w:rPr>
              <w:t>antwoord . object . deelzakenI</w:t>
            </w:r>
            <w:r w:rsidRPr="007675CA">
              <w:rPr>
                <w:lang w:eastAsia="nl-NL"/>
              </w:rPr>
              <w:t>ndicatie</w:t>
            </w:r>
          </w:p>
        </w:tc>
        <w:tc>
          <w:tcPr>
            <w:tcW w:w="2835" w:type="dxa"/>
            <w:tcPrChange w:id="1677" w:author="Joost Wijnings" w:date="2014-04-04T14:04:00Z">
              <w:tcPr>
                <w:tcW w:w="3260" w:type="dxa"/>
              </w:tcPr>
            </w:tcPrChange>
          </w:tcPr>
          <w:p w14:paraId="0F19D270" w14:textId="77777777" w:rsidR="00912F8D" w:rsidRPr="007675CA" w:rsidRDefault="00912F8D" w:rsidP="00C24858">
            <w:pPr>
              <w:rPr>
                <w:lang w:eastAsia="nl-NL"/>
              </w:rPr>
            </w:pPr>
            <w:r w:rsidRPr="007675CA">
              <w:rPr>
                <w:lang w:eastAsia="nl-NL"/>
              </w:rPr>
              <w:t>Deelzakenindicatie</w:t>
            </w:r>
          </w:p>
        </w:tc>
        <w:tc>
          <w:tcPr>
            <w:tcW w:w="1559" w:type="dxa"/>
            <w:tcPrChange w:id="1678" w:author="Joost Wijnings" w:date="2014-04-04T14:04:00Z">
              <w:tcPr>
                <w:tcW w:w="709" w:type="dxa"/>
              </w:tcPr>
            </w:tcPrChange>
          </w:tcPr>
          <w:p w14:paraId="6CAACD5B" w14:textId="77777777" w:rsidR="00912F8D" w:rsidRPr="007675CA" w:rsidRDefault="00D14134">
            <w:pPr>
              <w:jc w:val="center"/>
              <w:rPr>
                <w:lang w:eastAsia="nl-NL"/>
              </w:rPr>
            </w:pPr>
            <w:r>
              <w:rPr>
                <w:lang w:eastAsia="nl-NL"/>
              </w:rPr>
              <w:t>o</w:t>
            </w:r>
          </w:p>
        </w:tc>
      </w:tr>
      <w:tr w:rsidR="00912F8D" w:rsidRPr="00C709C8" w14:paraId="56C06333" w14:textId="77777777" w:rsidTr="005938EF">
        <w:tc>
          <w:tcPr>
            <w:tcW w:w="4503" w:type="dxa"/>
            <w:tcPrChange w:id="1679" w:author="Joost Wijnings" w:date="2014-04-04T14:04:00Z">
              <w:tcPr>
                <w:tcW w:w="6062" w:type="dxa"/>
              </w:tcPr>
            </w:tcPrChange>
          </w:tcPr>
          <w:p w14:paraId="41F4DB81" w14:textId="77777777" w:rsidR="00912F8D" w:rsidRPr="00E40358" w:rsidRDefault="00912F8D" w:rsidP="00237DAF">
            <w:pPr>
              <w:rPr>
                <w:lang w:eastAsia="nl-NL"/>
              </w:rPr>
            </w:pPr>
            <w:r>
              <w:rPr>
                <w:lang w:eastAsia="nl-NL"/>
              </w:rPr>
              <w:t>antwoord . object . registratiedatum</w:t>
            </w:r>
          </w:p>
        </w:tc>
        <w:tc>
          <w:tcPr>
            <w:tcW w:w="2835" w:type="dxa"/>
            <w:tcPrChange w:id="1680" w:author="Joost Wijnings" w:date="2014-04-04T14:04:00Z">
              <w:tcPr>
                <w:tcW w:w="3260" w:type="dxa"/>
              </w:tcPr>
            </w:tcPrChange>
          </w:tcPr>
          <w:p w14:paraId="6995BDB3" w14:textId="77777777" w:rsidR="00912F8D" w:rsidRPr="007675CA" w:rsidRDefault="00912F8D" w:rsidP="00C24858">
            <w:pPr>
              <w:rPr>
                <w:lang w:eastAsia="nl-NL"/>
              </w:rPr>
            </w:pPr>
            <w:r w:rsidRPr="007675CA">
              <w:rPr>
                <w:lang w:eastAsia="nl-NL"/>
              </w:rPr>
              <w:t>Registratiedatum</w:t>
            </w:r>
          </w:p>
        </w:tc>
        <w:tc>
          <w:tcPr>
            <w:tcW w:w="1559" w:type="dxa"/>
            <w:tcPrChange w:id="1681" w:author="Joost Wijnings" w:date="2014-04-04T14:04:00Z">
              <w:tcPr>
                <w:tcW w:w="709" w:type="dxa"/>
              </w:tcPr>
            </w:tcPrChange>
          </w:tcPr>
          <w:p w14:paraId="309B7410" w14:textId="77777777" w:rsidR="00912F8D" w:rsidRPr="007675CA" w:rsidRDefault="00D14134">
            <w:pPr>
              <w:jc w:val="center"/>
              <w:rPr>
                <w:lang w:eastAsia="nl-NL"/>
              </w:rPr>
            </w:pPr>
            <w:r>
              <w:rPr>
                <w:lang w:eastAsia="nl-NL"/>
              </w:rPr>
              <w:t>o</w:t>
            </w:r>
          </w:p>
        </w:tc>
      </w:tr>
      <w:tr w:rsidR="00912F8D" w:rsidRPr="00C709C8" w14:paraId="2418CED3" w14:textId="77777777" w:rsidTr="005938EF">
        <w:tc>
          <w:tcPr>
            <w:tcW w:w="4503" w:type="dxa"/>
            <w:tcPrChange w:id="1682" w:author="Joost Wijnings" w:date="2014-04-04T14:04:00Z">
              <w:tcPr>
                <w:tcW w:w="6062" w:type="dxa"/>
              </w:tcPr>
            </w:tcPrChange>
          </w:tcPr>
          <w:p w14:paraId="2DAA901E" w14:textId="77777777" w:rsidR="00912F8D" w:rsidRPr="00E40358" w:rsidRDefault="00912F8D" w:rsidP="00237DAF">
            <w:pPr>
              <w:rPr>
                <w:lang w:eastAsia="nl-NL"/>
              </w:rPr>
            </w:pPr>
            <w:r>
              <w:rPr>
                <w:lang w:eastAsia="nl-NL"/>
              </w:rPr>
              <w:t>antwoord . object . publicatiedatum</w:t>
            </w:r>
          </w:p>
        </w:tc>
        <w:tc>
          <w:tcPr>
            <w:tcW w:w="2835" w:type="dxa"/>
            <w:tcPrChange w:id="1683" w:author="Joost Wijnings" w:date="2014-04-04T14:04:00Z">
              <w:tcPr>
                <w:tcW w:w="3260" w:type="dxa"/>
              </w:tcPr>
            </w:tcPrChange>
          </w:tcPr>
          <w:p w14:paraId="03679AA8" w14:textId="77777777" w:rsidR="00912F8D" w:rsidRPr="007675CA" w:rsidRDefault="00912F8D" w:rsidP="00C24858">
            <w:pPr>
              <w:rPr>
                <w:lang w:eastAsia="nl-NL"/>
              </w:rPr>
            </w:pPr>
            <w:r w:rsidRPr="007675CA">
              <w:rPr>
                <w:lang w:eastAsia="nl-NL"/>
              </w:rPr>
              <w:t>Publicatiedatum</w:t>
            </w:r>
          </w:p>
        </w:tc>
        <w:tc>
          <w:tcPr>
            <w:tcW w:w="1559" w:type="dxa"/>
            <w:tcPrChange w:id="1684" w:author="Joost Wijnings" w:date="2014-04-04T14:04:00Z">
              <w:tcPr>
                <w:tcW w:w="709" w:type="dxa"/>
              </w:tcPr>
            </w:tcPrChange>
          </w:tcPr>
          <w:p w14:paraId="38A4C4A5" w14:textId="77777777" w:rsidR="00912F8D" w:rsidRPr="007675CA" w:rsidRDefault="00B013B9">
            <w:pPr>
              <w:jc w:val="center"/>
              <w:rPr>
                <w:lang w:eastAsia="nl-NL"/>
              </w:rPr>
            </w:pPr>
            <w:r>
              <w:rPr>
                <w:lang w:eastAsia="nl-NL"/>
              </w:rPr>
              <w:t>o</w:t>
            </w:r>
          </w:p>
        </w:tc>
      </w:tr>
      <w:tr w:rsidR="00912F8D" w:rsidRPr="00C709C8" w14:paraId="1CFFF5D1" w14:textId="77777777" w:rsidTr="005938EF">
        <w:tc>
          <w:tcPr>
            <w:tcW w:w="4503" w:type="dxa"/>
            <w:tcPrChange w:id="1685" w:author="Joost Wijnings" w:date="2014-04-04T14:04:00Z">
              <w:tcPr>
                <w:tcW w:w="6062" w:type="dxa"/>
              </w:tcPr>
            </w:tcPrChange>
          </w:tcPr>
          <w:p w14:paraId="66C3492B" w14:textId="77777777" w:rsidR="00912F8D" w:rsidRPr="00EB4B2B" w:rsidRDefault="00912F8D" w:rsidP="00237DAF">
            <w:pPr>
              <w:rPr>
                <w:lang w:eastAsia="nl-NL"/>
              </w:rPr>
            </w:pPr>
            <w:r w:rsidRPr="00EB4B2B">
              <w:rPr>
                <w:lang w:eastAsia="nl-NL"/>
              </w:rPr>
              <w:t>antwoord . object . archiefnominatie</w:t>
            </w:r>
          </w:p>
        </w:tc>
        <w:tc>
          <w:tcPr>
            <w:tcW w:w="2835" w:type="dxa"/>
            <w:tcPrChange w:id="1686" w:author="Joost Wijnings" w:date="2014-04-04T14:04:00Z">
              <w:tcPr>
                <w:tcW w:w="3260" w:type="dxa"/>
              </w:tcPr>
            </w:tcPrChange>
          </w:tcPr>
          <w:p w14:paraId="6CDAF2A0" w14:textId="77777777" w:rsidR="00912F8D" w:rsidRPr="00EB4B2B" w:rsidRDefault="00912F8D" w:rsidP="00C24858">
            <w:pPr>
              <w:rPr>
                <w:lang w:eastAsia="nl-NL"/>
              </w:rPr>
            </w:pPr>
            <w:r w:rsidRPr="00EB4B2B">
              <w:rPr>
                <w:lang w:eastAsia="nl-NL"/>
              </w:rPr>
              <w:t>Archiefnominatie</w:t>
            </w:r>
          </w:p>
        </w:tc>
        <w:tc>
          <w:tcPr>
            <w:tcW w:w="1559" w:type="dxa"/>
            <w:tcPrChange w:id="1687" w:author="Joost Wijnings" w:date="2014-04-04T14:04:00Z">
              <w:tcPr>
                <w:tcW w:w="709" w:type="dxa"/>
              </w:tcPr>
            </w:tcPrChange>
          </w:tcPr>
          <w:p w14:paraId="269AD591" w14:textId="77777777" w:rsidR="00912F8D" w:rsidRPr="00EB4B2B" w:rsidRDefault="00D14134">
            <w:pPr>
              <w:jc w:val="center"/>
              <w:rPr>
                <w:lang w:eastAsia="nl-NL"/>
              </w:rPr>
            </w:pPr>
            <w:r w:rsidRPr="00EB4B2B">
              <w:rPr>
                <w:lang w:eastAsia="nl-NL"/>
              </w:rPr>
              <w:t>o</w:t>
            </w:r>
          </w:p>
        </w:tc>
      </w:tr>
      <w:tr w:rsidR="00912F8D" w:rsidRPr="00C709C8" w14:paraId="361738F1" w14:textId="77777777" w:rsidTr="005938EF">
        <w:trPr>
          <w:trHeight w:val="70"/>
          <w:trPrChange w:id="1688" w:author="Joost Wijnings" w:date="2014-04-04T14:04:00Z">
            <w:trPr>
              <w:trHeight w:val="70"/>
            </w:trPr>
          </w:trPrChange>
        </w:trPr>
        <w:tc>
          <w:tcPr>
            <w:tcW w:w="4503" w:type="dxa"/>
            <w:tcPrChange w:id="1689" w:author="Joost Wijnings" w:date="2014-04-04T14:04:00Z">
              <w:tcPr>
                <w:tcW w:w="6062" w:type="dxa"/>
              </w:tcPr>
            </w:tcPrChange>
          </w:tcPr>
          <w:p w14:paraId="22861A1C" w14:textId="77777777" w:rsidR="00912F8D" w:rsidRPr="00E40358" w:rsidRDefault="00912F8D" w:rsidP="00237DAF">
            <w:pPr>
              <w:rPr>
                <w:lang w:eastAsia="nl-NL"/>
              </w:rPr>
            </w:pPr>
            <w:r>
              <w:rPr>
                <w:lang w:eastAsia="nl-NL"/>
              </w:rPr>
              <w:t>antwoord . object . datumVernietigingDossier</w:t>
            </w:r>
          </w:p>
        </w:tc>
        <w:tc>
          <w:tcPr>
            <w:tcW w:w="2835" w:type="dxa"/>
            <w:tcPrChange w:id="1690" w:author="Joost Wijnings" w:date="2014-04-04T14:04:00Z">
              <w:tcPr>
                <w:tcW w:w="3260" w:type="dxa"/>
              </w:tcPr>
            </w:tcPrChange>
          </w:tcPr>
          <w:p w14:paraId="0DA46D15" w14:textId="77777777" w:rsidR="00912F8D" w:rsidRPr="007675CA" w:rsidRDefault="00912F8D" w:rsidP="00C24858">
            <w:pPr>
              <w:rPr>
                <w:lang w:eastAsia="nl-NL"/>
              </w:rPr>
            </w:pPr>
            <w:r w:rsidRPr="007675CA">
              <w:rPr>
                <w:lang w:eastAsia="nl-NL"/>
              </w:rPr>
              <w:t>Datum vernietiging dossier</w:t>
            </w:r>
          </w:p>
        </w:tc>
        <w:tc>
          <w:tcPr>
            <w:tcW w:w="1559" w:type="dxa"/>
            <w:tcPrChange w:id="1691" w:author="Joost Wijnings" w:date="2014-04-04T14:04:00Z">
              <w:tcPr>
                <w:tcW w:w="709" w:type="dxa"/>
              </w:tcPr>
            </w:tcPrChange>
          </w:tcPr>
          <w:p w14:paraId="77F967FC" w14:textId="77777777" w:rsidR="00912F8D" w:rsidRPr="007675CA" w:rsidRDefault="00B013B9">
            <w:pPr>
              <w:jc w:val="center"/>
              <w:rPr>
                <w:lang w:eastAsia="nl-NL"/>
              </w:rPr>
            </w:pPr>
            <w:r>
              <w:rPr>
                <w:lang w:eastAsia="nl-NL"/>
              </w:rPr>
              <w:t>o</w:t>
            </w:r>
          </w:p>
        </w:tc>
      </w:tr>
      <w:tr w:rsidR="00912F8D" w:rsidRPr="00C709C8" w14:paraId="5DCF73D5" w14:textId="77777777" w:rsidTr="005938EF">
        <w:tc>
          <w:tcPr>
            <w:tcW w:w="4503" w:type="dxa"/>
            <w:tcPrChange w:id="1692" w:author="Joost Wijnings" w:date="2014-04-04T14:04:00Z">
              <w:tcPr>
                <w:tcW w:w="6062" w:type="dxa"/>
              </w:tcPr>
            </w:tcPrChange>
          </w:tcPr>
          <w:p w14:paraId="33F03BE9" w14:textId="77777777" w:rsidR="00912F8D" w:rsidRPr="00E40358" w:rsidRDefault="00912F8D" w:rsidP="00237DAF">
            <w:pPr>
              <w:rPr>
                <w:lang w:eastAsia="nl-NL"/>
              </w:rPr>
            </w:pPr>
            <w:r>
              <w:rPr>
                <w:lang w:eastAsia="nl-NL"/>
              </w:rPr>
              <w:t>antwoord . object . betalingsIndicatie</w:t>
            </w:r>
          </w:p>
        </w:tc>
        <w:tc>
          <w:tcPr>
            <w:tcW w:w="2835" w:type="dxa"/>
            <w:tcPrChange w:id="1693" w:author="Joost Wijnings" w:date="2014-04-04T14:04:00Z">
              <w:tcPr>
                <w:tcW w:w="3260" w:type="dxa"/>
              </w:tcPr>
            </w:tcPrChange>
          </w:tcPr>
          <w:p w14:paraId="223722A0" w14:textId="77777777" w:rsidR="00912F8D" w:rsidRPr="007675CA" w:rsidRDefault="00912F8D" w:rsidP="00C24858">
            <w:pPr>
              <w:rPr>
                <w:lang w:eastAsia="nl-NL"/>
              </w:rPr>
            </w:pPr>
            <w:r w:rsidRPr="007675CA">
              <w:rPr>
                <w:lang w:eastAsia="nl-NL"/>
              </w:rPr>
              <w:t>Betalingsindicatie</w:t>
            </w:r>
          </w:p>
        </w:tc>
        <w:tc>
          <w:tcPr>
            <w:tcW w:w="1559" w:type="dxa"/>
            <w:tcPrChange w:id="1694" w:author="Joost Wijnings" w:date="2014-04-04T14:04:00Z">
              <w:tcPr>
                <w:tcW w:w="709" w:type="dxa"/>
              </w:tcPr>
            </w:tcPrChange>
          </w:tcPr>
          <w:p w14:paraId="38382AD1" w14:textId="77777777" w:rsidR="00912F8D" w:rsidRPr="007675CA" w:rsidRDefault="00B013B9">
            <w:pPr>
              <w:jc w:val="center"/>
              <w:rPr>
                <w:lang w:eastAsia="nl-NL"/>
              </w:rPr>
            </w:pPr>
            <w:r>
              <w:rPr>
                <w:lang w:eastAsia="nl-NL"/>
              </w:rPr>
              <w:t>o</w:t>
            </w:r>
          </w:p>
        </w:tc>
      </w:tr>
      <w:tr w:rsidR="00912F8D" w:rsidRPr="00C709C8" w14:paraId="3F40AC58" w14:textId="77777777" w:rsidTr="005938EF">
        <w:tc>
          <w:tcPr>
            <w:tcW w:w="4503" w:type="dxa"/>
            <w:tcPrChange w:id="1695" w:author="Joost Wijnings" w:date="2014-04-04T14:04:00Z">
              <w:tcPr>
                <w:tcW w:w="6062" w:type="dxa"/>
              </w:tcPr>
            </w:tcPrChange>
          </w:tcPr>
          <w:p w14:paraId="7A9B9F65" w14:textId="77777777" w:rsidR="00912F8D" w:rsidRPr="00E40358" w:rsidRDefault="00912F8D" w:rsidP="00237DAF">
            <w:pPr>
              <w:rPr>
                <w:lang w:eastAsia="nl-NL"/>
              </w:rPr>
            </w:pPr>
            <w:r>
              <w:rPr>
                <w:lang w:eastAsia="nl-NL"/>
              </w:rPr>
              <w:t>antwoord . object . laatsteBetaaldatum</w:t>
            </w:r>
          </w:p>
        </w:tc>
        <w:tc>
          <w:tcPr>
            <w:tcW w:w="2835" w:type="dxa"/>
            <w:tcPrChange w:id="1696" w:author="Joost Wijnings" w:date="2014-04-04T14:04:00Z">
              <w:tcPr>
                <w:tcW w:w="3260" w:type="dxa"/>
              </w:tcPr>
            </w:tcPrChange>
          </w:tcPr>
          <w:p w14:paraId="3F3EF0E9" w14:textId="77777777" w:rsidR="00912F8D" w:rsidRPr="007675CA" w:rsidRDefault="00912F8D" w:rsidP="00C24858">
            <w:pPr>
              <w:rPr>
                <w:lang w:eastAsia="nl-NL"/>
              </w:rPr>
            </w:pPr>
            <w:r w:rsidRPr="007675CA">
              <w:rPr>
                <w:lang w:eastAsia="nl-NL"/>
              </w:rPr>
              <w:t>Laatste betaaldatum</w:t>
            </w:r>
          </w:p>
        </w:tc>
        <w:tc>
          <w:tcPr>
            <w:tcW w:w="1559" w:type="dxa"/>
            <w:tcPrChange w:id="1697" w:author="Joost Wijnings" w:date="2014-04-04T14:04:00Z">
              <w:tcPr>
                <w:tcW w:w="709" w:type="dxa"/>
              </w:tcPr>
            </w:tcPrChange>
          </w:tcPr>
          <w:p w14:paraId="6CACE100" w14:textId="77777777" w:rsidR="00912F8D" w:rsidRPr="007675CA" w:rsidRDefault="00B013B9">
            <w:pPr>
              <w:jc w:val="center"/>
              <w:rPr>
                <w:lang w:eastAsia="nl-NL"/>
              </w:rPr>
            </w:pPr>
            <w:r>
              <w:rPr>
                <w:lang w:eastAsia="nl-NL"/>
              </w:rPr>
              <w:t>o</w:t>
            </w:r>
          </w:p>
        </w:tc>
      </w:tr>
      <w:tr w:rsidR="00912F8D" w:rsidRPr="00C709C8" w14:paraId="240A0889" w14:textId="77777777" w:rsidTr="005938EF">
        <w:tc>
          <w:tcPr>
            <w:tcW w:w="4503" w:type="dxa"/>
            <w:tcPrChange w:id="1698" w:author="Joost Wijnings" w:date="2014-04-04T14:04:00Z">
              <w:tcPr>
                <w:tcW w:w="6062" w:type="dxa"/>
              </w:tcPr>
            </w:tcPrChange>
          </w:tcPr>
          <w:p w14:paraId="2F2082D0" w14:textId="77777777" w:rsidR="00912F8D" w:rsidRPr="00E40358" w:rsidRDefault="000A0B2F" w:rsidP="00237DAF">
            <w:pPr>
              <w:rPr>
                <w:lang w:eastAsia="nl-NL"/>
              </w:rPr>
            </w:pPr>
            <w:r>
              <w:rPr>
                <w:lang w:eastAsia="nl-NL"/>
              </w:rPr>
              <w:t>antwoord . object . opschorting</w:t>
            </w:r>
          </w:p>
        </w:tc>
        <w:tc>
          <w:tcPr>
            <w:tcW w:w="2835" w:type="dxa"/>
            <w:tcPrChange w:id="1699" w:author="Joost Wijnings" w:date="2014-04-04T14:04:00Z">
              <w:tcPr>
                <w:tcW w:w="3260" w:type="dxa"/>
              </w:tcPr>
            </w:tcPrChange>
          </w:tcPr>
          <w:p w14:paraId="0D472D0C" w14:textId="77777777" w:rsidR="00912F8D" w:rsidRPr="007675CA" w:rsidRDefault="00912F8D" w:rsidP="00C24858">
            <w:pPr>
              <w:rPr>
                <w:lang w:eastAsia="nl-NL"/>
              </w:rPr>
            </w:pPr>
            <w:r w:rsidRPr="007675CA">
              <w:rPr>
                <w:lang w:eastAsia="nl-NL"/>
              </w:rPr>
              <w:t>Opschorting</w:t>
            </w:r>
            <w:r w:rsidR="000A0B2F">
              <w:rPr>
                <w:lang w:eastAsia="nl-NL"/>
              </w:rPr>
              <w:t xml:space="preserve"> (Groep attribuut)</w:t>
            </w:r>
          </w:p>
        </w:tc>
        <w:tc>
          <w:tcPr>
            <w:tcW w:w="1559" w:type="dxa"/>
            <w:tcPrChange w:id="1700" w:author="Joost Wijnings" w:date="2014-04-04T14:04:00Z">
              <w:tcPr>
                <w:tcW w:w="709" w:type="dxa"/>
              </w:tcPr>
            </w:tcPrChange>
          </w:tcPr>
          <w:p w14:paraId="7E97E3C5" w14:textId="77777777" w:rsidR="00BA6212" w:rsidRPr="007675CA" w:rsidRDefault="00BA6212">
            <w:pPr>
              <w:jc w:val="center"/>
              <w:rPr>
                <w:lang w:eastAsia="nl-NL"/>
              </w:rPr>
            </w:pPr>
            <w:r>
              <w:rPr>
                <w:lang w:eastAsia="nl-NL"/>
              </w:rPr>
              <w:t>0…N</w:t>
            </w:r>
          </w:p>
        </w:tc>
      </w:tr>
      <w:tr w:rsidR="00912F8D" w:rsidRPr="00C709C8" w14:paraId="14F30377" w14:textId="77777777" w:rsidTr="005938EF">
        <w:tc>
          <w:tcPr>
            <w:tcW w:w="4503" w:type="dxa"/>
            <w:tcPrChange w:id="1701" w:author="Joost Wijnings" w:date="2014-04-04T14:04:00Z">
              <w:tcPr>
                <w:tcW w:w="6062" w:type="dxa"/>
              </w:tcPr>
            </w:tcPrChange>
          </w:tcPr>
          <w:p w14:paraId="2FF62EEF" w14:textId="77777777" w:rsidR="00912F8D" w:rsidRPr="00E40358" w:rsidRDefault="000A0B2F" w:rsidP="00237DAF">
            <w:pPr>
              <w:rPr>
                <w:lang w:eastAsia="nl-NL"/>
              </w:rPr>
            </w:pPr>
            <w:r>
              <w:rPr>
                <w:lang w:eastAsia="nl-NL"/>
              </w:rPr>
              <w:t>antwoord . object . opschorting . indicatie</w:t>
            </w:r>
          </w:p>
        </w:tc>
        <w:tc>
          <w:tcPr>
            <w:tcW w:w="2835" w:type="dxa"/>
            <w:tcPrChange w:id="1702" w:author="Joost Wijnings" w:date="2014-04-04T14:04:00Z">
              <w:tcPr>
                <w:tcW w:w="3260" w:type="dxa"/>
              </w:tcPr>
            </w:tcPrChange>
          </w:tcPr>
          <w:p w14:paraId="12736563" w14:textId="77777777" w:rsidR="00912F8D" w:rsidRPr="007675CA" w:rsidRDefault="00912F8D" w:rsidP="00C24858">
            <w:pPr>
              <w:numPr>
                <w:ilvl w:val="0"/>
                <w:numId w:val="21"/>
              </w:numPr>
              <w:rPr>
                <w:lang w:eastAsia="nl-NL"/>
              </w:rPr>
            </w:pPr>
            <w:r w:rsidRPr="007675CA">
              <w:rPr>
                <w:lang w:eastAsia="nl-NL"/>
              </w:rPr>
              <w:t>Indicatie opschorting</w:t>
            </w:r>
          </w:p>
        </w:tc>
        <w:tc>
          <w:tcPr>
            <w:tcW w:w="1559" w:type="dxa"/>
            <w:tcPrChange w:id="1703" w:author="Joost Wijnings" w:date="2014-04-04T14:04:00Z">
              <w:tcPr>
                <w:tcW w:w="709" w:type="dxa"/>
              </w:tcPr>
            </w:tcPrChange>
          </w:tcPr>
          <w:p w14:paraId="70054348" w14:textId="77777777" w:rsidR="00912F8D" w:rsidRPr="007675CA" w:rsidRDefault="001F1E43">
            <w:pPr>
              <w:jc w:val="center"/>
              <w:rPr>
                <w:lang w:eastAsia="nl-NL"/>
              </w:rPr>
            </w:pPr>
            <w:r>
              <w:rPr>
                <w:lang w:eastAsia="nl-NL"/>
              </w:rPr>
              <w:t>v*</w:t>
            </w:r>
          </w:p>
        </w:tc>
      </w:tr>
      <w:tr w:rsidR="00912F8D" w:rsidRPr="00C709C8" w14:paraId="320EE294" w14:textId="77777777" w:rsidTr="005938EF">
        <w:tc>
          <w:tcPr>
            <w:tcW w:w="4503" w:type="dxa"/>
            <w:tcPrChange w:id="1704" w:author="Joost Wijnings" w:date="2014-04-04T14:04:00Z">
              <w:tcPr>
                <w:tcW w:w="6062" w:type="dxa"/>
              </w:tcPr>
            </w:tcPrChange>
          </w:tcPr>
          <w:p w14:paraId="49D8ABB2" w14:textId="77777777" w:rsidR="00912F8D" w:rsidRPr="00E40358" w:rsidRDefault="000A0B2F" w:rsidP="00237DAF">
            <w:pPr>
              <w:rPr>
                <w:lang w:eastAsia="nl-NL"/>
              </w:rPr>
            </w:pPr>
            <w:r>
              <w:rPr>
                <w:lang w:eastAsia="nl-NL"/>
              </w:rPr>
              <w:t>antwoord . object . opschorting . reden</w:t>
            </w:r>
          </w:p>
        </w:tc>
        <w:tc>
          <w:tcPr>
            <w:tcW w:w="2835" w:type="dxa"/>
            <w:tcPrChange w:id="1705" w:author="Joost Wijnings" w:date="2014-04-04T14:04:00Z">
              <w:tcPr>
                <w:tcW w:w="3260" w:type="dxa"/>
              </w:tcPr>
            </w:tcPrChange>
          </w:tcPr>
          <w:p w14:paraId="183F9FBD" w14:textId="77777777" w:rsidR="00912F8D" w:rsidRPr="007675CA" w:rsidRDefault="00912F8D" w:rsidP="00C24858">
            <w:pPr>
              <w:numPr>
                <w:ilvl w:val="0"/>
                <w:numId w:val="21"/>
              </w:numPr>
              <w:rPr>
                <w:lang w:eastAsia="nl-NL"/>
              </w:rPr>
            </w:pPr>
            <w:r w:rsidRPr="007675CA">
              <w:rPr>
                <w:lang w:eastAsia="nl-NL"/>
              </w:rPr>
              <w:t>Reden opschorting</w:t>
            </w:r>
          </w:p>
        </w:tc>
        <w:tc>
          <w:tcPr>
            <w:tcW w:w="1559" w:type="dxa"/>
            <w:tcPrChange w:id="1706" w:author="Joost Wijnings" w:date="2014-04-04T14:04:00Z">
              <w:tcPr>
                <w:tcW w:w="709" w:type="dxa"/>
              </w:tcPr>
            </w:tcPrChange>
          </w:tcPr>
          <w:p w14:paraId="5BDFC17E" w14:textId="77777777" w:rsidR="00912F8D" w:rsidRPr="007675CA" w:rsidRDefault="001F1E43">
            <w:pPr>
              <w:jc w:val="center"/>
              <w:rPr>
                <w:lang w:eastAsia="nl-NL"/>
              </w:rPr>
            </w:pPr>
            <w:r>
              <w:rPr>
                <w:lang w:eastAsia="nl-NL"/>
              </w:rPr>
              <w:t>v*</w:t>
            </w:r>
          </w:p>
        </w:tc>
      </w:tr>
      <w:tr w:rsidR="00912F8D" w:rsidRPr="00C709C8" w14:paraId="034A439C" w14:textId="77777777" w:rsidTr="005938EF">
        <w:tc>
          <w:tcPr>
            <w:tcW w:w="4503" w:type="dxa"/>
            <w:tcPrChange w:id="1707" w:author="Joost Wijnings" w:date="2014-04-04T14:04:00Z">
              <w:tcPr>
                <w:tcW w:w="6062" w:type="dxa"/>
              </w:tcPr>
            </w:tcPrChange>
          </w:tcPr>
          <w:p w14:paraId="00171F83" w14:textId="77777777" w:rsidR="00912F8D" w:rsidRPr="00E40358" w:rsidRDefault="000A0B2F" w:rsidP="00237DAF">
            <w:pPr>
              <w:rPr>
                <w:lang w:eastAsia="nl-NL"/>
              </w:rPr>
            </w:pPr>
            <w:r>
              <w:rPr>
                <w:lang w:eastAsia="nl-NL"/>
              </w:rPr>
              <w:t>antwoord . object . verlenging</w:t>
            </w:r>
          </w:p>
        </w:tc>
        <w:tc>
          <w:tcPr>
            <w:tcW w:w="2835" w:type="dxa"/>
            <w:tcPrChange w:id="1708" w:author="Joost Wijnings" w:date="2014-04-04T14:04:00Z">
              <w:tcPr>
                <w:tcW w:w="3260" w:type="dxa"/>
              </w:tcPr>
            </w:tcPrChange>
          </w:tcPr>
          <w:p w14:paraId="12208C9B" w14:textId="77777777" w:rsidR="00912F8D" w:rsidRPr="007675CA" w:rsidRDefault="00912F8D" w:rsidP="00C24858">
            <w:pPr>
              <w:rPr>
                <w:lang w:eastAsia="nl-NL"/>
              </w:rPr>
            </w:pPr>
            <w:r w:rsidRPr="007675CA">
              <w:rPr>
                <w:lang w:eastAsia="nl-NL"/>
              </w:rPr>
              <w:t>Verlenging</w:t>
            </w:r>
            <w:r w:rsidR="000A0B2F">
              <w:rPr>
                <w:lang w:eastAsia="nl-NL"/>
              </w:rPr>
              <w:t xml:space="preserve"> (Groep attribuut)</w:t>
            </w:r>
          </w:p>
        </w:tc>
        <w:tc>
          <w:tcPr>
            <w:tcW w:w="1559" w:type="dxa"/>
            <w:tcPrChange w:id="1709" w:author="Joost Wijnings" w:date="2014-04-04T14:04:00Z">
              <w:tcPr>
                <w:tcW w:w="709" w:type="dxa"/>
              </w:tcPr>
            </w:tcPrChange>
          </w:tcPr>
          <w:p w14:paraId="05BEC9A4" w14:textId="77777777" w:rsidR="00912F8D" w:rsidRPr="007675CA" w:rsidRDefault="00BA6212">
            <w:pPr>
              <w:jc w:val="center"/>
              <w:rPr>
                <w:lang w:eastAsia="nl-NL"/>
              </w:rPr>
            </w:pPr>
            <w:r>
              <w:rPr>
                <w:lang w:eastAsia="nl-NL"/>
              </w:rPr>
              <w:t>0..N</w:t>
            </w:r>
          </w:p>
        </w:tc>
      </w:tr>
      <w:tr w:rsidR="00912F8D" w:rsidRPr="00C709C8" w14:paraId="6570ED9A" w14:textId="77777777" w:rsidTr="005938EF">
        <w:tc>
          <w:tcPr>
            <w:tcW w:w="4503" w:type="dxa"/>
            <w:tcPrChange w:id="1710" w:author="Joost Wijnings" w:date="2014-04-04T14:04:00Z">
              <w:tcPr>
                <w:tcW w:w="6062" w:type="dxa"/>
              </w:tcPr>
            </w:tcPrChange>
          </w:tcPr>
          <w:p w14:paraId="53106D57" w14:textId="77777777" w:rsidR="00912F8D" w:rsidRPr="00E40358" w:rsidRDefault="000A0B2F" w:rsidP="00237DAF">
            <w:pPr>
              <w:rPr>
                <w:lang w:eastAsia="nl-NL"/>
              </w:rPr>
            </w:pPr>
            <w:r>
              <w:rPr>
                <w:lang w:eastAsia="nl-NL"/>
              </w:rPr>
              <w:t>antwoord . object . verlenging . duur</w:t>
            </w:r>
          </w:p>
        </w:tc>
        <w:tc>
          <w:tcPr>
            <w:tcW w:w="2835" w:type="dxa"/>
            <w:tcPrChange w:id="1711" w:author="Joost Wijnings" w:date="2014-04-04T14:04:00Z">
              <w:tcPr>
                <w:tcW w:w="3260" w:type="dxa"/>
              </w:tcPr>
            </w:tcPrChange>
          </w:tcPr>
          <w:p w14:paraId="383F76B2" w14:textId="77777777" w:rsidR="00912F8D" w:rsidRPr="007675CA" w:rsidRDefault="00912F8D" w:rsidP="00C24858">
            <w:pPr>
              <w:numPr>
                <w:ilvl w:val="0"/>
                <w:numId w:val="21"/>
              </w:numPr>
              <w:rPr>
                <w:lang w:eastAsia="nl-NL"/>
              </w:rPr>
            </w:pPr>
            <w:r w:rsidRPr="007675CA">
              <w:rPr>
                <w:lang w:eastAsia="nl-NL"/>
              </w:rPr>
              <w:t>Duur verlenging</w:t>
            </w:r>
          </w:p>
        </w:tc>
        <w:tc>
          <w:tcPr>
            <w:tcW w:w="1559" w:type="dxa"/>
            <w:tcPrChange w:id="1712" w:author="Joost Wijnings" w:date="2014-04-04T14:04:00Z">
              <w:tcPr>
                <w:tcW w:w="709" w:type="dxa"/>
              </w:tcPr>
            </w:tcPrChange>
          </w:tcPr>
          <w:p w14:paraId="75B96BFE" w14:textId="77777777" w:rsidR="00912F8D" w:rsidRPr="007675CA" w:rsidRDefault="00AE1B65">
            <w:pPr>
              <w:jc w:val="center"/>
              <w:rPr>
                <w:lang w:eastAsia="nl-NL"/>
              </w:rPr>
            </w:pPr>
            <w:r>
              <w:rPr>
                <w:lang w:eastAsia="nl-NL"/>
              </w:rPr>
              <w:t>v*</w:t>
            </w:r>
          </w:p>
        </w:tc>
      </w:tr>
      <w:tr w:rsidR="00912F8D" w:rsidRPr="00C709C8" w14:paraId="5F057F7A" w14:textId="77777777" w:rsidTr="005938EF">
        <w:tc>
          <w:tcPr>
            <w:tcW w:w="4503" w:type="dxa"/>
            <w:tcPrChange w:id="1713" w:author="Joost Wijnings" w:date="2014-04-04T14:04:00Z">
              <w:tcPr>
                <w:tcW w:w="6062" w:type="dxa"/>
              </w:tcPr>
            </w:tcPrChange>
          </w:tcPr>
          <w:p w14:paraId="38581060" w14:textId="77777777" w:rsidR="00912F8D" w:rsidRPr="00E40358" w:rsidRDefault="000A0B2F" w:rsidP="00237DAF">
            <w:pPr>
              <w:rPr>
                <w:lang w:eastAsia="nl-NL"/>
              </w:rPr>
            </w:pPr>
            <w:r>
              <w:rPr>
                <w:lang w:eastAsia="nl-NL"/>
              </w:rPr>
              <w:t>antwoord . object . verlenging . reden</w:t>
            </w:r>
          </w:p>
        </w:tc>
        <w:tc>
          <w:tcPr>
            <w:tcW w:w="2835" w:type="dxa"/>
            <w:tcPrChange w:id="1714" w:author="Joost Wijnings" w:date="2014-04-04T14:04:00Z">
              <w:tcPr>
                <w:tcW w:w="3260" w:type="dxa"/>
              </w:tcPr>
            </w:tcPrChange>
          </w:tcPr>
          <w:p w14:paraId="25790E24" w14:textId="77777777" w:rsidR="00912F8D" w:rsidRPr="007675CA" w:rsidRDefault="00912F8D" w:rsidP="00C24858">
            <w:pPr>
              <w:numPr>
                <w:ilvl w:val="0"/>
                <w:numId w:val="21"/>
              </w:numPr>
              <w:rPr>
                <w:lang w:eastAsia="nl-NL"/>
              </w:rPr>
            </w:pPr>
            <w:r>
              <w:rPr>
                <w:lang w:eastAsia="nl-NL"/>
              </w:rPr>
              <w:t>Rede</w:t>
            </w:r>
            <w:r w:rsidRPr="007675CA">
              <w:rPr>
                <w:lang w:eastAsia="nl-NL"/>
              </w:rPr>
              <w:t xml:space="preserve"> verlenging</w:t>
            </w:r>
          </w:p>
        </w:tc>
        <w:tc>
          <w:tcPr>
            <w:tcW w:w="1559" w:type="dxa"/>
            <w:tcPrChange w:id="1715" w:author="Joost Wijnings" w:date="2014-04-04T14:04:00Z">
              <w:tcPr>
                <w:tcW w:w="709" w:type="dxa"/>
              </w:tcPr>
            </w:tcPrChange>
          </w:tcPr>
          <w:p w14:paraId="302037B2" w14:textId="77777777" w:rsidR="00912F8D" w:rsidRDefault="00AE1B65">
            <w:pPr>
              <w:jc w:val="center"/>
              <w:rPr>
                <w:lang w:eastAsia="nl-NL"/>
              </w:rPr>
            </w:pPr>
            <w:r>
              <w:rPr>
                <w:lang w:eastAsia="nl-NL"/>
              </w:rPr>
              <w:t>v*</w:t>
            </w:r>
          </w:p>
        </w:tc>
      </w:tr>
      <w:tr w:rsidR="00912F8D" w:rsidRPr="00C709C8" w14:paraId="409CF8CB" w14:textId="77777777" w:rsidTr="005938EF">
        <w:tc>
          <w:tcPr>
            <w:tcW w:w="4503" w:type="dxa"/>
            <w:tcPrChange w:id="1716" w:author="Joost Wijnings" w:date="2014-04-04T14:04:00Z">
              <w:tcPr>
                <w:tcW w:w="6062" w:type="dxa"/>
              </w:tcPr>
            </w:tcPrChange>
          </w:tcPr>
          <w:p w14:paraId="70F86706" w14:textId="77777777" w:rsidR="00912F8D" w:rsidRPr="00E40358" w:rsidRDefault="000A0B2F" w:rsidP="00237DAF">
            <w:pPr>
              <w:rPr>
                <w:lang w:eastAsia="nl-NL"/>
              </w:rPr>
            </w:pPr>
            <w:r>
              <w:rPr>
                <w:lang w:eastAsia="nl-NL"/>
              </w:rPr>
              <w:t>antwoord . object . anderZaakObject</w:t>
            </w:r>
          </w:p>
        </w:tc>
        <w:tc>
          <w:tcPr>
            <w:tcW w:w="2835" w:type="dxa"/>
            <w:tcPrChange w:id="1717" w:author="Joost Wijnings" w:date="2014-04-04T14:04:00Z">
              <w:tcPr>
                <w:tcW w:w="3260" w:type="dxa"/>
              </w:tcPr>
            </w:tcPrChange>
          </w:tcPr>
          <w:p w14:paraId="04954D1D" w14:textId="77777777" w:rsidR="00912F8D" w:rsidRDefault="00912F8D" w:rsidP="00C24858">
            <w:pPr>
              <w:rPr>
                <w:lang w:eastAsia="nl-NL"/>
              </w:rPr>
            </w:pPr>
            <w:r w:rsidRPr="007675CA">
              <w:rPr>
                <w:lang w:eastAsia="nl-NL"/>
              </w:rPr>
              <w:t>Ander zaakobject</w:t>
            </w:r>
            <w:r w:rsidR="000A0B2F">
              <w:rPr>
                <w:lang w:eastAsia="nl-NL"/>
              </w:rPr>
              <w:t xml:space="preserve"> (Groep</w:t>
            </w:r>
            <w:r w:rsidR="007B00FA">
              <w:rPr>
                <w:lang w:eastAsia="nl-NL"/>
              </w:rPr>
              <w:t xml:space="preserve"> </w:t>
            </w:r>
            <w:r w:rsidR="000A0B2F">
              <w:rPr>
                <w:lang w:eastAsia="nl-NL"/>
              </w:rPr>
              <w:t>attribuut)</w:t>
            </w:r>
          </w:p>
        </w:tc>
        <w:tc>
          <w:tcPr>
            <w:tcW w:w="1559" w:type="dxa"/>
            <w:tcPrChange w:id="1718" w:author="Joost Wijnings" w:date="2014-04-04T14:04:00Z">
              <w:tcPr>
                <w:tcW w:w="709" w:type="dxa"/>
              </w:tcPr>
            </w:tcPrChange>
          </w:tcPr>
          <w:p w14:paraId="6EBC15CB" w14:textId="77777777" w:rsidR="00912F8D" w:rsidRPr="007675CA" w:rsidRDefault="00E144B2">
            <w:pPr>
              <w:jc w:val="center"/>
              <w:rPr>
                <w:lang w:eastAsia="nl-NL"/>
              </w:rPr>
            </w:pPr>
            <w:r>
              <w:rPr>
                <w:lang w:eastAsia="nl-NL"/>
              </w:rPr>
              <w:t>0..N</w:t>
            </w:r>
          </w:p>
        </w:tc>
      </w:tr>
      <w:tr w:rsidR="00912F8D" w:rsidRPr="00C709C8" w14:paraId="0037F83C" w14:textId="77777777" w:rsidTr="005938EF">
        <w:tc>
          <w:tcPr>
            <w:tcW w:w="4503" w:type="dxa"/>
            <w:tcPrChange w:id="1719" w:author="Joost Wijnings" w:date="2014-04-04T14:04:00Z">
              <w:tcPr>
                <w:tcW w:w="6062" w:type="dxa"/>
              </w:tcPr>
            </w:tcPrChange>
          </w:tcPr>
          <w:p w14:paraId="61015AE3" w14:textId="77777777" w:rsidR="00912F8D" w:rsidRPr="000A0B2F" w:rsidRDefault="000A0B2F" w:rsidP="00237DAF">
            <w:pPr>
              <w:rPr>
                <w:b/>
                <w:lang w:eastAsia="nl-NL"/>
              </w:rPr>
            </w:pPr>
            <w:r>
              <w:rPr>
                <w:lang w:eastAsia="nl-NL"/>
              </w:rPr>
              <w:t>antwoord . object . anderZaakObject . omschrijving</w:t>
            </w:r>
          </w:p>
        </w:tc>
        <w:tc>
          <w:tcPr>
            <w:tcW w:w="2835" w:type="dxa"/>
            <w:tcPrChange w:id="1720" w:author="Joost Wijnings" w:date="2014-04-04T14:04:00Z">
              <w:tcPr>
                <w:tcW w:w="3260" w:type="dxa"/>
              </w:tcPr>
            </w:tcPrChange>
          </w:tcPr>
          <w:p w14:paraId="0C0899D3" w14:textId="77777777" w:rsidR="00912F8D" w:rsidRPr="007675CA" w:rsidRDefault="00912F8D" w:rsidP="00C24858">
            <w:pPr>
              <w:numPr>
                <w:ilvl w:val="0"/>
                <w:numId w:val="21"/>
              </w:numPr>
              <w:rPr>
                <w:lang w:eastAsia="nl-NL"/>
              </w:rPr>
            </w:pPr>
            <w:r w:rsidRPr="007675CA">
              <w:rPr>
                <w:lang w:eastAsia="nl-NL"/>
              </w:rPr>
              <w:t>Ander zaakobject omschrijving</w:t>
            </w:r>
          </w:p>
        </w:tc>
        <w:tc>
          <w:tcPr>
            <w:tcW w:w="1559" w:type="dxa"/>
            <w:tcPrChange w:id="1721" w:author="Joost Wijnings" w:date="2014-04-04T14:04:00Z">
              <w:tcPr>
                <w:tcW w:w="709" w:type="dxa"/>
              </w:tcPr>
            </w:tcPrChange>
          </w:tcPr>
          <w:p w14:paraId="4101E195" w14:textId="77777777" w:rsidR="00912F8D" w:rsidRPr="007675CA" w:rsidRDefault="001F1E43">
            <w:pPr>
              <w:jc w:val="center"/>
              <w:rPr>
                <w:lang w:eastAsia="nl-NL"/>
              </w:rPr>
            </w:pPr>
            <w:r>
              <w:rPr>
                <w:lang w:eastAsia="nl-NL"/>
              </w:rPr>
              <w:t>v*</w:t>
            </w:r>
          </w:p>
        </w:tc>
      </w:tr>
      <w:tr w:rsidR="00912F8D" w:rsidRPr="00C709C8" w14:paraId="7FE1BAA5" w14:textId="77777777" w:rsidTr="005938EF">
        <w:tc>
          <w:tcPr>
            <w:tcW w:w="4503" w:type="dxa"/>
            <w:tcPrChange w:id="1722" w:author="Joost Wijnings" w:date="2014-04-04T14:04:00Z">
              <w:tcPr>
                <w:tcW w:w="6062" w:type="dxa"/>
              </w:tcPr>
            </w:tcPrChange>
          </w:tcPr>
          <w:p w14:paraId="7E3AC6DF" w14:textId="77777777" w:rsidR="00912F8D" w:rsidRPr="00E40358" w:rsidRDefault="000A0B2F" w:rsidP="00237DAF">
            <w:pPr>
              <w:rPr>
                <w:lang w:eastAsia="nl-NL"/>
              </w:rPr>
            </w:pPr>
            <w:r>
              <w:rPr>
                <w:lang w:eastAsia="nl-NL"/>
              </w:rPr>
              <w:t>antwoord . object . anderZaakObject . aanduiding</w:t>
            </w:r>
          </w:p>
        </w:tc>
        <w:tc>
          <w:tcPr>
            <w:tcW w:w="2835" w:type="dxa"/>
            <w:tcPrChange w:id="1723" w:author="Joost Wijnings" w:date="2014-04-04T14:04:00Z">
              <w:tcPr>
                <w:tcW w:w="3260" w:type="dxa"/>
              </w:tcPr>
            </w:tcPrChange>
          </w:tcPr>
          <w:p w14:paraId="2FEC583E" w14:textId="77777777" w:rsidR="00912F8D" w:rsidRPr="007675CA" w:rsidRDefault="00912F8D" w:rsidP="00C24858">
            <w:pPr>
              <w:numPr>
                <w:ilvl w:val="0"/>
                <w:numId w:val="21"/>
              </w:numPr>
              <w:rPr>
                <w:lang w:eastAsia="nl-NL"/>
              </w:rPr>
            </w:pPr>
            <w:r w:rsidRPr="007675CA">
              <w:rPr>
                <w:lang w:eastAsia="nl-NL"/>
              </w:rPr>
              <w:t>Ander zaakobject aanduiding</w:t>
            </w:r>
          </w:p>
        </w:tc>
        <w:tc>
          <w:tcPr>
            <w:tcW w:w="1559" w:type="dxa"/>
            <w:tcPrChange w:id="1724" w:author="Joost Wijnings" w:date="2014-04-04T14:04:00Z">
              <w:tcPr>
                <w:tcW w:w="709" w:type="dxa"/>
              </w:tcPr>
            </w:tcPrChange>
          </w:tcPr>
          <w:p w14:paraId="190214B9" w14:textId="77777777" w:rsidR="00912F8D" w:rsidRPr="007675CA" w:rsidRDefault="001F1E43">
            <w:pPr>
              <w:jc w:val="center"/>
              <w:rPr>
                <w:lang w:eastAsia="nl-NL"/>
              </w:rPr>
            </w:pPr>
            <w:r>
              <w:rPr>
                <w:lang w:eastAsia="nl-NL"/>
              </w:rPr>
              <w:t>v*</w:t>
            </w:r>
          </w:p>
        </w:tc>
      </w:tr>
      <w:tr w:rsidR="00912F8D" w:rsidRPr="00C709C8" w14:paraId="0AE2448A" w14:textId="77777777" w:rsidTr="005938EF">
        <w:tc>
          <w:tcPr>
            <w:tcW w:w="4503" w:type="dxa"/>
            <w:tcPrChange w:id="1725" w:author="Joost Wijnings" w:date="2014-04-04T14:04:00Z">
              <w:tcPr>
                <w:tcW w:w="6062" w:type="dxa"/>
              </w:tcPr>
            </w:tcPrChange>
          </w:tcPr>
          <w:p w14:paraId="11C24A0D" w14:textId="77777777" w:rsidR="00912F8D" w:rsidRPr="00E40358" w:rsidRDefault="000A0B2F" w:rsidP="00237DAF">
            <w:pPr>
              <w:rPr>
                <w:lang w:eastAsia="nl-NL"/>
              </w:rPr>
            </w:pPr>
            <w:r>
              <w:rPr>
                <w:lang w:eastAsia="nl-NL"/>
              </w:rPr>
              <w:t>antwoord . object . anderZaakObject . lokatie</w:t>
            </w:r>
          </w:p>
        </w:tc>
        <w:tc>
          <w:tcPr>
            <w:tcW w:w="2835" w:type="dxa"/>
            <w:tcPrChange w:id="1726" w:author="Joost Wijnings" w:date="2014-04-04T14:04:00Z">
              <w:tcPr>
                <w:tcW w:w="3260" w:type="dxa"/>
              </w:tcPr>
            </w:tcPrChange>
          </w:tcPr>
          <w:p w14:paraId="659F7CCF" w14:textId="77777777" w:rsidR="00912F8D" w:rsidRPr="007675CA" w:rsidRDefault="00912F8D" w:rsidP="00C24858">
            <w:pPr>
              <w:numPr>
                <w:ilvl w:val="0"/>
                <w:numId w:val="21"/>
              </w:numPr>
              <w:rPr>
                <w:lang w:eastAsia="nl-NL"/>
              </w:rPr>
            </w:pPr>
            <w:r w:rsidRPr="007675CA">
              <w:rPr>
                <w:lang w:eastAsia="nl-NL"/>
              </w:rPr>
              <w:t>Ander zaakobject lokatie</w:t>
            </w:r>
          </w:p>
        </w:tc>
        <w:tc>
          <w:tcPr>
            <w:tcW w:w="1559" w:type="dxa"/>
            <w:tcPrChange w:id="1727" w:author="Joost Wijnings" w:date="2014-04-04T14:04:00Z">
              <w:tcPr>
                <w:tcW w:w="709" w:type="dxa"/>
              </w:tcPr>
            </w:tcPrChange>
          </w:tcPr>
          <w:p w14:paraId="3283F1DC" w14:textId="77777777" w:rsidR="00912F8D" w:rsidRPr="007675CA" w:rsidRDefault="001F1E43">
            <w:pPr>
              <w:jc w:val="center"/>
              <w:rPr>
                <w:lang w:eastAsia="nl-NL"/>
              </w:rPr>
            </w:pPr>
            <w:r>
              <w:rPr>
                <w:lang w:eastAsia="nl-NL"/>
              </w:rPr>
              <w:t>v*</w:t>
            </w:r>
          </w:p>
        </w:tc>
      </w:tr>
      <w:tr w:rsidR="00912F8D" w:rsidRPr="00C709C8" w14:paraId="093DADC1" w14:textId="77777777" w:rsidTr="005938EF">
        <w:tc>
          <w:tcPr>
            <w:tcW w:w="4503" w:type="dxa"/>
            <w:tcPrChange w:id="1728" w:author="Joost Wijnings" w:date="2014-04-04T14:04:00Z">
              <w:tcPr>
                <w:tcW w:w="6062" w:type="dxa"/>
              </w:tcPr>
            </w:tcPrChange>
          </w:tcPr>
          <w:p w14:paraId="256C1DC7" w14:textId="77777777" w:rsidR="00912F8D" w:rsidRPr="00E40358" w:rsidRDefault="000A0B2F" w:rsidP="00237DAF">
            <w:pPr>
              <w:rPr>
                <w:lang w:eastAsia="nl-NL"/>
              </w:rPr>
            </w:pPr>
            <w:r>
              <w:rPr>
                <w:lang w:eastAsia="nl-NL"/>
              </w:rPr>
              <w:t>antwoord . object . anderZaakObject . registratie</w:t>
            </w:r>
          </w:p>
        </w:tc>
        <w:tc>
          <w:tcPr>
            <w:tcW w:w="2835" w:type="dxa"/>
            <w:tcPrChange w:id="1729" w:author="Joost Wijnings" w:date="2014-04-04T14:04:00Z">
              <w:tcPr>
                <w:tcW w:w="3260" w:type="dxa"/>
              </w:tcPr>
            </w:tcPrChange>
          </w:tcPr>
          <w:p w14:paraId="3FBF253F" w14:textId="77777777" w:rsidR="00912F8D" w:rsidRPr="007675CA" w:rsidRDefault="00912F8D" w:rsidP="00C24858">
            <w:pPr>
              <w:numPr>
                <w:ilvl w:val="0"/>
                <w:numId w:val="21"/>
              </w:numPr>
              <w:rPr>
                <w:lang w:eastAsia="nl-NL"/>
              </w:rPr>
            </w:pPr>
            <w:r w:rsidRPr="007675CA">
              <w:rPr>
                <w:lang w:eastAsia="nl-NL"/>
              </w:rPr>
              <w:t>Ander zaakobject registratie</w:t>
            </w:r>
          </w:p>
        </w:tc>
        <w:tc>
          <w:tcPr>
            <w:tcW w:w="1559" w:type="dxa"/>
            <w:tcPrChange w:id="1730" w:author="Joost Wijnings" w:date="2014-04-04T14:04:00Z">
              <w:tcPr>
                <w:tcW w:w="709" w:type="dxa"/>
              </w:tcPr>
            </w:tcPrChange>
          </w:tcPr>
          <w:p w14:paraId="2304C671" w14:textId="77777777" w:rsidR="00912F8D" w:rsidRPr="007675CA" w:rsidRDefault="001F1E43">
            <w:pPr>
              <w:jc w:val="center"/>
              <w:rPr>
                <w:lang w:eastAsia="nl-NL"/>
              </w:rPr>
            </w:pPr>
            <w:r>
              <w:rPr>
                <w:lang w:eastAsia="nl-NL"/>
              </w:rPr>
              <w:t>v*</w:t>
            </w:r>
          </w:p>
        </w:tc>
      </w:tr>
      <w:tr w:rsidR="00192A4F" w:rsidRPr="00C709C8" w14:paraId="0625B7D4" w14:textId="77777777" w:rsidTr="005938EF">
        <w:tc>
          <w:tcPr>
            <w:tcW w:w="4503" w:type="dxa"/>
            <w:tcPrChange w:id="1731" w:author="Joost Wijnings" w:date="2014-04-04T14:04:00Z">
              <w:tcPr>
                <w:tcW w:w="6062" w:type="dxa"/>
              </w:tcPr>
            </w:tcPrChange>
          </w:tcPr>
          <w:p w14:paraId="1E3F6A48" w14:textId="77777777" w:rsidR="00192A4F" w:rsidRDefault="00192A4F" w:rsidP="00237DAF">
            <w:pPr>
              <w:rPr>
                <w:lang w:eastAsia="nl-NL"/>
              </w:rPr>
            </w:pPr>
            <w:r>
              <w:rPr>
                <w:lang w:eastAsia="nl-NL"/>
              </w:rPr>
              <w:lastRenderedPageBreak/>
              <w:t>antwoord . object . heeftBetrekkingOp</w:t>
            </w:r>
            <w:r w:rsidR="00385DD2">
              <w:rPr>
                <w:lang w:eastAsia="nl-NL"/>
              </w:rPr>
              <w:t xml:space="preserve"> .</w:t>
            </w:r>
            <w:r w:rsidR="00FB71F8">
              <w:rPr>
                <w:lang w:eastAsia="nl-NL"/>
              </w:rPr>
              <w:t xml:space="preserve"> gerelateerde . &lt;alle child elementen&gt;</w:t>
            </w:r>
          </w:p>
        </w:tc>
        <w:tc>
          <w:tcPr>
            <w:tcW w:w="2835" w:type="dxa"/>
            <w:tcPrChange w:id="1732" w:author="Joost Wijnings" w:date="2014-04-04T14:04:00Z">
              <w:tcPr>
                <w:tcW w:w="3260" w:type="dxa"/>
              </w:tcPr>
            </w:tcPrChange>
          </w:tcPr>
          <w:p w14:paraId="01DD033C" w14:textId="77777777" w:rsidR="00192A4F" w:rsidRDefault="00192A4F" w:rsidP="00C24858">
            <w:pPr>
              <w:rPr>
                <w:lang w:eastAsia="nl-NL"/>
              </w:rPr>
            </w:pPr>
            <w:r w:rsidRPr="00BC5CA2">
              <w:rPr>
                <w:lang w:eastAsia="nl-NL"/>
              </w:rPr>
              <w:t>heeft betrekking op ZAAKOBJECTen</w:t>
            </w:r>
            <w:r>
              <w:rPr>
                <w:lang w:eastAsia="nl-NL"/>
              </w:rPr>
              <w:t xml:space="preserve"> (Relatie)</w:t>
            </w:r>
          </w:p>
        </w:tc>
        <w:tc>
          <w:tcPr>
            <w:tcW w:w="1559" w:type="dxa"/>
            <w:tcPrChange w:id="1733" w:author="Joost Wijnings" w:date="2014-04-04T14:04:00Z">
              <w:tcPr>
                <w:tcW w:w="709" w:type="dxa"/>
              </w:tcPr>
            </w:tcPrChange>
          </w:tcPr>
          <w:p w14:paraId="16D1B552" w14:textId="77777777" w:rsidR="00192A4F" w:rsidRDefault="001F1E43">
            <w:pPr>
              <w:jc w:val="center"/>
              <w:rPr>
                <w:lang w:eastAsia="nl-NL"/>
              </w:rPr>
            </w:pPr>
            <w:r>
              <w:rPr>
                <w:lang w:eastAsia="nl-NL"/>
              </w:rPr>
              <w:t>0..N</w:t>
            </w:r>
          </w:p>
        </w:tc>
      </w:tr>
      <w:tr w:rsidR="00192A4F" w:rsidRPr="00C709C8" w14:paraId="59B39478" w14:textId="77777777" w:rsidTr="005938EF">
        <w:tc>
          <w:tcPr>
            <w:tcW w:w="4503" w:type="dxa"/>
            <w:tcPrChange w:id="1734" w:author="Joost Wijnings" w:date="2014-04-04T14:04:00Z">
              <w:tcPr>
                <w:tcW w:w="6062" w:type="dxa"/>
              </w:tcPr>
            </w:tcPrChange>
          </w:tcPr>
          <w:p w14:paraId="7009EA7F" w14:textId="77777777" w:rsidR="00192A4F" w:rsidRDefault="00192A4F" w:rsidP="00237DAF">
            <w:pPr>
              <w:rPr>
                <w:lang w:eastAsia="nl-NL"/>
              </w:rPr>
            </w:pPr>
            <w:r w:rsidRPr="005B709D">
              <w:rPr>
                <w:lang w:eastAsia="nl-NL"/>
              </w:rPr>
              <w:t xml:space="preserve">antwoord . object . </w:t>
            </w:r>
            <w:r w:rsidR="003C0400">
              <w:rPr>
                <w:lang w:eastAsia="nl-NL"/>
              </w:rPr>
              <w:t>&lt;heeftAlsBelanghebbende, heeftAlsGemachtigde, heeftAlsInitiator, heeftAlsUitvoerende, heeftAlsVerantwoordelijke, heeftAlsOverigBetrokkene&gt;</w:t>
            </w:r>
            <w:r>
              <w:rPr>
                <w:lang w:eastAsia="nl-NL"/>
              </w:rPr>
              <w:t xml:space="preserve"> . </w:t>
            </w:r>
            <w:r w:rsidR="0045219B">
              <w:rPr>
                <w:lang w:eastAsia="nl-NL"/>
              </w:rPr>
              <w:t>&lt;alle child elementen m.u.v. tijdvakRelatie, tijdvakGeldigheid, tijdstipRegistratie, extraElementen, historieMaterieel, historieFormeel, historieFormeelRelatie&gt;</w:t>
            </w:r>
          </w:p>
        </w:tc>
        <w:tc>
          <w:tcPr>
            <w:tcW w:w="2835" w:type="dxa"/>
            <w:tcPrChange w:id="1735" w:author="Joost Wijnings" w:date="2014-04-04T14:04:00Z">
              <w:tcPr>
                <w:tcW w:w="3260" w:type="dxa"/>
              </w:tcPr>
            </w:tcPrChange>
          </w:tcPr>
          <w:p w14:paraId="477609F7" w14:textId="77777777" w:rsidR="002E6DB7" w:rsidRPr="00EF0FB8" w:rsidRDefault="00192A4F" w:rsidP="00C24858">
            <w:pPr>
              <w:rPr>
                <w:lang w:eastAsia="nl-NL"/>
              </w:rPr>
            </w:pPr>
            <w:r w:rsidRPr="005B709D">
              <w:rPr>
                <w:lang w:eastAsia="nl-NL"/>
              </w:rPr>
              <w:t>heeft betrokkenen in ROLlen (Relatie)</w:t>
            </w:r>
          </w:p>
        </w:tc>
        <w:tc>
          <w:tcPr>
            <w:tcW w:w="1559" w:type="dxa"/>
            <w:tcPrChange w:id="1736" w:author="Joost Wijnings" w:date="2014-04-04T14:04:00Z">
              <w:tcPr>
                <w:tcW w:w="709" w:type="dxa"/>
              </w:tcPr>
            </w:tcPrChange>
          </w:tcPr>
          <w:p w14:paraId="16691E14" w14:textId="77777777" w:rsidR="00192A4F" w:rsidRDefault="001F1E43">
            <w:pPr>
              <w:jc w:val="center"/>
              <w:rPr>
                <w:lang w:eastAsia="nl-NL"/>
              </w:rPr>
            </w:pPr>
            <w:r>
              <w:rPr>
                <w:lang w:eastAsia="nl-NL"/>
              </w:rPr>
              <w:t>0..N</w:t>
            </w:r>
          </w:p>
        </w:tc>
      </w:tr>
      <w:tr w:rsidR="003431F4" w:rsidRPr="00C709C8" w14:paraId="6B587FDB" w14:textId="77777777" w:rsidTr="005938EF">
        <w:tc>
          <w:tcPr>
            <w:tcW w:w="4503" w:type="dxa"/>
            <w:tcPrChange w:id="1737" w:author="Joost Wijnings" w:date="2014-04-04T14:04:00Z">
              <w:tcPr>
                <w:tcW w:w="6062" w:type="dxa"/>
              </w:tcPr>
            </w:tcPrChange>
          </w:tcPr>
          <w:p w14:paraId="5953AA11" w14:textId="77777777" w:rsidR="003431F4" w:rsidRPr="005B709D" w:rsidRDefault="003431F4" w:rsidP="00237DAF">
            <w:pPr>
              <w:rPr>
                <w:lang w:eastAsia="nl-NL"/>
              </w:rPr>
            </w:pPr>
            <w:r>
              <w:rPr>
                <w:lang w:eastAsia="nl-NL"/>
              </w:rPr>
              <w:t>antwoord . object . heeft</w:t>
            </w:r>
            <w:r w:rsidR="00264967">
              <w:rPr>
                <w:lang w:eastAsia="nl-NL"/>
              </w:rPr>
              <w:t xml:space="preserve"> </w:t>
            </w:r>
            <w:r w:rsidR="00FB71F8">
              <w:rPr>
                <w:lang w:eastAsia="nl-NL"/>
              </w:rPr>
              <w:t>. &lt;</w:t>
            </w:r>
            <w:r w:rsidR="00264967">
              <w:rPr>
                <w:lang w:eastAsia="nl-NL"/>
              </w:rPr>
              <w:t>toelichting, datumStatusGezet, indicatieLaatseStatus, isGezetDoor</w:t>
            </w:r>
            <w:r w:rsidR="00FB71F8">
              <w:rPr>
                <w:lang w:eastAsia="nl-NL"/>
              </w:rPr>
              <w:t>&gt;</w:t>
            </w:r>
          </w:p>
        </w:tc>
        <w:tc>
          <w:tcPr>
            <w:tcW w:w="2835" w:type="dxa"/>
            <w:tcPrChange w:id="1738" w:author="Joost Wijnings" w:date="2014-04-04T14:04:00Z">
              <w:tcPr>
                <w:tcW w:w="3260" w:type="dxa"/>
              </w:tcPr>
            </w:tcPrChange>
          </w:tcPr>
          <w:p w14:paraId="79B02C48" w14:textId="77777777" w:rsidR="003431F4" w:rsidRPr="004D01A3" w:rsidRDefault="003431F4" w:rsidP="00C24858">
            <w:pPr>
              <w:rPr>
                <w:lang w:eastAsia="nl-NL"/>
              </w:rPr>
            </w:pPr>
            <w:r w:rsidRPr="00BC5CA2">
              <w:rPr>
                <w:lang w:eastAsia="nl-NL"/>
              </w:rPr>
              <w:t>heeft STATUSsen</w:t>
            </w:r>
            <w:r>
              <w:rPr>
                <w:lang w:eastAsia="nl-NL"/>
              </w:rPr>
              <w:t xml:space="preserve"> (Relatie)</w:t>
            </w:r>
          </w:p>
        </w:tc>
        <w:tc>
          <w:tcPr>
            <w:tcW w:w="1559" w:type="dxa"/>
            <w:tcPrChange w:id="1739" w:author="Joost Wijnings" w:date="2014-04-04T14:04:00Z">
              <w:tcPr>
                <w:tcW w:w="709" w:type="dxa"/>
              </w:tcPr>
            </w:tcPrChange>
          </w:tcPr>
          <w:p w14:paraId="769FCBC0" w14:textId="77777777" w:rsidR="003431F4" w:rsidRDefault="00264967">
            <w:pPr>
              <w:jc w:val="center"/>
              <w:rPr>
                <w:highlight w:val="yellow"/>
                <w:lang w:eastAsia="nl-NL"/>
              </w:rPr>
            </w:pPr>
            <w:r>
              <w:rPr>
                <w:lang w:eastAsia="nl-NL"/>
              </w:rPr>
              <w:t>0..N</w:t>
            </w:r>
          </w:p>
        </w:tc>
      </w:tr>
      <w:tr w:rsidR="00FB71F8" w:rsidRPr="00C709C8" w14:paraId="08708AE8" w14:textId="77777777" w:rsidTr="005938EF">
        <w:tc>
          <w:tcPr>
            <w:tcW w:w="4503" w:type="dxa"/>
            <w:tcPrChange w:id="1740" w:author="Joost Wijnings" w:date="2014-04-04T14:04:00Z">
              <w:tcPr>
                <w:tcW w:w="6062" w:type="dxa"/>
              </w:tcPr>
            </w:tcPrChange>
          </w:tcPr>
          <w:p w14:paraId="3D2DDF2F" w14:textId="77777777" w:rsidR="00FB71F8" w:rsidRDefault="00FB71F8" w:rsidP="00237DAF">
            <w:pPr>
              <w:rPr>
                <w:lang w:eastAsia="nl-NL"/>
              </w:rPr>
            </w:pPr>
            <w:r>
              <w:rPr>
                <w:lang w:eastAsia="nl-NL"/>
              </w:rPr>
              <w:t xml:space="preserve"> object . isVan . gerelateerde . code</w:t>
            </w:r>
          </w:p>
        </w:tc>
        <w:tc>
          <w:tcPr>
            <w:tcW w:w="2835" w:type="dxa"/>
            <w:tcPrChange w:id="1741" w:author="Joost Wijnings" w:date="2014-04-04T14:04:00Z">
              <w:tcPr>
                <w:tcW w:w="3260" w:type="dxa"/>
              </w:tcPr>
            </w:tcPrChange>
          </w:tcPr>
          <w:p w14:paraId="23D7D3D6" w14:textId="77777777" w:rsidR="00FB71F8" w:rsidRPr="00A605A9" w:rsidRDefault="00FB71F8" w:rsidP="00C24858">
            <w:pPr>
              <w:rPr>
                <w:lang w:eastAsia="nl-NL"/>
              </w:rPr>
            </w:pPr>
            <w:r>
              <w:rPr>
                <w:lang w:eastAsia="nl-NL"/>
              </w:rPr>
              <w:t>Zaaktypecode</w:t>
            </w:r>
          </w:p>
        </w:tc>
        <w:tc>
          <w:tcPr>
            <w:tcW w:w="1559" w:type="dxa"/>
            <w:tcPrChange w:id="1742" w:author="Joost Wijnings" w:date="2014-04-04T14:04:00Z">
              <w:tcPr>
                <w:tcW w:w="709" w:type="dxa"/>
              </w:tcPr>
            </w:tcPrChange>
          </w:tcPr>
          <w:p w14:paraId="29E67057" w14:textId="77777777" w:rsidR="00FB71F8" w:rsidRDefault="00264967">
            <w:pPr>
              <w:jc w:val="center"/>
              <w:rPr>
                <w:lang w:eastAsia="nl-NL"/>
              </w:rPr>
            </w:pPr>
            <w:r>
              <w:rPr>
                <w:lang w:eastAsia="nl-NL"/>
              </w:rPr>
              <w:t>o</w:t>
            </w:r>
          </w:p>
        </w:tc>
      </w:tr>
      <w:tr w:rsidR="00FB71F8" w:rsidRPr="00C709C8" w14:paraId="332FA4B4" w14:textId="77777777" w:rsidTr="005938EF">
        <w:tc>
          <w:tcPr>
            <w:tcW w:w="4503" w:type="dxa"/>
            <w:tcPrChange w:id="1743" w:author="Joost Wijnings" w:date="2014-04-04T14:04:00Z">
              <w:tcPr>
                <w:tcW w:w="6062" w:type="dxa"/>
              </w:tcPr>
            </w:tcPrChange>
          </w:tcPr>
          <w:p w14:paraId="608D9CD4" w14:textId="77777777" w:rsidR="00FB71F8" w:rsidRDefault="00FB71F8" w:rsidP="00237DAF">
            <w:pPr>
              <w:rPr>
                <w:lang w:eastAsia="nl-NL"/>
              </w:rPr>
            </w:pPr>
            <w:r>
              <w:rPr>
                <w:lang w:eastAsia="nl-NL"/>
              </w:rPr>
              <w:t xml:space="preserve"> object . isVan . gerelateerde . omschrijving</w:t>
            </w:r>
          </w:p>
        </w:tc>
        <w:tc>
          <w:tcPr>
            <w:tcW w:w="2835" w:type="dxa"/>
            <w:tcPrChange w:id="1744" w:author="Joost Wijnings" w:date="2014-04-04T14:04:00Z">
              <w:tcPr>
                <w:tcW w:w="3260" w:type="dxa"/>
              </w:tcPr>
            </w:tcPrChange>
          </w:tcPr>
          <w:p w14:paraId="33C653D9" w14:textId="77777777" w:rsidR="00FB71F8" w:rsidRPr="00A605A9" w:rsidRDefault="00FB71F8" w:rsidP="00C24858">
            <w:pPr>
              <w:rPr>
                <w:lang w:eastAsia="nl-NL"/>
              </w:rPr>
            </w:pPr>
            <w:r>
              <w:rPr>
                <w:lang w:eastAsia="nl-NL"/>
              </w:rPr>
              <w:t>Zaaktype-omschrijving</w:t>
            </w:r>
          </w:p>
        </w:tc>
        <w:tc>
          <w:tcPr>
            <w:tcW w:w="1559" w:type="dxa"/>
            <w:tcPrChange w:id="1745" w:author="Joost Wijnings" w:date="2014-04-04T14:04:00Z">
              <w:tcPr>
                <w:tcW w:w="709" w:type="dxa"/>
              </w:tcPr>
            </w:tcPrChange>
          </w:tcPr>
          <w:p w14:paraId="5A8B75B6" w14:textId="77777777" w:rsidR="00FB71F8" w:rsidRDefault="00FB71F8">
            <w:pPr>
              <w:jc w:val="center"/>
              <w:rPr>
                <w:lang w:eastAsia="nl-NL"/>
              </w:rPr>
            </w:pPr>
            <w:r>
              <w:rPr>
                <w:lang w:eastAsia="nl-NL"/>
              </w:rPr>
              <w:t>o</w:t>
            </w:r>
          </w:p>
        </w:tc>
      </w:tr>
    </w:tbl>
    <w:p w14:paraId="45CE6236" w14:textId="77777777" w:rsidR="001D6BDF" w:rsidRDefault="00C054BA" w:rsidP="0071757F">
      <w:pPr>
        <w:rPr>
          <w:lang w:eastAsia="nl-NL"/>
        </w:rPr>
      </w:pPr>
      <w:bookmarkStart w:id="1746" w:name="OLE_LINK19"/>
      <w:bookmarkStart w:id="1747" w:name="OLE_LINK20"/>
      <w:r>
        <w:rPr>
          <w:lang w:eastAsia="nl-NL"/>
        </w:rPr>
        <w:t xml:space="preserve">* Geldt alleen als </w:t>
      </w:r>
      <w:r w:rsidR="00B013B9" w:rsidRPr="00B013B9">
        <w:rPr>
          <w:lang w:eastAsia="nl-NL"/>
        </w:rPr>
        <w:t xml:space="preserve">het </w:t>
      </w:r>
      <w:r w:rsidR="00B013B9">
        <w:rPr>
          <w:lang w:eastAsia="nl-NL"/>
        </w:rPr>
        <w:t xml:space="preserve">bovenliggende </w:t>
      </w:r>
      <w:r w:rsidR="00B013B9" w:rsidRPr="00B013B9">
        <w:rPr>
          <w:lang w:eastAsia="nl-NL"/>
        </w:rPr>
        <w:t>groep attribuut in het bericht voorkomt</w:t>
      </w:r>
    </w:p>
    <w:p w14:paraId="199A7CC6" w14:textId="77777777" w:rsidR="00303956" w:rsidRDefault="00303956" w:rsidP="0071757F">
      <w:pPr>
        <w:rPr>
          <w:lang w:eastAsia="nl-NL"/>
        </w:rPr>
      </w:pPr>
    </w:p>
    <w:p w14:paraId="56B17286" w14:textId="0F6890A5" w:rsidR="00303956" w:rsidRDefault="00303956" w:rsidP="0071757F">
      <w:pPr>
        <w:rPr>
          <w:ins w:id="1748" w:author="Joost Wijnings" w:date="2014-03-10T10:14:00Z"/>
          <w:lang w:eastAsia="nl-NL"/>
        </w:rPr>
      </w:pPr>
      <w:r w:rsidRPr="00C76926">
        <w:rPr>
          <w:lang w:eastAsia="nl-NL"/>
        </w:rPr>
        <w:t>Voor alle niet expliciet benoemde child</w:t>
      </w:r>
      <w:ins w:id="1749" w:author="Joost Wijnings" w:date="2014-03-10T11:05:00Z">
        <w:r w:rsidR="009446AF">
          <w:rPr>
            <w:lang w:eastAsia="nl-NL"/>
          </w:rPr>
          <w:t>-</w:t>
        </w:r>
      </w:ins>
      <w:del w:id="1750" w:author="Joost Wijnings" w:date="2014-03-10T11:05:00Z">
        <w:r w:rsidRPr="00C76926" w:rsidDel="009446AF">
          <w:rPr>
            <w:lang w:eastAsia="nl-NL"/>
          </w:rPr>
          <w:delText xml:space="preserve"> </w:delText>
        </w:r>
      </w:del>
      <w:r w:rsidRPr="00C76926">
        <w:rPr>
          <w:lang w:eastAsia="nl-NL"/>
        </w:rPr>
        <w:t xml:space="preserve">elementen (aangegeven met &lt;child elementen&gt;) </w:t>
      </w:r>
      <w:del w:id="1751" w:author="Joost Wijnings" w:date="2014-03-08T03:14:00Z">
        <w:r w:rsidR="00CD257D" w:rsidDel="009037D9">
          <w:rPr>
            <w:lang w:eastAsia="nl-NL"/>
          </w:rPr>
          <w:delText xml:space="preserve">gelden </w:delText>
        </w:r>
      </w:del>
      <w:ins w:id="1752" w:author="Joost Wijnings" w:date="2014-03-08T03:14:00Z">
        <w:r w:rsidR="009037D9">
          <w:rPr>
            <w:lang w:eastAsia="nl-NL"/>
          </w:rPr>
          <w:t xml:space="preserve">bepalen </w:t>
        </w:r>
      </w:ins>
      <w:r w:rsidR="00CD257D">
        <w:rPr>
          <w:lang w:eastAsia="nl-NL"/>
        </w:rPr>
        <w:t>de onderliggende standaarden RGBZ/</w:t>
      </w:r>
      <w:del w:id="1753" w:author="Joost Wijnings" w:date="2014-03-10T09:26:00Z">
        <w:r w:rsidR="00CD257D" w:rsidDel="00237DAF">
          <w:rPr>
            <w:lang w:eastAsia="nl-NL"/>
          </w:rPr>
          <w:delText>StUF ZKN</w:delText>
        </w:r>
      </w:del>
      <w:ins w:id="1754" w:author="Joost Wijnings" w:date="2014-03-10T09:26:00Z">
        <w:r w:rsidR="00237DAF">
          <w:rPr>
            <w:lang w:eastAsia="nl-NL"/>
          </w:rPr>
          <w:t>StUF-ZKN</w:t>
        </w:r>
      </w:ins>
      <w:r w:rsidRPr="00C76926">
        <w:rPr>
          <w:lang w:eastAsia="nl-NL"/>
        </w:rPr>
        <w:t xml:space="preserve"> welke attributen verplicht danwel optioneel zijn.</w:t>
      </w:r>
    </w:p>
    <w:p w14:paraId="492E93BA" w14:textId="77777777" w:rsidR="00E42DA6" w:rsidRPr="00C76926" w:rsidRDefault="00E42DA6" w:rsidP="0071757F">
      <w:pPr>
        <w:rPr>
          <w:lang w:eastAsia="nl-NL"/>
        </w:rPr>
      </w:pPr>
    </w:p>
    <w:p w14:paraId="70835A2A" w14:textId="197410B2" w:rsidR="001D6BDF" w:rsidRPr="005938EF" w:rsidRDefault="00C054BA">
      <w:pPr>
        <w:rPr>
          <w:sz w:val="26"/>
          <w:szCs w:val="26"/>
          <w:rPrChange w:id="1755" w:author="Joost Wijnings" w:date="2014-04-04T14:03:00Z">
            <w:rPr>
              <w:lang w:eastAsia="nl-NL"/>
            </w:rPr>
          </w:rPrChange>
        </w:rPr>
        <w:pPrChange w:id="1756" w:author="Joost Wijnings" w:date="2014-03-10T10:14:00Z">
          <w:pPr>
            <w:pStyle w:val="Kop4"/>
            <w:numPr>
              <w:ilvl w:val="0"/>
              <w:numId w:val="0"/>
            </w:numPr>
            <w:ind w:left="0" w:firstLine="0"/>
          </w:pPr>
        </w:pPrChange>
      </w:pPr>
      <w:bookmarkStart w:id="1757" w:name="_Toc347788482"/>
      <w:bookmarkStart w:id="1758" w:name="_Toc347788590"/>
      <w:bookmarkStart w:id="1759" w:name="_Toc347788682"/>
      <w:bookmarkStart w:id="1760" w:name="_Toc347788774"/>
      <w:bookmarkStart w:id="1761" w:name="_Toc352940251"/>
      <w:r w:rsidRPr="005938EF">
        <w:rPr>
          <w:b/>
          <w:color w:val="DA5C21"/>
          <w:sz w:val="26"/>
          <w:szCs w:val="26"/>
          <w:rPrChange w:id="1762" w:author="Joost Wijnings" w:date="2014-04-04T14:03:00Z">
            <w:rPr>
              <w:i w:val="0"/>
              <w:iCs w:val="0"/>
              <w:sz w:val="28"/>
              <w:szCs w:val="28"/>
              <w:lang w:eastAsia="nl-NL"/>
            </w:rPr>
          </w:rPrChange>
        </w:rPr>
        <w:t xml:space="preserve">Volledige </w:t>
      </w:r>
      <w:del w:id="1763" w:author="Joost Wijnings" w:date="2014-03-10T10:53:00Z">
        <w:r w:rsidRPr="005938EF" w:rsidDel="00C24858">
          <w:rPr>
            <w:b/>
            <w:color w:val="DA5C21"/>
            <w:sz w:val="26"/>
            <w:szCs w:val="26"/>
            <w:rPrChange w:id="1764" w:author="Joost Wijnings" w:date="2014-04-04T14:03:00Z">
              <w:rPr>
                <w:i w:val="0"/>
                <w:iCs w:val="0"/>
                <w:sz w:val="28"/>
                <w:szCs w:val="28"/>
                <w:lang w:eastAsia="nl-NL"/>
              </w:rPr>
            </w:rPrChange>
          </w:rPr>
          <w:delText xml:space="preserve">RGBZ </w:delText>
        </w:r>
      </w:del>
      <w:ins w:id="1765" w:author="Joost Wijnings" w:date="2014-03-10T10:53:00Z">
        <w:r w:rsidR="00C24858" w:rsidRPr="005938EF">
          <w:rPr>
            <w:b/>
            <w:color w:val="DA5C21"/>
            <w:sz w:val="26"/>
            <w:szCs w:val="26"/>
            <w:rPrChange w:id="1766" w:author="Joost Wijnings" w:date="2014-04-04T14:03:00Z">
              <w:rPr>
                <w:i w:val="0"/>
                <w:iCs w:val="0"/>
                <w:sz w:val="28"/>
                <w:szCs w:val="28"/>
                <w:lang w:eastAsia="nl-NL"/>
              </w:rPr>
            </w:rPrChange>
          </w:rPr>
          <w:t>RGBZ-</w:t>
        </w:r>
      </w:ins>
      <w:r w:rsidRPr="005938EF">
        <w:rPr>
          <w:b/>
          <w:color w:val="DA5C21"/>
          <w:sz w:val="26"/>
          <w:szCs w:val="26"/>
          <w:rPrChange w:id="1767" w:author="Joost Wijnings" w:date="2014-04-04T14:03:00Z">
            <w:rPr>
              <w:i w:val="0"/>
              <w:iCs w:val="0"/>
              <w:sz w:val="28"/>
              <w:szCs w:val="28"/>
              <w:lang w:eastAsia="nl-NL"/>
            </w:rPr>
          </w:rPrChange>
        </w:rPr>
        <w:t>ondersteuning</w:t>
      </w:r>
      <w:bookmarkEnd w:id="1757"/>
      <w:bookmarkEnd w:id="1758"/>
      <w:bookmarkEnd w:id="1759"/>
      <w:bookmarkEnd w:id="1760"/>
      <w:bookmarkEnd w:id="1761"/>
    </w:p>
    <w:p w14:paraId="7A26F524" w14:textId="70A2DE0F" w:rsidR="007B00FA" w:rsidRDefault="007B00FA" w:rsidP="007B00FA">
      <w:pPr>
        <w:rPr>
          <w:ins w:id="1768" w:author="Michiel Verhoef" w:date="2015-05-13T10:33:00Z"/>
          <w:lang w:eastAsia="nl-NL"/>
        </w:rPr>
      </w:pPr>
      <w:r w:rsidRPr="00C054BA">
        <w:rPr>
          <w:lang w:eastAsia="nl-NL"/>
        </w:rPr>
        <w:t xml:space="preserve">Indien het ZS het RGBZ volledig ondersteunt, </w:t>
      </w:r>
      <w:del w:id="1769" w:author="Joost Wijnings" w:date="2014-03-08T03:14:00Z">
        <w:r w:rsidRPr="00C054BA" w:rsidDel="009037D9">
          <w:rPr>
            <w:lang w:eastAsia="nl-NL"/>
          </w:rPr>
          <w:delText xml:space="preserve">dan </w:delText>
        </w:r>
      </w:del>
      <w:r w:rsidRPr="00C054BA">
        <w:rPr>
          <w:lang w:eastAsia="nl-NL"/>
        </w:rPr>
        <w:t>geldt dat</w:t>
      </w:r>
      <w:r w:rsidRPr="00C054BA">
        <w:t xml:space="preserve"> alle </w:t>
      </w:r>
      <w:del w:id="1770" w:author="Joost Wijnings" w:date="2014-03-08T03:14:00Z">
        <w:r w:rsidRPr="00C054BA" w:rsidDel="009037D9">
          <w:delText xml:space="preserve">RGBZ </w:delText>
        </w:r>
      </w:del>
      <w:ins w:id="1771" w:author="Joost Wijnings" w:date="2014-03-08T03:14:00Z">
        <w:r w:rsidR="009037D9" w:rsidRPr="00C054BA">
          <w:t>RGBZ</w:t>
        </w:r>
        <w:r w:rsidR="009037D9">
          <w:t>-</w:t>
        </w:r>
      </w:ins>
      <w:r w:rsidRPr="00C054BA">
        <w:t>attributen</w:t>
      </w:r>
      <w:r>
        <w:t xml:space="preserve"> en relaties</w:t>
      </w:r>
      <w:r w:rsidRPr="00C054BA">
        <w:t xml:space="preserve"> die niet genoemd zijn in bovenstaande tabellen</w:t>
      </w:r>
      <w:ins w:id="1772" w:author="Joost Wijnings" w:date="2014-03-08T03:14:00Z">
        <w:r w:rsidR="009037D9">
          <w:t>,</w:t>
        </w:r>
      </w:ins>
      <w:r w:rsidRPr="00C054BA">
        <w:t xml:space="preserve"> maar</w:t>
      </w:r>
      <w:del w:id="1773" w:author="Joost Wijnings" w:date="2014-03-08T03:14:00Z">
        <w:r w:rsidRPr="00C054BA" w:rsidDel="009037D9">
          <w:delText>,</w:delText>
        </w:r>
      </w:del>
      <w:r w:rsidRPr="00C054BA">
        <w:t xml:space="preserve"> volgens de </w:t>
      </w:r>
      <w:del w:id="1774" w:author="Joost Wijnings" w:date="2014-03-10T09:26:00Z">
        <w:r w:rsidRPr="00C054BA" w:rsidDel="00237DAF">
          <w:delText>StUF ZKN</w:delText>
        </w:r>
      </w:del>
      <w:ins w:id="1775" w:author="Joost Wijnings" w:date="2014-03-10T09:26:00Z">
        <w:r w:rsidR="00237DAF">
          <w:t>StUF-ZKN</w:t>
        </w:r>
      </w:ins>
      <w:r w:rsidRPr="00C054BA">
        <w:t xml:space="preserve"> wel in een zakLv01/</w:t>
      </w:r>
      <w:r w:rsidRPr="00C054BA">
        <w:rPr>
          <w:lang w:eastAsia="nl-NL"/>
        </w:rPr>
        <w:t xml:space="preserve"> zakLa01 voor mogen komen</w:t>
      </w:r>
      <w:ins w:id="1776" w:author="Joost Wijnings" w:date="2014-03-08T03:14:00Z">
        <w:r w:rsidR="009037D9">
          <w:rPr>
            <w:lang w:eastAsia="nl-NL"/>
          </w:rPr>
          <w:t>,</w:t>
        </w:r>
      </w:ins>
      <w:r w:rsidRPr="00C054BA">
        <w:rPr>
          <w:lang w:eastAsia="nl-NL"/>
        </w:rPr>
        <w:t xml:space="preserve"> </w:t>
      </w:r>
      <w:r>
        <w:rPr>
          <w:lang w:eastAsia="nl-NL"/>
        </w:rPr>
        <w:t xml:space="preserve">geretouneerd moeten worden indien een </w:t>
      </w:r>
      <w:del w:id="1777" w:author="Joost Wijnings" w:date="2014-03-08T03:14:00Z">
        <w:r w:rsidDel="009037D9">
          <w:rPr>
            <w:lang w:eastAsia="nl-NL"/>
          </w:rPr>
          <w:delText xml:space="preserve">Zaakserviceconsumer </w:delText>
        </w:r>
      </w:del>
      <w:ins w:id="1778" w:author="Joost Wijnings" w:date="2014-03-14T15:38:00Z">
        <w:r w:rsidR="00735DDB">
          <w:rPr>
            <w:lang w:eastAsia="nl-NL"/>
          </w:rPr>
          <w:t>ZSC</w:t>
        </w:r>
      </w:ins>
      <w:ins w:id="1779" w:author="Joost Wijnings" w:date="2014-03-08T03:14:00Z">
        <w:r w:rsidR="009037D9">
          <w:rPr>
            <w:lang w:eastAsia="nl-NL"/>
          </w:rPr>
          <w:t xml:space="preserve"> </w:t>
        </w:r>
      </w:ins>
      <w:r>
        <w:rPr>
          <w:lang w:eastAsia="nl-NL"/>
        </w:rPr>
        <w:t>hierom vraagt.</w:t>
      </w:r>
    </w:p>
    <w:p w14:paraId="64EA5315" w14:textId="44DB8A67" w:rsidR="00D072B4" w:rsidRDefault="00D072B4">
      <w:pPr>
        <w:spacing w:before="0" w:line="240" w:lineRule="auto"/>
        <w:rPr>
          <w:ins w:id="1780" w:author="Michiel Verhoef" w:date="2015-05-13T11:09:00Z"/>
          <w:lang w:eastAsia="nl-NL"/>
        </w:rPr>
      </w:pPr>
      <w:ins w:id="1781" w:author="Michiel Verhoef" w:date="2015-05-13T11:09:00Z">
        <w:r>
          <w:rPr>
            <w:lang w:eastAsia="nl-NL"/>
          </w:rPr>
          <w:br w:type="page"/>
        </w:r>
      </w:ins>
    </w:p>
    <w:p w14:paraId="35597513" w14:textId="77777777" w:rsidR="00F84659" w:rsidRDefault="00F84659" w:rsidP="007B00FA">
      <w:pPr>
        <w:rPr>
          <w:ins w:id="1782" w:author="Michiel Verhoef" w:date="2015-05-13T10:15:00Z"/>
          <w:lang w:eastAsia="nl-NL"/>
        </w:rPr>
      </w:pPr>
    </w:p>
    <w:p w14:paraId="05DEE6BA" w14:textId="23597271" w:rsidR="005633EE" w:rsidRDefault="005633EE">
      <w:pPr>
        <w:pStyle w:val="Kop3"/>
        <w:rPr>
          <w:ins w:id="1783" w:author="Michiel Verhoef" w:date="2015-05-13T10:16:00Z"/>
          <w:lang w:eastAsia="nl-NL"/>
        </w:rPr>
        <w:pPrChange w:id="1784" w:author="Michiel Verhoef" w:date="2015-05-13T10:16:00Z">
          <w:pPr/>
        </w:pPrChange>
      </w:pPr>
      <w:ins w:id="1785" w:author="Michiel Verhoef" w:date="2015-05-13T10:15:00Z">
        <w:r>
          <w:rPr>
            <w:lang w:eastAsia="nl-NL"/>
          </w:rPr>
          <w:t xml:space="preserve">#2.5 Geef Lijst Zaken(geefLijstZaken </w:t>
        </w:r>
      </w:ins>
      <w:ins w:id="1786" w:author="Michiel Verhoef" w:date="2015-05-13T10:18:00Z">
        <w:r>
          <w:rPr>
            <w:lang w:eastAsia="nl-NL"/>
          </w:rPr>
          <w:t xml:space="preserve"> </w:t>
        </w:r>
      </w:ins>
      <w:ins w:id="1787" w:author="Michiel Verhoef" w:date="2015-05-13T10:15:00Z">
        <w:r>
          <w:rPr>
            <w:lang w:eastAsia="nl-NL"/>
          </w:rPr>
          <w:t>Lv01)</w:t>
        </w:r>
      </w:ins>
    </w:p>
    <w:p w14:paraId="6D4A1414" w14:textId="177B7645" w:rsidR="005633EE" w:rsidRDefault="005633EE">
      <w:pPr>
        <w:rPr>
          <w:ins w:id="1788" w:author="Michiel Verhoef" w:date="2015-05-13T10:20:00Z"/>
        </w:rPr>
      </w:pPr>
      <w:ins w:id="1789" w:author="Michiel Verhoef" w:date="2015-05-13T10:16:00Z">
        <w:r>
          <w:t xml:space="preserve">Gebeurtenis: </w:t>
        </w:r>
        <w:r w:rsidRPr="00C16244">
          <w:t xml:space="preserve">Opvragen </w:t>
        </w:r>
        <w:r>
          <w:t>van alle zak</w:t>
        </w:r>
      </w:ins>
      <w:ins w:id="1790" w:author="Michiel Verhoef" w:date="2015-05-13T10:17:00Z">
        <w:r>
          <w:t>en behorende bij een gegeven</w:t>
        </w:r>
      </w:ins>
    </w:p>
    <w:p w14:paraId="750418C1" w14:textId="77777777" w:rsidR="005633EE" w:rsidRDefault="005633EE">
      <w:pPr>
        <w:rPr>
          <w:ins w:id="1791" w:author="Michiel Verhoef" w:date="2015-05-13T10:17:00Z"/>
        </w:rPr>
      </w:pPr>
    </w:p>
    <w:p w14:paraId="587F1CC3" w14:textId="7674E624" w:rsidR="005633EE" w:rsidRDefault="005633EE" w:rsidP="005633EE">
      <w:pPr>
        <w:rPr>
          <w:ins w:id="1792" w:author="Michiel Verhoef" w:date="2015-05-13T10:18:00Z"/>
          <w:lang w:eastAsia="nl-NL"/>
        </w:rPr>
      </w:pPr>
      <w:ins w:id="1793" w:author="Michiel Verhoef" w:date="2015-05-13T10:18:00Z">
        <w:r>
          <w:rPr>
            <w:lang w:eastAsia="nl-NL"/>
          </w:rPr>
          <w:t xml:space="preserve">De ‘geefLijstZaken  Lv01’-service biedt ZSC’s de mogelijkheid om </w:t>
        </w:r>
        <w:commentRangeStart w:id="1794"/>
        <w:r>
          <w:rPr>
            <w:lang w:eastAsia="nl-NL"/>
          </w:rPr>
          <w:t xml:space="preserve">een lijst  </w:t>
        </w:r>
      </w:ins>
      <w:ins w:id="1795" w:author="Michiel Verhoef" w:date="2015-05-13T10:32:00Z">
        <w:r w:rsidR="00F84659">
          <w:t xml:space="preserve">met referenties </w:t>
        </w:r>
      </w:ins>
      <w:ins w:id="1796" w:author="Michiel Verhoef" w:date="2015-05-13T10:18:00Z">
        <w:r>
          <w:rPr>
            <w:lang w:eastAsia="nl-NL"/>
          </w:rPr>
          <w:t xml:space="preserve">van </w:t>
        </w:r>
      </w:ins>
      <w:commentRangeEnd w:id="1794"/>
      <w:ins w:id="1797" w:author="Michiel Verhoef" w:date="2015-05-13T10:20:00Z">
        <w:r>
          <w:rPr>
            <w:rStyle w:val="Verwijzingopmerking"/>
          </w:rPr>
          <w:commentReference w:id="1794"/>
        </w:r>
      </w:ins>
      <w:ins w:id="1798" w:author="Michiel Verhoef" w:date="2015-05-13T10:18:00Z">
        <w:r>
          <w:rPr>
            <w:lang w:eastAsia="nl-NL"/>
          </w:rPr>
          <w:t xml:space="preserve"> zaken op te vragen middels een vraag-/antwoordinteractie.</w:t>
        </w:r>
      </w:ins>
    </w:p>
    <w:p w14:paraId="009A2388" w14:textId="77777777" w:rsidR="005633EE" w:rsidRDefault="005633EE" w:rsidP="005633EE">
      <w:pPr>
        <w:rPr>
          <w:ins w:id="1799" w:author="Michiel Verhoef" w:date="2015-05-13T10:17:00Z"/>
          <w:lang w:eastAsia="nl-NL"/>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3"/>
        <w:gridCol w:w="3260"/>
        <w:gridCol w:w="1134"/>
      </w:tblGrid>
      <w:tr w:rsidR="00D072B4" w:rsidRPr="00C709C8" w14:paraId="3E16F6BF" w14:textId="77777777" w:rsidTr="00D44207">
        <w:trPr>
          <w:ins w:id="1800" w:author="Michiel Verhoef" w:date="2015-05-13T11:02:00Z"/>
        </w:trPr>
        <w:tc>
          <w:tcPr>
            <w:tcW w:w="7763" w:type="dxa"/>
            <w:gridSpan w:val="2"/>
          </w:tcPr>
          <w:p w14:paraId="39BFD35A" w14:textId="77777777" w:rsidR="00D072B4" w:rsidRPr="00C709C8" w:rsidRDefault="00D072B4" w:rsidP="00D44207">
            <w:pPr>
              <w:rPr>
                <w:ins w:id="1801" w:author="Michiel Verhoef" w:date="2015-05-13T11:02:00Z"/>
                <w:b/>
                <w:lang w:eastAsia="nl-NL"/>
              </w:rPr>
            </w:pPr>
            <w:ins w:id="1802" w:author="Michiel Verhoef" w:date="2015-05-13T11:02:00Z">
              <w:r w:rsidRPr="00C709C8">
                <w:rPr>
                  <w:b/>
                  <w:lang w:eastAsia="nl-NL"/>
                </w:rPr>
                <w:t>Berichttype:</w:t>
              </w:r>
              <w:r w:rsidRPr="00C709C8">
                <w:rPr>
                  <w:lang w:eastAsia="nl-NL"/>
                </w:rPr>
                <w:t xml:space="preserve"> </w:t>
              </w:r>
              <w:r>
                <w:rPr>
                  <w:lang w:eastAsia="nl-NL"/>
                </w:rPr>
                <w:t>z</w:t>
              </w:r>
              <w:r w:rsidRPr="00C709C8">
                <w:rPr>
                  <w:lang w:eastAsia="nl-NL"/>
                </w:rPr>
                <w:t>akLv01</w:t>
              </w:r>
              <w:r>
                <w:rPr>
                  <w:lang w:eastAsia="nl-NL"/>
                </w:rPr>
                <w:t xml:space="preserve"> (vraagbericht)</w:t>
              </w:r>
            </w:ins>
          </w:p>
        </w:tc>
        <w:tc>
          <w:tcPr>
            <w:tcW w:w="1134" w:type="dxa"/>
          </w:tcPr>
          <w:p w14:paraId="0F1BF1C6" w14:textId="77777777" w:rsidR="00D072B4" w:rsidRPr="00C709C8" w:rsidRDefault="00D072B4" w:rsidP="00D44207">
            <w:pPr>
              <w:jc w:val="center"/>
              <w:rPr>
                <w:ins w:id="1803" w:author="Michiel Verhoef" w:date="2015-05-13T11:02:00Z"/>
                <w:b/>
                <w:lang w:eastAsia="nl-NL"/>
              </w:rPr>
            </w:pPr>
          </w:p>
        </w:tc>
      </w:tr>
      <w:tr w:rsidR="00D072B4" w14:paraId="1DDD4087" w14:textId="77777777" w:rsidTr="00D44207">
        <w:trPr>
          <w:ins w:id="1804" w:author="Michiel Verhoef" w:date="2015-05-13T11:02:00Z"/>
        </w:trPr>
        <w:tc>
          <w:tcPr>
            <w:tcW w:w="4503" w:type="dxa"/>
          </w:tcPr>
          <w:p w14:paraId="1204D19C" w14:textId="77777777" w:rsidR="00D072B4" w:rsidRPr="00C709C8" w:rsidRDefault="00D072B4" w:rsidP="00D44207">
            <w:pPr>
              <w:rPr>
                <w:ins w:id="1805" w:author="Michiel Verhoef" w:date="2015-05-13T11:02:00Z"/>
                <w:b/>
                <w:lang w:eastAsia="nl-NL"/>
              </w:rPr>
            </w:pPr>
            <w:ins w:id="1806" w:author="Michiel Verhoef" w:date="2015-05-13T11:02:00Z">
              <w:r>
                <w:rPr>
                  <w:b/>
                  <w:lang w:eastAsia="nl-NL"/>
                </w:rPr>
                <w:t>StUF-ZKN-E</w:t>
              </w:r>
              <w:r w:rsidRPr="00C709C8">
                <w:rPr>
                  <w:b/>
                  <w:lang w:eastAsia="nl-NL"/>
                </w:rPr>
                <w:t>lementen</w:t>
              </w:r>
            </w:ins>
          </w:p>
        </w:tc>
        <w:tc>
          <w:tcPr>
            <w:tcW w:w="3260" w:type="dxa"/>
          </w:tcPr>
          <w:p w14:paraId="5DEA0771" w14:textId="77777777" w:rsidR="00D072B4" w:rsidRPr="00C709C8" w:rsidRDefault="00D072B4" w:rsidP="00D44207">
            <w:pPr>
              <w:rPr>
                <w:ins w:id="1807" w:author="Michiel Verhoef" w:date="2015-05-13T11:02:00Z"/>
                <w:b/>
                <w:lang w:eastAsia="nl-NL"/>
              </w:rPr>
            </w:pPr>
            <w:ins w:id="1808" w:author="Michiel Verhoef" w:date="2015-05-13T11:02:00Z">
              <w:r>
                <w:rPr>
                  <w:b/>
                  <w:lang w:eastAsia="nl-NL"/>
                </w:rPr>
                <w:t>RGBZ-attribuut</w:t>
              </w:r>
            </w:ins>
          </w:p>
        </w:tc>
        <w:tc>
          <w:tcPr>
            <w:tcW w:w="1134" w:type="dxa"/>
          </w:tcPr>
          <w:p w14:paraId="762C559C" w14:textId="77777777" w:rsidR="00D072B4" w:rsidRDefault="00D072B4" w:rsidP="00D44207">
            <w:pPr>
              <w:jc w:val="center"/>
              <w:rPr>
                <w:ins w:id="1809" w:author="Michiel Verhoef" w:date="2015-05-13T11:02:00Z"/>
                <w:b/>
                <w:lang w:eastAsia="nl-NL"/>
              </w:rPr>
            </w:pPr>
            <w:ins w:id="1810" w:author="Michiel Verhoef" w:date="2015-05-13T11:02:00Z">
              <w:r>
                <w:rPr>
                  <w:b/>
                  <w:lang w:eastAsia="nl-NL"/>
                </w:rPr>
                <w:t>v/o</w:t>
              </w:r>
            </w:ins>
          </w:p>
        </w:tc>
      </w:tr>
      <w:tr w:rsidR="00D072B4" w:rsidRPr="00C709C8" w14:paraId="3F756222" w14:textId="77777777" w:rsidTr="00D44207">
        <w:trPr>
          <w:ins w:id="1811" w:author="Michiel Verhoef" w:date="2015-05-13T11:02:00Z"/>
        </w:trPr>
        <w:tc>
          <w:tcPr>
            <w:tcW w:w="4503" w:type="dxa"/>
          </w:tcPr>
          <w:p w14:paraId="4C014273" w14:textId="77777777" w:rsidR="00D072B4" w:rsidRPr="00C709C8" w:rsidRDefault="00D072B4" w:rsidP="00D44207">
            <w:pPr>
              <w:rPr>
                <w:ins w:id="1812" w:author="Michiel Verhoef" w:date="2015-05-13T11:02:00Z"/>
                <w:lang w:eastAsia="nl-NL"/>
              </w:rPr>
            </w:pPr>
            <w:ins w:id="1813" w:author="Michiel Verhoef" w:date="2015-05-13T11:02:00Z">
              <w:r w:rsidRPr="00C709C8">
                <w:rPr>
                  <w:lang w:eastAsia="nl-NL"/>
                </w:rPr>
                <w:t>gelijk .</w:t>
              </w:r>
              <w:commentRangeStart w:id="1814"/>
              <w:r w:rsidRPr="00C709C8">
                <w:rPr>
                  <w:lang w:eastAsia="nl-NL"/>
                </w:rPr>
                <w:t xml:space="preserve"> identificatie</w:t>
              </w:r>
            </w:ins>
            <w:commentRangeEnd w:id="1814"/>
            <w:ins w:id="1815" w:author="Michiel Verhoef" w:date="2015-05-13T11:03:00Z">
              <w:r>
                <w:rPr>
                  <w:rStyle w:val="Verwijzingopmerking"/>
                </w:rPr>
                <w:commentReference w:id="1814"/>
              </w:r>
            </w:ins>
          </w:p>
        </w:tc>
        <w:tc>
          <w:tcPr>
            <w:tcW w:w="3260" w:type="dxa"/>
          </w:tcPr>
          <w:p w14:paraId="675F1396" w14:textId="6508A5C0" w:rsidR="00D072B4" w:rsidRPr="00C709C8" w:rsidRDefault="00D072B4" w:rsidP="00D44207">
            <w:pPr>
              <w:rPr>
                <w:ins w:id="1816" w:author="Michiel Verhoef" w:date="2015-05-13T11:02:00Z"/>
                <w:lang w:eastAsia="nl-NL"/>
              </w:rPr>
            </w:pPr>
          </w:p>
        </w:tc>
        <w:tc>
          <w:tcPr>
            <w:tcW w:w="1134" w:type="dxa"/>
          </w:tcPr>
          <w:p w14:paraId="457F4B37" w14:textId="77777777" w:rsidR="00D072B4" w:rsidRPr="00C709C8" w:rsidRDefault="00D072B4" w:rsidP="00D44207">
            <w:pPr>
              <w:jc w:val="center"/>
              <w:rPr>
                <w:ins w:id="1817" w:author="Michiel Verhoef" w:date="2015-05-13T11:02:00Z"/>
                <w:lang w:eastAsia="nl-NL"/>
              </w:rPr>
            </w:pPr>
            <w:ins w:id="1818" w:author="Michiel Verhoef" w:date="2015-05-13T11:02:00Z">
              <w:r>
                <w:rPr>
                  <w:lang w:eastAsia="nl-NL"/>
                </w:rPr>
                <w:t>v</w:t>
              </w:r>
            </w:ins>
          </w:p>
        </w:tc>
      </w:tr>
      <w:tr w:rsidR="00EB2BD1" w:rsidRPr="00C709C8" w14:paraId="4DE0C221" w14:textId="77777777" w:rsidTr="00D44207">
        <w:trPr>
          <w:ins w:id="1819" w:author="Michiel Verhoef" w:date="2015-05-13T11:15:00Z"/>
        </w:trPr>
        <w:tc>
          <w:tcPr>
            <w:tcW w:w="4503" w:type="dxa"/>
          </w:tcPr>
          <w:p w14:paraId="315D33FE" w14:textId="6AD52C18" w:rsidR="00EB2BD1" w:rsidRPr="00C709C8" w:rsidRDefault="00EB2BD1" w:rsidP="00D44207">
            <w:pPr>
              <w:rPr>
                <w:ins w:id="1820" w:author="Michiel Verhoef" w:date="2015-05-13T11:15:00Z"/>
                <w:lang w:eastAsia="nl-NL"/>
              </w:rPr>
            </w:pPr>
            <w:ins w:id="1821" w:author="Michiel Verhoef" w:date="2015-05-13T11:15:00Z">
              <w:r>
                <w:rPr>
                  <w:lang w:eastAsia="nl-NL"/>
                </w:rPr>
                <w:t>scope . object . heeftRelevant . gerelateerde . identificatie</w:t>
              </w:r>
            </w:ins>
          </w:p>
        </w:tc>
        <w:tc>
          <w:tcPr>
            <w:tcW w:w="3260" w:type="dxa"/>
          </w:tcPr>
          <w:p w14:paraId="5FA077A1" w14:textId="0F097814" w:rsidR="00EB2BD1" w:rsidRPr="00C709C8" w:rsidRDefault="00EB2BD1" w:rsidP="00D44207">
            <w:pPr>
              <w:rPr>
                <w:ins w:id="1822" w:author="Michiel Verhoef" w:date="2015-05-13T11:15:00Z"/>
                <w:lang w:eastAsia="nl-NL"/>
              </w:rPr>
            </w:pPr>
            <w:ins w:id="1823" w:author="Michiel Verhoef" w:date="2015-05-13T11:15:00Z">
              <w:r>
                <w:rPr>
                  <w:lang w:eastAsia="nl-NL"/>
                </w:rPr>
                <w:t>-</w:t>
              </w:r>
            </w:ins>
          </w:p>
        </w:tc>
        <w:tc>
          <w:tcPr>
            <w:tcW w:w="1134" w:type="dxa"/>
          </w:tcPr>
          <w:p w14:paraId="2A1A4BF5" w14:textId="79504532" w:rsidR="00EB2BD1" w:rsidRDefault="00EB2BD1" w:rsidP="00D44207">
            <w:pPr>
              <w:jc w:val="center"/>
              <w:rPr>
                <w:ins w:id="1824" w:author="Michiel Verhoef" w:date="2015-05-13T11:15:00Z"/>
                <w:lang w:eastAsia="nl-NL"/>
              </w:rPr>
            </w:pPr>
            <w:ins w:id="1825" w:author="Michiel Verhoef" w:date="2015-05-13T11:15:00Z">
              <w:r>
                <w:rPr>
                  <w:lang w:eastAsia="nl-NL"/>
                </w:rPr>
                <w:t>v</w:t>
              </w:r>
            </w:ins>
          </w:p>
        </w:tc>
      </w:tr>
      <w:tr w:rsidR="00EB2BD1" w14:paraId="412A7A14" w14:textId="77777777" w:rsidTr="00D44207">
        <w:trPr>
          <w:trHeight w:val="1758"/>
          <w:ins w:id="1826" w:author="Michiel Verhoef" w:date="2015-05-13T11:02:00Z"/>
        </w:trPr>
        <w:tc>
          <w:tcPr>
            <w:tcW w:w="4503" w:type="dxa"/>
          </w:tcPr>
          <w:p w14:paraId="15429470" w14:textId="77777777" w:rsidR="00EB2BD1" w:rsidRDefault="00EB2BD1" w:rsidP="00D44207">
            <w:pPr>
              <w:rPr>
                <w:ins w:id="1827" w:author="Michiel Verhoef" w:date="2015-05-13T11:02:00Z"/>
                <w:lang w:eastAsia="nl-NL"/>
              </w:rPr>
            </w:pPr>
            <w:ins w:id="1828" w:author="Michiel Verhoef" w:date="2015-05-13T11:02:00Z">
              <w:r w:rsidRPr="001A4665">
                <w:rPr>
                  <w:lang w:eastAsia="nl-NL"/>
                </w:rPr>
                <w:t xml:space="preserve">scope . object . </w:t>
              </w:r>
              <w:r>
                <w:rPr>
                  <w:lang w:eastAsia="nl-NL"/>
                </w:rPr>
                <w:t>*</w:t>
              </w:r>
            </w:ins>
          </w:p>
          <w:p w14:paraId="3645373F" w14:textId="77777777" w:rsidR="00EB2BD1" w:rsidRPr="00CD2EE7" w:rsidRDefault="00EB2BD1" w:rsidP="00D44207">
            <w:pPr>
              <w:rPr>
                <w:ins w:id="1829" w:author="Michiel Verhoef" w:date="2015-05-13T11:02:00Z"/>
                <w:i/>
                <w:lang w:eastAsia="nl-NL"/>
              </w:rPr>
            </w:pPr>
            <w:ins w:id="1830" w:author="Michiel Verhoef" w:date="2015-05-13T11:02:00Z">
              <w:r>
                <w:rPr>
                  <w:i/>
                  <w:lang w:eastAsia="nl-NL"/>
                </w:rPr>
                <w:t>I</w:t>
              </w:r>
              <w:r w:rsidRPr="002162A2">
                <w:rPr>
                  <w:i/>
                  <w:lang w:eastAsia="nl-NL"/>
                </w:rPr>
                <w:t>n de scope mogen alle elementen opgenomen worden die in het antwoordbericht gespecificeerd zijn</w:t>
              </w:r>
              <w:r>
                <w:rPr>
                  <w:i/>
                  <w:lang w:eastAsia="nl-NL"/>
                </w:rPr>
                <w:t xml:space="preserve">. </w:t>
              </w:r>
            </w:ins>
          </w:p>
        </w:tc>
        <w:tc>
          <w:tcPr>
            <w:tcW w:w="3260" w:type="dxa"/>
          </w:tcPr>
          <w:p w14:paraId="18654C52" w14:textId="77777777" w:rsidR="00EB2BD1" w:rsidRPr="005938EF" w:rsidRDefault="00EB2BD1" w:rsidP="00D44207">
            <w:pPr>
              <w:pStyle w:val="Geenafstand"/>
              <w:rPr>
                <w:ins w:id="1831" w:author="Michiel Verhoef" w:date="2015-05-13T11:02:00Z"/>
                <w:lang w:eastAsia="nl-NL"/>
              </w:rPr>
            </w:pPr>
          </w:p>
          <w:p w14:paraId="012DB6DE" w14:textId="77777777" w:rsidR="00EB2BD1" w:rsidRPr="005938EF" w:rsidRDefault="00EB2BD1" w:rsidP="00D44207">
            <w:pPr>
              <w:pStyle w:val="Geenafstand"/>
              <w:rPr>
                <w:ins w:id="1832" w:author="Michiel Verhoef" w:date="2015-05-13T11:02:00Z"/>
                <w:lang w:eastAsia="nl-NL"/>
              </w:rPr>
            </w:pPr>
            <w:ins w:id="1833" w:author="Michiel Verhoef" w:date="2015-05-13T11:02:00Z">
              <w:r>
                <w:rPr>
                  <w:lang w:eastAsia="nl-NL"/>
                </w:rPr>
                <w:t>Via de scope kan de serviceconsumer aangeven welke zaakgegevens hij in het antwoord verwacht (zie StUF-standaard H6).</w:t>
              </w:r>
            </w:ins>
          </w:p>
        </w:tc>
        <w:tc>
          <w:tcPr>
            <w:tcW w:w="1134" w:type="dxa"/>
          </w:tcPr>
          <w:p w14:paraId="51CD044A" w14:textId="77777777" w:rsidR="00EB2BD1" w:rsidRDefault="00EB2BD1" w:rsidP="00D44207">
            <w:pPr>
              <w:pStyle w:val="Geenafstand"/>
              <w:jc w:val="center"/>
              <w:rPr>
                <w:ins w:id="1834" w:author="Michiel Verhoef" w:date="2015-05-13T11:02:00Z"/>
                <w:lang w:eastAsia="nl-NL"/>
              </w:rPr>
            </w:pPr>
            <w:ins w:id="1835" w:author="Michiel Verhoef" w:date="2015-05-13T11:02:00Z">
              <w:r>
                <w:rPr>
                  <w:lang w:eastAsia="nl-NL"/>
                </w:rPr>
                <w:t>v</w:t>
              </w:r>
            </w:ins>
          </w:p>
        </w:tc>
      </w:tr>
    </w:tbl>
    <w:p w14:paraId="4A071B85" w14:textId="77777777" w:rsidR="005633EE" w:rsidRDefault="005633EE" w:rsidP="005633EE">
      <w:pPr>
        <w:rPr>
          <w:ins w:id="1836" w:author="Michiel Verhoef" w:date="2015-05-13T10:17:00Z"/>
          <w:lang w:eastAsia="nl-NL"/>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3"/>
        <w:gridCol w:w="2835"/>
        <w:gridCol w:w="1559"/>
      </w:tblGrid>
      <w:tr w:rsidR="00D072B4" w:rsidRPr="00C709C8" w14:paraId="519B2F3B" w14:textId="77777777" w:rsidTr="00D44207">
        <w:trPr>
          <w:tblHeader/>
          <w:ins w:id="1837" w:author="Michiel Verhoef" w:date="2015-05-13T11:11:00Z"/>
        </w:trPr>
        <w:tc>
          <w:tcPr>
            <w:tcW w:w="7338" w:type="dxa"/>
            <w:gridSpan w:val="2"/>
          </w:tcPr>
          <w:p w14:paraId="59F6DBE7" w14:textId="77777777" w:rsidR="00D072B4" w:rsidRPr="00C709C8" w:rsidRDefault="00D072B4" w:rsidP="00D44207">
            <w:pPr>
              <w:rPr>
                <w:ins w:id="1838" w:author="Michiel Verhoef" w:date="2015-05-13T11:11:00Z"/>
                <w:b/>
                <w:lang w:eastAsia="nl-NL"/>
              </w:rPr>
            </w:pPr>
            <w:ins w:id="1839" w:author="Michiel Verhoef" w:date="2015-05-13T11:11:00Z">
              <w:r>
                <w:rPr>
                  <w:lang w:eastAsia="nl-NL"/>
                </w:rPr>
                <w:br w:type="page"/>
              </w:r>
              <w:r w:rsidRPr="00C709C8">
                <w:rPr>
                  <w:b/>
                  <w:lang w:eastAsia="nl-NL"/>
                </w:rPr>
                <w:t>Berichttype:</w:t>
              </w:r>
              <w:r w:rsidRPr="00C709C8">
                <w:rPr>
                  <w:lang w:eastAsia="nl-NL"/>
                </w:rPr>
                <w:t xml:space="preserve"> </w:t>
              </w:r>
              <w:r>
                <w:rPr>
                  <w:lang w:eastAsia="nl-NL"/>
                </w:rPr>
                <w:t>z</w:t>
              </w:r>
              <w:r w:rsidRPr="00C709C8">
                <w:rPr>
                  <w:lang w:eastAsia="nl-NL"/>
                </w:rPr>
                <w:t>akLa01</w:t>
              </w:r>
              <w:r>
                <w:rPr>
                  <w:lang w:eastAsia="nl-NL"/>
                </w:rPr>
                <w:t xml:space="preserve"> (antwoordbericht)</w:t>
              </w:r>
            </w:ins>
          </w:p>
        </w:tc>
        <w:tc>
          <w:tcPr>
            <w:tcW w:w="1559" w:type="dxa"/>
          </w:tcPr>
          <w:p w14:paraId="6E5F1AFC" w14:textId="77777777" w:rsidR="00D072B4" w:rsidRPr="00C709C8" w:rsidRDefault="00D072B4" w:rsidP="00D44207">
            <w:pPr>
              <w:jc w:val="center"/>
              <w:rPr>
                <w:ins w:id="1840" w:author="Michiel Verhoef" w:date="2015-05-13T11:11:00Z"/>
                <w:b/>
                <w:lang w:eastAsia="nl-NL"/>
              </w:rPr>
            </w:pPr>
          </w:p>
        </w:tc>
      </w:tr>
      <w:tr w:rsidR="00D072B4" w:rsidRPr="00C709C8" w14:paraId="0A023F59" w14:textId="77777777" w:rsidTr="00D44207">
        <w:trPr>
          <w:tblHeader/>
          <w:ins w:id="1841" w:author="Michiel Verhoef" w:date="2015-05-13T11:11:00Z"/>
        </w:trPr>
        <w:tc>
          <w:tcPr>
            <w:tcW w:w="4503" w:type="dxa"/>
          </w:tcPr>
          <w:p w14:paraId="496FC3AC" w14:textId="77777777" w:rsidR="00D072B4" w:rsidRPr="00C709C8" w:rsidRDefault="00D072B4" w:rsidP="00D44207">
            <w:pPr>
              <w:rPr>
                <w:ins w:id="1842" w:author="Michiel Verhoef" w:date="2015-05-13T11:11:00Z"/>
                <w:b/>
                <w:lang w:eastAsia="nl-NL"/>
              </w:rPr>
            </w:pPr>
            <w:ins w:id="1843" w:author="Michiel Verhoef" w:date="2015-05-13T11:11:00Z">
              <w:r>
                <w:rPr>
                  <w:b/>
                  <w:lang w:eastAsia="nl-NL"/>
                </w:rPr>
                <w:t>StUF-ZKN-E</w:t>
              </w:r>
              <w:r w:rsidRPr="00C709C8">
                <w:rPr>
                  <w:b/>
                  <w:lang w:eastAsia="nl-NL"/>
                </w:rPr>
                <w:t>lementen</w:t>
              </w:r>
            </w:ins>
          </w:p>
        </w:tc>
        <w:tc>
          <w:tcPr>
            <w:tcW w:w="2835" w:type="dxa"/>
          </w:tcPr>
          <w:p w14:paraId="5FB28422" w14:textId="77777777" w:rsidR="00D072B4" w:rsidRPr="00C709C8" w:rsidRDefault="00D072B4" w:rsidP="00D44207">
            <w:pPr>
              <w:rPr>
                <w:ins w:id="1844" w:author="Michiel Verhoef" w:date="2015-05-13T11:11:00Z"/>
                <w:b/>
                <w:lang w:eastAsia="nl-NL"/>
              </w:rPr>
            </w:pPr>
            <w:ins w:id="1845" w:author="Michiel Verhoef" w:date="2015-05-13T11:11:00Z">
              <w:r>
                <w:rPr>
                  <w:b/>
                  <w:lang w:eastAsia="nl-NL"/>
                </w:rPr>
                <w:t>RGBZ-attribuut</w:t>
              </w:r>
            </w:ins>
          </w:p>
        </w:tc>
        <w:tc>
          <w:tcPr>
            <w:tcW w:w="1559" w:type="dxa"/>
          </w:tcPr>
          <w:p w14:paraId="5E8406B5" w14:textId="77777777" w:rsidR="00D072B4" w:rsidRDefault="00D072B4" w:rsidP="00D44207">
            <w:pPr>
              <w:jc w:val="center"/>
              <w:rPr>
                <w:ins w:id="1846" w:author="Michiel Verhoef" w:date="2015-05-13T11:11:00Z"/>
                <w:b/>
                <w:lang w:eastAsia="nl-NL"/>
              </w:rPr>
            </w:pPr>
            <w:ins w:id="1847" w:author="Michiel Verhoef" w:date="2015-05-13T11:11:00Z">
              <w:r>
                <w:rPr>
                  <w:b/>
                  <w:lang w:eastAsia="nl-NL"/>
                </w:rPr>
                <w:t>v/o</w:t>
              </w:r>
            </w:ins>
          </w:p>
        </w:tc>
      </w:tr>
      <w:tr w:rsidR="00D072B4" w:rsidRPr="00C709C8" w14:paraId="5E2F79C3" w14:textId="77777777" w:rsidTr="00D44207">
        <w:trPr>
          <w:ins w:id="1848" w:author="Michiel Verhoef" w:date="2015-05-13T11:11:00Z"/>
        </w:trPr>
        <w:tc>
          <w:tcPr>
            <w:tcW w:w="4503" w:type="dxa"/>
          </w:tcPr>
          <w:p w14:paraId="1344FAE6" w14:textId="77777777" w:rsidR="00D072B4" w:rsidRPr="00E40358" w:rsidRDefault="00D072B4" w:rsidP="00D44207">
            <w:pPr>
              <w:rPr>
                <w:ins w:id="1849" w:author="Michiel Verhoef" w:date="2015-05-13T11:11:00Z"/>
                <w:lang w:eastAsia="nl-NL"/>
              </w:rPr>
            </w:pPr>
            <w:commentRangeStart w:id="1850"/>
            <w:ins w:id="1851" w:author="Michiel Verhoef" w:date="2015-05-13T11:11:00Z">
              <w:r w:rsidRPr="00E40358">
                <w:rPr>
                  <w:lang w:eastAsia="nl-NL"/>
                </w:rPr>
                <w:t xml:space="preserve">antwoord . object . identificatie </w:t>
              </w:r>
            </w:ins>
          </w:p>
        </w:tc>
        <w:tc>
          <w:tcPr>
            <w:tcW w:w="2835" w:type="dxa"/>
          </w:tcPr>
          <w:p w14:paraId="5859FA8E" w14:textId="77777777" w:rsidR="00D072B4" w:rsidRPr="00C709C8" w:rsidRDefault="00D072B4" w:rsidP="00D44207">
            <w:pPr>
              <w:rPr>
                <w:ins w:id="1852" w:author="Michiel Verhoef" w:date="2015-05-13T11:11:00Z"/>
                <w:b/>
                <w:lang w:eastAsia="nl-NL"/>
              </w:rPr>
            </w:pPr>
            <w:ins w:id="1853" w:author="Michiel Verhoef" w:date="2015-05-13T11:11:00Z">
              <w:r w:rsidRPr="00C709C8">
                <w:rPr>
                  <w:lang w:eastAsia="nl-NL"/>
                </w:rPr>
                <w:t>Zaak</w:t>
              </w:r>
              <w:r>
                <w:rPr>
                  <w:lang w:eastAsia="nl-NL"/>
                </w:rPr>
                <w:t>identificatie</w:t>
              </w:r>
            </w:ins>
            <w:commentRangeEnd w:id="1850"/>
            <w:ins w:id="1854" w:author="Michiel Verhoef" w:date="2015-05-13T11:12:00Z">
              <w:r w:rsidR="00A47CA0">
                <w:rPr>
                  <w:rStyle w:val="Verwijzingopmerking"/>
                </w:rPr>
                <w:commentReference w:id="1850"/>
              </w:r>
            </w:ins>
          </w:p>
        </w:tc>
        <w:tc>
          <w:tcPr>
            <w:tcW w:w="1559" w:type="dxa"/>
          </w:tcPr>
          <w:p w14:paraId="0EEE11D9" w14:textId="77777777" w:rsidR="00D072B4" w:rsidRPr="00C709C8" w:rsidRDefault="00D072B4" w:rsidP="00D44207">
            <w:pPr>
              <w:jc w:val="center"/>
              <w:rPr>
                <w:ins w:id="1855" w:author="Michiel Verhoef" w:date="2015-05-13T11:11:00Z"/>
                <w:lang w:eastAsia="nl-NL"/>
              </w:rPr>
            </w:pPr>
            <w:ins w:id="1856" w:author="Michiel Verhoef" w:date="2015-05-13T11:11:00Z">
              <w:r>
                <w:rPr>
                  <w:lang w:eastAsia="nl-NL"/>
                </w:rPr>
                <w:t>v</w:t>
              </w:r>
            </w:ins>
          </w:p>
        </w:tc>
      </w:tr>
      <w:tr w:rsidR="00D072B4" w:rsidRPr="00C709C8" w14:paraId="61AE78EE" w14:textId="77777777" w:rsidTr="00D44207">
        <w:trPr>
          <w:ins w:id="1857" w:author="Michiel Verhoef" w:date="2015-05-13T11:11:00Z"/>
        </w:trPr>
        <w:tc>
          <w:tcPr>
            <w:tcW w:w="4503" w:type="dxa"/>
          </w:tcPr>
          <w:p w14:paraId="5E5F1610" w14:textId="77777777" w:rsidR="00D072B4" w:rsidRPr="00EB2BD1" w:rsidRDefault="00D072B4" w:rsidP="00D44207">
            <w:pPr>
              <w:rPr>
                <w:ins w:id="1858" w:author="Michiel Verhoef" w:date="2015-05-13T11:11:00Z"/>
                <w:highlight w:val="lightGray"/>
                <w:lang w:eastAsia="nl-NL"/>
                <w:rPrChange w:id="1859" w:author="Michiel Verhoef" w:date="2015-05-13T11:13:00Z">
                  <w:rPr>
                    <w:ins w:id="1860" w:author="Michiel Verhoef" w:date="2015-05-13T11:11:00Z"/>
                    <w:lang w:eastAsia="nl-NL"/>
                  </w:rPr>
                </w:rPrChange>
              </w:rPr>
            </w:pPr>
            <w:ins w:id="1861" w:author="Michiel Verhoef" w:date="2015-05-13T11:11:00Z">
              <w:r w:rsidRPr="00EB2BD1">
                <w:rPr>
                  <w:highlight w:val="lightGray"/>
                  <w:lang w:eastAsia="nl-NL"/>
                  <w:rPrChange w:id="1862" w:author="Michiel Verhoef" w:date="2015-05-13T11:13:00Z">
                    <w:rPr>
                      <w:lang w:eastAsia="nl-NL"/>
                    </w:rPr>
                  </w:rPrChange>
                </w:rPr>
                <w:t>antwoord . object . einddatum</w:t>
              </w:r>
            </w:ins>
          </w:p>
        </w:tc>
        <w:tc>
          <w:tcPr>
            <w:tcW w:w="2835" w:type="dxa"/>
          </w:tcPr>
          <w:p w14:paraId="00DE570E" w14:textId="77777777" w:rsidR="00D072B4" w:rsidRPr="00EB2BD1" w:rsidRDefault="00D072B4" w:rsidP="00D44207">
            <w:pPr>
              <w:rPr>
                <w:ins w:id="1863" w:author="Michiel Verhoef" w:date="2015-05-13T11:11:00Z"/>
                <w:highlight w:val="lightGray"/>
                <w:lang w:eastAsia="nl-NL"/>
                <w:rPrChange w:id="1864" w:author="Michiel Verhoef" w:date="2015-05-13T11:13:00Z">
                  <w:rPr>
                    <w:ins w:id="1865" w:author="Michiel Verhoef" w:date="2015-05-13T11:11:00Z"/>
                    <w:lang w:eastAsia="nl-NL"/>
                  </w:rPr>
                </w:rPrChange>
              </w:rPr>
            </w:pPr>
            <w:ins w:id="1866" w:author="Michiel Verhoef" w:date="2015-05-13T11:11:00Z">
              <w:r w:rsidRPr="00EB2BD1">
                <w:rPr>
                  <w:highlight w:val="lightGray"/>
                  <w:lang w:eastAsia="nl-NL"/>
                  <w:rPrChange w:id="1867" w:author="Michiel Verhoef" w:date="2015-05-13T11:13:00Z">
                    <w:rPr>
                      <w:lang w:eastAsia="nl-NL"/>
                    </w:rPr>
                  </w:rPrChange>
                </w:rPr>
                <w:t>Einddatum</w:t>
              </w:r>
            </w:ins>
          </w:p>
        </w:tc>
        <w:tc>
          <w:tcPr>
            <w:tcW w:w="1559" w:type="dxa"/>
          </w:tcPr>
          <w:p w14:paraId="6CBE757F" w14:textId="77777777" w:rsidR="00D072B4" w:rsidRPr="00EB2BD1" w:rsidRDefault="00D072B4" w:rsidP="00D44207">
            <w:pPr>
              <w:jc w:val="center"/>
              <w:rPr>
                <w:ins w:id="1868" w:author="Michiel Verhoef" w:date="2015-05-13T11:11:00Z"/>
                <w:highlight w:val="lightGray"/>
                <w:lang w:eastAsia="nl-NL"/>
                <w:rPrChange w:id="1869" w:author="Michiel Verhoef" w:date="2015-05-13T11:13:00Z">
                  <w:rPr>
                    <w:ins w:id="1870" w:author="Michiel Verhoef" w:date="2015-05-13T11:11:00Z"/>
                    <w:lang w:eastAsia="nl-NL"/>
                  </w:rPr>
                </w:rPrChange>
              </w:rPr>
            </w:pPr>
            <w:ins w:id="1871" w:author="Michiel Verhoef" w:date="2015-05-13T11:11:00Z">
              <w:r w:rsidRPr="00EB2BD1">
                <w:rPr>
                  <w:highlight w:val="lightGray"/>
                  <w:lang w:eastAsia="nl-NL"/>
                  <w:rPrChange w:id="1872" w:author="Michiel Verhoef" w:date="2015-05-13T11:13:00Z">
                    <w:rPr>
                      <w:lang w:eastAsia="nl-NL"/>
                    </w:rPr>
                  </w:rPrChange>
                </w:rPr>
                <w:t>o</w:t>
              </w:r>
            </w:ins>
          </w:p>
        </w:tc>
      </w:tr>
      <w:tr w:rsidR="00D072B4" w:rsidRPr="00C709C8" w14:paraId="67C47124" w14:textId="77777777" w:rsidTr="00D44207">
        <w:trPr>
          <w:ins w:id="1873" w:author="Michiel Verhoef" w:date="2015-05-13T11:11:00Z"/>
        </w:trPr>
        <w:tc>
          <w:tcPr>
            <w:tcW w:w="4503" w:type="dxa"/>
          </w:tcPr>
          <w:p w14:paraId="7D622823" w14:textId="77777777" w:rsidR="00D072B4" w:rsidRPr="00EB2BD1" w:rsidRDefault="00D072B4" w:rsidP="00D44207">
            <w:pPr>
              <w:rPr>
                <w:ins w:id="1874" w:author="Michiel Verhoef" w:date="2015-05-13T11:11:00Z"/>
                <w:highlight w:val="lightGray"/>
                <w:lang w:eastAsia="nl-NL"/>
                <w:rPrChange w:id="1875" w:author="Michiel Verhoef" w:date="2015-05-13T11:13:00Z">
                  <w:rPr>
                    <w:ins w:id="1876" w:author="Michiel Verhoef" w:date="2015-05-13T11:11:00Z"/>
                    <w:lang w:eastAsia="nl-NL"/>
                  </w:rPr>
                </w:rPrChange>
              </w:rPr>
            </w:pPr>
            <w:ins w:id="1877" w:author="Michiel Verhoef" w:date="2015-05-13T11:11:00Z">
              <w:r w:rsidRPr="00EB2BD1">
                <w:rPr>
                  <w:highlight w:val="lightGray"/>
                  <w:lang w:eastAsia="nl-NL"/>
                  <w:rPrChange w:id="1878" w:author="Michiel Verhoef" w:date="2015-05-13T11:13:00Z">
                    <w:rPr>
                      <w:lang w:eastAsia="nl-NL"/>
                    </w:rPr>
                  </w:rPrChange>
                </w:rPr>
                <w:t>antwoord . object . einddatumGepland</w:t>
              </w:r>
            </w:ins>
          </w:p>
        </w:tc>
        <w:tc>
          <w:tcPr>
            <w:tcW w:w="2835" w:type="dxa"/>
          </w:tcPr>
          <w:p w14:paraId="39AAB336" w14:textId="77777777" w:rsidR="00D072B4" w:rsidRPr="00EB2BD1" w:rsidRDefault="00D072B4" w:rsidP="00D44207">
            <w:pPr>
              <w:rPr>
                <w:ins w:id="1879" w:author="Michiel Verhoef" w:date="2015-05-13T11:11:00Z"/>
                <w:rFonts w:ascii="Helvetica" w:hAnsi="Helvetica" w:cs="Helvetica"/>
                <w:color w:val="610E6A"/>
                <w:sz w:val="18"/>
                <w:szCs w:val="18"/>
                <w:highlight w:val="lightGray"/>
                <w:lang w:eastAsia="nl-NL"/>
                <w:rPrChange w:id="1880" w:author="Michiel Verhoef" w:date="2015-05-13T11:13:00Z">
                  <w:rPr>
                    <w:ins w:id="1881" w:author="Michiel Verhoef" w:date="2015-05-13T11:11:00Z"/>
                    <w:rFonts w:ascii="Helvetica" w:hAnsi="Helvetica" w:cs="Helvetica"/>
                    <w:color w:val="610E6A"/>
                    <w:sz w:val="18"/>
                    <w:szCs w:val="18"/>
                    <w:lang w:eastAsia="nl-NL"/>
                  </w:rPr>
                </w:rPrChange>
              </w:rPr>
            </w:pPr>
            <w:ins w:id="1882" w:author="Michiel Verhoef" w:date="2015-05-13T11:11:00Z">
              <w:r w:rsidRPr="00EB2BD1">
                <w:rPr>
                  <w:highlight w:val="lightGray"/>
                  <w:lang w:eastAsia="nl-NL"/>
                  <w:rPrChange w:id="1883" w:author="Michiel Verhoef" w:date="2015-05-13T11:13:00Z">
                    <w:rPr>
                      <w:lang w:eastAsia="nl-NL"/>
                    </w:rPr>
                  </w:rPrChange>
                </w:rPr>
                <w:t>Einddatum gepland</w:t>
              </w:r>
            </w:ins>
          </w:p>
        </w:tc>
        <w:tc>
          <w:tcPr>
            <w:tcW w:w="1559" w:type="dxa"/>
          </w:tcPr>
          <w:p w14:paraId="64A9F90E" w14:textId="77777777" w:rsidR="00D072B4" w:rsidRPr="00EB2BD1" w:rsidRDefault="00D072B4" w:rsidP="00D44207">
            <w:pPr>
              <w:jc w:val="center"/>
              <w:rPr>
                <w:ins w:id="1884" w:author="Michiel Verhoef" w:date="2015-05-13T11:11:00Z"/>
                <w:highlight w:val="lightGray"/>
                <w:lang w:eastAsia="nl-NL"/>
                <w:rPrChange w:id="1885" w:author="Michiel Verhoef" w:date="2015-05-13T11:13:00Z">
                  <w:rPr>
                    <w:ins w:id="1886" w:author="Michiel Verhoef" w:date="2015-05-13T11:11:00Z"/>
                    <w:lang w:eastAsia="nl-NL"/>
                  </w:rPr>
                </w:rPrChange>
              </w:rPr>
            </w:pPr>
            <w:ins w:id="1887" w:author="Michiel Verhoef" w:date="2015-05-13T11:11:00Z">
              <w:r w:rsidRPr="00EB2BD1">
                <w:rPr>
                  <w:highlight w:val="lightGray"/>
                  <w:lang w:eastAsia="nl-NL"/>
                  <w:rPrChange w:id="1888" w:author="Michiel Verhoef" w:date="2015-05-13T11:13:00Z">
                    <w:rPr>
                      <w:lang w:eastAsia="nl-NL"/>
                    </w:rPr>
                  </w:rPrChange>
                </w:rPr>
                <w:t>o</w:t>
              </w:r>
            </w:ins>
          </w:p>
        </w:tc>
      </w:tr>
      <w:tr w:rsidR="00D072B4" w:rsidRPr="00C709C8" w14:paraId="38E4FCA6" w14:textId="77777777" w:rsidTr="00D44207">
        <w:trPr>
          <w:ins w:id="1889" w:author="Michiel Verhoef" w:date="2015-05-13T11:11:00Z"/>
        </w:trPr>
        <w:tc>
          <w:tcPr>
            <w:tcW w:w="4503" w:type="dxa"/>
          </w:tcPr>
          <w:p w14:paraId="763550DC" w14:textId="77777777" w:rsidR="00D072B4" w:rsidRPr="00EB2BD1" w:rsidRDefault="00D072B4" w:rsidP="00D44207">
            <w:pPr>
              <w:rPr>
                <w:ins w:id="1890" w:author="Michiel Verhoef" w:date="2015-05-13T11:11:00Z"/>
                <w:highlight w:val="lightGray"/>
                <w:lang w:eastAsia="nl-NL"/>
                <w:rPrChange w:id="1891" w:author="Michiel Verhoef" w:date="2015-05-13T11:13:00Z">
                  <w:rPr>
                    <w:ins w:id="1892" w:author="Michiel Verhoef" w:date="2015-05-13T11:11:00Z"/>
                    <w:lang w:eastAsia="nl-NL"/>
                  </w:rPr>
                </w:rPrChange>
              </w:rPr>
            </w:pPr>
            <w:ins w:id="1893" w:author="Michiel Verhoef" w:date="2015-05-13T11:11:00Z">
              <w:r w:rsidRPr="00EB2BD1">
                <w:rPr>
                  <w:highlight w:val="lightGray"/>
                  <w:lang w:eastAsia="nl-NL"/>
                  <w:rPrChange w:id="1894" w:author="Michiel Verhoef" w:date="2015-05-13T11:13:00Z">
                    <w:rPr>
                      <w:lang w:eastAsia="nl-NL"/>
                    </w:rPr>
                  </w:rPrChange>
                </w:rPr>
                <w:t>antwoord . object . omschrijving</w:t>
              </w:r>
            </w:ins>
          </w:p>
        </w:tc>
        <w:tc>
          <w:tcPr>
            <w:tcW w:w="2835" w:type="dxa"/>
          </w:tcPr>
          <w:p w14:paraId="766BFF81" w14:textId="77777777" w:rsidR="00D072B4" w:rsidRPr="00EB2BD1" w:rsidRDefault="00D072B4" w:rsidP="00D44207">
            <w:pPr>
              <w:rPr>
                <w:ins w:id="1895" w:author="Michiel Verhoef" w:date="2015-05-13T11:11:00Z"/>
                <w:highlight w:val="lightGray"/>
                <w:lang w:eastAsia="nl-NL"/>
                <w:rPrChange w:id="1896" w:author="Michiel Verhoef" w:date="2015-05-13T11:13:00Z">
                  <w:rPr>
                    <w:ins w:id="1897" w:author="Michiel Verhoef" w:date="2015-05-13T11:11:00Z"/>
                    <w:lang w:eastAsia="nl-NL"/>
                  </w:rPr>
                </w:rPrChange>
              </w:rPr>
            </w:pPr>
            <w:ins w:id="1898" w:author="Michiel Verhoef" w:date="2015-05-13T11:11:00Z">
              <w:r w:rsidRPr="00EB2BD1">
                <w:rPr>
                  <w:highlight w:val="lightGray"/>
                  <w:lang w:eastAsia="nl-NL"/>
                  <w:rPrChange w:id="1899" w:author="Michiel Verhoef" w:date="2015-05-13T11:13:00Z">
                    <w:rPr>
                      <w:lang w:eastAsia="nl-NL"/>
                    </w:rPr>
                  </w:rPrChange>
                </w:rPr>
                <w:t>Omschrijving</w:t>
              </w:r>
            </w:ins>
          </w:p>
        </w:tc>
        <w:tc>
          <w:tcPr>
            <w:tcW w:w="1559" w:type="dxa"/>
          </w:tcPr>
          <w:p w14:paraId="2835F42C" w14:textId="77777777" w:rsidR="00D072B4" w:rsidRPr="00EB2BD1" w:rsidRDefault="00D072B4" w:rsidP="00D44207">
            <w:pPr>
              <w:jc w:val="center"/>
              <w:rPr>
                <w:ins w:id="1900" w:author="Michiel Verhoef" w:date="2015-05-13T11:11:00Z"/>
                <w:highlight w:val="lightGray"/>
                <w:lang w:eastAsia="nl-NL"/>
                <w:rPrChange w:id="1901" w:author="Michiel Verhoef" w:date="2015-05-13T11:13:00Z">
                  <w:rPr>
                    <w:ins w:id="1902" w:author="Michiel Verhoef" w:date="2015-05-13T11:11:00Z"/>
                    <w:lang w:eastAsia="nl-NL"/>
                  </w:rPr>
                </w:rPrChange>
              </w:rPr>
            </w:pPr>
            <w:ins w:id="1903" w:author="Michiel Verhoef" w:date="2015-05-13T11:11:00Z">
              <w:r w:rsidRPr="00EB2BD1">
                <w:rPr>
                  <w:highlight w:val="lightGray"/>
                  <w:lang w:eastAsia="nl-NL"/>
                  <w:rPrChange w:id="1904" w:author="Michiel Verhoef" w:date="2015-05-13T11:13:00Z">
                    <w:rPr>
                      <w:lang w:eastAsia="nl-NL"/>
                    </w:rPr>
                  </w:rPrChange>
                </w:rPr>
                <w:t>o</w:t>
              </w:r>
            </w:ins>
          </w:p>
        </w:tc>
      </w:tr>
      <w:tr w:rsidR="00D072B4" w:rsidRPr="00C709C8" w14:paraId="77E858F9" w14:textId="77777777" w:rsidTr="00D44207">
        <w:trPr>
          <w:ins w:id="1905" w:author="Michiel Verhoef" w:date="2015-05-13T11:11:00Z"/>
        </w:trPr>
        <w:tc>
          <w:tcPr>
            <w:tcW w:w="4503" w:type="dxa"/>
          </w:tcPr>
          <w:p w14:paraId="43BD3CC7" w14:textId="77777777" w:rsidR="00D072B4" w:rsidRPr="00EB2BD1" w:rsidRDefault="00D072B4" w:rsidP="00D44207">
            <w:pPr>
              <w:rPr>
                <w:ins w:id="1906" w:author="Michiel Verhoef" w:date="2015-05-13T11:11:00Z"/>
                <w:highlight w:val="lightGray"/>
                <w:lang w:eastAsia="nl-NL"/>
                <w:rPrChange w:id="1907" w:author="Michiel Verhoef" w:date="2015-05-13T11:13:00Z">
                  <w:rPr>
                    <w:ins w:id="1908" w:author="Michiel Verhoef" w:date="2015-05-13T11:11:00Z"/>
                    <w:lang w:eastAsia="nl-NL"/>
                  </w:rPr>
                </w:rPrChange>
              </w:rPr>
            </w:pPr>
            <w:ins w:id="1909" w:author="Michiel Verhoef" w:date="2015-05-13T11:11:00Z">
              <w:r w:rsidRPr="00EB2BD1">
                <w:rPr>
                  <w:highlight w:val="lightGray"/>
                  <w:lang w:eastAsia="nl-NL"/>
                  <w:rPrChange w:id="1910" w:author="Michiel Verhoef" w:date="2015-05-13T11:13:00Z">
                    <w:rPr>
                      <w:lang w:eastAsia="nl-NL"/>
                    </w:rPr>
                  </w:rPrChange>
                </w:rPr>
                <w:t>antwoord . object . kenmerk</w:t>
              </w:r>
            </w:ins>
          </w:p>
        </w:tc>
        <w:tc>
          <w:tcPr>
            <w:tcW w:w="2835" w:type="dxa"/>
          </w:tcPr>
          <w:p w14:paraId="4DD17B47" w14:textId="77777777" w:rsidR="00D072B4" w:rsidRPr="00EB2BD1" w:rsidRDefault="00D072B4" w:rsidP="00D44207">
            <w:pPr>
              <w:rPr>
                <w:ins w:id="1911" w:author="Michiel Verhoef" w:date="2015-05-13T11:11:00Z"/>
                <w:highlight w:val="lightGray"/>
                <w:lang w:eastAsia="nl-NL"/>
                <w:rPrChange w:id="1912" w:author="Michiel Verhoef" w:date="2015-05-13T11:13:00Z">
                  <w:rPr>
                    <w:ins w:id="1913" w:author="Michiel Verhoef" w:date="2015-05-13T11:11:00Z"/>
                    <w:lang w:eastAsia="nl-NL"/>
                  </w:rPr>
                </w:rPrChange>
              </w:rPr>
            </w:pPr>
            <w:ins w:id="1914" w:author="Michiel Verhoef" w:date="2015-05-13T11:11:00Z">
              <w:r w:rsidRPr="00EB2BD1">
                <w:rPr>
                  <w:highlight w:val="lightGray"/>
                  <w:lang w:eastAsia="nl-NL"/>
                  <w:rPrChange w:id="1915" w:author="Michiel Verhoef" w:date="2015-05-13T11:13:00Z">
                    <w:rPr>
                      <w:lang w:eastAsia="nl-NL"/>
                    </w:rPr>
                  </w:rPrChange>
                </w:rPr>
                <w:t>Kenmerken (Groep attribuut)</w:t>
              </w:r>
            </w:ins>
          </w:p>
        </w:tc>
        <w:tc>
          <w:tcPr>
            <w:tcW w:w="1559" w:type="dxa"/>
          </w:tcPr>
          <w:p w14:paraId="78733C97" w14:textId="77777777" w:rsidR="00D072B4" w:rsidRPr="00EB2BD1" w:rsidRDefault="00D072B4" w:rsidP="00D44207">
            <w:pPr>
              <w:jc w:val="center"/>
              <w:rPr>
                <w:ins w:id="1916" w:author="Michiel Verhoef" w:date="2015-05-13T11:11:00Z"/>
                <w:highlight w:val="lightGray"/>
                <w:lang w:eastAsia="nl-NL"/>
                <w:rPrChange w:id="1917" w:author="Michiel Verhoef" w:date="2015-05-13T11:13:00Z">
                  <w:rPr>
                    <w:ins w:id="1918" w:author="Michiel Verhoef" w:date="2015-05-13T11:11:00Z"/>
                    <w:lang w:eastAsia="nl-NL"/>
                  </w:rPr>
                </w:rPrChange>
              </w:rPr>
            </w:pPr>
            <w:ins w:id="1919" w:author="Michiel Verhoef" w:date="2015-05-13T11:11:00Z">
              <w:r w:rsidRPr="00EB2BD1">
                <w:rPr>
                  <w:highlight w:val="lightGray"/>
                  <w:lang w:eastAsia="nl-NL"/>
                  <w:rPrChange w:id="1920" w:author="Michiel Verhoef" w:date="2015-05-13T11:13:00Z">
                    <w:rPr>
                      <w:lang w:eastAsia="nl-NL"/>
                    </w:rPr>
                  </w:rPrChange>
                </w:rPr>
                <w:t>0..N</w:t>
              </w:r>
            </w:ins>
          </w:p>
        </w:tc>
      </w:tr>
      <w:tr w:rsidR="00D072B4" w:rsidRPr="00C709C8" w14:paraId="1B87A426" w14:textId="77777777" w:rsidTr="00D44207">
        <w:trPr>
          <w:ins w:id="1921" w:author="Michiel Verhoef" w:date="2015-05-13T11:11:00Z"/>
        </w:trPr>
        <w:tc>
          <w:tcPr>
            <w:tcW w:w="4503" w:type="dxa"/>
          </w:tcPr>
          <w:p w14:paraId="27AA4CDB" w14:textId="77777777" w:rsidR="00D072B4" w:rsidRPr="00EB2BD1" w:rsidRDefault="00D072B4" w:rsidP="00D44207">
            <w:pPr>
              <w:rPr>
                <w:ins w:id="1922" w:author="Michiel Verhoef" w:date="2015-05-13T11:11:00Z"/>
                <w:highlight w:val="lightGray"/>
                <w:lang w:eastAsia="nl-NL"/>
                <w:rPrChange w:id="1923" w:author="Michiel Verhoef" w:date="2015-05-13T11:13:00Z">
                  <w:rPr>
                    <w:ins w:id="1924" w:author="Michiel Verhoef" w:date="2015-05-13T11:11:00Z"/>
                    <w:lang w:eastAsia="nl-NL"/>
                  </w:rPr>
                </w:rPrChange>
              </w:rPr>
            </w:pPr>
            <w:ins w:id="1925" w:author="Michiel Verhoef" w:date="2015-05-13T11:11:00Z">
              <w:r w:rsidRPr="00EB2BD1">
                <w:rPr>
                  <w:highlight w:val="lightGray"/>
                  <w:lang w:eastAsia="nl-NL"/>
                  <w:rPrChange w:id="1926" w:author="Michiel Verhoef" w:date="2015-05-13T11:13:00Z">
                    <w:rPr>
                      <w:lang w:eastAsia="nl-NL"/>
                    </w:rPr>
                  </w:rPrChange>
                </w:rPr>
                <w:t>antwoord . object . kenmerk . kenmerk</w:t>
              </w:r>
            </w:ins>
          </w:p>
        </w:tc>
        <w:tc>
          <w:tcPr>
            <w:tcW w:w="2835" w:type="dxa"/>
          </w:tcPr>
          <w:p w14:paraId="4B5345E6" w14:textId="77777777" w:rsidR="00D072B4" w:rsidRPr="00EB2BD1" w:rsidRDefault="00D072B4" w:rsidP="00D44207">
            <w:pPr>
              <w:numPr>
                <w:ilvl w:val="0"/>
                <w:numId w:val="21"/>
              </w:numPr>
              <w:rPr>
                <w:ins w:id="1927" w:author="Michiel Verhoef" w:date="2015-05-13T11:11:00Z"/>
                <w:highlight w:val="lightGray"/>
                <w:lang w:eastAsia="nl-NL"/>
                <w:rPrChange w:id="1928" w:author="Michiel Verhoef" w:date="2015-05-13T11:13:00Z">
                  <w:rPr>
                    <w:ins w:id="1929" w:author="Michiel Verhoef" w:date="2015-05-13T11:11:00Z"/>
                    <w:lang w:eastAsia="nl-NL"/>
                  </w:rPr>
                </w:rPrChange>
              </w:rPr>
            </w:pPr>
            <w:ins w:id="1930" w:author="Michiel Verhoef" w:date="2015-05-13T11:11:00Z">
              <w:r w:rsidRPr="00EB2BD1">
                <w:rPr>
                  <w:highlight w:val="lightGray"/>
                  <w:lang w:eastAsia="nl-NL"/>
                  <w:rPrChange w:id="1931" w:author="Michiel Verhoef" w:date="2015-05-13T11:13:00Z">
                    <w:rPr>
                      <w:lang w:eastAsia="nl-NL"/>
                    </w:rPr>
                  </w:rPrChange>
                </w:rPr>
                <w:t>Kenmerk</w:t>
              </w:r>
            </w:ins>
          </w:p>
        </w:tc>
        <w:tc>
          <w:tcPr>
            <w:tcW w:w="1559" w:type="dxa"/>
          </w:tcPr>
          <w:p w14:paraId="54AD6850" w14:textId="77777777" w:rsidR="00D072B4" w:rsidRPr="00EB2BD1" w:rsidRDefault="00D072B4" w:rsidP="00D44207">
            <w:pPr>
              <w:jc w:val="center"/>
              <w:rPr>
                <w:ins w:id="1932" w:author="Michiel Verhoef" w:date="2015-05-13T11:11:00Z"/>
                <w:highlight w:val="lightGray"/>
                <w:lang w:eastAsia="nl-NL"/>
                <w:rPrChange w:id="1933" w:author="Michiel Verhoef" w:date="2015-05-13T11:13:00Z">
                  <w:rPr>
                    <w:ins w:id="1934" w:author="Michiel Verhoef" w:date="2015-05-13T11:11:00Z"/>
                    <w:lang w:eastAsia="nl-NL"/>
                  </w:rPr>
                </w:rPrChange>
              </w:rPr>
            </w:pPr>
            <w:ins w:id="1935" w:author="Michiel Verhoef" w:date="2015-05-13T11:11:00Z">
              <w:r w:rsidRPr="00EB2BD1">
                <w:rPr>
                  <w:highlight w:val="lightGray"/>
                  <w:lang w:eastAsia="nl-NL"/>
                  <w:rPrChange w:id="1936" w:author="Michiel Verhoef" w:date="2015-05-13T11:13:00Z">
                    <w:rPr>
                      <w:lang w:eastAsia="nl-NL"/>
                    </w:rPr>
                  </w:rPrChange>
                </w:rPr>
                <w:t>v*</w:t>
              </w:r>
            </w:ins>
          </w:p>
        </w:tc>
      </w:tr>
      <w:tr w:rsidR="00D072B4" w:rsidRPr="00C709C8" w14:paraId="7356DE1D" w14:textId="77777777" w:rsidTr="00D44207">
        <w:trPr>
          <w:ins w:id="1937" w:author="Michiel Verhoef" w:date="2015-05-13T11:11:00Z"/>
        </w:trPr>
        <w:tc>
          <w:tcPr>
            <w:tcW w:w="4503" w:type="dxa"/>
          </w:tcPr>
          <w:p w14:paraId="3DB10C8A" w14:textId="77777777" w:rsidR="00D072B4" w:rsidRPr="00EB2BD1" w:rsidRDefault="00D072B4" w:rsidP="00D44207">
            <w:pPr>
              <w:rPr>
                <w:ins w:id="1938" w:author="Michiel Verhoef" w:date="2015-05-13T11:11:00Z"/>
                <w:highlight w:val="lightGray"/>
                <w:lang w:eastAsia="nl-NL"/>
                <w:rPrChange w:id="1939" w:author="Michiel Verhoef" w:date="2015-05-13T11:13:00Z">
                  <w:rPr>
                    <w:ins w:id="1940" w:author="Michiel Verhoef" w:date="2015-05-13T11:11:00Z"/>
                    <w:lang w:eastAsia="nl-NL"/>
                  </w:rPr>
                </w:rPrChange>
              </w:rPr>
            </w:pPr>
            <w:ins w:id="1941" w:author="Michiel Verhoef" w:date="2015-05-13T11:11:00Z">
              <w:r w:rsidRPr="00EB2BD1">
                <w:rPr>
                  <w:highlight w:val="lightGray"/>
                  <w:lang w:eastAsia="nl-NL"/>
                  <w:rPrChange w:id="1942" w:author="Michiel Verhoef" w:date="2015-05-13T11:13:00Z">
                    <w:rPr>
                      <w:lang w:eastAsia="nl-NL"/>
                    </w:rPr>
                  </w:rPrChange>
                </w:rPr>
                <w:t>antwoord . object . kenmerk . bron</w:t>
              </w:r>
            </w:ins>
          </w:p>
        </w:tc>
        <w:tc>
          <w:tcPr>
            <w:tcW w:w="2835" w:type="dxa"/>
          </w:tcPr>
          <w:p w14:paraId="4C3ACF97" w14:textId="77777777" w:rsidR="00D072B4" w:rsidRPr="00EB2BD1" w:rsidRDefault="00D072B4" w:rsidP="00D44207">
            <w:pPr>
              <w:numPr>
                <w:ilvl w:val="0"/>
                <w:numId w:val="21"/>
              </w:numPr>
              <w:rPr>
                <w:ins w:id="1943" w:author="Michiel Verhoef" w:date="2015-05-13T11:11:00Z"/>
                <w:highlight w:val="lightGray"/>
                <w:lang w:eastAsia="nl-NL"/>
                <w:rPrChange w:id="1944" w:author="Michiel Verhoef" w:date="2015-05-13T11:13:00Z">
                  <w:rPr>
                    <w:ins w:id="1945" w:author="Michiel Verhoef" w:date="2015-05-13T11:11:00Z"/>
                    <w:lang w:eastAsia="nl-NL"/>
                  </w:rPr>
                </w:rPrChange>
              </w:rPr>
            </w:pPr>
            <w:ins w:id="1946" w:author="Michiel Verhoef" w:date="2015-05-13T11:11:00Z">
              <w:r w:rsidRPr="00EB2BD1">
                <w:rPr>
                  <w:highlight w:val="lightGray"/>
                  <w:lang w:eastAsia="nl-NL"/>
                  <w:rPrChange w:id="1947" w:author="Michiel Verhoef" w:date="2015-05-13T11:13:00Z">
                    <w:rPr>
                      <w:lang w:eastAsia="nl-NL"/>
                    </w:rPr>
                  </w:rPrChange>
                </w:rPr>
                <w:t>Kenmerk bron</w:t>
              </w:r>
            </w:ins>
          </w:p>
        </w:tc>
        <w:tc>
          <w:tcPr>
            <w:tcW w:w="1559" w:type="dxa"/>
          </w:tcPr>
          <w:p w14:paraId="073ABC4F" w14:textId="77777777" w:rsidR="00D072B4" w:rsidRPr="00EB2BD1" w:rsidRDefault="00D072B4" w:rsidP="00D44207">
            <w:pPr>
              <w:jc w:val="center"/>
              <w:rPr>
                <w:ins w:id="1948" w:author="Michiel Verhoef" w:date="2015-05-13T11:11:00Z"/>
                <w:highlight w:val="lightGray"/>
                <w:lang w:eastAsia="nl-NL"/>
                <w:rPrChange w:id="1949" w:author="Michiel Verhoef" w:date="2015-05-13T11:13:00Z">
                  <w:rPr>
                    <w:ins w:id="1950" w:author="Michiel Verhoef" w:date="2015-05-13T11:11:00Z"/>
                    <w:lang w:eastAsia="nl-NL"/>
                  </w:rPr>
                </w:rPrChange>
              </w:rPr>
            </w:pPr>
            <w:ins w:id="1951" w:author="Michiel Verhoef" w:date="2015-05-13T11:11:00Z">
              <w:r w:rsidRPr="00EB2BD1">
                <w:rPr>
                  <w:highlight w:val="lightGray"/>
                  <w:lang w:eastAsia="nl-NL"/>
                  <w:rPrChange w:id="1952" w:author="Michiel Verhoef" w:date="2015-05-13T11:13:00Z">
                    <w:rPr>
                      <w:lang w:eastAsia="nl-NL"/>
                    </w:rPr>
                  </w:rPrChange>
                </w:rPr>
                <w:t>v*</w:t>
              </w:r>
            </w:ins>
          </w:p>
        </w:tc>
      </w:tr>
      <w:tr w:rsidR="00D072B4" w:rsidRPr="00C709C8" w14:paraId="0D1E718E" w14:textId="77777777" w:rsidTr="00D44207">
        <w:trPr>
          <w:ins w:id="1953" w:author="Michiel Verhoef" w:date="2015-05-13T11:11:00Z"/>
        </w:trPr>
        <w:tc>
          <w:tcPr>
            <w:tcW w:w="4503" w:type="dxa"/>
          </w:tcPr>
          <w:p w14:paraId="6694004F" w14:textId="77777777" w:rsidR="00D072B4" w:rsidRPr="00EB2BD1" w:rsidRDefault="00D072B4" w:rsidP="00D44207">
            <w:pPr>
              <w:rPr>
                <w:ins w:id="1954" w:author="Michiel Verhoef" w:date="2015-05-13T11:11:00Z"/>
                <w:highlight w:val="lightGray"/>
                <w:lang w:eastAsia="nl-NL"/>
                <w:rPrChange w:id="1955" w:author="Michiel Verhoef" w:date="2015-05-13T11:13:00Z">
                  <w:rPr>
                    <w:ins w:id="1956" w:author="Michiel Verhoef" w:date="2015-05-13T11:11:00Z"/>
                    <w:lang w:eastAsia="nl-NL"/>
                  </w:rPr>
                </w:rPrChange>
              </w:rPr>
            </w:pPr>
            <w:ins w:id="1957" w:author="Michiel Verhoef" w:date="2015-05-13T11:11:00Z">
              <w:r w:rsidRPr="00EB2BD1">
                <w:rPr>
                  <w:highlight w:val="lightGray"/>
                  <w:lang w:eastAsia="nl-NL"/>
                  <w:rPrChange w:id="1958" w:author="Michiel Verhoef" w:date="2015-05-13T11:13:00Z">
                    <w:rPr>
                      <w:lang w:eastAsia="nl-NL"/>
                    </w:rPr>
                  </w:rPrChange>
                </w:rPr>
                <w:t>antwoord . object . resultaat . omschrijving</w:t>
              </w:r>
            </w:ins>
          </w:p>
        </w:tc>
        <w:tc>
          <w:tcPr>
            <w:tcW w:w="2835" w:type="dxa"/>
          </w:tcPr>
          <w:p w14:paraId="56DCC79D" w14:textId="77777777" w:rsidR="00D072B4" w:rsidRPr="00EB2BD1" w:rsidRDefault="00D072B4" w:rsidP="00D44207">
            <w:pPr>
              <w:rPr>
                <w:ins w:id="1959" w:author="Michiel Verhoef" w:date="2015-05-13T11:11:00Z"/>
                <w:highlight w:val="lightGray"/>
                <w:lang w:eastAsia="nl-NL"/>
                <w:rPrChange w:id="1960" w:author="Michiel Verhoef" w:date="2015-05-13T11:13:00Z">
                  <w:rPr>
                    <w:ins w:id="1961" w:author="Michiel Verhoef" w:date="2015-05-13T11:11:00Z"/>
                    <w:lang w:eastAsia="nl-NL"/>
                  </w:rPr>
                </w:rPrChange>
              </w:rPr>
            </w:pPr>
            <w:ins w:id="1962" w:author="Michiel Verhoef" w:date="2015-05-13T11:11:00Z">
              <w:r w:rsidRPr="00EB2BD1">
                <w:rPr>
                  <w:highlight w:val="lightGray"/>
                  <w:lang w:eastAsia="nl-NL"/>
                  <w:rPrChange w:id="1963" w:author="Michiel Verhoef" w:date="2015-05-13T11:13:00Z">
                    <w:rPr>
                      <w:lang w:eastAsia="nl-NL"/>
                    </w:rPr>
                  </w:rPrChange>
                </w:rPr>
                <w:t>Resultaatomschrijving</w:t>
              </w:r>
            </w:ins>
          </w:p>
        </w:tc>
        <w:tc>
          <w:tcPr>
            <w:tcW w:w="1559" w:type="dxa"/>
          </w:tcPr>
          <w:p w14:paraId="6EE2C7F8" w14:textId="77777777" w:rsidR="00D072B4" w:rsidRPr="00EB2BD1" w:rsidRDefault="00D072B4" w:rsidP="00D44207">
            <w:pPr>
              <w:jc w:val="center"/>
              <w:rPr>
                <w:ins w:id="1964" w:author="Michiel Verhoef" w:date="2015-05-13T11:11:00Z"/>
                <w:highlight w:val="lightGray"/>
                <w:lang w:eastAsia="nl-NL"/>
                <w:rPrChange w:id="1965" w:author="Michiel Verhoef" w:date="2015-05-13T11:13:00Z">
                  <w:rPr>
                    <w:ins w:id="1966" w:author="Michiel Verhoef" w:date="2015-05-13T11:11:00Z"/>
                    <w:lang w:eastAsia="nl-NL"/>
                  </w:rPr>
                </w:rPrChange>
              </w:rPr>
            </w:pPr>
            <w:ins w:id="1967" w:author="Michiel Verhoef" w:date="2015-05-13T11:11:00Z">
              <w:r w:rsidRPr="00EB2BD1">
                <w:rPr>
                  <w:highlight w:val="lightGray"/>
                  <w:lang w:eastAsia="nl-NL"/>
                  <w:rPrChange w:id="1968" w:author="Michiel Verhoef" w:date="2015-05-13T11:13:00Z">
                    <w:rPr>
                      <w:lang w:eastAsia="nl-NL"/>
                    </w:rPr>
                  </w:rPrChange>
                </w:rPr>
                <w:t>o</w:t>
              </w:r>
            </w:ins>
          </w:p>
        </w:tc>
      </w:tr>
      <w:tr w:rsidR="00D072B4" w:rsidRPr="00C709C8" w14:paraId="3EC5E580" w14:textId="77777777" w:rsidTr="00D44207">
        <w:trPr>
          <w:ins w:id="1969" w:author="Michiel Verhoef" w:date="2015-05-13T11:11:00Z"/>
        </w:trPr>
        <w:tc>
          <w:tcPr>
            <w:tcW w:w="4503" w:type="dxa"/>
          </w:tcPr>
          <w:p w14:paraId="63F6FCD2" w14:textId="77777777" w:rsidR="00D072B4" w:rsidRPr="00EB2BD1" w:rsidRDefault="00D072B4" w:rsidP="00D44207">
            <w:pPr>
              <w:rPr>
                <w:ins w:id="1970" w:author="Michiel Verhoef" w:date="2015-05-13T11:11:00Z"/>
                <w:highlight w:val="lightGray"/>
                <w:lang w:eastAsia="nl-NL"/>
                <w:rPrChange w:id="1971" w:author="Michiel Verhoef" w:date="2015-05-13T11:13:00Z">
                  <w:rPr>
                    <w:ins w:id="1972" w:author="Michiel Verhoef" w:date="2015-05-13T11:11:00Z"/>
                    <w:lang w:eastAsia="nl-NL"/>
                  </w:rPr>
                </w:rPrChange>
              </w:rPr>
            </w:pPr>
            <w:ins w:id="1973" w:author="Michiel Verhoef" w:date="2015-05-13T11:11:00Z">
              <w:r w:rsidRPr="00EB2BD1">
                <w:rPr>
                  <w:highlight w:val="lightGray"/>
                  <w:lang w:eastAsia="nl-NL"/>
                  <w:rPrChange w:id="1974" w:author="Michiel Verhoef" w:date="2015-05-13T11:13:00Z">
                    <w:rPr>
                      <w:lang w:eastAsia="nl-NL"/>
                    </w:rPr>
                  </w:rPrChange>
                </w:rPr>
                <w:t>antwoord . object . resultaat . toelichting</w:t>
              </w:r>
            </w:ins>
          </w:p>
        </w:tc>
        <w:tc>
          <w:tcPr>
            <w:tcW w:w="2835" w:type="dxa"/>
          </w:tcPr>
          <w:p w14:paraId="154DF2E3" w14:textId="77777777" w:rsidR="00D072B4" w:rsidRPr="00EB2BD1" w:rsidRDefault="00D072B4" w:rsidP="00D44207">
            <w:pPr>
              <w:rPr>
                <w:ins w:id="1975" w:author="Michiel Verhoef" w:date="2015-05-13T11:11:00Z"/>
                <w:highlight w:val="lightGray"/>
                <w:lang w:eastAsia="nl-NL"/>
                <w:rPrChange w:id="1976" w:author="Michiel Verhoef" w:date="2015-05-13T11:13:00Z">
                  <w:rPr>
                    <w:ins w:id="1977" w:author="Michiel Verhoef" w:date="2015-05-13T11:11:00Z"/>
                    <w:lang w:eastAsia="nl-NL"/>
                  </w:rPr>
                </w:rPrChange>
              </w:rPr>
            </w:pPr>
            <w:ins w:id="1978" w:author="Michiel Verhoef" w:date="2015-05-13T11:11:00Z">
              <w:r w:rsidRPr="00EB2BD1">
                <w:rPr>
                  <w:highlight w:val="lightGray"/>
                  <w:lang w:eastAsia="nl-NL"/>
                  <w:rPrChange w:id="1979" w:author="Michiel Verhoef" w:date="2015-05-13T11:13:00Z">
                    <w:rPr>
                      <w:lang w:eastAsia="nl-NL"/>
                    </w:rPr>
                  </w:rPrChange>
                </w:rPr>
                <w:t>Resultaattoelichting</w:t>
              </w:r>
            </w:ins>
          </w:p>
        </w:tc>
        <w:tc>
          <w:tcPr>
            <w:tcW w:w="1559" w:type="dxa"/>
          </w:tcPr>
          <w:p w14:paraId="6A6BA5D6" w14:textId="77777777" w:rsidR="00D072B4" w:rsidRPr="00EB2BD1" w:rsidRDefault="00D072B4" w:rsidP="00D44207">
            <w:pPr>
              <w:jc w:val="center"/>
              <w:rPr>
                <w:ins w:id="1980" w:author="Michiel Verhoef" w:date="2015-05-13T11:11:00Z"/>
                <w:highlight w:val="lightGray"/>
                <w:lang w:eastAsia="nl-NL"/>
                <w:rPrChange w:id="1981" w:author="Michiel Verhoef" w:date="2015-05-13T11:13:00Z">
                  <w:rPr>
                    <w:ins w:id="1982" w:author="Michiel Verhoef" w:date="2015-05-13T11:11:00Z"/>
                    <w:lang w:eastAsia="nl-NL"/>
                  </w:rPr>
                </w:rPrChange>
              </w:rPr>
            </w:pPr>
            <w:ins w:id="1983" w:author="Michiel Verhoef" w:date="2015-05-13T11:11:00Z">
              <w:r w:rsidRPr="00EB2BD1">
                <w:rPr>
                  <w:highlight w:val="lightGray"/>
                  <w:lang w:eastAsia="nl-NL"/>
                  <w:rPrChange w:id="1984" w:author="Michiel Verhoef" w:date="2015-05-13T11:13:00Z">
                    <w:rPr>
                      <w:lang w:eastAsia="nl-NL"/>
                    </w:rPr>
                  </w:rPrChange>
                </w:rPr>
                <w:t>o</w:t>
              </w:r>
            </w:ins>
          </w:p>
        </w:tc>
      </w:tr>
      <w:tr w:rsidR="00D072B4" w:rsidRPr="00C709C8" w14:paraId="65817453" w14:textId="77777777" w:rsidTr="00D44207">
        <w:trPr>
          <w:ins w:id="1985" w:author="Michiel Verhoef" w:date="2015-05-13T11:11:00Z"/>
        </w:trPr>
        <w:tc>
          <w:tcPr>
            <w:tcW w:w="4503" w:type="dxa"/>
          </w:tcPr>
          <w:p w14:paraId="49022269" w14:textId="77777777" w:rsidR="00D072B4" w:rsidRPr="00EB2BD1" w:rsidRDefault="00D072B4" w:rsidP="00D44207">
            <w:pPr>
              <w:rPr>
                <w:ins w:id="1986" w:author="Michiel Verhoef" w:date="2015-05-13T11:11:00Z"/>
                <w:highlight w:val="lightGray"/>
                <w:lang w:eastAsia="nl-NL"/>
                <w:rPrChange w:id="1987" w:author="Michiel Verhoef" w:date="2015-05-13T11:13:00Z">
                  <w:rPr>
                    <w:ins w:id="1988" w:author="Michiel Verhoef" w:date="2015-05-13T11:11:00Z"/>
                    <w:lang w:eastAsia="nl-NL"/>
                  </w:rPr>
                </w:rPrChange>
              </w:rPr>
            </w:pPr>
            <w:ins w:id="1989" w:author="Michiel Verhoef" w:date="2015-05-13T11:11:00Z">
              <w:r w:rsidRPr="00EB2BD1">
                <w:rPr>
                  <w:highlight w:val="lightGray"/>
                  <w:lang w:eastAsia="nl-NL"/>
                  <w:rPrChange w:id="1990" w:author="Michiel Verhoef" w:date="2015-05-13T11:13:00Z">
                    <w:rPr>
                      <w:lang w:eastAsia="nl-NL"/>
                    </w:rPr>
                  </w:rPrChange>
                </w:rPr>
                <w:t>antwoord . object . startdatum</w:t>
              </w:r>
            </w:ins>
          </w:p>
        </w:tc>
        <w:tc>
          <w:tcPr>
            <w:tcW w:w="2835" w:type="dxa"/>
          </w:tcPr>
          <w:p w14:paraId="71EEF7D9" w14:textId="77777777" w:rsidR="00D072B4" w:rsidRPr="00EB2BD1" w:rsidRDefault="00D072B4" w:rsidP="00D44207">
            <w:pPr>
              <w:rPr>
                <w:ins w:id="1991" w:author="Michiel Verhoef" w:date="2015-05-13T11:11:00Z"/>
                <w:highlight w:val="lightGray"/>
                <w:lang w:eastAsia="nl-NL"/>
                <w:rPrChange w:id="1992" w:author="Michiel Verhoef" w:date="2015-05-13T11:13:00Z">
                  <w:rPr>
                    <w:ins w:id="1993" w:author="Michiel Verhoef" w:date="2015-05-13T11:11:00Z"/>
                    <w:lang w:eastAsia="nl-NL"/>
                  </w:rPr>
                </w:rPrChange>
              </w:rPr>
            </w:pPr>
            <w:ins w:id="1994" w:author="Michiel Verhoef" w:date="2015-05-13T11:11:00Z">
              <w:r w:rsidRPr="00EB2BD1">
                <w:rPr>
                  <w:highlight w:val="lightGray"/>
                  <w:lang w:eastAsia="nl-NL"/>
                  <w:rPrChange w:id="1995" w:author="Michiel Verhoef" w:date="2015-05-13T11:13:00Z">
                    <w:rPr>
                      <w:lang w:eastAsia="nl-NL"/>
                    </w:rPr>
                  </w:rPrChange>
                </w:rPr>
                <w:t>Startdatum</w:t>
              </w:r>
            </w:ins>
          </w:p>
        </w:tc>
        <w:tc>
          <w:tcPr>
            <w:tcW w:w="1559" w:type="dxa"/>
          </w:tcPr>
          <w:p w14:paraId="77A73AA3" w14:textId="77777777" w:rsidR="00D072B4" w:rsidRPr="00EB2BD1" w:rsidRDefault="00D072B4" w:rsidP="00D44207">
            <w:pPr>
              <w:jc w:val="center"/>
              <w:rPr>
                <w:ins w:id="1996" w:author="Michiel Verhoef" w:date="2015-05-13T11:11:00Z"/>
                <w:highlight w:val="lightGray"/>
                <w:lang w:eastAsia="nl-NL"/>
                <w:rPrChange w:id="1997" w:author="Michiel Verhoef" w:date="2015-05-13T11:13:00Z">
                  <w:rPr>
                    <w:ins w:id="1998" w:author="Michiel Verhoef" w:date="2015-05-13T11:11:00Z"/>
                    <w:lang w:eastAsia="nl-NL"/>
                  </w:rPr>
                </w:rPrChange>
              </w:rPr>
            </w:pPr>
            <w:ins w:id="1999" w:author="Michiel Verhoef" w:date="2015-05-13T11:11:00Z">
              <w:r w:rsidRPr="00EB2BD1">
                <w:rPr>
                  <w:highlight w:val="lightGray"/>
                  <w:lang w:eastAsia="nl-NL"/>
                  <w:rPrChange w:id="2000" w:author="Michiel Verhoef" w:date="2015-05-13T11:13:00Z">
                    <w:rPr>
                      <w:lang w:eastAsia="nl-NL"/>
                    </w:rPr>
                  </w:rPrChange>
                </w:rPr>
                <w:t>o</w:t>
              </w:r>
            </w:ins>
          </w:p>
        </w:tc>
      </w:tr>
      <w:tr w:rsidR="00D072B4" w:rsidRPr="00C709C8" w14:paraId="72812FA4" w14:textId="77777777" w:rsidTr="00D44207">
        <w:trPr>
          <w:ins w:id="2001" w:author="Michiel Verhoef" w:date="2015-05-13T11:11:00Z"/>
        </w:trPr>
        <w:tc>
          <w:tcPr>
            <w:tcW w:w="4503" w:type="dxa"/>
          </w:tcPr>
          <w:p w14:paraId="325890C2" w14:textId="77777777" w:rsidR="00D072B4" w:rsidRPr="00EB2BD1" w:rsidRDefault="00D072B4" w:rsidP="00D44207">
            <w:pPr>
              <w:rPr>
                <w:ins w:id="2002" w:author="Michiel Verhoef" w:date="2015-05-13T11:11:00Z"/>
                <w:highlight w:val="lightGray"/>
                <w:lang w:eastAsia="nl-NL"/>
                <w:rPrChange w:id="2003" w:author="Michiel Verhoef" w:date="2015-05-13T11:13:00Z">
                  <w:rPr>
                    <w:ins w:id="2004" w:author="Michiel Verhoef" w:date="2015-05-13T11:11:00Z"/>
                    <w:lang w:eastAsia="nl-NL"/>
                  </w:rPr>
                </w:rPrChange>
              </w:rPr>
            </w:pPr>
            <w:ins w:id="2005" w:author="Michiel Verhoef" w:date="2015-05-13T11:11:00Z">
              <w:r w:rsidRPr="00EB2BD1">
                <w:rPr>
                  <w:highlight w:val="lightGray"/>
                  <w:lang w:eastAsia="nl-NL"/>
                  <w:rPrChange w:id="2006" w:author="Michiel Verhoef" w:date="2015-05-13T11:13:00Z">
                    <w:rPr>
                      <w:lang w:eastAsia="nl-NL"/>
                    </w:rPr>
                  </w:rPrChange>
                </w:rPr>
                <w:t>antwoord . object . toelichting</w:t>
              </w:r>
            </w:ins>
          </w:p>
        </w:tc>
        <w:tc>
          <w:tcPr>
            <w:tcW w:w="2835" w:type="dxa"/>
          </w:tcPr>
          <w:p w14:paraId="0AB63EF1" w14:textId="77777777" w:rsidR="00D072B4" w:rsidRPr="00EB2BD1" w:rsidRDefault="00D072B4" w:rsidP="00D44207">
            <w:pPr>
              <w:rPr>
                <w:ins w:id="2007" w:author="Michiel Verhoef" w:date="2015-05-13T11:11:00Z"/>
                <w:highlight w:val="lightGray"/>
                <w:lang w:eastAsia="nl-NL"/>
                <w:rPrChange w:id="2008" w:author="Michiel Verhoef" w:date="2015-05-13T11:13:00Z">
                  <w:rPr>
                    <w:ins w:id="2009" w:author="Michiel Verhoef" w:date="2015-05-13T11:11:00Z"/>
                    <w:lang w:eastAsia="nl-NL"/>
                  </w:rPr>
                </w:rPrChange>
              </w:rPr>
            </w:pPr>
            <w:ins w:id="2010" w:author="Michiel Verhoef" w:date="2015-05-13T11:11:00Z">
              <w:r w:rsidRPr="00EB2BD1">
                <w:rPr>
                  <w:highlight w:val="lightGray"/>
                  <w:lang w:eastAsia="nl-NL"/>
                  <w:rPrChange w:id="2011" w:author="Michiel Verhoef" w:date="2015-05-13T11:13:00Z">
                    <w:rPr>
                      <w:lang w:eastAsia="nl-NL"/>
                    </w:rPr>
                  </w:rPrChange>
                </w:rPr>
                <w:t>Toelichting</w:t>
              </w:r>
            </w:ins>
          </w:p>
        </w:tc>
        <w:tc>
          <w:tcPr>
            <w:tcW w:w="1559" w:type="dxa"/>
          </w:tcPr>
          <w:p w14:paraId="0C995C93" w14:textId="77777777" w:rsidR="00D072B4" w:rsidRPr="00EB2BD1" w:rsidRDefault="00D072B4" w:rsidP="00D44207">
            <w:pPr>
              <w:jc w:val="center"/>
              <w:rPr>
                <w:ins w:id="2012" w:author="Michiel Verhoef" w:date="2015-05-13T11:11:00Z"/>
                <w:highlight w:val="lightGray"/>
                <w:lang w:eastAsia="nl-NL"/>
                <w:rPrChange w:id="2013" w:author="Michiel Verhoef" w:date="2015-05-13T11:13:00Z">
                  <w:rPr>
                    <w:ins w:id="2014" w:author="Michiel Verhoef" w:date="2015-05-13T11:11:00Z"/>
                    <w:lang w:eastAsia="nl-NL"/>
                  </w:rPr>
                </w:rPrChange>
              </w:rPr>
            </w:pPr>
            <w:ins w:id="2015" w:author="Michiel Verhoef" w:date="2015-05-13T11:11:00Z">
              <w:r w:rsidRPr="00EB2BD1">
                <w:rPr>
                  <w:highlight w:val="lightGray"/>
                  <w:lang w:eastAsia="nl-NL"/>
                  <w:rPrChange w:id="2016" w:author="Michiel Verhoef" w:date="2015-05-13T11:13:00Z">
                    <w:rPr>
                      <w:lang w:eastAsia="nl-NL"/>
                    </w:rPr>
                  </w:rPrChange>
                </w:rPr>
                <w:t>o</w:t>
              </w:r>
            </w:ins>
          </w:p>
        </w:tc>
      </w:tr>
      <w:tr w:rsidR="00D072B4" w:rsidRPr="00C709C8" w14:paraId="6CD26B73" w14:textId="77777777" w:rsidTr="00D44207">
        <w:trPr>
          <w:ins w:id="2017" w:author="Michiel Verhoef" w:date="2015-05-13T11:11:00Z"/>
        </w:trPr>
        <w:tc>
          <w:tcPr>
            <w:tcW w:w="4503" w:type="dxa"/>
          </w:tcPr>
          <w:p w14:paraId="610DA847" w14:textId="77777777" w:rsidR="00D072B4" w:rsidRPr="00EB2BD1" w:rsidRDefault="00D072B4" w:rsidP="00D44207">
            <w:pPr>
              <w:rPr>
                <w:ins w:id="2018" w:author="Michiel Verhoef" w:date="2015-05-13T11:11:00Z"/>
                <w:highlight w:val="lightGray"/>
                <w:lang w:eastAsia="nl-NL"/>
                <w:rPrChange w:id="2019" w:author="Michiel Verhoef" w:date="2015-05-13T11:13:00Z">
                  <w:rPr>
                    <w:ins w:id="2020" w:author="Michiel Verhoef" w:date="2015-05-13T11:11:00Z"/>
                    <w:lang w:eastAsia="nl-NL"/>
                  </w:rPr>
                </w:rPrChange>
              </w:rPr>
            </w:pPr>
            <w:ins w:id="2021" w:author="Michiel Verhoef" w:date="2015-05-13T11:11:00Z">
              <w:r w:rsidRPr="00EB2BD1">
                <w:rPr>
                  <w:highlight w:val="lightGray"/>
                  <w:lang w:eastAsia="nl-NL"/>
                  <w:rPrChange w:id="2022" w:author="Michiel Verhoef" w:date="2015-05-13T11:13:00Z">
                    <w:rPr>
                      <w:lang w:eastAsia="nl-NL"/>
                    </w:rPr>
                  </w:rPrChange>
                </w:rPr>
                <w:t>antwoord . object . uiterlijkeEinddatum</w:t>
              </w:r>
            </w:ins>
          </w:p>
        </w:tc>
        <w:tc>
          <w:tcPr>
            <w:tcW w:w="2835" w:type="dxa"/>
          </w:tcPr>
          <w:p w14:paraId="63FD95D1" w14:textId="77777777" w:rsidR="00D072B4" w:rsidRPr="00EB2BD1" w:rsidRDefault="00D072B4" w:rsidP="00D44207">
            <w:pPr>
              <w:rPr>
                <w:ins w:id="2023" w:author="Michiel Verhoef" w:date="2015-05-13T11:11:00Z"/>
                <w:highlight w:val="lightGray"/>
                <w:lang w:eastAsia="nl-NL"/>
                <w:rPrChange w:id="2024" w:author="Michiel Verhoef" w:date="2015-05-13T11:13:00Z">
                  <w:rPr>
                    <w:ins w:id="2025" w:author="Michiel Verhoef" w:date="2015-05-13T11:11:00Z"/>
                    <w:lang w:eastAsia="nl-NL"/>
                  </w:rPr>
                </w:rPrChange>
              </w:rPr>
            </w:pPr>
            <w:ins w:id="2026" w:author="Michiel Verhoef" w:date="2015-05-13T11:11:00Z">
              <w:r w:rsidRPr="00EB2BD1">
                <w:rPr>
                  <w:highlight w:val="lightGray"/>
                  <w:lang w:eastAsia="nl-NL"/>
                  <w:rPrChange w:id="2027" w:author="Michiel Verhoef" w:date="2015-05-13T11:13:00Z">
                    <w:rPr>
                      <w:lang w:eastAsia="nl-NL"/>
                    </w:rPr>
                  </w:rPrChange>
                </w:rPr>
                <w:t>Uiterlijke einddatum afdoening</w:t>
              </w:r>
            </w:ins>
          </w:p>
        </w:tc>
        <w:tc>
          <w:tcPr>
            <w:tcW w:w="1559" w:type="dxa"/>
          </w:tcPr>
          <w:p w14:paraId="12694D98" w14:textId="77777777" w:rsidR="00D072B4" w:rsidRPr="00EB2BD1" w:rsidRDefault="00D072B4" w:rsidP="00D44207">
            <w:pPr>
              <w:jc w:val="center"/>
              <w:rPr>
                <w:ins w:id="2028" w:author="Michiel Verhoef" w:date="2015-05-13T11:11:00Z"/>
                <w:highlight w:val="lightGray"/>
                <w:lang w:eastAsia="nl-NL"/>
                <w:rPrChange w:id="2029" w:author="Michiel Verhoef" w:date="2015-05-13T11:13:00Z">
                  <w:rPr>
                    <w:ins w:id="2030" w:author="Michiel Verhoef" w:date="2015-05-13T11:11:00Z"/>
                    <w:lang w:eastAsia="nl-NL"/>
                  </w:rPr>
                </w:rPrChange>
              </w:rPr>
            </w:pPr>
            <w:ins w:id="2031" w:author="Michiel Verhoef" w:date="2015-05-13T11:11:00Z">
              <w:r w:rsidRPr="00EB2BD1">
                <w:rPr>
                  <w:highlight w:val="lightGray"/>
                  <w:lang w:eastAsia="nl-NL"/>
                  <w:rPrChange w:id="2032" w:author="Michiel Verhoef" w:date="2015-05-13T11:13:00Z">
                    <w:rPr>
                      <w:lang w:eastAsia="nl-NL"/>
                    </w:rPr>
                  </w:rPrChange>
                </w:rPr>
                <w:t>o</w:t>
              </w:r>
            </w:ins>
          </w:p>
        </w:tc>
      </w:tr>
      <w:tr w:rsidR="00D072B4" w:rsidRPr="00C709C8" w14:paraId="4AD4D66E" w14:textId="77777777" w:rsidTr="00D44207">
        <w:trPr>
          <w:ins w:id="2033" w:author="Michiel Verhoef" w:date="2015-05-13T11:11:00Z"/>
        </w:trPr>
        <w:tc>
          <w:tcPr>
            <w:tcW w:w="4503" w:type="dxa"/>
          </w:tcPr>
          <w:p w14:paraId="5F71138F" w14:textId="77777777" w:rsidR="00D072B4" w:rsidRPr="00EB2BD1" w:rsidRDefault="00D072B4" w:rsidP="00D44207">
            <w:pPr>
              <w:rPr>
                <w:ins w:id="2034" w:author="Michiel Verhoef" w:date="2015-05-13T11:11:00Z"/>
                <w:highlight w:val="lightGray"/>
                <w:lang w:eastAsia="nl-NL"/>
                <w:rPrChange w:id="2035" w:author="Michiel Verhoef" w:date="2015-05-13T11:13:00Z">
                  <w:rPr>
                    <w:ins w:id="2036" w:author="Michiel Verhoef" w:date="2015-05-13T11:11:00Z"/>
                    <w:lang w:eastAsia="nl-NL"/>
                  </w:rPr>
                </w:rPrChange>
              </w:rPr>
            </w:pPr>
            <w:ins w:id="2037" w:author="Michiel Verhoef" w:date="2015-05-13T11:11:00Z">
              <w:r w:rsidRPr="00EB2BD1">
                <w:rPr>
                  <w:highlight w:val="lightGray"/>
                  <w:lang w:eastAsia="nl-NL"/>
                  <w:rPrChange w:id="2038" w:author="Michiel Verhoef" w:date="2015-05-13T11:13:00Z">
                    <w:rPr>
                      <w:lang w:eastAsia="nl-NL"/>
                    </w:rPr>
                  </w:rPrChange>
                </w:rPr>
                <w:t>antwoord . object . zaakniveau</w:t>
              </w:r>
            </w:ins>
          </w:p>
        </w:tc>
        <w:tc>
          <w:tcPr>
            <w:tcW w:w="2835" w:type="dxa"/>
          </w:tcPr>
          <w:p w14:paraId="10084DA9" w14:textId="77777777" w:rsidR="00D072B4" w:rsidRPr="00EB2BD1" w:rsidRDefault="00D072B4" w:rsidP="00D44207">
            <w:pPr>
              <w:rPr>
                <w:ins w:id="2039" w:author="Michiel Verhoef" w:date="2015-05-13T11:11:00Z"/>
                <w:highlight w:val="lightGray"/>
                <w:lang w:eastAsia="nl-NL"/>
                <w:rPrChange w:id="2040" w:author="Michiel Verhoef" w:date="2015-05-13T11:13:00Z">
                  <w:rPr>
                    <w:ins w:id="2041" w:author="Michiel Verhoef" w:date="2015-05-13T11:11:00Z"/>
                    <w:lang w:eastAsia="nl-NL"/>
                  </w:rPr>
                </w:rPrChange>
              </w:rPr>
            </w:pPr>
            <w:ins w:id="2042" w:author="Michiel Verhoef" w:date="2015-05-13T11:11:00Z">
              <w:r w:rsidRPr="00EB2BD1">
                <w:rPr>
                  <w:highlight w:val="lightGray"/>
                  <w:lang w:eastAsia="nl-NL"/>
                  <w:rPrChange w:id="2043" w:author="Michiel Verhoef" w:date="2015-05-13T11:13:00Z">
                    <w:rPr>
                      <w:lang w:eastAsia="nl-NL"/>
                    </w:rPr>
                  </w:rPrChange>
                </w:rPr>
                <w:t>Zaakniveau</w:t>
              </w:r>
            </w:ins>
          </w:p>
        </w:tc>
        <w:tc>
          <w:tcPr>
            <w:tcW w:w="1559" w:type="dxa"/>
          </w:tcPr>
          <w:p w14:paraId="299817C6" w14:textId="77777777" w:rsidR="00D072B4" w:rsidRPr="00EB2BD1" w:rsidRDefault="00D072B4" w:rsidP="00D44207">
            <w:pPr>
              <w:jc w:val="center"/>
              <w:rPr>
                <w:ins w:id="2044" w:author="Michiel Verhoef" w:date="2015-05-13T11:11:00Z"/>
                <w:highlight w:val="lightGray"/>
                <w:lang w:eastAsia="nl-NL"/>
                <w:rPrChange w:id="2045" w:author="Michiel Verhoef" w:date="2015-05-13T11:13:00Z">
                  <w:rPr>
                    <w:ins w:id="2046" w:author="Michiel Verhoef" w:date="2015-05-13T11:11:00Z"/>
                    <w:lang w:eastAsia="nl-NL"/>
                  </w:rPr>
                </w:rPrChange>
              </w:rPr>
            </w:pPr>
            <w:ins w:id="2047" w:author="Michiel Verhoef" w:date="2015-05-13T11:11:00Z">
              <w:r w:rsidRPr="00EB2BD1">
                <w:rPr>
                  <w:highlight w:val="lightGray"/>
                  <w:lang w:eastAsia="nl-NL"/>
                  <w:rPrChange w:id="2048" w:author="Michiel Verhoef" w:date="2015-05-13T11:13:00Z">
                    <w:rPr>
                      <w:lang w:eastAsia="nl-NL"/>
                    </w:rPr>
                  </w:rPrChange>
                </w:rPr>
                <w:t>o</w:t>
              </w:r>
            </w:ins>
          </w:p>
        </w:tc>
      </w:tr>
      <w:tr w:rsidR="00D072B4" w:rsidRPr="00C709C8" w14:paraId="3EFAF99C" w14:textId="77777777" w:rsidTr="00D44207">
        <w:trPr>
          <w:ins w:id="2049" w:author="Michiel Verhoef" w:date="2015-05-13T11:11:00Z"/>
        </w:trPr>
        <w:tc>
          <w:tcPr>
            <w:tcW w:w="4503" w:type="dxa"/>
          </w:tcPr>
          <w:p w14:paraId="62330915" w14:textId="77777777" w:rsidR="00D072B4" w:rsidRPr="00EB2BD1" w:rsidRDefault="00D072B4" w:rsidP="00D44207">
            <w:pPr>
              <w:rPr>
                <w:ins w:id="2050" w:author="Michiel Verhoef" w:date="2015-05-13T11:11:00Z"/>
                <w:highlight w:val="lightGray"/>
                <w:lang w:eastAsia="nl-NL"/>
                <w:rPrChange w:id="2051" w:author="Michiel Verhoef" w:date="2015-05-13T11:13:00Z">
                  <w:rPr>
                    <w:ins w:id="2052" w:author="Michiel Verhoef" w:date="2015-05-13T11:11:00Z"/>
                    <w:lang w:eastAsia="nl-NL"/>
                  </w:rPr>
                </w:rPrChange>
              </w:rPr>
            </w:pPr>
            <w:ins w:id="2053" w:author="Michiel Verhoef" w:date="2015-05-13T11:11:00Z">
              <w:r w:rsidRPr="00EB2BD1">
                <w:rPr>
                  <w:highlight w:val="lightGray"/>
                  <w:lang w:eastAsia="nl-NL"/>
                  <w:rPrChange w:id="2054" w:author="Michiel Verhoef" w:date="2015-05-13T11:13:00Z">
                    <w:rPr>
                      <w:lang w:eastAsia="nl-NL"/>
                    </w:rPr>
                  </w:rPrChange>
                </w:rPr>
                <w:t>antwoord . object . deelzakenIndicatie</w:t>
              </w:r>
            </w:ins>
          </w:p>
        </w:tc>
        <w:tc>
          <w:tcPr>
            <w:tcW w:w="2835" w:type="dxa"/>
          </w:tcPr>
          <w:p w14:paraId="5AF063A3" w14:textId="77777777" w:rsidR="00D072B4" w:rsidRPr="00EB2BD1" w:rsidRDefault="00D072B4" w:rsidP="00D44207">
            <w:pPr>
              <w:rPr>
                <w:ins w:id="2055" w:author="Michiel Verhoef" w:date="2015-05-13T11:11:00Z"/>
                <w:highlight w:val="lightGray"/>
                <w:lang w:eastAsia="nl-NL"/>
                <w:rPrChange w:id="2056" w:author="Michiel Verhoef" w:date="2015-05-13T11:13:00Z">
                  <w:rPr>
                    <w:ins w:id="2057" w:author="Michiel Verhoef" w:date="2015-05-13T11:11:00Z"/>
                    <w:lang w:eastAsia="nl-NL"/>
                  </w:rPr>
                </w:rPrChange>
              </w:rPr>
            </w:pPr>
            <w:ins w:id="2058" w:author="Michiel Verhoef" w:date="2015-05-13T11:11:00Z">
              <w:r w:rsidRPr="00EB2BD1">
                <w:rPr>
                  <w:highlight w:val="lightGray"/>
                  <w:lang w:eastAsia="nl-NL"/>
                  <w:rPrChange w:id="2059" w:author="Michiel Verhoef" w:date="2015-05-13T11:13:00Z">
                    <w:rPr>
                      <w:lang w:eastAsia="nl-NL"/>
                    </w:rPr>
                  </w:rPrChange>
                </w:rPr>
                <w:t>Deelzakenindicatie</w:t>
              </w:r>
            </w:ins>
          </w:p>
        </w:tc>
        <w:tc>
          <w:tcPr>
            <w:tcW w:w="1559" w:type="dxa"/>
          </w:tcPr>
          <w:p w14:paraId="532B4B77" w14:textId="77777777" w:rsidR="00D072B4" w:rsidRPr="00EB2BD1" w:rsidRDefault="00D072B4" w:rsidP="00D44207">
            <w:pPr>
              <w:jc w:val="center"/>
              <w:rPr>
                <w:ins w:id="2060" w:author="Michiel Verhoef" w:date="2015-05-13T11:11:00Z"/>
                <w:highlight w:val="lightGray"/>
                <w:lang w:eastAsia="nl-NL"/>
                <w:rPrChange w:id="2061" w:author="Michiel Verhoef" w:date="2015-05-13T11:13:00Z">
                  <w:rPr>
                    <w:ins w:id="2062" w:author="Michiel Verhoef" w:date="2015-05-13T11:11:00Z"/>
                    <w:lang w:eastAsia="nl-NL"/>
                  </w:rPr>
                </w:rPrChange>
              </w:rPr>
            </w:pPr>
            <w:ins w:id="2063" w:author="Michiel Verhoef" w:date="2015-05-13T11:11:00Z">
              <w:r w:rsidRPr="00EB2BD1">
                <w:rPr>
                  <w:highlight w:val="lightGray"/>
                  <w:lang w:eastAsia="nl-NL"/>
                  <w:rPrChange w:id="2064" w:author="Michiel Verhoef" w:date="2015-05-13T11:13:00Z">
                    <w:rPr>
                      <w:lang w:eastAsia="nl-NL"/>
                    </w:rPr>
                  </w:rPrChange>
                </w:rPr>
                <w:t>o</w:t>
              </w:r>
            </w:ins>
          </w:p>
        </w:tc>
      </w:tr>
      <w:tr w:rsidR="00D072B4" w:rsidRPr="00C709C8" w14:paraId="78FB7837" w14:textId="77777777" w:rsidTr="00D44207">
        <w:trPr>
          <w:ins w:id="2065" w:author="Michiel Verhoef" w:date="2015-05-13T11:11:00Z"/>
        </w:trPr>
        <w:tc>
          <w:tcPr>
            <w:tcW w:w="4503" w:type="dxa"/>
          </w:tcPr>
          <w:p w14:paraId="3D46A64C" w14:textId="77777777" w:rsidR="00D072B4" w:rsidRPr="00EB2BD1" w:rsidRDefault="00D072B4" w:rsidP="00D44207">
            <w:pPr>
              <w:rPr>
                <w:ins w:id="2066" w:author="Michiel Verhoef" w:date="2015-05-13T11:11:00Z"/>
                <w:highlight w:val="lightGray"/>
                <w:lang w:eastAsia="nl-NL"/>
                <w:rPrChange w:id="2067" w:author="Michiel Verhoef" w:date="2015-05-13T11:13:00Z">
                  <w:rPr>
                    <w:ins w:id="2068" w:author="Michiel Verhoef" w:date="2015-05-13T11:11:00Z"/>
                    <w:lang w:eastAsia="nl-NL"/>
                  </w:rPr>
                </w:rPrChange>
              </w:rPr>
            </w:pPr>
            <w:ins w:id="2069" w:author="Michiel Verhoef" w:date="2015-05-13T11:11:00Z">
              <w:r w:rsidRPr="00EB2BD1">
                <w:rPr>
                  <w:highlight w:val="lightGray"/>
                  <w:lang w:eastAsia="nl-NL"/>
                  <w:rPrChange w:id="2070" w:author="Michiel Verhoef" w:date="2015-05-13T11:13:00Z">
                    <w:rPr>
                      <w:lang w:eastAsia="nl-NL"/>
                    </w:rPr>
                  </w:rPrChange>
                </w:rPr>
                <w:t>antwoord . object . registratiedatum</w:t>
              </w:r>
            </w:ins>
          </w:p>
        </w:tc>
        <w:tc>
          <w:tcPr>
            <w:tcW w:w="2835" w:type="dxa"/>
          </w:tcPr>
          <w:p w14:paraId="5A66762B" w14:textId="77777777" w:rsidR="00D072B4" w:rsidRPr="00EB2BD1" w:rsidRDefault="00D072B4" w:rsidP="00D44207">
            <w:pPr>
              <w:rPr>
                <w:ins w:id="2071" w:author="Michiel Verhoef" w:date="2015-05-13T11:11:00Z"/>
                <w:highlight w:val="lightGray"/>
                <w:lang w:eastAsia="nl-NL"/>
                <w:rPrChange w:id="2072" w:author="Michiel Verhoef" w:date="2015-05-13T11:13:00Z">
                  <w:rPr>
                    <w:ins w:id="2073" w:author="Michiel Verhoef" w:date="2015-05-13T11:11:00Z"/>
                    <w:lang w:eastAsia="nl-NL"/>
                  </w:rPr>
                </w:rPrChange>
              </w:rPr>
            </w:pPr>
            <w:ins w:id="2074" w:author="Michiel Verhoef" w:date="2015-05-13T11:11:00Z">
              <w:r w:rsidRPr="00EB2BD1">
                <w:rPr>
                  <w:highlight w:val="lightGray"/>
                  <w:lang w:eastAsia="nl-NL"/>
                  <w:rPrChange w:id="2075" w:author="Michiel Verhoef" w:date="2015-05-13T11:13:00Z">
                    <w:rPr>
                      <w:lang w:eastAsia="nl-NL"/>
                    </w:rPr>
                  </w:rPrChange>
                </w:rPr>
                <w:t>Registratiedatum</w:t>
              </w:r>
            </w:ins>
          </w:p>
        </w:tc>
        <w:tc>
          <w:tcPr>
            <w:tcW w:w="1559" w:type="dxa"/>
          </w:tcPr>
          <w:p w14:paraId="27D0312E" w14:textId="77777777" w:rsidR="00D072B4" w:rsidRPr="00EB2BD1" w:rsidRDefault="00D072B4" w:rsidP="00D44207">
            <w:pPr>
              <w:jc w:val="center"/>
              <w:rPr>
                <w:ins w:id="2076" w:author="Michiel Verhoef" w:date="2015-05-13T11:11:00Z"/>
                <w:highlight w:val="lightGray"/>
                <w:lang w:eastAsia="nl-NL"/>
                <w:rPrChange w:id="2077" w:author="Michiel Verhoef" w:date="2015-05-13T11:13:00Z">
                  <w:rPr>
                    <w:ins w:id="2078" w:author="Michiel Verhoef" w:date="2015-05-13T11:11:00Z"/>
                    <w:lang w:eastAsia="nl-NL"/>
                  </w:rPr>
                </w:rPrChange>
              </w:rPr>
            </w:pPr>
            <w:ins w:id="2079" w:author="Michiel Verhoef" w:date="2015-05-13T11:11:00Z">
              <w:r w:rsidRPr="00EB2BD1">
                <w:rPr>
                  <w:highlight w:val="lightGray"/>
                  <w:lang w:eastAsia="nl-NL"/>
                  <w:rPrChange w:id="2080" w:author="Michiel Verhoef" w:date="2015-05-13T11:13:00Z">
                    <w:rPr>
                      <w:lang w:eastAsia="nl-NL"/>
                    </w:rPr>
                  </w:rPrChange>
                </w:rPr>
                <w:t>o</w:t>
              </w:r>
            </w:ins>
          </w:p>
        </w:tc>
      </w:tr>
      <w:tr w:rsidR="00D072B4" w:rsidRPr="00C709C8" w14:paraId="5CDDEA9C" w14:textId="77777777" w:rsidTr="00D44207">
        <w:trPr>
          <w:ins w:id="2081" w:author="Michiel Verhoef" w:date="2015-05-13T11:11:00Z"/>
        </w:trPr>
        <w:tc>
          <w:tcPr>
            <w:tcW w:w="4503" w:type="dxa"/>
          </w:tcPr>
          <w:p w14:paraId="623FD342" w14:textId="77777777" w:rsidR="00D072B4" w:rsidRPr="00EB2BD1" w:rsidRDefault="00D072B4" w:rsidP="00D44207">
            <w:pPr>
              <w:rPr>
                <w:ins w:id="2082" w:author="Michiel Verhoef" w:date="2015-05-13T11:11:00Z"/>
                <w:highlight w:val="lightGray"/>
                <w:lang w:eastAsia="nl-NL"/>
                <w:rPrChange w:id="2083" w:author="Michiel Verhoef" w:date="2015-05-13T11:13:00Z">
                  <w:rPr>
                    <w:ins w:id="2084" w:author="Michiel Verhoef" w:date="2015-05-13T11:11:00Z"/>
                    <w:lang w:eastAsia="nl-NL"/>
                  </w:rPr>
                </w:rPrChange>
              </w:rPr>
            </w:pPr>
            <w:ins w:id="2085" w:author="Michiel Verhoef" w:date="2015-05-13T11:11:00Z">
              <w:r w:rsidRPr="00EB2BD1">
                <w:rPr>
                  <w:highlight w:val="lightGray"/>
                  <w:lang w:eastAsia="nl-NL"/>
                  <w:rPrChange w:id="2086" w:author="Michiel Verhoef" w:date="2015-05-13T11:13:00Z">
                    <w:rPr>
                      <w:lang w:eastAsia="nl-NL"/>
                    </w:rPr>
                  </w:rPrChange>
                </w:rPr>
                <w:t>antwoord . object . publicatiedatum</w:t>
              </w:r>
            </w:ins>
          </w:p>
        </w:tc>
        <w:tc>
          <w:tcPr>
            <w:tcW w:w="2835" w:type="dxa"/>
          </w:tcPr>
          <w:p w14:paraId="45987FCA" w14:textId="77777777" w:rsidR="00D072B4" w:rsidRPr="00EB2BD1" w:rsidRDefault="00D072B4" w:rsidP="00D44207">
            <w:pPr>
              <w:rPr>
                <w:ins w:id="2087" w:author="Michiel Verhoef" w:date="2015-05-13T11:11:00Z"/>
                <w:highlight w:val="lightGray"/>
                <w:lang w:eastAsia="nl-NL"/>
                <w:rPrChange w:id="2088" w:author="Michiel Verhoef" w:date="2015-05-13T11:13:00Z">
                  <w:rPr>
                    <w:ins w:id="2089" w:author="Michiel Verhoef" w:date="2015-05-13T11:11:00Z"/>
                    <w:lang w:eastAsia="nl-NL"/>
                  </w:rPr>
                </w:rPrChange>
              </w:rPr>
            </w:pPr>
            <w:ins w:id="2090" w:author="Michiel Verhoef" w:date="2015-05-13T11:11:00Z">
              <w:r w:rsidRPr="00EB2BD1">
                <w:rPr>
                  <w:highlight w:val="lightGray"/>
                  <w:lang w:eastAsia="nl-NL"/>
                  <w:rPrChange w:id="2091" w:author="Michiel Verhoef" w:date="2015-05-13T11:13:00Z">
                    <w:rPr>
                      <w:lang w:eastAsia="nl-NL"/>
                    </w:rPr>
                  </w:rPrChange>
                </w:rPr>
                <w:t>Publicatiedatum</w:t>
              </w:r>
            </w:ins>
          </w:p>
        </w:tc>
        <w:tc>
          <w:tcPr>
            <w:tcW w:w="1559" w:type="dxa"/>
          </w:tcPr>
          <w:p w14:paraId="066B490B" w14:textId="77777777" w:rsidR="00D072B4" w:rsidRPr="00EB2BD1" w:rsidRDefault="00D072B4" w:rsidP="00D44207">
            <w:pPr>
              <w:jc w:val="center"/>
              <w:rPr>
                <w:ins w:id="2092" w:author="Michiel Verhoef" w:date="2015-05-13T11:11:00Z"/>
                <w:highlight w:val="lightGray"/>
                <w:lang w:eastAsia="nl-NL"/>
                <w:rPrChange w:id="2093" w:author="Michiel Verhoef" w:date="2015-05-13T11:13:00Z">
                  <w:rPr>
                    <w:ins w:id="2094" w:author="Michiel Verhoef" w:date="2015-05-13T11:11:00Z"/>
                    <w:lang w:eastAsia="nl-NL"/>
                  </w:rPr>
                </w:rPrChange>
              </w:rPr>
            </w:pPr>
            <w:ins w:id="2095" w:author="Michiel Verhoef" w:date="2015-05-13T11:11:00Z">
              <w:r w:rsidRPr="00EB2BD1">
                <w:rPr>
                  <w:highlight w:val="lightGray"/>
                  <w:lang w:eastAsia="nl-NL"/>
                  <w:rPrChange w:id="2096" w:author="Michiel Verhoef" w:date="2015-05-13T11:13:00Z">
                    <w:rPr>
                      <w:lang w:eastAsia="nl-NL"/>
                    </w:rPr>
                  </w:rPrChange>
                </w:rPr>
                <w:t>o</w:t>
              </w:r>
            </w:ins>
          </w:p>
        </w:tc>
      </w:tr>
      <w:tr w:rsidR="00D072B4" w:rsidRPr="00C709C8" w14:paraId="4B61E843" w14:textId="77777777" w:rsidTr="00D44207">
        <w:trPr>
          <w:ins w:id="2097" w:author="Michiel Verhoef" w:date="2015-05-13T11:11:00Z"/>
        </w:trPr>
        <w:tc>
          <w:tcPr>
            <w:tcW w:w="4503" w:type="dxa"/>
          </w:tcPr>
          <w:p w14:paraId="487E44AE" w14:textId="77777777" w:rsidR="00D072B4" w:rsidRPr="00EB2BD1" w:rsidRDefault="00D072B4" w:rsidP="00D44207">
            <w:pPr>
              <w:rPr>
                <w:ins w:id="2098" w:author="Michiel Verhoef" w:date="2015-05-13T11:11:00Z"/>
                <w:highlight w:val="lightGray"/>
                <w:lang w:eastAsia="nl-NL"/>
                <w:rPrChange w:id="2099" w:author="Michiel Verhoef" w:date="2015-05-13T11:13:00Z">
                  <w:rPr>
                    <w:ins w:id="2100" w:author="Michiel Verhoef" w:date="2015-05-13T11:11:00Z"/>
                    <w:lang w:eastAsia="nl-NL"/>
                  </w:rPr>
                </w:rPrChange>
              </w:rPr>
            </w:pPr>
            <w:ins w:id="2101" w:author="Michiel Verhoef" w:date="2015-05-13T11:11:00Z">
              <w:r w:rsidRPr="00EB2BD1">
                <w:rPr>
                  <w:highlight w:val="lightGray"/>
                  <w:lang w:eastAsia="nl-NL"/>
                  <w:rPrChange w:id="2102" w:author="Michiel Verhoef" w:date="2015-05-13T11:13:00Z">
                    <w:rPr>
                      <w:lang w:eastAsia="nl-NL"/>
                    </w:rPr>
                  </w:rPrChange>
                </w:rPr>
                <w:lastRenderedPageBreak/>
                <w:t>antwoord . object . archiefnominatie</w:t>
              </w:r>
            </w:ins>
          </w:p>
        </w:tc>
        <w:tc>
          <w:tcPr>
            <w:tcW w:w="2835" w:type="dxa"/>
          </w:tcPr>
          <w:p w14:paraId="2F1D912B" w14:textId="77777777" w:rsidR="00D072B4" w:rsidRPr="00EB2BD1" w:rsidRDefault="00D072B4" w:rsidP="00D44207">
            <w:pPr>
              <w:rPr>
                <w:ins w:id="2103" w:author="Michiel Verhoef" w:date="2015-05-13T11:11:00Z"/>
                <w:highlight w:val="lightGray"/>
                <w:lang w:eastAsia="nl-NL"/>
                <w:rPrChange w:id="2104" w:author="Michiel Verhoef" w:date="2015-05-13T11:13:00Z">
                  <w:rPr>
                    <w:ins w:id="2105" w:author="Michiel Verhoef" w:date="2015-05-13T11:11:00Z"/>
                    <w:lang w:eastAsia="nl-NL"/>
                  </w:rPr>
                </w:rPrChange>
              </w:rPr>
            </w:pPr>
            <w:ins w:id="2106" w:author="Michiel Verhoef" w:date="2015-05-13T11:11:00Z">
              <w:r w:rsidRPr="00EB2BD1">
                <w:rPr>
                  <w:highlight w:val="lightGray"/>
                  <w:lang w:eastAsia="nl-NL"/>
                  <w:rPrChange w:id="2107" w:author="Michiel Verhoef" w:date="2015-05-13T11:13:00Z">
                    <w:rPr>
                      <w:lang w:eastAsia="nl-NL"/>
                    </w:rPr>
                  </w:rPrChange>
                </w:rPr>
                <w:t>Archiefnominatie</w:t>
              </w:r>
            </w:ins>
          </w:p>
        </w:tc>
        <w:tc>
          <w:tcPr>
            <w:tcW w:w="1559" w:type="dxa"/>
          </w:tcPr>
          <w:p w14:paraId="1C56DCD0" w14:textId="77777777" w:rsidR="00D072B4" w:rsidRPr="00EB2BD1" w:rsidRDefault="00D072B4" w:rsidP="00D44207">
            <w:pPr>
              <w:jc w:val="center"/>
              <w:rPr>
                <w:ins w:id="2108" w:author="Michiel Verhoef" w:date="2015-05-13T11:11:00Z"/>
                <w:highlight w:val="lightGray"/>
                <w:lang w:eastAsia="nl-NL"/>
                <w:rPrChange w:id="2109" w:author="Michiel Verhoef" w:date="2015-05-13T11:13:00Z">
                  <w:rPr>
                    <w:ins w:id="2110" w:author="Michiel Verhoef" w:date="2015-05-13T11:11:00Z"/>
                    <w:lang w:eastAsia="nl-NL"/>
                  </w:rPr>
                </w:rPrChange>
              </w:rPr>
            </w:pPr>
            <w:ins w:id="2111" w:author="Michiel Verhoef" w:date="2015-05-13T11:11:00Z">
              <w:r w:rsidRPr="00EB2BD1">
                <w:rPr>
                  <w:highlight w:val="lightGray"/>
                  <w:lang w:eastAsia="nl-NL"/>
                  <w:rPrChange w:id="2112" w:author="Michiel Verhoef" w:date="2015-05-13T11:13:00Z">
                    <w:rPr>
                      <w:lang w:eastAsia="nl-NL"/>
                    </w:rPr>
                  </w:rPrChange>
                </w:rPr>
                <w:t>o</w:t>
              </w:r>
            </w:ins>
          </w:p>
        </w:tc>
      </w:tr>
      <w:tr w:rsidR="00D072B4" w:rsidRPr="00C709C8" w14:paraId="732431C4" w14:textId="77777777" w:rsidTr="00D44207">
        <w:trPr>
          <w:trHeight w:val="70"/>
          <w:ins w:id="2113" w:author="Michiel Verhoef" w:date="2015-05-13T11:11:00Z"/>
        </w:trPr>
        <w:tc>
          <w:tcPr>
            <w:tcW w:w="4503" w:type="dxa"/>
          </w:tcPr>
          <w:p w14:paraId="06181DDF" w14:textId="77777777" w:rsidR="00D072B4" w:rsidRPr="00EB2BD1" w:rsidRDefault="00D072B4" w:rsidP="00D44207">
            <w:pPr>
              <w:rPr>
                <w:ins w:id="2114" w:author="Michiel Verhoef" w:date="2015-05-13T11:11:00Z"/>
                <w:highlight w:val="lightGray"/>
                <w:lang w:eastAsia="nl-NL"/>
                <w:rPrChange w:id="2115" w:author="Michiel Verhoef" w:date="2015-05-13T11:13:00Z">
                  <w:rPr>
                    <w:ins w:id="2116" w:author="Michiel Verhoef" w:date="2015-05-13T11:11:00Z"/>
                    <w:lang w:eastAsia="nl-NL"/>
                  </w:rPr>
                </w:rPrChange>
              </w:rPr>
            </w:pPr>
            <w:ins w:id="2117" w:author="Michiel Verhoef" w:date="2015-05-13T11:11:00Z">
              <w:r w:rsidRPr="00EB2BD1">
                <w:rPr>
                  <w:highlight w:val="lightGray"/>
                  <w:lang w:eastAsia="nl-NL"/>
                  <w:rPrChange w:id="2118" w:author="Michiel Verhoef" w:date="2015-05-13T11:13:00Z">
                    <w:rPr>
                      <w:lang w:eastAsia="nl-NL"/>
                    </w:rPr>
                  </w:rPrChange>
                </w:rPr>
                <w:t>antwoord . object . datumVernietigingDossier</w:t>
              </w:r>
            </w:ins>
          </w:p>
        </w:tc>
        <w:tc>
          <w:tcPr>
            <w:tcW w:w="2835" w:type="dxa"/>
          </w:tcPr>
          <w:p w14:paraId="663EAB15" w14:textId="77777777" w:rsidR="00D072B4" w:rsidRPr="00EB2BD1" w:rsidRDefault="00D072B4" w:rsidP="00D44207">
            <w:pPr>
              <w:rPr>
                <w:ins w:id="2119" w:author="Michiel Verhoef" w:date="2015-05-13T11:11:00Z"/>
                <w:highlight w:val="lightGray"/>
                <w:lang w:eastAsia="nl-NL"/>
                <w:rPrChange w:id="2120" w:author="Michiel Verhoef" w:date="2015-05-13T11:13:00Z">
                  <w:rPr>
                    <w:ins w:id="2121" w:author="Michiel Verhoef" w:date="2015-05-13T11:11:00Z"/>
                    <w:lang w:eastAsia="nl-NL"/>
                  </w:rPr>
                </w:rPrChange>
              </w:rPr>
            </w:pPr>
            <w:ins w:id="2122" w:author="Michiel Verhoef" w:date="2015-05-13T11:11:00Z">
              <w:r w:rsidRPr="00EB2BD1">
                <w:rPr>
                  <w:highlight w:val="lightGray"/>
                  <w:lang w:eastAsia="nl-NL"/>
                  <w:rPrChange w:id="2123" w:author="Michiel Verhoef" w:date="2015-05-13T11:13:00Z">
                    <w:rPr>
                      <w:lang w:eastAsia="nl-NL"/>
                    </w:rPr>
                  </w:rPrChange>
                </w:rPr>
                <w:t>Datum vernietiging dossier</w:t>
              </w:r>
            </w:ins>
          </w:p>
        </w:tc>
        <w:tc>
          <w:tcPr>
            <w:tcW w:w="1559" w:type="dxa"/>
          </w:tcPr>
          <w:p w14:paraId="0D3631E1" w14:textId="77777777" w:rsidR="00D072B4" w:rsidRPr="00EB2BD1" w:rsidRDefault="00D072B4" w:rsidP="00D44207">
            <w:pPr>
              <w:jc w:val="center"/>
              <w:rPr>
                <w:ins w:id="2124" w:author="Michiel Verhoef" w:date="2015-05-13T11:11:00Z"/>
                <w:highlight w:val="lightGray"/>
                <w:lang w:eastAsia="nl-NL"/>
                <w:rPrChange w:id="2125" w:author="Michiel Verhoef" w:date="2015-05-13T11:13:00Z">
                  <w:rPr>
                    <w:ins w:id="2126" w:author="Michiel Verhoef" w:date="2015-05-13T11:11:00Z"/>
                    <w:lang w:eastAsia="nl-NL"/>
                  </w:rPr>
                </w:rPrChange>
              </w:rPr>
            </w:pPr>
            <w:ins w:id="2127" w:author="Michiel Verhoef" w:date="2015-05-13T11:11:00Z">
              <w:r w:rsidRPr="00EB2BD1">
                <w:rPr>
                  <w:highlight w:val="lightGray"/>
                  <w:lang w:eastAsia="nl-NL"/>
                  <w:rPrChange w:id="2128" w:author="Michiel Verhoef" w:date="2015-05-13T11:13:00Z">
                    <w:rPr>
                      <w:lang w:eastAsia="nl-NL"/>
                    </w:rPr>
                  </w:rPrChange>
                </w:rPr>
                <w:t>o</w:t>
              </w:r>
            </w:ins>
          </w:p>
        </w:tc>
      </w:tr>
      <w:tr w:rsidR="00D072B4" w:rsidRPr="00C709C8" w14:paraId="43DBFADE" w14:textId="77777777" w:rsidTr="00D44207">
        <w:trPr>
          <w:ins w:id="2129" w:author="Michiel Verhoef" w:date="2015-05-13T11:11:00Z"/>
        </w:trPr>
        <w:tc>
          <w:tcPr>
            <w:tcW w:w="4503" w:type="dxa"/>
          </w:tcPr>
          <w:p w14:paraId="4E9632C6" w14:textId="77777777" w:rsidR="00D072B4" w:rsidRPr="00EB2BD1" w:rsidRDefault="00D072B4" w:rsidP="00D44207">
            <w:pPr>
              <w:rPr>
                <w:ins w:id="2130" w:author="Michiel Verhoef" w:date="2015-05-13T11:11:00Z"/>
                <w:highlight w:val="lightGray"/>
                <w:lang w:eastAsia="nl-NL"/>
                <w:rPrChange w:id="2131" w:author="Michiel Verhoef" w:date="2015-05-13T11:13:00Z">
                  <w:rPr>
                    <w:ins w:id="2132" w:author="Michiel Verhoef" w:date="2015-05-13T11:11:00Z"/>
                    <w:lang w:eastAsia="nl-NL"/>
                  </w:rPr>
                </w:rPrChange>
              </w:rPr>
            </w:pPr>
            <w:ins w:id="2133" w:author="Michiel Verhoef" w:date="2015-05-13T11:11:00Z">
              <w:r w:rsidRPr="00EB2BD1">
                <w:rPr>
                  <w:highlight w:val="lightGray"/>
                  <w:lang w:eastAsia="nl-NL"/>
                  <w:rPrChange w:id="2134" w:author="Michiel Verhoef" w:date="2015-05-13T11:13:00Z">
                    <w:rPr>
                      <w:lang w:eastAsia="nl-NL"/>
                    </w:rPr>
                  </w:rPrChange>
                </w:rPr>
                <w:t>antwoord . object . betalingsIndicatie</w:t>
              </w:r>
            </w:ins>
          </w:p>
        </w:tc>
        <w:tc>
          <w:tcPr>
            <w:tcW w:w="2835" w:type="dxa"/>
          </w:tcPr>
          <w:p w14:paraId="7326B875" w14:textId="77777777" w:rsidR="00D072B4" w:rsidRPr="00EB2BD1" w:rsidRDefault="00D072B4" w:rsidP="00D44207">
            <w:pPr>
              <w:rPr>
                <w:ins w:id="2135" w:author="Michiel Verhoef" w:date="2015-05-13T11:11:00Z"/>
                <w:highlight w:val="lightGray"/>
                <w:lang w:eastAsia="nl-NL"/>
                <w:rPrChange w:id="2136" w:author="Michiel Verhoef" w:date="2015-05-13T11:13:00Z">
                  <w:rPr>
                    <w:ins w:id="2137" w:author="Michiel Verhoef" w:date="2015-05-13T11:11:00Z"/>
                    <w:lang w:eastAsia="nl-NL"/>
                  </w:rPr>
                </w:rPrChange>
              </w:rPr>
            </w:pPr>
            <w:ins w:id="2138" w:author="Michiel Verhoef" w:date="2015-05-13T11:11:00Z">
              <w:r w:rsidRPr="00EB2BD1">
                <w:rPr>
                  <w:highlight w:val="lightGray"/>
                  <w:lang w:eastAsia="nl-NL"/>
                  <w:rPrChange w:id="2139" w:author="Michiel Verhoef" w:date="2015-05-13T11:13:00Z">
                    <w:rPr>
                      <w:lang w:eastAsia="nl-NL"/>
                    </w:rPr>
                  </w:rPrChange>
                </w:rPr>
                <w:t>Betalingsindicatie</w:t>
              </w:r>
            </w:ins>
          </w:p>
        </w:tc>
        <w:tc>
          <w:tcPr>
            <w:tcW w:w="1559" w:type="dxa"/>
          </w:tcPr>
          <w:p w14:paraId="2F7F5B3D" w14:textId="77777777" w:rsidR="00D072B4" w:rsidRPr="00EB2BD1" w:rsidRDefault="00D072B4" w:rsidP="00D44207">
            <w:pPr>
              <w:jc w:val="center"/>
              <w:rPr>
                <w:ins w:id="2140" w:author="Michiel Verhoef" w:date="2015-05-13T11:11:00Z"/>
                <w:highlight w:val="lightGray"/>
                <w:lang w:eastAsia="nl-NL"/>
                <w:rPrChange w:id="2141" w:author="Michiel Verhoef" w:date="2015-05-13T11:13:00Z">
                  <w:rPr>
                    <w:ins w:id="2142" w:author="Michiel Verhoef" w:date="2015-05-13T11:11:00Z"/>
                    <w:lang w:eastAsia="nl-NL"/>
                  </w:rPr>
                </w:rPrChange>
              </w:rPr>
            </w:pPr>
            <w:ins w:id="2143" w:author="Michiel Verhoef" w:date="2015-05-13T11:11:00Z">
              <w:r w:rsidRPr="00EB2BD1">
                <w:rPr>
                  <w:highlight w:val="lightGray"/>
                  <w:lang w:eastAsia="nl-NL"/>
                  <w:rPrChange w:id="2144" w:author="Michiel Verhoef" w:date="2015-05-13T11:13:00Z">
                    <w:rPr>
                      <w:lang w:eastAsia="nl-NL"/>
                    </w:rPr>
                  </w:rPrChange>
                </w:rPr>
                <w:t>o</w:t>
              </w:r>
            </w:ins>
          </w:p>
        </w:tc>
      </w:tr>
      <w:tr w:rsidR="00D072B4" w:rsidRPr="00C709C8" w14:paraId="6C2A5466" w14:textId="77777777" w:rsidTr="00D44207">
        <w:trPr>
          <w:ins w:id="2145" w:author="Michiel Verhoef" w:date="2015-05-13T11:11:00Z"/>
        </w:trPr>
        <w:tc>
          <w:tcPr>
            <w:tcW w:w="4503" w:type="dxa"/>
          </w:tcPr>
          <w:p w14:paraId="6933E9F7" w14:textId="77777777" w:rsidR="00D072B4" w:rsidRPr="00EB2BD1" w:rsidRDefault="00D072B4" w:rsidP="00D44207">
            <w:pPr>
              <w:rPr>
                <w:ins w:id="2146" w:author="Michiel Verhoef" w:date="2015-05-13T11:11:00Z"/>
                <w:highlight w:val="lightGray"/>
                <w:lang w:eastAsia="nl-NL"/>
                <w:rPrChange w:id="2147" w:author="Michiel Verhoef" w:date="2015-05-13T11:13:00Z">
                  <w:rPr>
                    <w:ins w:id="2148" w:author="Michiel Verhoef" w:date="2015-05-13T11:11:00Z"/>
                    <w:lang w:eastAsia="nl-NL"/>
                  </w:rPr>
                </w:rPrChange>
              </w:rPr>
            </w:pPr>
            <w:ins w:id="2149" w:author="Michiel Verhoef" w:date="2015-05-13T11:11:00Z">
              <w:r w:rsidRPr="00EB2BD1">
                <w:rPr>
                  <w:highlight w:val="lightGray"/>
                  <w:lang w:eastAsia="nl-NL"/>
                  <w:rPrChange w:id="2150" w:author="Michiel Verhoef" w:date="2015-05-13T11:13:00Z">
                    <w:rPr>
                      <w:lang w:eastAsia="nl-NL"/>
                    </w:rPr>
                  </w:rPrChange>
                </w:rPr>
                <w:t>antwoord . object . laatsteBetaaldatum</w:t>
              </w:r>
            </w:ins>
          </w:p>
        </w:tc>
        <w:tc>
          <w:tcPr>
            <w:tcW w:w="2835" w:type="dxa"/>
          </w:tcPr>
          <w:p w14:paraId="07A3A856" w14:textId="77777777" w:rsidR="00D072B4" w:rsidRPr="00EB2BD1" w:rsidRDefault="00D072B4" w:rsidP="00D44207">
            <w:pPr>
              <w:rPr>
                <w:ins w:id="2151" w:author="Michiel Verhoef" w:date="2015-05-13T11:11:00Z"/>
                <w:highlight w:val="lightGray"/>
                <w:lang w:eastAsia="nl-NL"/>
                <w:rPrChange w:id="2152" w:author="Michiel Verhoef" w:date="2015-05-13T11:13:00Z">
                  <w:rPr>
                    <w:ins w:id="2153" w:author="Michiel Verhoef" w:date="2015-05-13T11:11:00Z"/>
                    <w:lang w:eastAsia="nl-NL"/>
                  </w:rPr>
                </w:rPrChange>
              </w:rPr>
            </w:pPr>
            <w:ins w:id="2154" w:author="Michiel Verhoef" w:date="2015-05-13T11:11:00Z">
              <w:r w:rsidRPr="00EB2BD1">
                <w:rPr>
                  <w:highlight w:val="lightGray"/>
                  <w:lang w:eastAsia="nl-NL"/>
                  <w:rPrChange w:id="2155" w:author="Michiel Verhoef" w:date="2015-05-13T11:13:00Z">
                    <w:rPr>
                      <w:lang w:eastAsia="nl-NL"/>
                    </w:rPr>
                  </w:rPrChange>
                </w:rPr>
                <w:t>Laatste betaaldatum</w:t>
              </w:r>
            </w:ins>
          </w:p>
        </w:tc>
        <w:tc>
          <w:tcPr>
            <w:tcW w:w="1559" w:type="dxa"/>
          </w:tcPr>
          <w:p w14:paraId="2C7DAB88" w14:textId="77777777" w:rsidR="00D072B4" w:rsidRPr="00EB2BD1" w:rsidRDefault="00D072B4" w:rsidP="00D44207">
            <w:pPr>
              <w:jc w:val="center"/>
              <w:rPr>
                <w:ins w:id="2156" w:author="Michiel Verhoef" w:date="2015-05-13T11:11:00Z"/>
                <w:highlight w:val="lightGray"/>
                <w:lang w:eastAsia="nl-NL"/>
                <w:rPrChange w:id="2157" w:author="Michiel Verhoef" w:date="2015-05-13T11:13:00Z">
                  <w:rPr>
                    <w:ins w:id="2158" w:author="Michiel Verhoef" w:date="2015-05-13T11:11:00Z"/>
                    <w:lang w:eastAsia="nl-NL"/>
                  </w:rPr>
                </w:rPrChange>
              </w:rPr>
            </w:pPr>
            <w:ins w:id="2159" w:author="Michiel Verhoef" w:date="2015-05-13T11:11:00Z">
              <w:r w:rsidRPr="00EB2BD1">
                <w:rPr>
                  <w:highlight w:val="lightGray"/>
                  <w:lang w:eastAsia="nl-NL"/>
                  <w:rPrChange w:id="2160" w:author="Michiel Verhoef" w:date="2015-05-13T11:13:00Z">
                    <w:rPr>
                      <w:lang w:eastAsia="nl-NL"/>
                    </w:rPr>
                  </w:rPrChange>
                </w:rPr>
                <w:t>o</w:t>
              </w:r>
            </w:ins>
          </w:p>
        </w:tc>
      </w:tr>
      <w:tr w:rsidR="00D072B4" w:rsidRPr="00C709C8" w14:paraId="4395B65A" w14:textId="77777777" w:rsidTr="00D44207">
        <w:trPr>
          <w:ins w:id="2161" w:author="Michiel Verhoef" w:date="2015-05-13T11:11:00Z"/>
        </w:trPr>
        <w:tc>
          <w:tcPr>
            <w:tcW w:w="4503" w:type="dxa"/>
          </w:tcPr>
          <w:p w14:paraId="2EF4BEA6" w14:textId="77777777" w:rsidR="00D072B4" w:rsidRPr="00EB2BD1" w:rsidRDefault="00D072B4" w:rsidP="00D44207">
            <w:pPr>
              <w:rPr>
                <w:ins w:id="2162" w:author="Michiel Verhoef" w:date="2015-05-13T11:11:00Z"/>
                <w:highlight w:val="lightGray"/>
                <w:lang w:eastAsia="nl-NL"/>
                <w:rPrChange w:id="2163" w:author="Michiel Verhoef" w:date="2015-05-13T11:13:00Z">
                  <w:rPr>
                    <w:ins w:id="2164" w:author="Michiel Verhoef" w:date="2015-05-13T11:11:00Z"/>
                    <w:lang w:eastAsia="nl-NL"/>
                  </w:rPr>
                </w:rPrChange>
              </w:rPr>
            </w:pPr>
            <w:ins w:id="2165" w:author="Michiel Verhoef" w:date="2015-05-13T11:11:00Z">
              <w:r w:rsidRPr="00EB2BD1">
                <w:rPr>
                  <w:highlight w:val="lightGray"/>
                  <w:lang w:eastAsia="nl-NL"/>
                  <w:rPrChange w:id="2166" w:author="Michiel Verhoef" w:date="2015-05-13T11:13:00Z">
                    <w:rPr>
                      <w:lang w:eastAsia="nl-NL"/>
                    </w:rPr>
                  </w:rPrChange>
                </w:rPr>
                <w:t>antwoord . object . opschorting</w:t>
              </w:r>
            </w:ins>
          </w:p>
        </w:tc>
        <w:tc>
          <w:tcPr>
            <w:tcW w:w="2835" w:type="dxa"/>
          </w:tcPr>
          <w:p w14:paraId="7E42A7DD" w14:textId="77777777" w:rsidR="00D072B4" w:rsidRPr="00EB2BD1" w:rsidRDefault="00D072B4" w:rsidP="00D44207">
            <w:pPr>
              <w:rPr>
                <w:ins w:id="2167" w:author="Michiel Verhoef" w:date="2015-05-13T11:11:00Z"/>
                <w:highlight w:val="lightGray"/>
                <w:lang w:eastAsia="nl-NL"/>
                <w:rPrChange w:id="2168" w:author="Michiel Verhoef" w:date="2015-05-13T11:13:00Z">
                  <w:rPr>
                    <w:ins w:id="2169" w:author="Michiel Verhoef" w:date="2015-05-13T11:11:00Z"/>
                    <w:lang w:eastAsia="nl-NL"/>
                  </w:rPr>
                </w:rPrChange>
              </w:rPr>
            </w:pPr>
            <w:ins w:id="2170" w:author="Michiel Verhoef" w:date="2015-05-13T11:11:00Z">
              <w:r w:rsidRPr="00EB2BD1">
                <w:rPr>
                  <w:highlight w:val="lightGray"/>
                  <w:lang w:eastAsia="nl-NL"/>
                  <w:rPrChange w:id="2171" w:author="Michiel Verhoef" w:date="2015-05-13T11:13:00Z">
                    <w:rPr>
                      <w:lang w:eastAsia="nl-NL"/>
                    </w:rPr>
                  </w:rPrChange>
                </w:rPr>
                <w:t>Opschorting (Groep attribuut)</w:t>
              </w:r>
            </w:ins>
          </w:p>
        </w:tc>
        <w:tc>
          <w:tcPr>
            <w:tcW w:w="1559" w:type="dxa"/>
          </w:tcPr>
          <w:p w14:paraId="5E2EC703" w14:textId="77777777" w:rsidR="00D072B4" w:rsidRPr="00EB2BD1" w:rsidRDefault="00D072B4" w:rsidP="00D44207">
            <w:pPr>
              <w:jc w:val="center"/>
              <w:rPr>
                <w:ins w:id="2172" w:author="Michiel Verhoef" w:date="2015-05-13T11:11:00Z"/>
                <w:highlight w:val="lightGray"/>
                <w:lang w:eastAsia="nl-NL"/>
                <w:rPrChange w:id="2173" w:author="Michiel Verhoef" w:date="2015-05-13T11:13:00Z">
                  <w:rPr>
                    <w:ins w:id="2174" w:author="Michiel Verhoef" w:date="2015-05-13T11:11:00Z"/>
                    <w:lang w:eastAsia="nl-NL"/>
                  </w:rPr>
                </w:rPrChange>
              </w:rPr>
            </w:pPr>
            <w:ins w:id="2175" w:author="Michiel Verhoef" w:date="2015-05-13T11:11:00Z">
              <w:r w:rsidRPr="00EB2BD1">
                <w:rPr>
                  <w:highlight w:val="lightGray"/>
                  <w:lang w:eastAsia="nl-NL"/>
                  <w:rPrChange w:id="2176" w:author="Michiel Verhoef" w:date="2015-05-13T11:13:00Z">
                    <w:rPr>
                      <w:lang w:eastAsia="nl-NL"/>
                    </w:rPr>
                  </w:rPrChange>
                </w:rPr>
                <w:t>0…N</w:t>
              </w:r>
            </w:ins>
          </w:p>
        </w:tc>
      </w:tr>
      <w:tr w:rsidR="00D072B4" w:rsidRPr="00C709C8" w14:paraId="456BA9D1" w14:textId="77777777" w:rsidTr="00D44207">
        <w:trPr>
          <w:ins w:id="2177" w:author="Michiel Verhoef" w:date="2015-05-13T11:11:00Z"/>
        </w:trPr>
        <w:tc>
          <w:tcPr>
            <w:tcW w:w="4503" w:type="dxa"/>
          </w:tcPr>
          <w:p w14:paraId="618162A0" w14:textId="77777777" w:rsidR="00D072B4" w:rsidRPr="00EB2BD1" w:rsidRDefault="00D072B4" w:rsidP="00D44207">
            <w:pPr>
              <w:rPr>
                <w:ins w:id="2178" w:author="Michiel Verhoef" w:date="2015-05-13T11:11:00Z"/>
                <w:highlight w:val="lightGray"/>
                <w:lang w:eastAsia="nl-NL"/>
                <w:rPrChange w:id="2179" w:author="Michiel Verhoef" w:date="2015-05-13T11:13:00Z">
                  <w:rPr>
                    <w:ins w:id="2180" w:author="Michiel Verhoef" w:date="2015-05-13T11:11:00Z"/>
                    <w:lang w:eastAsia="nl-NL"/>
                  </w:rPr>
                </w:rPrChange>
              </w:rPr>
            </w:pPr>
            <w:ins w:id="2181" w:author="Michiel Verhoef" w:date="2015-05-13T11:11:00Z">
              <w:r w:rsidRPr="00EB2BD1">
                <w:rPr>
                  <w:highlight w:val="lightGray"/>
                  <w:lang w:eastAsia="nl-NL"/>
                  <w:rPrChange w:id="2182" w:author="Michiel Verhoef" w:date="2015-05-13T11:13:00Z">
                    <w:rPr>
                      <w:lang w:eastAsia="nl-NL"/>
                    </w:rPr>
                  </w:rPrChange>
                </w:rPr>
                <w:t>antwoord . object . opschorting . indicatie</w:t>
              </w:r>
            </w:ins>
          </w:p>
        </w:tc>
        <w:tc>
          <w:tcPr>
            <w:tcW w:w="2835" w:type="dxa"/>
          </w:tcPr>
          <w:p w14:paraId="3BB17C5A" w14:textId="77777777" w:rsidR="00D072B4" w:rsidRPr="00EB2BD1" w:rsidRDefault="00D072B4" w:rsidP="00D44207">
            <w:pPr>
              <w:numPr>
                <w:ilvl w:val="0"/>
                <w:numId w:val="21"/>
              </w:numPr>
              <w:rPr>
                <w:ins w:id="2183" w:author="Michiel Verhoef" w:date="2015-05-13T11:11:00Z"/>
                <w:highlight w:val="lightGray"/>
                <w:lang w:eastAsia="nl-NL"/>
                <w:rPrChange w:id="2184" w:author="Michiel Verhoef" w:date="2015-05-13T11:13:00Z">
                  <w:rPr>
                    <w:ins w:id="2185" w:author="Michiel Verhoef" w:date="2015-05-13T11:11:00Z"/>
                    <w:lang w:eastAsia="nl-NL"/>
                  </w:rPr>
                </w:rPrChange>
              </w:rPr>
            </w:pPr>
            <w:ins w:id="2186" w:author="Michiel Verhoef" w:date="2015-05-13T11:11:00Z">
              <w:r w:rsidRPr="00EB2BD1">
                <w:rPr>
                  <w:highlight w:val="lightGray"/>
                  <w:lang w:eastAsia="nl-NL"/>
                  <w:rPrChange w:id="2187" w:author="Michiel Verhoef" w:date="2015-05-13T11:13:00Z">
                    <w:rPr>
                      <w:lang w:eastAsia="nl-NL"/>
                    </w:rPr>
                  </w:rPrChange>
                </w:rPr>
                <w:t>Indicatie opschorting</w:t>
              </w:r>
            </w:ins>
          </w:p>
        </w:tc>
        <w:tc>
          <w:tcPr>
            <w:tcW w:w="1559" w:type="dxa"/>
          </w:tcPr>
          <w:p w14:paraId="22FC5593" w14:textId="77777777" w:rsidR="00D072B4" w:rsidRPr="00EB2BD1" w:rsidRDefault="00D072B4" w:rsidP="00D44207">
            <w:pPr>
              <w:jc w:val="center"/>
              <w:rPr>
                <w:ins w:id="2188" w:author="Michiel Verhoef" w:date="2015-05-13T11:11:00Z"/>
                <w:highlight w:val="lightGray"/>
                <w:lang w:eastAsia="nl-NL"/>
                <w:rPrChange w:id="2189" w:author="Michiel Verhoef" w:date="2015-05-13T11:13:00Z">
                  <w:rPr>
                    <w:ins w:id="2190" w:author="Michiel Verhoef" w:date="2015-05-13T11:11:00Z"/>
                    <w:lang w:eastAsia="nl-NL"/>
                  </w:rPr>
                </w:rPrChange>
              </w:rPr>
            </w:pPr>
            <w:ins w:id="2191" w:author="Michiel Verhoef" w:date="2015-05-13T11:11:00Z">
              <w:r w:rsidRPr="00EB2BD1">
                <w:rPr>
                  <w:highlight w:val="lightGray"/>
                  <w:lang w:eastAsia="nl-NL"/>
                  <w:rPrChange w:id="2192" w:author="Michiel Verhoef" w:date="2015-05-13T11:13:00Z">
                    <w:rPr>
                      <w:lang w:eastAsia="nl-NL"/>
                    </w:rPr>
                  </w:rPrChange>
                </w:rPr>
                <w:t>v*</w:t>
              </w:r>
            </w:ins>
          </w:p>
        </w:tc>
      </w:tr>
      <w:tr w:rsidR="00D072B4" w:rsidRPr="00C709C8" w14:paraId="6E629305" w14:textId="77777777" w:rsidTr="00D44207">
        <w:trPr>
          <w:ins w:id="2193" w:author="Michiel Verhoef" w:date="2015-05-13T11:11:00Z"/>
        </w:trPr>
        <w:tc>
          <w:tcPr>
            <w:tcW w:w="4503" w:type="dxa"/>
          </w:tcPr>
          <w:p w14:paraId="4E5E805B" w14:textId="77777777" w:rsidR="00D072B4" w:rsidRPr="00EB2BD1" w:rsidRDefault="00D072B4" w:rsidP="00D44207">
            <w:pPr>
              <w:rPr>
                <w:ins w:id="2194" w:author="Michiel Verhoef" w:date="2015-05-13T11:11:00Z"/>
                <w:highlight w:val="lightGray"/>
                <w:lang w:eastAsia="nl-NL"/>
                <w:rPrChange w:id="2195" w:author="Michiel Verhoef" w:date="2015-05-13T11:13:00Z">
                  <w:rPr>
                    <w:ins w:id="2196" w:author="Michiel Verhoef" w:date="2015-05-13T11:11:00Z"/>
                    <w:lang w:eastAsia="nl-NL"/>
                  </w:rPr>
                </w:rPrChange>
              </w:rPr>
            </w:pPr>
            <w:ins w:id="2197" w:author="Michiel Verhoef" w:date="2015-05-13T11:11:00Z">
              <w:r w:rsidRPr="00EB2BD1">
                <w:rPr>
                  <w:highlight w:val="lightGray"/>
                  <w:lang w:eastAsia="nl-NL"/>
                  <w:rPrChange w:id="2198" w:author="Michiel Verhoef" w:date="2015-05-13T11:13:00Z">
                    <w:rPr>
                      <w:lang w:eastAsia="nl-NL"/>
                    </w:rPr>
                  </w:rPrChange>
                </w:rPr>
                <w:t>antwoord . object . opschorting . reden</w:t>
              </w:r>
            </w:ins>
          </w:p>
        </w:tc>
        <w:tc>
          <w:tcPr>
            <w:tcW w:w="2835" w:type="dxa"/>
          </w:tcPr>
          <w:p w14:paraId="1A6EFD33" w14:textId="77777777" w:rsidR="00D072B4" w:rsidRPr="00EB2BD1" w:rsidRDefault="00D072B4" w:rsidP="00D44207">
            <w:pPr>
              <w:numPr>
                <w:ilvl w:val="0"/>
                <w:numId w:val="21"/>
              </w:numPr>
              <w:rPr>
                <w:ins w:id="2199" w:author="Michiel Verhoef" w:date="2015-05-13T11:11:00Z"/>
                <w:highlight w:val="lightGray"/>
                <w:lang w:eastAsia="nl-NL"/>
                <w:rPrChange w:id="2200" w:author="Michiel Verhoef" w:date="2015-05-13T11:13:00Z">
                  <w:rPr>
                    <w:ins w:id="2201" w:author="Michiel Verhoef" w:date="2015-05-13T11:11:00Z"/>
                    <w:lang w:eastAsia="nl-NL"/>
                  </w:rPr>
                </w:rPrChange>
              </w:rPr>
            </w:pPr>
            <w:ins w:id="2202" w:author="Michiel Verhoef" w:date="2015-05-13T11:11:00Z">
              <w:r w:rsidRPr="00EB2BD1">
                <w:rPr>
                  <w:highlight w:val="lightGray"/>
                  <w:lang w:eastAsia="nl-NL"/>
                  <w:rPrChange w:id="2203" w:author="Michiel Verhoef" w:date="2015-05-13T11:13:00Z">
                    <w:rPr>
                      <w:lang w:eastAsia="nl-NL"/>
                    </w:rPr>
                  </w:rPrChange>
                </w:rPr>
                <w:t>Reden opschorting</w:t>
              </w:r>
            </w:ins>
          </w:p>
        </w:tc>
        <w:tc>
          <w:tcPr>
            <w:tcW w:w="1559" w:type="dxa"/>
          </w:tcPr>
          <w:p w14:paraId="2EF454B6" w14:textId="77777777" w:rsidR="00D072B4" w:rsidRPr="00EB2BD1" w:rsidRDefault="00D072B4" w:rsidP="00D44207">
            <w:pPr>
              <w:jc w:val="center"/>
              <w:rPr>
                <w:ins w:id="2204" w:author="Michiel Verhoef" w:date="2015-05-13T11:11:00Z"/>
                <w:highlight w:val="lightGray"/>
                <w:lang w:eastAsia="nl-NL"/>
                <w:rPrChange w:id="2205" w:author="Michiel Verhoef" w:date="2015-05-13T11:13:00Z">
                  <w:rPr>
                    <w:ins w:id="2206" w:author="Michiel Verhoef" w:date="2015-05-13T11:11:00Z"/>
                    <w:lang w:eastAsia="nl-NL"/>
                  </w:rPr>
                </w:rPrChange>
              </w:rPr>
            </w:pPr>
            <w:ins w:id="2207" w:author="Michiel Verhoef" w:date="2015-05-13T11:11:00Z">
              <w:r w:rsidRPr="00EB2BD1">
                <w:rPr>
                  <w:highlight w:val="lightGray"/>
                  <w:lang w:eastAsia="nl-NL"/>
                  <w:rPrChange w:id="2208" w:author="Michiel Verhoef" w:date="2015-05-13T11:13:00Z">
                    <w:rPr>
                      <w:lang w:eastAsia="nl-NL"/>
                    </w:rPr>
                  </w:rPrChange>
                </w:rPr>
                <w:t>v*</w:t>
              </w:r>
            </w:ins>
          </w:p>
        </w:tc>
      </w:tr>
      <w:tr w:rsidR="00D072B4" w:rsidRPr="00C709C8" w14:paraId="05F59B54" w14:textId="77777777" w:rsidTr="00D44207">
        <w:trPr>
          <w:ins w:id="2209" w:author="Michiel Verhoef" w:date="2015-05-13T11:11:00Z"/>
        </w:trPr>
        <w:tc>
          <w:tcPr>
            <w:tcW w:w="4503" w:type="dxa"/>
          </w:tcPr>
          <w:p w14:paraId="56AF1CE7" w14:textId="77777777" w:rsidR="00D072B4" w:rsidRPr="00EB2BD1" w:rsidRDefault="00D072B4" w:rsidP="00D44207">
            <w:pPr>
              <w:rPr>
                <w:ins w:id="2210" w:author="Michiel Verhoef" w:date="2015-05-13T11:11:00Z"/>
                <w:highlight w:val="lightGray"/>
                <w:lang w:eastAsia="nl-NL"/>
                <w:rPrChange w:id="2211" w:author="Michiel Verhoef" w:date="2015-05-13T11:13:00Z">
                  <w:rPr>
                    <w:ins w:id="2212" w:author="Michiel Verhoef" w:date="2015-05-13T11:11:00Z"/>
                    <w:lang w:eastAsia="nl-NL"/>
                  </w:rPr>
                </w:rPrChange>
              </w:rPr>
            </w:pPr>
            <w:ins w:id="2213" w:author="Michiel Verhoef" w:date="2015-05-13T11:11:00Z">
              <w:r w:rsidRPr="00EB2BD1">
                <w:rPr>
                  <w:highlight w:val="lightGray"/>
                  <w:lang w:eastAsia="nl-NL"/>
                  <w:rPrChange w:id="2214" w:author="Michiel Verhoef" w:date="2015-05-13T11:13:00Z">
                    <w:rPr>
                      <w:lang w:eastAsia="nl-NL"/>
                    </w:rPr>
                  </w:rPrChange>
                </w:rPr>
                <w:t>antwoord . object . verlenging</w:t>
              </w:r>
            </w:ins>
          </w:p>
        </w:tc>
        <w:tc>
          <w:tcPr>
            <w:tcW w:w="2835" w:type="dxa"/>
          </w:tcPr>
          <w:p w14:paraId="16F4ADF3" w14:textId="77777777" w:rsidR="00D072B4" w:rsidRPr="00EB2BD1" w:rsidRDefault="00D072B4" w:rsidP="00D44207">
            <w:pPr>
              <w:rPr>
                <w:ins w:id="2215" w:author="Michiel Verhoef" w:date="2015-05-13T11:11:00Z"/>
                <w:highlight w:val="lightGray"/>
                <w:lang w:eastAsia="nl-NL"/>
                <w:rPrChange w:id="2216" w:author="Michiel Verhoef" w:date="2015-05-13T11:13:00Z">
                  <w:rPr>
                    <w:ins w:id="2217" w:author="Michiel Verhoef" w:date="2015-05-13T11:11:00Z"/>
                    <w:lang w:eastAsia="nl-NL"/>
                  </w:rPr>
                </w:rPrChange>
              </w:rPr>
            </w:pPr>
            <w:ins w:id="2218" w:author="Michiel Verhoef" w:date="2015-05-13T11:11:00Z">
              <w:r w:rsidRPr="00EB2BD1">
                <w:rPr>
                  <w:highlight w:val="lightGray"/>
                  <w:lang w:eastAsia="nl-NL"/>
                  <w:rPrChange w:id="2219" w:author="Michiel Verhoef" w:date="2015-05-13T11:13:00Z">
                    <w:rPr>
                      <w:lang w:eastAsia="nl-NL"/>
                    </w:rPr>
                  </w:rPrChange>
                </w:rPr>
                <w:t>Verlenging (Groep attribuut)</w:t>
              </w:r>
            </w:ins>
          </w:p>
        </w:tc>
        <w:tc>
          <w:tcPr>
            <w:tcW w:w="1559" w:type="dxa"/>
          </w:tcPr>
          <w:p w14:paraId="43C2098F" w14:textId="77777777" w:rsidR="00D072B4" w:rsidRPr="00EB2BD1" w:rsidRDefault="00D072B4" w:rsidP="00D44207">
            <w:pPr>
              <w:jc w:val="center"/>
              <w:rPr>
                <w:ins w:id="2220" w:author="Michiel Verhoef" w:date="2015-05-13T11:11:00Z"/>
                <w:highlight w:val="lightGray"/>
                <w:lang w:eastAsia="nl-NL"/>
                <w:rPrChange w:id="2221" w:author="Michiel Verhoef" w:date="2015-05-13T11:13:00Z">
                  <w:rPr>
                    <w:ins w:id="2222" w:author="Michiel Verhoef" w:date="2015-05-13T11:11:00Z"/>
                    <w:lang w:eastAsia="nl-NL"/>
                  </w:rPr>
                </w:rPrChange>
              </w:rPr>
            </w:pPr>
            <w:ins w:id="2223" w:author="Michiel Verhoef" w:date="2015-05-13T11:11:00Z">
              <w:r w:rsidRPr="00EB2BD1">
                <w:rPr>
                  <w:highlight w:val="lightGray"/>
                  <w:lang w:eastAsia="nl-NL"/>
                  <w:rPrChange w:id="2224" w:author="Michiel Verhoef" w:date="2015-05-13T11:13:00Z">
                    <w:rPr>
                      <w:lang w:eastAsia="nl-NL"/>
                    </w:rPr>
                  </w:rPrChange>
                </w:rPr>
                <w:t>0..N</w:t>
              </w:r>
            </w:ins>
          </w:p>
        </w:tc>
      </w:tr>
      <w:tr w:rsidR="00D072B4" w:rsidRPr="00C709C8" w14:paraId="3D94BB33" w14:textId="77777777" w:rsidTr="00D44207">
        <w:trPr>
          <w:ins w:id="2225" w:author="Michiel Verhoef" w:date="2015-05-13T11:11:00Z"/>
        </w:trPr>
        <w:tc>
          <w:tcPr>
            <w:tcW w:w="4503" w:type="dxa"/>
          </w:tcPr>
          <w:p w14:paraId="3A5499F7" w14:textId="77777777" w:rsidR="00D072B4" w:rsidRPr="00EB2BD1" w:rsidRDefault="00D072B4" w:rsidP="00D44207">
            <w:pPr>
              <w:rPr>
                <w:ins w:id="2226" w:author="Michiel Verhoef" w:date="2015-05-13T11:11:00Z"/>
                <w:highlight w:val="lightGray"/>
                <w:lang w:eastAsia="nl-NL"/>
                <w:rPrChange w:id="2227" w:author="Michiel Verhoef" w:date="2015-05-13T11:13:00Z">
                  <w:rPr>
                    <w:ins w:id="2228" w:author="Michiel Verhoef" w:date="2015-05-13T11:11:00Z"/>
                    <w:lang w:eastAsia="nl-NL"/>
                  </w:rPr>
                </w:rPrChange>
              </w:rPr>
            </w:pPr>
            <w:ins w:id="2229" w:author="Michiel Verhoef" w:date="2015-05-13T11:11:00Z">
              <w:r w:rsidRPr="00EB2BD1">
                <w:rPr>
                  <w:highlight w:val="lightGray"/>
                  <w:lang w:eastAsia="nl-NL"/>
                  <w:rPrChange w:id="2230" w:author="Michiel Verhoef" w:date="2015-05-13T11:13:00Z">
                    <w:rPr>
                      <w:lang w:eastAsia="nl-NL"/>
                    </w:rPr>
                  </w:rPrChange>
                </w:rPr>
                <w:t>antwoord . object . verlenging . duur</w:t>
              </w:r>
            </w:ins>
          </w:p>
        </w:tc>
        <w:tc>
          <w:tcPr>
            <w:tcW w:w="2835" w:type="dxa"/>
          </w:tcPr>
          <w:p w14:paraId="5AA37843" w14:textId="77777777" w:rsidR="00D072B4" w:rsidRPr="00EB2BD1" w:rsidRDefault="00D072B4" w:rsidP="00D44207">
            <w:pPr>
              <w:numPr>
                <w:ilvl w:val="0"/>
                <w:numId w:val="21"/>
              </w:numPr>
              <w:rPr>
                <w:ins w:id="2231" w:author="Michiel Verhoef" w:date="2015-05-13T11:11:00Z"/>
                <w:highlight w:val="lightGray"/>
                <w:lang w:eastAsia="nl-NL"/>
                <w:rPrChange w:id="2232" w:author="Michiel Verhoef" w:date="2015-05-13T11:13:00Z">
                  <w:rPr>
                    <w:ins w:id="2233" w:author="Michiel Verhoef" w:date="2015-05-13T11:11:00Z"/>
                    <w:lang w:eastAsia="nl-NL"/>
                  </w:rPr>
                </w:rPrChange>
              </w:rPr>
            </w:pPr>
            <w:ins w:id="2234" w:author="Michiel Verhoef" w:date="2015-05-13T11:11:00Z">
              <w:r w:rsidRPr="00EB2BD1">
                <w:rPr>
                  <w:highlight w:val="lightGray"/>
                  <w:lang w:eastAsia="nl-NL"/>
                  <w:rPrChange w:id="2235" w:author="Michiel Verhoef" w:date="2015-05-13T11:13:00Z">
                    <w:rPr>
                      <w:lang w:eastAsia="nl-NL"/>
                    </w:rPr>
                  </w:rPrChange>
                </w:rPr>
                <w:t>Duur verlenging</w:t>
              </w:r>
            </w:ins>
          </w:p>
        </w:tc>
        <w:tc>
          <w:tcPr>
            <w:tcW w:w="1559" w:type="dxa"/>
          </w:tcPr>
          <w:p w14:paraId="4C4992E2" w14:textId="77777777" w:rsidR="00D072B4" w:rsidRPr="00EB2BD1" w:rsidRDefault="00D072B4" w:rsidP="00D44207">
            <w:pPr>
              <w:jc w:val="center"/>
              <w:rPr>
                <w:ins w:id="2236" w:author="Michiel Verhoef" w:date="2015-05-13T11:11:00Z"/>
                <w:highlight w:val="lightGray"/>
                <w:lang w:eastAsia="nl-NL"/>
                <w:rPrChange w:id="2237" w:author="Michiel Verhoef" w:date="2015-05-13T11:13:00Z">
                  <w:rPr>
                    <w:ins w:id="2238" w:author="Michiel Verhoef" w:date="2015-05-13T11:11:00Z"/>
                    <w:lang w:eastAsia="nl-NL"/>
                  </w:rPr>
                </w:rPrChange>
              </w:rPr>
            </w:pPr>
            <w:ins w:id="2239" w:author="Michiel Verhoef" w:date="2015-05-13T11:11:00Z">
              <w:r w:rsidRPr="00EB2BD1">
                <w:rPr>
                  <w:highlight w:val="lightGray"/>
                  <w:lang w:eastAsia="nl-NL"/>
                  <w:rPrChange w:id="2240" w:author="Michiel Verhoef" w:date="2015-05-13T11:13:00Z">
                    <w:rPr>
                      <w:lang w:eastAsia="nl-NL"/>
                    </w:rPr>
                  </w:rPrChange>
                </w:rPr>
                <w:t>v*</w:t>
              </w:r>
            </w:ins>
          </w:p>
        </w:tc>
      </w:tr>
      <w:tr w:rsidR="00D072B4" w:rsidRPr="00C709C8" w14:paraId="3AE2E43E" w14:textId="77777777" w:rsidTr="00D44207">
        <w:trPr>
          <w:ins w:id="2241" w:author="Michiel Verhoef" w:date="2015-05-13T11:11:00Z"/>
        </w:trPr>
        <w:tc>
          <w:tcPr>
            <w:tcW w:w="4503" w:type="dxa"/>
          </w:tcPr>
          <w:p w14:paraId="0DDE57DE" w14:textId="77777777" w:rsidR="00D072B4" w:rsidRPr="00EB2BD1" w:rsidRDefault="00D072B4" w:rsidP="00D44207">
            <w:pPr>
              <w:rPr>
                <w:ins w:id="2242" w:author="Michiel Verhoef" w:date="2015-05-13T11:11:00Z"/>
                <w:highlight w:val="lightGray"/>
                <w:lang w:eastAsia="nl-NL"/>
                <w:rPrChange w:id="2243" w:author="Michiel Verhoef" w:date="2015-05-13T11:13:00Z">
                  <w:rPr>
                    <w:ins w:id="2244" w:author="Michiel Verhoef" w:date="2015-05-13T11:11:00Z"/>
                    <w:lang w:eastAsia="nl-NL"/>
                  </w:rPr>
                </w:rPrChange>
              </w:rPr>
            </w:pPr>
            <w:ins w:id="2245" w:author="Michiel Verhoef" w:date="2015-05-13T11:11:00Z">
              <w:r w:rsidRPr="00EB2BD1">
                <w:rPr>
                  <w:highlight w:val="lightGray"/>
                  <w:lang w:eastAsia="nl-NL"/>
                  <w:rPrChange w:id="2246" w:author="Michiel Verhoef" w:date="2015-05-13T11:13:00Z">
                    <w:rPr>
                      <w:lang w:eastAsia="nl-NL"/>
                    </w:rPr>
                  </w:rPrChange>
                </w:rPr>
                <w:t>antwoord . object . verlenging . reden</w:t>
              </w:r>
            </w:ins>
          </w:p>
        </w:tc>
        <w:tc>
          <w:tcPr>
            <w:tcW w:w="2835" w:type="dxa"/>
          </w:tcPr>
          <w:p w14:paraId="25DD85F0" w14:textId="77777777" w:rsidR="00D072B4" w:rsidRPr="00EB2BD1" w:rsidRDefault="00D072B4" w:rsidP="00D44207">
            <w:pPr>
              <w:numPr>
                <w:ilvl w:val="0"/>
                <w:numId w:val="21"/>
              </w:numPr>
              <w:rPr>
                <w:ins w:id="2247" w:author="Michiel Verhoef" w:date="2015-05-13T11:11:00Z"/>
                <w:highlight w:val="lightGray"/>
                <w:lang w:eastAsia="nl-NL"/>
                <w:rPrChange w:id="2248" w:author="Michiel Verhoef" w:date="2015-05-13T11:13:00Z">
                  <w:rPr>
                    <w:ins w:id="2249" w:author="Michiel Verhoef" w:date="2015-05-13T11:11:00Z"/>
                    <w:lang w:eastAsia="nl-NL"/>
                  </w:rPr>
                </w:rPrChange>
              </w:rPr>
            </w:pPr>
            <w:ins w:id="2250" w:author="Michiel Verhoef" w:date="2015-05-13T11:11:00Z">
              <w:r w:rsidRPr="00EB2BD1">
                <w:rPr>
                  <w:highlight w:val="lightGray"/>
                  <w:lang w:eastAsia="nl-NL"/>
                  <w:rPrChange w:id="2251" w:author="Michiel Verhoef" w:date="2015-05-13T11:13:00Z">
                    <w:rPr>
                      <w:lang w:eastAsia="nl-NL"/>
                    </w:rPr>
                  </w:rPrChange>
                </w:rPr>
                <w:t>Rede verlenging</w:t>
              </w:r>
            </w:ins>
          </w:p>
        </w:tc>
        <w:tc>
          <w:tcPr>
            <w:tcW w:w="1559" w:type="dxa"/>
          </w:tcPr>
          <w:p w14:paraId="3E681B0F" w14:textId="77777777" w:rsidR="00D072B4" w:rsidRPr="00EB2BD1" w:rsidRDefault="00D072B4" w:rsidP="00D44207">
            <w:pPr>
              <w:jc w:val="center"/>
              <w:rPr>
                <w:ins w:id="2252" w:author="Michiel Verhoef" w:date="2015-05-13T11:11:00Z"/>
                <w:highlight w:val="lightGray"/>
                <w:lang w:eastAsia="nl-NL"/>
                <w:rPrChange w:id="2253" w:author="Michiel Verhoef" w:date="2015-05-13T11:13:00Z">
                  <w:rPr>
                    <w:ins w:id="2254" w:author="Michiel Verhoef" w:date="2015-05-13T11:11:00Z"/>
                    <w:lang w:eastAsia="nl-NL"/>
                  </w:rPr>
                </w:rPrChange>
              </w:rPr>
            </w:pPr>
            <w:ins w:id="2255" w:author="Michiel Verhoef" w:date="2015-05-13T11:11:00Z">
              <w:r w:rsidRPr="00EB2BD1">
                <w:rPr>
                  <w:highlight w:val="lightGray"/>
                  <w:lang w:eastAsia="nl-NL"/>
                  <w:rPrChange w:id="2256" w:author="Michiel Verhoef" w:date="2015-05-13T11:13:00Z">
                    <w:rPr>
                      <w:lang w:eastAsia="nl-NL"/>
                    </w:rPr>
                  </w:rPrChange>
                </w:rPr>
                <w:t>v*</w:t>
              </w:r>
            </w:ins>
          </w:p>
        </w:tc>
      </w:tr>
      <w:tr w:rsidR="00D072B4" w:rsidRPr="00C709C8" w14:paraId="375C4B30" w14:textId="77777777" w:rsidTr="00D44207">
        <w:trPr>
          <w:ins w:id="2257" w:author="Michiel Verhoef" w:date="2015-05-13T11:11:00Z"/>
        </w:trPr>
        <w:tc>
          <w:tcPr>
            <w:tcW w:w="4503" w:type="dxa"/>
          </w:tcPr>
          <w:p w14:paraId="2D5AF78A" w14:textId="77777777" w:rsidR="00D072B4" w:rsidRPr="00EB2BD1" w:rsidRDefault="00D072B4" w:rsidP="00D44207">
            <w:pPr>
              <w:rPr>
                <w:ins w:id="2258" w:author="Michiel Verhoef" w:date="2015-05-13T11:11:00Z"/>
                <w:highlight w:val="lightGray"/>
                <w:lang w:eastAsia="nl-NL"/>
                <w:rPrChange w:id="2259" w:author="Michiel Verhoef" w:date="2015-05-13T11:13:00Z">
                  <w:rPr>
                    <w:ins w:id="2260" w:author="Michiel Verhoef" w:date="2015-05-13T11:11:00Z"/>
                    <w:lang w:eastAsia="nl-NL"/>
                  </w:rPr>
                </w:rPrChange>
              </w:rPr>
            </w:pPr>
            <w:ins w:id="2261" w:author="Michiel Verhoef" w:date="2015-05-13T11:11:00Z">
              <w:r w:rsidRPr="00EB2BD1">
                <w:rPr>
                  <w:highlight w:val="lightGray"/>
                  <w:lang w:eastAsia="nl-NL"/>
                  <w:rPrChange w:id="2262" w:author="Michiel Verhoef" w:date="2015-05-13T11:13:00Z">
                    <w:rPr>
                      <w:lang w:eastAsia="nl-NL"/>
                    </w:rPr>
                  </w:rPrChange>
                </w:rPr>
                <w:t>antwoord . object . anderZaakObject</w:t>
              </w:r>
            </w:ins>
          </w:p>
        </w:tc>
        <w:tc>
          <w:tcPr>
            <w:tcW w:w="2835" w:type="dxa"/>
          </w:tcPr>
          <w:p w14:paraId="15D73AE2" w14:textId="77777777" w:rsidR="00D072B4" w:rsidRPr="00EB2BD1" w:rsidRDefault="00D072B4" w:rsidP="00D44207">
            <w:pPr>
              <w:rPr>
                <w:ins w:id="2263" w:author="Michiel Verhoef" w:date="2015-05-13T11:11:00Z"/>
                <w:highlight w:val="lightGray"/>
                <w:lang w:eastAsia="nl-NL"/>
                <w:rPrChange w:id="2264" w:author="Michiel Verhoef" w:date="2015-05-13T11:13:00Z">
                  <w:rPr>
                    <w:ins w:id="2265" w:author="Michiel Verhoef" w:date="2015-05-13T11:11:00Z"/>
                    <w:lang w:eastAsia="nl-NL"/>
                  </w:rPr>
                </w:rPrChange>
              </w:rPr>
            </w:pPr>
            <w:ins w:id="2266" w:author="Michiel Verhoef" w:date="2015-05-13T11:11:00Z">
              <w:r w:rsidRPr="00EB2BD1">
                <w:rPr>
                  <w:highlight w:val="lightGray"/>
                  <w:lang w:eastAsia="nl-NL"/>
                  <w:rPrChange w:id="2267" w:author="Michiel Verhoef" w:date="2015-05-13T11:13:00Z">
                    <w:rPr>
                      <w:lang w:eastAsia="nl-NL"/>
                    </w:rPr>
                  </w:rPrChange>
                </w:rPr>
                <w:t>Ander zaakobject (Groep attribuut)</w:t>
              </w:r>
            </w:ins>
          </w:p>
        </w:tc>
        <w:tc>
          <w:tcPr>
            <w:tcW w:w="1559" w:type="dxa"/>
          </w:tcPr>
          <w:p w14:paraId="7CFAAA18" w14:textId="77777777" w:rsidR="00D072B4" w:rsidRPr="00EB2BD1" w:rsidRDefault="00D072B4" w:rsidP="00D44207">
            <w:pPr>
              <w:jc w:val="center"/>
              <w:rPr>
                <w:ins w:id="2268" w:author="Michiel Verhoef" w:date="2015-05-13T11:11:00Z"/>
                <w:highlight w:val="lightGray"/>
                <w:lang w:eastAsia="nl-NL"/>
                <w:rPrChange w:id="2269" w:author="Michiel Verhoef" w:date="2015-05-13T11:13:00Z">
                  <w:rPr>
                    <w:ins w:id="2270" w:author="Michiel Verhoef" w:date="2015-05-13T11:11:00Z"/>
                    <w:lang w:eastAsia="nl-NL"/>
                  </w:rPr>
                </w:rPrChange>
              </w:rPr>
            </w:pPr>
            <w:ins w:id="2271" w:author="Michiel Verhoef" w:date="2015-05-13T11:11:00Z">
              <w:r w:rsidRPr="00EB2BD1">
                <w:rPr>
                  <w:highlight w:val="lightGray"/>
                  <w:lang w:eastAsia="nl-NL"/>
                  <w:rPrChange w:id="2272" w:author="Michiel Verhoef" w:date="2015-05-13T11:13:00Z">
                    <w:rPr>
                      <w:lang w:eastAsia="nl-NL"/>
                    </w:rPr>
                  </w:rPrChange>
                </w:rPr>
                <w:t>0..N</w:t>
              </w:r>
            </w:ins>
          </w:p>
        </w:tc>
      </w:tr>
      <w:tr w:rsidR="00D072B4" w:rsidRPr="00C709C8" w14:paraId="022B222A" w14:textId="77777777" w:rsidTr="00D44207">
        <w:trPr>
          <w:ins w:id="2273" w:author="Michiel Verhoef" w:date="2015-05-13T11:11:00Z"/>
        </w:trPr>
        <w:tc>
          <w:tcPr>
            <w:tcW w:w="4503" w:type="dxa"/>
          </w:tcPr>
          <w:p w14:paraId="6ABD3CA3" w14:textId="77777777" w:rsidR="00D072B4" w:rsidRPr="00EB2BD1" w:rsidRDefault="00D072B4" w:rsidP="00D44207">
            <w:pPr>
              <w:rPr>
                <w:ins w:id="2274" w:author="Michiel Verhoef" w:date="2015-05-13T11:11:00Z"/>
                <w:b/>
                <w:highlight w:val="lightGray"/>
                <w:lang w:eastAsia="nl-NL"/>
                <w:rPrChange w:id="2275" w:author="Michiel Verhoef" w:date="2015-05-13T11:13:00Z">
                  <w:rPr>
                    <w:ins w:id="2276" w:author="Michiel Verhoef" w:date="2015-05-13T11:11:00Z"/>
                    <w:b/>
                    <w:lang w:eastAsia="nl-NL"/>
                  </w:rPr>
                </w:rPrChange>
              </w:rPr>
            </w:pPr>
            <w:ins w:id="2277" w:author="Michiel Verhoef" w:date="2015-05-13T11:11:00Z">
              <w:r w:rsidRPr="00EB2BD1">
                <w:rPr>
                  <w:highlight w:val="lightGray"/>
                  <w:lang w:eastAsia="nl-NL"/>
                  <w:rPrChange w:id="2278" w:author="Michiel Verhoef" w:date="2015-05-13T11:13:00Z">
                    <w:rPr>
                      <w:lang w:eastAsia="nl-NL"/>
                    </w:rPr>
                  </w:rPrChange>
                </w:rPr>
                <w:t>antwoord . object . anderZaakObject . omschrijving</w:t>
              </w:r>
            </w:ins>
          </w:p>
        </w:tc>
        <w:tc>
          <w:tcPr>
            <w:tcW w:w="2835" w:type="dxa"/>
          </w:tcPr>
          <w:p w14:paraId="78CC2F00" w14:textId="77777777" w:rsidR="00D072B4" w:rsidRPr="00EB2BD1" w:rsidRDefault="00D072B4" w:rsidP="00D44207">
            <w:pPr>
              <w:numPr>
                <w:ilvl w:val="0"/>
                <w:numId w:val="21"/>
              </w:numPr>
              <w:rPr>
                <w:ins w:id="2279" w:author="Michiel Verhoef" w:date="2015-05-13T11:11:00Z"/>
                <w:highlight w:val="lightGray"/>
                <w:lang w:eastAsia="nl-NL"/>
                <w:rPrChange w:id="2280" w:author="Michiel Verhoef" w:date="2015-05-13T11:13:00Z">
                  <w:rPr>
                    <w:ins w:id="2281" w:author="Michiel Verhoef" w:date="2015-05-13T11:11:00Z"/>
                    <w:lang w:eastAsia="nl-NL"/>
                  </w:rPr>
                </w:rPrChange>
              </w:rPr>
            </w:pPr>
            <w:ins w:id="2282" w:author="Michiel Verhoef" w:date="2015-05-13T11:11:00Z">
              <w:r w:rsidRPr="00EB2BD1">
                <w:rPr>
                  <w:highlight w:val="lightGray"/>
                  <w:lang w:eastAsia="nl-NL"/>
                  <w:rPrChange w:id="2283" w:author="Michiel Verhoef" w:date="2015-05-13T11:13:00Z">
                    <w:rPr>
                      <w:lang w:eastAsia="nl-NL"/>
                    </w:rPr>
                  </w:rPrChange>
                </w:rPr>
                <w:t>Ander zaakobject omschrijving</w:t>
              </w:r>
            </w:ins>
          </w:p>
        </w:tc>
        <w:tc>
          <w:tcPr>
            <w:tcW w:w="1559" w:type="dxa"/>
          </w:tcPr>
          <w:p w14:paraId="4C340185" w14:textId="77777777" w:rsidR="00D072B4" w:rsidRPr="00EB2BD1" w:rsidRDefault="00D072B4" w:rsidP="00D44207">
            <w:pPr>
              <w:jc w:val="center"/>
              <w:rPr>
                <w:ins w:id="2284" w:author="Michiel Verhoef" w:date="2015-05-13T11:11:00Z"/>
                <w:highlight w:val="lightGray"/>
                <w:lang w:eastAsia="nl-NL"/>
                <w:rPrChange w:id="2285" w:author="Michiel Verhoef" w:date="2015-05-13T11:13:00Z">
                  <w:rPr>
                    <w:ins w:id="2286" w:author="Michiel Verhoef" w:date="2015-05-13T11:11:00Z"/>
                    <w:lang w:eastAsia="nl-NL"/>
                  </w:rPr>
                </w:rPrChange>
              </w:rPr>
            </w:pPr>
            <w:ins w:id="2287" w:author="Michiel Verhoef" w:date="2015-05-13T11:11:00Z">
              <w:r w:rsidRPr="00EB2BD1">
                <w:rPr>
                  <w:highlight w:val="lightGray"/>
                  <w:lang w:eastAsia="nl-NL"/>
                  <w:rPrChange w:id="2288" w:author="Michiel Verhoef" w:date="2015-05-13T11:13:00Z">
                    <w:rPr>
                      <w:lang w:eastAsia="nl-NL"/>
                    </w:rPr>
                  </w:rPrChange>
                </w:rPr>
                <w:t>v*</w:t>
              </w:r>
            </w:ins>
          </w:p>
        </w:tc>
      </w:tr>
      <w:tr w:rsidR="00D072B4" w:rsidRPr="00C709C8" w14:paraId="34D18DE4" w14:textId="77777777" w:rsidTr="00D44207">
        <w:trPr>
          <w:ins w:id="2289" w:author="Michiel Verhoef" w:date="2015-05-13T11:11:00Z"/>
        </w:trPr>
        <w:tc>
          <w:tcPr>
            <w:tcW w:w="4503" w:type="dxa"/>
          </w:tcPr>
          <w:p w14:paraId="4BCA4660" w14:textId="77777777" w:rsidR="00D072B4" w:rsidRPr="00EB2BD1" w:rsidRDefault="00D072B4" w:rsidP="00D44207">
            <w:pPr>
              <w:rPr>
                <w:ins w:id="2290" w:author="Michiel Verhoef" w:date="2015-05-13T11:11:00Z"/>
                <w:highlight w:val="lightGray"/>
                <w:lang w:eastAsia="nl-NL"/>
                <w:rPrChange w:id="2291" w:author="Michiel Verhoef" w:date="2015-05-13T11:13:00Z">
                  <w:rPr>
                    <w:ins w:id="2292" w:author="Michiel Verhoef" w:date="2015-05-13T11:11:00Z"/>
                    <w:lang w:eastAsia="nl-NL"/>
                  </w:rPr>
                </w:rPrChange>
              </w:rPr>
            </w:pPr>
            <w:ins w:id="2293" w:author="Michiel Verhoef" w:date="2015-05-13T11:11:00Z">
              <w:r w:rsidRPr="00EB2BD1">
                <w:rPr>
                  <w:highlight w:val="lightGray"/>
                  <w:lang w:eastAsia="nl-NL"/>
                  <w:rPrChange w:id="2294" w:author="Michiel Verhoef" w:date="2015-05-13T11:13:00Z">
                    <w:rPr>
                      <w:lang w:eastAsia="nl-NL"/>
                    </w:rPr>
                  </w:rPrChange>
                </w:rPr>
                <w:t>antwoord . object . anderZaakObject . aanduiding</w:t>
              </w:r>
            </w:ins>
          </w:p>
        </w:tc>
        <w:tc>
          <w:tcPr>
            <w:tcW w:w="2835" w:type="dxa"/>
          </w:tcPr>
          <w:p w14:paraId="29FAB5A8" w14:textId="77777777" w:rsidR="00D072B4" w:rsidRPr="00EB2BD1" w:rsidRDefault="00D072B4" w:rsidP="00D44207">
            <w:pPr>
              <w:numPr>
                <w:ilvl w:val="0"/>
                <w:numId w:val="21"/>
              </w:numPr>
              <w:rPr>
                <w:ins w:id="2295" w:author="Michiel Verhoef" w:date="2015-05-13T11:11:00Z"/>
                <w:highlight w:val="lightGray"/>
                <w:lang w:eastAsia="nl-NL"/>
                <w:rPrChange w:id="2296" w:author="Michiel Verhoef" w:date="2015-05-13T11:13:00Z">
                  <w:rPr>
                    <w:ins w:id="2297" w:author="Michiel Verhoef" w:date="2015-05-13T11:11:00Z"/>
                    <w:lang w:eastAsia="nl-NL"/>
                  </w:rPr>
                </w:rPrChange>
              </w:rPr>
            </w:pPr>
            <w:ins w:id="2298" w:author="Michiel Verhoef" w:date="2015-05-13T11:11:00Z">
              <w:r w:rsidRPr="00EB2BD1">
                <w:rPr>
                  <w:highlight w:val="lightGray"/>
                  <w:lang w:eastAsia="nl-NL"/>
                  <w:rPrChange w:id="2299" w:author="Michiel Verhoef" w:date="2015-05-13T11:13:00Z">
                    <w:rPr>
                      <w:lang w:eastAsia="nl-NL"/>
                    </w:rPr>
                  </w:rPrChange>
                </w:rPr>
                <w:t>Ander zaakobject aanduiding</w:t>
              </w:r>
            </w:ins>
          </w:p>
        </w:tc>
        <w:tc>
          <w:tcPr>
            <w:tcW w:w="1559" w:type="dxa"/>
          </w:tcPr>
          <w:p w14:paraId="1217C447" w14:textId="77777777" w:rsidR="00D072B4" w:rsidRPr="00EB2BD1" w:rsidRDefault="00D072B4" w:rsidP="00D44207">
            <w:pPr>
              <w:jc w:val="center"/>
              <w:rPr>
                <w:ins w:id="2300" w:author="Michiel Verhoef" w:date="2015-05-13T11:11:00Z"/>
                <w:highlight w:val="lightGray"/>
                <w:lang w:eastAsia="nl-NL"/>
                <w:rPrChange w:id="2301" w:author="Michiel Verhoef" w:date="2015-05-13T11:13:00Z">
                  <w:rPr>
                    <w:ins w:id="2302" w:author="Michiel Verhoef" w:date="2015-05-13T11:11:00Z"/>
                    <w:lang w:eastAsia="nl-NL"/>
                  </w:rPr>
                </w:rPrChange>
              </w:rPr>
            </w:pPr>
            <w:ins w:id="2303" w:author="Michiel Verhoef" w:date="2015-05-13T11:11:00Z">
              <w:r w:rsidRPr="00EB2BD1">
                <w:rPr>
                  <w:highlight w:val="lightGray"/>
                  <w:lang w:eastAsia="nl-NL"/>
                  <w:rPrChange w:id="2304" w:author="Michiel Verhoef" w:date="2015-05-13T11:13:00Z">
                    <w:rPr>
                      <w:lang w:eastAsia="nl-NL"/>
                    </w:rPr>
                  </w:rPrChange>
                </w:rPr>
                <w:t>v*</w:t>
              </w:r>
            </w:ins>
          </w:p>
        </w:tc>
      </w:tr>
      <w:tr w:rsidR="00D072B4" w:rsidRPr="00C709C8" w14:paraId="798D36F1" w14:textId="77777777" w:rsidTr="00D44207">
        <w:trPr>
          <w:ins w:id="2305" w:author="Michiel Verhoef" w:date="2015-05-13T11:11:00Z"/>
        </w:trPr>
        <w:tc>
          <w:tcPr>
            <w:tcW w:w="4503" w:type="dxa"/>
          </w:tcPr>
          <w:p w14:paraId="663D4336" w14:textId="77777777" w:rsidR="00D072B4" w:rsidRPr="00EB2BD1" w:rsidRDefault="00D072B4" w:rsidP="00D44207">
            <w:pPr>
              <w:rPr>
                <w:ins w:id="2306" w:author="Michiel Verhoef" w:date="2015-05-13T11:11:00Z"/>
                <w:highlight w:val="lightGray"/>
                <w:lang w:eastAsia="nl-NL"/>
                <w:rPrChange w:id="2307" w:author="Michiel Verhoef" w:date="2015-05-13T11:13:00Z">
                  <w:rPr>
                    <w:ins w:id="2308" w:author="Michiel Verhoef" w:date="2015-05-13T11:11:00Z"/>
                    <w:lang w:eastAsia="nl-NL"/>
                  </w:rPr>
                </w:rPrChange>
              </w:rPr>
            </w:pPr>
            <w:ins w:id="2309" w:author="Michiel Verhoef" w:date="2015-05-13T11:11:00Z">
              <w:r w:rsidRPr="00EB2BD1">
                <w:rPr>
                  <w:highlight w:val="lightGray"/>
                  <w:lang w:eastAsia="nl-NL"/>
                  <w:rPrChange w:id="2310" w:author="Michiel Verhoef" w:date="2015-05-13T11:13:00Z">
                    <w:rPr>
                      <w:lang w:eastAsia="nl-NL"/>
                    </w:rPr>
                  </w:rPrChange>
                </w:rPr>
                <w:t>antwoord . object . anderZaakObject . lokatie</w:t>
              </w:r>
            </w:ins>
          </w:p>
        </w:tc>
        <w:tc>
          <w:tcPr>
            <w:tcW w:w="2835" w:type="dxa"/>
          </w:tcPr>
          <w:p w14:paraId="57485139" w14:textId="77777777" w:rsidR="00D072B4" w:rsidRPr="00EB2BD1" w:rsidRDefault="00D072B4" w:rsidP="00D44207">
            <w:pPr>
              <w:numPr>
                <w:ilvl w:val="0"/>
                <w:numId w:val="21"/>
              </w:numPr>
              <w:rPr>
                <w:ins w:id="2311" w:author="Michiel Verhoef" w:date="2015-05-13T11:11:00Z"/>
                <w:highlight w:val="lightGray"/>
                <w:lang w:eastAsia="nl-NL"/>
                <w:rPrChange w:id="2312" w:author="Michiel Verhoef" w:date="2015-05-13T11:13:00Z">
                  <w:rPr>
                    <w:ins w:id="2313" w:author="Michiel Verhoef" w:date="2015-05-13T11:11:00Z"/>
                    <w:lang w:eastAsia="nl-NL"/>
                  </w:rPr>
                </w:rPrChange>
              </w:rPr>
            </w:pPr>
            <w:ins w:id="2314" w:author="Michiel Verhoef" w:date="2015-05-13T11:11:00Z">
              <w:r w:rsidRPr="00EB2BD1">
                <w:rPr>
                  <w:highlight w:val="lightGray"/>
                  <w:lang w:eastAsia="nl-NL"/>
                  <w:rPrChange w:id="2315" w:author="Michiel Verhoef" w:date="2015-05-13T11:13:00Z">
                    <w:rPr>
                      <w:lang w:eastAsia="nl-NL"/>
                    </w:rPr>
                  </w:rPrChange>
                </w:rPr>
                <w:t>Ander zaakobject lokatie</w:t>
              </w:r>
            </w:ins>
          </w:p>
        </w:tc>
        <w:tc>
          <w:tcPr>
            <w:tcW w:w="1559" w:type="dxa"/>
          </w:tcPr>
          <w:p w14:paraId="0C60D30C" w14:textId="77777777" w:rsidR="00D072B4" w:rsidRPr="00EB2BD1" w:rsidRDefault="00D072B4" w:rsidP="00D44207">
            <w:pPr>
              <w:jc w:val="center"/>
              <w:rPr>
                <w:ins w:id="2316" w:author="Michiel Verhoef" w:date="2015-05-13T11:11:00Z"/>
                <w:highlight w:val="lightGray"/>
                <w:lang w:eastAsia="nl-NL"/>
                <w:rPrChange w:id="2317" w:author="Michiel Verhoef" w:date="2015-05-13T11:13:00Z">
                  <w:rPr>
                    <w:ins w:id="2318" w:author="Michiel Verhoef" w:date="2015-05-13T11:11:00Z"/>
                    <w:lang w:eastAsia="nl-NL"/>
                  </w:rPr>
                </w:rPrChange>
              </w:rPr>
            </w:pPr>
            <w:ins w:id="2319" w:author="Michiel Verhoef" w:date="2015-05-13T11:11:00Z">
              <w:r w:rsidRPr="00EB2BD1">
                <w:rPr>
                  <w:highlight w:val="lightGray"/>
                  <w:lang w:eastAsia="nl-NL"/>
                  <w:rPrChange w:id="2320" w:author="Michiel Verhoef" w:date="2015-05-13T11:13:00Z">
                    <w:rPr>
                      <w:lang w:eastAsia="nl-NL"/>
                    </w:rPr>
                  </w:rPrChange>
                </w:rPr>
                <w:t>v*</w:t>
              </w:r>
            </w:ins>
          </w:p>
        </w:tc>
      </w:tr>
      <w:tr w:rsidR="00D072B4" w:rsidRPr="00C709C8" w14:paraId="7C4C67A1" w14:textId="77777777" w:rsidTr="00D44207">
        <w:trPr>
          <w:ins w:id="2321" w:author="Michiel Verhoef" w:date="2015-05-13T11:11:00Z"/>
        </w:trPr>
        <w:tc>
          <w:tcPr>
            <w:tcW w:w="4503" w:type="dxa"/>
          </w:tcPr>
          <w:p w14:paraId="3981B59C" w14:textId="77777777" w:rsidR="00D072B4" w:rsidRPr="00EB2BD1" w:rsidRDefault="00D072B4" w:rsidP="00D44207">
            <w:pPr>
              <w:rPr>
                <w:ins w:id="2322" w:author="Michiel Verhoef" w:date="2015-05-13T11:11:00Z"/>
                <w:highlight w:val="lightGray"/>
                <w:lang w:eastAsia="nl-NL"/>
                <w:rPrChange w:id="2323" w:author="Michiel Verhoef" w:date="2015-05-13T11:13:00Z">
                  <w:rPr>
                    <w:ins w:id="2324" w:author="Michiel Verhoef" w:date="2015-05-13T11:11:00Z"/>
                    <w:lang w:eastAsia="nl-NL"/>
                  </w:rPr>
                </w:rPrChange>
              </w:rPr>
            </w:pPr>
            <w:ins w:id="2325" w:author="Michiel Verhoef" w:date="2015-05-13T11:11:00Z">
              <w:r w:rsidRPr="00EB2BD1">
                <w:rPr>
                  <w:highlight w:val="lightGray"/>
                  <w:lang w:eastAsia="nl-NL"/>
                  <w:rPrChange w:id="2326" w:author="Michiel Verhoef" w:date="2015-05-13T11:13:00Z">
                    <w:rPr>
                      <w:lang w:eastAsia="nl-NL"/>
                    </w:rPr>
                  </w:rPrChange>
                </w:rPr>
                <w:t>antwoord . object . anderZaakObject . registratie</w:t>
              </w:r>
            </w:ins>
          </w:p>
        </w:tc>
        <w:tc>
          <w:tcPr>
            <w:tcW w:w="2835" w:type="dxa"/>
          </w:tcPr>
          <w:p w14:paraId="4020F777" w14:textId="77777777" w:rsidR="00D072B4" w:rsidRPr="00EB2BD1" w:rsidRDefault="00D072B4" w:rsidP="00D44207">
            <w:pPr>
              <w:numPr>
                <w:ilvl w:val="0"/>
                <w:numId w:val="21"/>
              </w:numPr>
              <w:rPr>
                <w:ins w:id="2327" w:author="Michiel Verhoef" w:date="2015-05-13T11:11:00Z"/>
                <w:highlight w:val="lightGray"/>
                <w:lang w:eastAsia="nl-NL"/>
                <w:rPrChange w:id="2328" w:author="Michiel Verhoef" w:date="2015-05-13T11:13:00Z">
                  <w:rPr>
                    <w:ins w:id="2329" w:author="Michiel Verhoef" w:date="2015-05-13T11:11:00Z"/>
                    <w:lang w:eastAsia="nl-NL"/>
                  </w:rPr>
                </w:rPrChange>
              </w:rPr>
            </w:pPr>
            <w:ins w:id="2330" w:author="Michiel Verhoef" w:date="2015-05-13T11:11:00Z">
              <w:r w:rsidRPr="00EB2BD1">
                <w:rPr>
                  <w:highlight w:val="lightGray"/>
                  <w:lang w:eastAsia="nl-NL"/>
                  <w:rPrChange w:id="2331" w:author="Michiel Verhoef" w:date="2015-05-13T11:13:00Z">
                    <w:rPr>
                      <w:lang w:eastAsia="nl-NL"/>
                    </w:rPr>
                  </w:rPrChange>
                </w:rPr>
                <w:t>Ander zaakobject registratie</w:t>
              </w:r>
            </w:ins>
          </w:p>
        </w:tc>
        <w:tc>
          <w:tcPr>
            <w:tcW w:w="1559" w:type="dxa"/>
          </w:tcPr>
          <w:p w14:paraId="4BC2693F" w14:textId="77777777" w:rsidR="00D072B4" w:rsidRPr="00EB2BD1" w:rsidRDefault="00D072B4" w:rsidP="00D44207">
            <w:pPr>
              <w:jc w:val="center"/>
              <w:rPr>
                <w:ins w:id="2332" w:author="Michiel Verhoef" w:date="2015-05-13T11:11:00Z"/>
                <w:highlight w:val="lightGray"/>
                <w:lang w:eastAsia="nl-NL"/>
                <w:rPrChange w:id="2333" w:author="Michiel Verhoef" w:date="2015-05-13T11:13:00Z">
                  <w:rPr>
                    <w:ins w:id="2334" w:author="Michiel Verhoef" w:date="2015-05-13T11:11:00Z"/>
                    <w:lang w:eastAsia="nl-NL"/>
                  </w:rPr>
                </w:rPrChange>
              </w:rPr>
            </w:pPr>
            <w:ins w:id="2335" w:author="Michiel Verhoef" w:date="2015-05-13T11:11:00Z">
              <w:r w:rsidRPr="00EB2BD1">
                <w:rPr>
                  <w:highlight w:val="lightGray"/>
                  <w:lang w:eastAsia="nl-NL"/>
                  <w:rPrChange w:id="2336" w:author="Michiel Verhoef" w:date="2015-05-13T11:13:00Z">
                    <w:rPr>
                      <w:lang w:eastAsia="nl-NL"/>
                    </w:rPr>
                  </w:rPrChange>
                </w:rPr>
                <w:t>v*</w:t>
              </w:r>
            </w:ins>
          </w:p>
        </w:tc>
      </w:tr>
      <w:tr w:rsidR="00D072B4" w:rsidRPr="00C709C8" w14:paraId="54147FB2" w14:textId="77777777" w:rsidTr="00D44207">
        <w:trPr>
          <w:ins w:id="2337" w:author="Michiel Verhoef" w:date="2015-05-13T11:11:00Z"/>
        </w:trPr>
        <w:tc>
          <w:tcPr>
            <w:tcW w:w="4503" w:type="dxa"/>
          </w:tcPr>
          <w:p w14:paraId="1A309236" w14:textId="77777777" w:rsidR="00D072B4" w:rsidRPr="00EB2BD1" w:rsidRDefault="00D072B4" w:rsidP="00D44207">
            <w:pPr>
              <w:rPr>
                <w:ins w:id="2338" w:author="Michiel Verhoef" w:date="2015-05-13T11:11:00Z"/>
                <w:highlight w:val="lightGray"/>
                <w:lang w:eastAsia="nl-NL"/>
                <w:rPrChange w:id="2339" w:author="Michiel Verhoef" w:date="2015-05-13T11:13:00Z">
                  <w:rPr>
                    <w:ins w:id="2340" w:author="Michiel Verhoef" w:date="2015-05-13T11:11:00Z"/>
                    <w:lang w:eastAsia="nl-NL"/>
                  </w:rPr>
                </w:rPrChange>
              </w:rPr>
            </w:pPr>
            <w:ins w:id="2341" w:author="Michiel Verhoef" w:date="2015-05-13T11:11:00Z">
              <w:r w:rsidRPr="00EB2BD1">
                <w:rPr>
                  <w:highlight w:val="lightGray"/>
                  <w:lang w:eastAsia="nl-NL"/>
                  <w:rPrChange w:id="2342" w:author="Michiel Verhoef" w:date="2015-05-13T11:13:00Z">
                    <w:rPr>
                      <w:lang w:eastAsia="nl-NL"/>
                    </w:rPr>
                  </w:rPrChange>
                </w:rPr>
                <w:t>antwoord . object . heeftBetrekkingOp . gerelateerde . &lt;alle child elementen&gt;</w:t>
              </w:r>
            </w:ins>
          </w:p>
        </w:tc>
        <w:tc>
          <w:tcPr>
            <w:tcW w:w="2835" w:type="dxa"/>
          </w:tcPr>
          <w:p w14:paraId="5465EBB8" w14:textId="77777777" w:rsidR="00D072B4" w:rsidRPr="00EB2BD1" w:rsidRDefault="00D072B4" w:rsidP="00D44207">
            <w:pPr>
              <w:rPr>
                <w:ins w:id="2343" w:author="Michiel Verhoef" w:date="2015-05-13T11:11:00Z"/>
                <w:highlight w:val="lightGray"/>
                <w:lang w:eastAsia="nl-NL"/>
                <w:rPrChange w:id="2344" w:author="Michiel Verhoef" w:date="2015-05-13T11:13:00Z">
                  <w:rPr>
                    <w:ins w:id="2345" w:author="Michiel Verhoef" w:date="2015-05-13T11:11:00Z"/>
                    <w:lang w:eastAsia="nl-NL"/>
                  </w:rPr>
                </w:rPrChange>
              </w:rPr>
            </w:pPr>
            <w:ins w:id="2346" w:author="Michiel Verhoef" w:date="2015-05-13T11:11:00Z">
              <w:r w:rsidRPr="00EB2BD1">
                <w:rPr>
                  <w:highlight w:val="lightGray"/>
                  <w:lang w:eastAsia="nl-NL"/>
                  <w:rPrChange w:id="2347" w:author="Michiel Verhoef" w:date="2015-05-13T11:13:00Z">
                    <w:rPr>
                      <w:lang w:eastAsia="nl-NL"/>
                    </w:rPr>
                  </w:rPrChange>
                </w:rPr>
                <w:t>heeft betrekking op ZAAKOBJECTen (Relatie)</w:t>
              </w:r>
            </w:ins>
          </w:p>
        </w:tc>
        <w:tc>
          <w:tcPr>
            <w:tcW w:w="1559" w:type="dxa"/>
          </w:tcPr>
          <w:p w14:paraId="6510E455" w14:textId="77777777" w:rsidR="00D072B4" w:rsidRPr="00EB2BD1" w:rsidRDefault="00D072B4" w:rsidP="00D44207">
            <w:pPr>
              <w:jc w:val="center"/>
              <w:rPr>
                <w:ins w:id="2348" w:author="Michiel Verhoef" w:date="2015-05-13T11:11:00Z"/>
                <w:highlight w:val="lightGray"/>
                <w:lang w:eastAsia="nl-NL"/>
                <w:rPrChange w:id="2349" w:author="Michiel Verhoef" w:date="2015-05-13T11:13:00Z">
                  <w:rPr>
                    <w:ins w:id="2350" w:author="Michiel Verhoef" w:date="2015-05-13T11:11:00Z"/>
                    <w:lang w:eastAsia="nl-NL"/>
                  </w:rPr>
                </w:rPrChange>
              </w:rPr>
            </w:pPr>
            <w:ins w:id="2351" w:author="Michiel Verhoef" w:date="2015-05-13T11:11:00Z">
              <w:r w:rsidRPr="00EB2BD1">
                <w:rPr>
                  <w:highlight w:val="lightGray"/>
                  <w:lang w:eastAsia="nl-NL"/>
                  <w:rPrChange w:id="2352" w:author="Michiel Verhoef" w:date="2015-05-13T11:13:00Z">
                    <w:rPr>
                      <w:lang w:eastAsia="nl-NL"/>
                    </w:rPr>
                  </w:rPrChange>
                </w:rPr>
                <w:t>0..N</w:t>
              </w:r>
            </w:ins>
          </w:p>
        </w:tc>
      </w:tr>
      <w:tr w:rsidR="00D072B4" w:rsidRPr="00C709C8" w14:paraId="2EDB063D" w14:textId="77777777" w:rsidTr="00D44207">
        <w:trPr>
          <w:ins w:id="2353" w:author="Michiel Verhoef" w:date="2015-05-13T11:11:00Z"/>
        </w:trPr>
        <w:tc>
          <w:tcPr>
            <w:tcW w:w="4503" w:type="dxa"/>
          </w:tcPr>
          <w:p w14:paraId="3173C24E" w14:textId="77777777" w:rsidR="00D072B4" w:rsidRPr="00EB2BD1" w:rsidRDefault="00D072B4" w:rsidP="00D44207">
            <w:pPr>
              <w:rPr>
                <w:ins w:id="2354" w:author="Michiel Verhoef" w:date="2015-05-13T11:11:00Z"/>
                <w:highlight w:val="lightGray"/>
                <w:lang w:eastAsia="nl-NL"/>
                <w:rPrChange w:id="2355" w:author="Michiel Verhoef" w:date="2015-05-13T11:13:00Z">
                  <w:rPr>
                    <w:ins w:id="2356" w:author="Michiel Verhoef" w:date="2015-05-13T11:11:00Z"/>
                    <w:lang w:eastAsia="nl-NL"/>
                  </w:rPr>
                </w:rPrChange>
              </w:rPr>
            </w:pPr>
            <w:ins w:id="2357" w:author="Michiel Verhoef" w:date="2015-05-13T11:11:00Z">
              <w:r w:rsidRPr="00EB2BD1">
                <w:rPr>
                  <w:highlight w:val="lightGray"/>
                  <w:lang w:eastAsia="nl-NL"/>
                  <w:rPrChange w:id="2358" w:author="Michiel Verhoef" w:date="2015-05-13T11:13:00Z">
                    <w:rPr>
                      <w:lang w:eastAsia="nl-NL"/>
                    </w:rPr>
                  </w:rPrChange>
                </w:rPr>
                <w:t>antwoord . object . &lt;heeftAlsBelanghebbende, heeftAlsGemachtigde, heeftAlsInitiator, heeftAlsUitvoerende, heeftAlsVerantwoordelijke, heeftAlsOverigBetrokkene&gt; . &lt;alle child elementen m.u.v. tijdvakRelatie, tijdvakGeldigheid, tijdstipRegistratie, extraElementen, historieMaterieel, historieFormeel, historieFormeelRelatie&gt;</w:t>
              </w:r>
            </w:ins>
          </w:p>
        </w:tc>
        <w:tc>
          <w:tcPr>
            <w:tcW w:w="2835" w:type="dxa"/>
          </w:tcPr>
          <w:p w14:paraId="40F200BB" w14:textId="77777777" w:rsidR="00D072B4" w:rsidRPr="00EB2BD1" w:rsidRDefault="00D072B4" w:rsidP="00D44207">
            <w:pPr>
              <w:rPr>
                <w:ins w:id="2359" w:author="Michiel Verhoef" w:date="2015-05-13T11:11:00Z"/>
                <w:highlight w:val="lightGray"/>
                <w:lang w:eastAsia="nl-NL"/>
                <w:rPrChange w:id="2360" w:author="Michiel Verhoef" w:date="2015-05-13T11:13:00Z">
                  <w:rPr>
                    <w:ins w:id="2361" w:author="Michiel Verhoef" w:date="2015-05-13T11:11:00Z"/>
                    <w:lang w:eastAsia="nl-NL"/>
                  </w:rPr>
                </w:rPrChange>
              </w:rPr>
            </w:pPr>
            <w:ins w:id="2362" w:author="Michiel Verhoef" w:date="2015-05-13T11:11:00Z">
              <w:r w:rsidRPr="00EB2BD1">
                <w:rPr>
                  <w:highlight w:val="lightGray"/>
                  <w:lang w:eastAsia="nl-NL"/>
                  <w:rPrChange w:id="2363" w:author="Michiel Verhoef" w:date="2015-05-13T11:13:00Z">
                    <w:rPr>
                      <w:lang w:eastAsia="nl-NL"/>
                    </w:rPr>
                  </w:rPrChange>
                </w:rPr>
                <w:t>heeft betrokkenen in ROLlen (Relatie)</w:t>
              </w:r>
            </w:ins>
          </w:p>
        </w:tc>
        <w:tc>
          <w:tcPr>
            <w:tcW w:w="1559" w:type="dxa"/>
          </w:tcPr>
          <w:p w14:paraId="1F12C9F9" w14:textId="77777777" w:rsidR="00D072B4" w:rsidRPr="00EB2BD1" w:rsidRDefault="00D072B4" w:rsidP="00D44207">
            <w:pPr>
              <w:jc w:val="center"/>
              <w:rPr>
                <w:ins w:id="2364" w:author="Michiel Verhoef" w:date="2015-05-13T11:11:00Z"/>
                <w:highlight w:val="lightGray"/>
                <w:lang w:eastAsia="nl-NL"/>
                <w:rPrChange w:id="2365" w:author="Michiel Verhoef" w:date="2015-05-13T11:13:00Z">
                  <w:rPr>
                    <w:ins w:id="2366" w:author="Michiel Verhoef" w:date="2015-05-13T11:11:00Z"/>
                    <w:lang w:eastAsia="nl-NL"/>
                  </w:rPr>
                </w:rPrChange>
              </w:rPr>
            </w:pPr>
            <w:ins w:id="2367" w:author="Michiel Verhoef" w:date="2015-05-13T11:11:00Z">
              <w:r w:rsidRPr="00EB2BD1">
                <w:rPr>
                  <w:highlight w:val="lightGray"/>
                  <w:lang w:eastAsia="nl-NL"/>
                  <w:rPrChange w:id="2368" w:author="Michiel Verhoef" w:date="2015-05-13T11:13:00Z">
                    <w:rPr>
                      <w:lang w:eastAsia="nl-NL"/>
                    </w:rPr>
                  </w:rPrChange>
                </w:rPr>
                <w:t>0..N</w:t>
              </w:r>
            </w:ins>
          </w:p>
        </w:tc>
      </w:tr>
      <w:tr w:rsidR="00D072B4" w:rsidRPr="00C709C8" w14:paraId="1080798A" w14:textId="77777777" w:rsidTr="00D44207">
        <w:trPr>
          <w:ins w:id="2369" w:author="Michiel Verhoef" w:date="2015-05-13T11:11:00Z"/>
        </w:trPr>
        <w:tc>
          <w:tcPr>
            <w:tcW w:w="4503" w:type="dxa"/>
          </w:tcPr>
          <w:p w14:paraId="238B0F27" w14:textId="77777777" w:rsidR="00D072B4" w:rsidRPr="00EB2BD1" w:rsidRDefault="00D072B4" w:rsidP="00D44207">
            <w:pPr>
              <w:rPr>
                <w:ins w:id="2370" w:author="Michiel Verhoef" w:date="2015-05-13T11:11:00Z"/>
                <w:highlight w:val="lightGray"/>
                <w:lang w:eastAsia="nl-NL"/>
                <w:rPrChange w:id="2371" w:author="Michiel Verhoef" w:date="2015-05-13T11:13:00Z">
                  <w:rPr>
                    <w:ins w:id="2372" w:author="Michiel Verhoef" w:date="2015-05-13T11:11:00Z"/>
                    <w:lang w:eastAsia="nl-NL"/>
                  </w:rPr>
                </w:rPrChange>
              </w:rPr>
            </w:pPr>
            <w:ins w:id="2373" w:author="Michiel Verhoef" w:date="2015-05-13T11:11:00Z">
              <w:r w:rsidRPr="00EB2BD1">
                <w:rPr>
                  <w:highlight w:val="lightGray"/>
                  <w:lang w:eastAsia="nl-NL"/>
                  <w:rPrChange w:id="2374" w:author="Michiel Verhoef" w:date="2015-05-13T11:13:00Z">
                    <w:rPr>
                      <w:lang w:eastAsia="nl-NL"/>
                    </w:rPr>
                  </w:rPrChange>
                </w:rPr>
                <w:t>antwoord . object . heeft . &lt;toelichting, datumStatusGezet, indicatieLaatseStatus, isGezetDoor&gt;</w:t>
              </w:r>
            </w:ins>
          </w:p>
        </w:tc>
        <w:tc>
          <w:tcPr>
            <w:tcW w:w="2835" w:type="dxa"/>
          </w:tcPr>
          <w:p w14:paraId="28D11F77" w14:textId="77777777" w:rsidR="00D072B4" w:rsidRPr="00EB2BD1" w:rsidRDefault="00D072B4" w:rsidP="00D44207">
            <w:pPr>
              <w:rPr>
                <w:ins w:id="2375" w:author="Michiel Verhoef" w:date="2015-05-13T11:11:00Z"/>
                <w:highlight w:val="lightGray"/>
                <w:lang w:eastAsia="nl-NL"/>
                <w:rPrChange w:id="2376" w:author="Michiel Verhoef" w:date="2015-05-13T11:13:00Z">
                  <w:rPr>
                    <w:ins w:id="2377" w:author="Michiel Verhoef" w:date="2015-05-13T11:11:00Z"/>
                    <w:lang w:eastAsia="nl-NL"/>
                  </w:rPr>
                </w:rPrChange>
              </w:rPr>
            </w:pPr>
            <w:ins w:id="2378" w:author="Michiel Verhoef" w:date="2015-05-13T11:11:00Z">
              <w:r w:rsidRPr="00EB2BD1">
                <w:rPr>
                  <w:highlight w:val="lightGray"/>
                  <w:lang w:eastAsia="nl-NL"/>
                  <w:rPrChange w:id="2379" w:author="Michiel Verhoef" w:date="2015-05-13T11:13:00Z">
                    <w:rPr>
                      <w:lang w:eastAsia="nl-NL"/>
                    </w:rPr>
                  </w:rPrChange>
                </w:rPr>
                <w:t>heeft STATUSsen (Relatie)</w:t>
              </w:r>
            </w:ins>
          </w:p>
        </w:tc>
        <w:tc>
          <w:tcPr>
            <w:tcW w:w="1559" w:type="dxa"/>
          </w:tcPr>
          <w:p w14:paraId="79B0D8F7" w14:textId="77777777" w:rsidR="00D072B4" w:rsidRPr="00EB2BD1" w:rsidRDefault="00D072B4" w:rsidP="00D44207">
            <w:pPr>
              <w:jc w:val="center"/>
              <w:rPr>
                <w:ins w:id="2380" w:author="Michiel Verhoef" w:date="2015-05-13T11:11:00Z"/>
                <w:highlight w:val="lightGray"/>
                <w:lang w:eastAsia="nl-NL"/>
                <w:rPrChange w:id="2381" w:author="Michiel Verhoef" w:date="2015-05-13T11:13:00Z">
                  <w:rPr>
                    <w:ins w:id="2382" w:author="Michiel Verhoef" w:date="2015-05-13T11:11:00Z"/>
                    <w:highlight w:val="yellow"/>
                    <w:lang w:eastAsia="nl-NL"/>
                  </w:rPr>
                </w:rPrChange>
              </w:rPr>
            </w:pPr>
            <w:ins w:id="2383" w:author="Michiel Verhoef" w:date="2015-05-13T11:11:00Z">
              <w:r w:rsidRPr="00EB2BD1">
                <w:rPr>
                  <w:highlight w:val="lightGray"/>
                  <w:lang w:eastAsia="nl-NL"/>
                  <w:rPrChange w:id="2384" w:author="Michiel Verhoef" w:date="2015-05-13T11:13:00Z">
                    <w:rPr>
                      <w:lang w:eastAsia="nl-NL"/>
                    </w:rPr>
                  </w:rPrChange>
                </w:rPr>
                <w:t>0..N</w:t>
              </w:r>
            </w:ins>
          </w:p>
        </w:tc>
      </w:tr>
      <w:tr w:rsidR="00D072B4" w:rsidRPr="00C709C8" w14:paraId="57A80A4A" w14:textId="77777777" w:rsidTr="00D44207">
        <w:trPr>
          <w:ins w:id="2385" w:author="Michiel Verhoef" w:date="2015-05-13T11:11:00Z"/>
        </w:trPr>
        <w:tc>
          <w:tcPr>
            <w:tcW w:w="4503" w:type="dxa"/>
          </w:tcPr>
          <w:p w14:paraId="2BC355B6" w14:textId="77777777" w:rsidR="00D072B4" w:rsidRPr="00EB2BD1" w:rsidRDefault="00D072B4" w:rsidP="00D44207">
            <w:pPr>
              <w:rPr>
                <w:ins w:id="2386" w:author="Michiel Verhoef" w:date="2015-05-13T11:11:00Z"/>
                <w:highlight w:val="lightGray"/>
                <w:lang w:eastAsia="nl-NL"/>
                <w:rPrChange w:id="2387" w:author="Michiel Verhoef" w:date="2015-05-13T11:13:00Z">
                  <w:rPr>
                    <w:ins w:id="2388" w:author="Michiel Verhoef" w:date="2015-05-13T11:11:00Z"/>
                    <w:lang w:eastAsia="nl-NL"/>
                  </w:rPr>
                </w:rPrChange>
              </w:rPr>
            </w:pPr>
            <w:ins w:id="2389" w:author="Michiel Verhoef" w:date="2015-05-13T11:11:00Z">
              <w:r w:rsidRPr="00EB2BD1">
                <w:rPr>
                  <w:highlight w:val="lightGray"/>
                  <w:lang w:eastAsia="nl-NL"/>
                  <w:rPrChange w:id="2390" w:author="Michiel Verhoef" w:date="2015-05-13T11:13:00Z">
                    <w:rPr>
                      <w:lang w:eastAsia="nl-NL"/>
                    </w:rPr>
                  </w:rPrChange>
                </w:rPr>
                <w:t xml:space="preserve"> object . isVan . gerelateerde . code</w:t>
              </w:r>
            </w:ins>
          </w:p>
        </w:tc>
        <w:tc>
          <w:tcPr>
            <w:tcW w:w="2835" w:type="dxa"/>
          </w:tcPr>
          <w:p w14:paraId="7FBBF1E4" w14:textId="77777777" w:rsidR="00D072B4" w:rsidRPr="00EB2BD1" w:rsidRDefault="00D072B4" w:rsidP="00D44207">
            <w:pPr>
              <w:rPr>
                <w:ins w:id="2391" w:author="Michiel Verhoef" w:date="2015-05-13T11:11:00Z"/>
                <w:highlight w:val="lightGray"/>
                <w:lang w:eastAsia="nl-NL"/>
                <w:rPrChange w:id="2392" w:author="Michiel Verhoef" w:date="2015-05-13T11:13:00Z">
                  <w:rPr>
                    <w:ins w:id="2393" w:author="Michiel Verhoef" w:date="2015-05-13T11:11:00Z"/>
                    <w:lang w:eastAsia="nl-NL"/>
                  </w:rPr>
                </w:rPrChange>
              </w:rPr>
            </w:pPr>
            <w:ins w:id="2394" w:author="Michiel Verhoef" w:date="2015-05-13T11:11:00Z">
              <w:r w:rsidRPr="00EB2BD1">
                <w:rPr>
                  <w:highlight w:val="lightGray"/>
                  <w:lang w:eastAsia="nl-NL"/>
                  <w:rPrChange w:id="2395" w:author="Michiel Verhoef" w:date="2015-05-13T11:13:00Z">
                    <w:rPr>
                      <w:lang w:eastAsia="nl-NL"/>
                    </w:rPr>
                  </w:rPrChange>
                </w:rPr>
                <w:t>Zaaktypecode</w:t>
              </w:r>
            </w:ins>
          </w:p>
        </w:tc>
        <w:tc>
          <w:tcPr>
            <w:tcW w:w="1559" w:type="dxa"/>
          </w:tcPr>
          <w:p w14:paraId="683BC2AB" w14:textId="77777777" w:rsidR="00D072B4" w:rsidRPr="00EB2BD1" w:rsidRDefault="00D072B4" w:rsidP="00D44207">
            <w:pPr>
              <w:jc w:val="center"/>
              <w:rPr>
                <w:ins w:id="2396" w:author="Michiel Verhoef" w:date="2015-05-13T11:11:00Z"/>
                <w:highlight w:val="lightGray"/>
                <w:lang w:eastAsia="nl-NL"/>
                <w:rPrChange w:id="2397" w:author="Michiel Verhoef" w:date="2015-05-13T11:13:00Z">
                  <w:rPr>
                    <w:ins w:id="2398" w:author="Michiel Verhoef" w:date="2015-05-13T11:11:00Z"/>
                    <w:lang w:eastAsia="nl-NL"/>
                  </w:rPr>
                </w:rPrChange>
              </w:rPr>
            </w:pPr>
            <w:ins w:id="2399" w:author="Michiel Verhoef" w:date="2015-05-13T11:11:00Z">
              <w:r w:rsidRPr="00EB2BD1">
                <w:rPr>
                  <w:highlight w:val="lightGray"/>
                  <w:lang w:eastAsia="nl-NL"/>
                  <w:rPrChange w:id="2400" w:author="Michiel Verhoef" w:date="2015-05-13T11:13:00Z">
                    <w:rPr>
                      <w:lang w:eastAsia="nl-NL"/>
                    </w:rPr>
                  </w:rPrChange>
                </w:rPr>
                <w:t>o</w:t>
              </w:r>
            </w:ins>
          </w:p>
        </w:tc>
      </w:tr>
      <w:tr w:rsidR="00D072B4" w:rsidRPr="00C709C8" w14:paraId="04952880" w14:textId="77777777" w:rsidTr="00D44207">
        <w:trPr>
          <w:ins w:id="2401" w:author="Michiel Verhoef" w:date="2015-05-13T11:11:00Z"/>
        </w:trPr>
        <w:tc>
          <w:tcPr>
            <w:tcW w:w="4503" w:type="dxa"/>
          </w:tcPr>
          <w:p w14:paraId="649F8F7F" w14:textId="77777777" w:rsidR="00D072B4" w:rsidRPr="00EB2BD1" w:rsidRDefault="00D072B4" w:rsidP="00D44207">
            <w:pPr>
              <w:rPr>
                <w:ins w:id="2402" w:author="Michiel Verhoef" w:date="2015-05-13T11:11:00Z"/>
                <w:highlight w:val="lightGray"/>
                <w:lang w:eastAsia="nl-NL"/>
                <w:rPrChange w:id="2403" w:author="Michiel Verhoef" w:date="2015-05-13T11:13:00Z">
                  <w:rPr>
                    <w:ins w:id="2404" w:author="Michiel Verhoef" w:date="2015-05-13T11:11:00Z"/>
                    <w:lang w:eastAsia="nl-NL"/>
                  </w:rPr>
                </w:rPrChange>
              </w:rPr>
            </w:pPr>
            <w:ins w:id="2405" w:author="Michiel Verhoef" w:date="2015-05-13T11:11:00Z">
              <w:r w:rsidRPr="00EB2BD1">
                <w:rPr>
                  <w:highlight w:val="lightGray"/>
                  <w:lang w:eastAsia="nl-NL"/>
                  <w:rPrChange w:id="2406" w:author="Michiel Verhoef" w:date="2015-05-13T11:13:00Z">
                    <w:rPr>
                      <w:lang w:eastAsia="nl-NL"/>
                    </w:rPr>
                  </w:rPrChange>
                </w:rPr>
                <w:t xml:space="preserve"> object . isVan . gerelateerde . omschrijving</w:t>
              </w:r>
            </w:ins>
          </w:p>
        </w:tc>
        <w:tc>
          <w:tcPr>
            <w:tcW w:w="2835" w:type="dxa"/>
          </w:tcPr>
          <w:p w14:paraId="5850FA70" w14:textId="77777777" w:rsidR="00D072B4" w:rsidRPr="00EB2BD1" w:rsidRDefault="00D072B4" w:rsidP="00D44207">
            <w:pPr>
              <w:rPr>
                <w:ins w:id="2407" w:author="Michiel Verhoef" w:date="2015-05-13T11:11:00Z"/>
                <w:highlight w:val="lightGray"/>
                <w:lang w:eastAsia="nl-NL"/>
                <w:rPrChange w:id="2408" w:author="Michiel Verhoef" w:date="2015-05-13T11:13:00Z">
                  <w:rPr>
                    <w:ins w:id="2409" w:author="Michiel Verhoef" w:date="2015-05-13T11:11:00Z"/>
                    <w:lang w:eastAsia="nl-NL"/>
                  </w:rPr>
                </w:rPrChange>
              </w:rPr>
            </w:pPr>
            <w:ins w:id="2410" w:author="Michiel Verhoef" w:date="2015-05-13T11:11:00Z">
              <w:r w:rsidRPr="00EB2BD1">
                <w:rPr>
                  <w:highlight w:val="lightGray"/>
                  <w:lang w:eastAsia="nl-NL"/>
                  <w:rPrChange w:id="2411" w:author="Michiel Verhoef" w:date="2015-05-13T11:13:00Z">
                    <w:rPr>
                      <w:lang w:eastAsia="nl-NL"/>
                    </w:rPr>
                  </w:rPrChange>
                </w:rPr>
                <w:t>Zaaktype-omschrijving</w:t>
              </w:r>
            </w:ins>
          </w:p>
        </w:tc>
        <w:tc>
          <w:tcPr>
            <w:tcW w:w="1559" w:type="dxa"/>
          </w:tcPr>
          <w:p w14:paraId="35A48BD5" w14:textId="77777777" w:rsidR="00D072B4" w:rsidRPr="00EB2BD1" w:rsidRDefault="00D072B4" w:rsidP="00D44207">
            <w:pPr>
              <w:jc w:val="center"/>
              <w:rPr>
                <w:ins w:id="2412" w:author="Michiel Verhoef" w:date="2015-05-13T11:11:00Z"/>
                <w:highlight w:val="lightGray"/>
                <w:lang w:eastAsia="nl-NL"/>
                <w:rPrChange w:id="2413" w:author="Michiel Verhoef" w:date="2015-05-13T11:13:00Z">
                  <w:rPr>
                    <w:ins w:id="2414" w:author="Michiel Verhoef" w:date="2015-05-13T11:11:00Z"/>
                    <w:lang w:eastAsia="nl-NL"/>
                  </w:rPr>
                </w:rPrChange>
              </w:rPr>
            </w:pPr>
            <w:ins w:id="2415" w:author="Michiel Verhoef" w:date="2015-05-13T11:11:00Z">
              <w:r w:rsidRPr="00EB2BD1">
                <w:rPr>
                  <w:highlight w:val="lightGray"/>
                  <w:lang w:eastAsia="nl-NL"/>
                  <w:rPrChange w:id="2416" w:author="Michiel Verhoef" w:date="2015-05-13T11:13:00Z">
                    <w:rPr>
                      <w:lang w:eastAsia="nl-NL"/>
                    </w:rPr>
                  </w:rPrChange>
                </w:rPr>
                <w:t>o</w:t>
              </w:r>
            </w:ins>
          </w:p>
        </w:tc>
      </w:tr>
    </w:tbl>
    <w:p w14:paraId="693F59DD" w14:textId="77777777" w:rsidR="00D072B4" w:rsidRDefault="00D072B4" w:rsidP="00D072B4">
      <w:pPr>
        <w:rPr>
          <w:ins w:id="2417" w:author="Michiel Verhoef" w:date="2015-05-13T11:11:00Z"/>
          <w:lang w:eastAsia="nl-NL"/>
        </w:rPr>
      </w:pPr>
      <w:ins w:id="2418" w:author="Michiel Verhoef" w:date="2015-05-13T11:11:00Z">
        <w:r>
          <w:rPr>
            <w:lang w:eastAsia="nl-NL"/>
          </w:rPr>
          <w:t xml:space="preserve">* Geldt alleen als </w:t>
        </w:r>
        <w:r w:rsidRPr="00B013B9">
          <w:rPr>
            <w:lang w:eastAsia="nl-NL"/>
          </w:rPr>
          <w:t xml:space="preserve">het </w:t>
        </w:r>
        <w:r>
          <w:rPr>
            <w:lang w:eastAsia="nl-NL"/>
          </w:rPr>
          <w:t xml:space="preserve">bovenliggende </w:t>
        </w:r>
        <w:r w:rsidRPr="00B013B9">
          <w:rPr>
            <w:lang w:eastAsia="nl-NL"/>
          </w:rPr>
          <w:t>groep attribuut in het bericht voorkomt</w:t>
        </w:r>
      </w:ins>
    </w:p>
    <w:p w14:paraId="3E67694C" w14:textId="77777777" w:rsidR="00D072B4" w:rsidRDefault="00D072B4" w:rsidP="00D072B4">
      <w:pPr>
        <w:rPr>
          <w:ins w:id="2419" w:author="Michiel Verhoef" w:date="2015-05-13T11:11:00Z"/>
          <w:lang w:eastAsia="nl-NL"/>
        </w:rPr>
      </w:pPr>
    </w:p>
    <w:p w14:paraId="203F65AC" w14:textId="77777777" w:rsidR="00D072B4" w:rsidRDefault="00D072B4" w:rsidP="00D072B4">
      <w:pPr>
        <w:rPr>
          <w:ins w:id="2420" w:author="Michiel Verhoef" w:date="2015-05-13T11:11:00Z"/>
          <w:lang w:eastAsia="nl-NL"/>
        </w:rPr>
      </w:pPr>
      <w:ins w:id="2421" w:author="Michiel Verhoef" w:date="2015-05-13T11:11:00Z">
        <w:r w:rsidRPr="00C76926">
          <w:rPr>
            <w:lang w:eastAsia="nl-NL"/>
          </w:rPr>
          <w:t>Voor alle niet expliciet benoemde child</w:t>
        </w:r>
        <w:r>
          <w:rPr>
            <w:lang w:eastAsia="nl-NL"/>
          </w:rPr>
          <w:t>-</w:t>
        </w:r>
        <w:r w:rsidRPr="00C76926">
          <w:rPr>
            <w:lang w:eastAsia="nl-NL"/>
          </w:rPr>
          <w:t xml:space="preserve">elementen (aangegeven met &lt;child elementen&gt;) </w:t>
        </w:r>
        <w:r>
          <w:rPr>
            <w:lang w:eastAsia="nl-NL"/>
          </w:rPr>
          <w:t>bepalen de onderliggende standaarden RGBZ/StUF-ZKN</w:t>
        </w:r>
        <w:r w:rsidRPr="00C76926">
          <w:rPr>
            <w:lang w:eastAsia="nl-NL"/>
          </w:rPr>
          <w:t xml:space="preserve"> welke attributen verplicht danwel optioneel zijn.</w:t>
        </w:r>
      </w:ins>
    </w:p>
    <w:p w14:paraId="3B2C41E4" w14:textId="77777777" w:rsidR="00D072B4" w:rsidRPr="00C76926" w:rsidRDefault="00D072B4" w:rsidP="00D072B4">
      <w:pPr>
        <w:rPr>
          <w:ins w:id="2422" w:author="Michiel Verhoef" w:date="2015-05-13T11:11:00Z"/>
          <w:lang w:eastAsia="nl-NL"/>
        </w:rPr>
      </w:pPr>
    </w:p>
    <w:p w14:paraId="2BE88978" w14:textId="77777777" w:rsidR="00D072B4" w:rsidRPr="00CD2EE7" w:rsidRDefault="00D072B4" w:rsidP="00D072B4">
      <w:pPr>
        <w:rPr>
          <w:ins w:id="2423" w:author="Michiel Verhoef" w:date="2015-05-13T11:11:00Z"/>
          <w:sz w:val="26"/>
          <w:szCs w:val="26"/>
        </w:rPr>
      </w:pPr>
      <w:ins w:id="2424" w:author="Michiel Verhoef" w:date="2015-05-13T11:11:00Z">
        <w:r w:rsidRPr="00CD2EE7">
          <w:rPr>
            <w:b/>
            <w:color w:val="DA5C21"/>
            <w:sz w:val="26"/>
            <w:szCs w:val="26"/>
          </w:rPr>
          <w:t>Volledige RGBZ-ondersteuning</w:t>
        </w:r>
      </w:ins>
    </w:p>
    <w:p w14:paraId="12EE7891" w14:textId="77777777" w:rsidR="00D072B4" w:rsidRDefault="00D072B4" w:rsidP="00D072B4">
      <w:pPr>
        <w:rPr>
          <w:ins w:id="2425" w:author="Michiel Verhoef" w:date="2015-05-13T11:11:00Z"/>
          <w:lang w:eastAsia="nl-NL"/>
        </w:rPr>
      </w:pPr>
      <w:ins w:id="2426" w:author="Michiel Verhoef" w:date="2015-05-13T11:11:00Z">
        <w:r w:rsidRPr="00C054BA">
          <w:rPr>
            <w:lang w:eastAsia="nl-NL"/>
          </w:rPr>
          <w:t>Indien het ZS het RGBZ volledig ondersteunt, geldt dat</w:t>
        </w:r>
        <w:r w:rsidRPr="00C054BA">
          <w:t xml:space="preserve"> alle RGBZ</w:t>
        </w:r>
        <w:r>
          <w:t>-</w:t>
        </w:r>
        <w:r w:rsidRPr="00C054BA">
          <w:t>attributen</w:t>
        </w:r>
        <w:r>
          <w:t xml:space="preserve"> en relaties</w:t>
        </w:r>
        <w:r w:rsidRPr="00C054BA">
          <w:t xml:space="preserve"> die niet genoemd zijn in bovenstaande tabellen</w:t>
        </w:r>
        <w:r>
          <w:t>,</w:t>
        </w:r>
        <w:r w:rsidRPr="00C054BA">
          <w:t xml:space="preserve"> maar volgens de </w:t>
        </w:r>
        <w:r>
          <w:t>StUF-ZKN</w:t>
        </w:r>
        <w:r w:rsidRPr="00C054BA">
          <w:t xml:space="preserve"> wel in een zakLv01/</w:t>
        </w:r>
        <w:r w:rsidRPr="00C054BA">
          <w:rPr>
            <w:lang w:eastAsia="nl-NL"/>
          </w:rPr>
          <w:t xml:space="preserve"> zakLa01 voor mogen komen</w:t>
        </w:r>
        <w:r>
          <w:rPr>
            <w:lang w:eastAsia="nl-NL"/>
          </w:rPr>
          <w:t>,</w:t>
        </w:r>
        <w:r w:rsidRPr="00C054BA">
          <w:rPr>
            <w:lang w:eastAsia="nl-NL"/>
          </w:rPr>
          <w:t xml:space="preserve"> </w:t>
        </w:r>
        <w:r>
          <w:rPr>
            <w:lang w:eastAsia="nl-NL"/>
          </w:rPr>
          <w:t>geretouneerd moeten worden indien een ZSC hierom vraagt.</w:t>
        </w:r>
      </w:ins>
    </w:p>
    <w:p w14:paraId="22921011" w14:textId="77777777" w:rsidR="005633EE" w:rsidRDefault="005633EE" w:rsidP="00F84659">
      <w:pPr>
        <w:rPr>
          <w:ins w:id="2427" w:author="Michiel Verhoef" w:date="2015-05-13T11:08:00Z"/>
          <w:lang w:eastAsia="nl-NL"/>
        </w:rPr>
      </w:pPr>
    </w:p>
    <w:p w14:paraId="068974DC" w14:textId="77777777" w:rsidR="00D072B4" w:rsidRDefault="00D072B4" w:rsidP="00F84659">
      <w:pPr>
        <w:rPr>
          <w:ins w:id="2428" w:author="Michiel Verhoef" w:date="2015-05-13T11:08:00Z"/>
          <w:lang w:eastAsia="nl-NL"/>
        </w:rPr>
      </w:pPr>
    </w:p>
    <w:p w14:paraId="7A587CA0" w14:textId="77777777" w:rsidR="00D072B4" w:rsidRDefault="00D072B4" w:rsidP="00F84659">
      <w:pPr>
        <w:rPr>
          <w:ins w:id="2429" w:author="Michiel Verhoef" w:date="2015-05-13T11:08:00Z"/>
          <w:lang w:eastAsia="nl-NL"/>
        </w:rPr>
      </w:pPr>
    </w:p>
    <w:p w14:paraId="2FB20847" w14:textId="77777777" w:rsidR="00D072B4" w:rsidRDefault="00D072B4" w:rsidP="00F84659">
      <w:pPr>
        <w:rPr>
          <w:ins w:id="2430" w:author="Michiel Verhoef" w:date="2015-05-13T11:08:00Z"/>
          <w:lang w:eastAsia="nl-NL"/>
        </w:rPr>
      </w:pPr>
    </w:p>
    <w:p w14:paraId="5BF452E6" w14:textId="43ED23B5" w:rsidR="00D072B4" w:rsidRDefault="00D072B4">
      <w:pPr>
        <w:spacing w:before="0" w:line="240" w:lineRule="auto"/>
        <w:rPr>
          <w:ins w:id="2431" w:author="Michiel Verhoef" w:date="2015-05-13T11:09:00Z"/>
          <w:lang w:eastAsia="nl-NL"/>
        </w:rPr>
      </w:pPr>
      <w:ins w:id="2432" w:author="Michiel Verhoef" w:date="2015-05-13T11:09:00Z">
        <w:r>
          <w:rPr>
            <w:lang w:eastAsia="nl-NL"/>
          </w:rPr>
          <w:br w:type="page"/>
        </w:r>
      </w:ins>
    </w:p>
    <w:p w14:paraId="7B7FAD5E" w14:textId="77777777" w:rsidR="00D072B4" w:rsidRDefault="00D072B4" w:rsidP="00F84659">
      <w:pPr>
        <w:rPr>
          <w:ins w:id="2433" w:author="Michiel Verhoef" w:date="2015-05-13T11:08:00Z"/>
          <w:lang w:eastAsia="nl-NL"/>
        </w:rPr>
      </w:pPr>
    </w:p>
    <w:p w14:paraId="471D29DB" w14:textId="77777777" w:rsidR="00D072B4" w:rsidRPr="005633EE" w:rsidRDefault="00D072B4" w:rsidP="00F84659">
      <w:pPr>
        <w:rPr>
          <w:lang w:eastAsia="nl-NL"/>
        </w:rPr>
      </w:pPr>
    </w:p>
    <w:p w14:paraId="439757E5" w14:textId="438C691C" w:rsidR="0071757F" w:rsidRDefault="0071757F" w:rsidP="00E57F8A">
      <w:pPr>
        <w:pStyle w:val="Kop3"/>
      </w:pPr>
      <w:bookmarkStart w:id="2434" w:name="_Toc402174430"/>
      <w:bookmarkEnd w:id="1746"/>
      <w:bookmarkEnd w:id="1747"/>
      <w:r w:rsidRPr="000A0B2F">
        <w:t>#3 Actualiseer Zaakstatus</w:t>
      </w:r>
      <w:r w:rsidR="007E460E">
        <w:t xml:space="preserve"> (actualiseerZaakstatus</w:t>
      </w:r>
      <w:ins w:id="2435" w:author="Joost Wijnings" w:date="2014-03-31T12:56:00Z">
        <w:r w:rsidR="009F347E">
          <w:t>_Lk01</w:t>
        </w:r>
      </w:ins>
      <w:r w:rsidR="007E460E">
        <w:t>)</w:t>
      </w:r>
      <w:bookmarkEnd w:id="2434"/>
    </w:p>
    <w:p w14:paraId="2013C2BC" w14:textId="469AA9F4" w:rsidR="008522F0" w:rsidRDefault="008522F0" w:rsidP="008522F0">
      <w:r>
        <w:t>Gebeurtenis: Een lopende zaak heeft een nieuwe status bereikt</w:t>
      </w:r>
      <w:ins w:id="2436" w:author="Joost Wijnings" w:date="2014-03-10T17:17:00Z">
        <w:r w:rsidR="00AF6F81">
          <w:t xml:space="preserve">. </w:t>
        </w:r>
      </w:ins>
    </w:p>
    <w:p w14:paraId="31227845" w14:textId="77777777" w:rsidR="00370A5A" w:rsidRDefault="00370A5A" w:rsidP="00E40358"/>
    <w:p w14:paraId="126CBDF8" w14:textId="38003AB2" w:rsidR="003431F4" w:rsidRDefault="00E40358" w:rsidP="00E40358">
      <w:r w:rsidRPr="00E40358">
        <w:t xml:space="preserve">De </w:t>
      </w:r>
      <w:ins w:id="2437" w:author="Joost Wijnings" w:date="2014-03-18T08:15:00Z">
        <w:r w:rsidR="007F64EB">
          <w:t>‘</w:t>
        </w:r>
      </w:ins>
      <w:del w:id="2438" w:author="Joost Wijnings" w:date="2014-03-18T08:15:00Z">
        <w:r w:rsidR="00F10373" w:rsidDel="007F64EB">
          <w:delText>A</w:delText>
        </w:r>
      </w:del>
      <w:ins w:id="2439" w:author="Joost Wijnings" w:date="2014-03-18T08:15:00Z">
        <w:r w:rsidR="007F64EB">
          <w:t>a</w:t>
        </w:r>
      </w:ins>
      <w:r w:rsidRPr="00E40358">
        <w:t>ctualiseer</w:t>
      </w:r>
      <w:del w:id="2440" w:author="Joost Wijnings" w:date="2014-03-18T08:15:00Z">
        <w:r w:rsidRPr="00E40358" w:rsidDel="007F64EB">
          <w:delText xml:space="preserve"> </w:delText>
        </w:r>
      </w:del>
      <w:r w:rsidRPr="00E40358">
        <w:t>Zaakstatus</w:t>
      </w:r>
      <w:ins w:id="2441" w:author="Joost Wijnings" w:date="2014-03-31T12:57:00Z">
        <w:r w:rsidR="009F347E">
          <w:t>_Lk01</w:t>
        </w:r>
      </w:ins>
      <w:ins w:id="2442" w:author="Joost Wijnings" w:date="2014-03-18T08:15:00Z">
        <w:r w:rsidR="007F64EB">
          <w:t>’</w:t>
        </w:r>
      </w:ins>
      <w:del w:id="2443" w:author="Joost Wijnings" w:date="2014-03-18T08:15:00Z">
        <w:r w:rsidRPr="00E40358" w:rsidDel="007F64EB">
          <w:delText xml:space="preserve"> </w:delText>
        </w:r>
      </w:del>
      <w:ins w:id="2444" w:author="Joost Wijnings" w:date="2014-03-18T08:15:00Z">
        <w:r w:rsidR="007F64EB">
          <w:t>-</w:t>
        </w:r>
      </w:ins>
      <w:r w:rsidRPr="00E40358">
        <w:t xml:space="preserve">service </w:t>
      </w:r>
      <w:r>
        <w:t>bi</w:t>
      </w:r>
      <w:r w:rsidRPr="00E40358">
        <w:t>e</w:t>
      </w:r>
      <w:r>
        <w:t>d</w:t>
      </w:r>
      <w:r w:rsidRPr="00E40358">
        <w:t xml:space="preserve">t </w:t>
      </w:r>
      <w:ins w:id="2445" w:author="Joost Wijnings" w:date="2014-03-18T08:13:00Z">
        <w:r w:rsidR="007F64EB">
          <w:t>ZSC’s</w:t>
        </w:r>
        <w:r w:rsidR="007F64EB" w:rsidRPr="00E40358">
          <w:t xml:space="preserve"> </w:t>
        </w:r>
      </w:ins>
      <w:r w:rsidRPr="00E40358">
        <w:t xml:space="preserve">de mogelijkheid </w:t>
      </w:r>
      <w:del w:id="2446" w:author="Joost Wijnings" w:date="2014-03-18T08:09:00Z">
        <w:r w:rsidRPr="00E40358" w:rsidDel="00664882">
          <w:delText xml:space="preserve">voor </w:delText>
        </w:r>
      </w:del>
      <w:del w:id="2447" w:author="Joost Wijnings" w:date="2014-03-08T03:15:00Z">
        <w:r w:rsidR="00D3500F" w:rsidDel="009037D9">
          <w:delText>Z</w:delText>
        </w:r>
      </w:del>
      <w:del w:id="2448" w:author="Joost Wijnings" w:date="2014-03-17T07:59:00Z">
        <w:r w:rsidR="00D3500F" w:rsidDel="00590653">
          <w:delText>aakservice</w:delText>
        </w:r>
      </w:del>
      <w:del w:id="2449" w:author="Joost Wijnings" w:date="2014-03-08T03:15:00Z">
        <w:r w:rsidR="00D3500F" w:rsidDel="009037D9">
          <w:delText xml:space="preserve"> </w:delText>
        </w:r>
      </w:del>
      <w:del w:id="2450" w:author="Joost Wijnings" w:date="2014-03-17T07:59:00Z">
        <w:r w:rsidR="00D3500F" w:rsidDel="00590653">
          <w:delText>consumer</w:delText>
        </w:r>
        <w:r w:rsidRPr="00E40358" w:rsidDel="00590653">
          <w:delText>s</w:delText>
        </w:r>
      </w:del>
      <w:del w:id="2451" w:author="Joost Wijnings" w:date="2014-03-18T08:13:00Z">
        <w:r w:rsidRPr="00E40358" w:rsidDel="007F64EB">
          <w:delText xml:space="preserve"> </w:delText>
        </w:r>
      </w:del>
      <w:r w:rsidRPr="00E40358">
        <w:t xml:space="preserve">om </w:t>
      </w:r>
      <w:r w:rsidR="00370A5A">
        <w:t>een nieuwe status aan een lopende zaak toe te voegen middels een kennisgevingsbericht</w:t>
      </w:r>
      <w:r w:rsidR="004367EA">
        <w:t xml:space="preserve">. </w:t>
      </w:r>
      <w:r w:rsidR="00370A5A">
        <w:rPr>
          <w:lang w:eastAsia="nl-NL"/>
        </w:rPr>
        <w:t xml:space="preserve">Indien de nieuwe status gelijk is aan de </w:t>
      </w:r>
      <w:r w:rsidR="002D0DF3">
        <w:rPr>
          <w:lang w:eastAsia="nl-NL"/>
        </w:rPr>
        <w:t xml:space="preserve">eindstatus </w:t>
      </w:r>
      <w:r w:rsidR="00781FD4">
        <w:rPr>
          <w:lang w:eastAsia="nl-NL"/>
        </w:rPr>
        <w:t xml:space="preserve">(zoals vastgelegd in de ZTC van de gemeente) </w:t>
      </w:r>
      <w:del w:id="2452" w:author="Joost Wijnings" w:date="2014-03-10T11:00:00Z">
        <w:r w:rsidR="002D0DF3" w:rsidDel="009446AF">
          <w:rPr>
            <w:lang w:eastAsia="nl-NL"/>
          </w:rPr>
          <w:delText xml:space="preserve">dan </w:delText>
        </w:r>
      </w:del>
      <w:r w:rsidR="002D0DF3">
        <w:rPr>
          <w:lang w:eastAsia="nl-NL"/>
        </w:rPr>
        <w:t xml:space="preserve">dient het </w:t>
      </w:r>
      <w:r w:rsidR="008235C4">
        <w:rPr>
          <w:lang w:eastAsia="nl-NL"/>
        </w:rPr>
        <w:t>ZS</w:t>
      </w:r>
      <w:r w:rsidR="002D0DF3">
        <w:rPr>
          <w:lang w:eastAsia="nl-NL"/>
        </w:rPr>
        <w:t xml:space="preserve"> de</w:t>
      </w:r>
      <w:r w:rsidR="0042473D">
        <w:rPr>
          <w:lang w:eastAsia="nl-NL"/>
        </w:rPr>
        <w:t xml:space="preserve"> betreffende</w:t>
      </w:r>
      <w:r w:rsidR="002D0DF3">
        <w:rPr>
          <w:lang w:eastAsia="nl-NL"/>
        </w:rPr>
        <w:t xml:space="preserve"> </w:t>
      </w:r>
      <w:r w:rsidR="00370A5A">
        <w:rPr>
          <w:lang w:eastAsia="nl-NL"/>
        </w:rPr>
        <w:t xml:space="preserve">zaak </w:t>
      </w:r>
      <w:r w:rsidR="002D0DF3">
        <w:rPr>
          <w:lang w:eastAsia="nl-NL"/>
        </w:rPr>
        <w:t>af te sluiten.</w:t>
      </w:r>
      <w:r w:rsidR="00370A5A">
        <w:rPr>
          <w:lang w:eastAsia="nl-NL"/>
        </w:rPr>
        <w:t xml:space="preserve"> </w:t>
      </w:r>
    </w:p>
    <w:p w14:paraId="70C090D5" w14:textId="067DD1AE" w:rsidR="002D0DF3" w:rsidRDefault="003431F4" w:rsidP="002D0DF3">
      <w:pPr>
        <w:keepNext/>
      </w:pPr>
      <w:del w:id="2453" w:author="Joost Wijnings" w:date="2014-03-14T15:53:00Z">
        <w:r w:rsidDel="00735DDB">
          <w:object w:dxaOrig="3281" w:dyaOrig="4055" w14:anchorId="2CA02EFA">
            <v:shape id="_x0000_i1035" type="#_x0000_t75" style="width:165.3pt;height:201.6pt" o:ole="">
              <v:imagedata r:id="rId47" o:title=""/>
            </v:shape>
            <o:OLEObject Type="Embed" ProgID="Visio.Drawing.11" ShapeID="_x0000_i1035" DrawAspect="Content" ObjectID="_1500198938" r:id="rId48"/>
          </w:object>
        </w:r>
      </w:del>
      <w:ins w:id="2454" w:author="Joost Wijnings" w:date="2014-03-14T15:53:00Z">
        <w:r w:rsidR="00735DDB" w:rsidRPr="00735DDB">
          <w:rPr>
            <w:noProof/>
            <w:lang w:eastAsia="nl-NL"/>
          </w:rPr>
          <w:t xml:space="preserve"> </w:t>
        </w:r>
        <w:r w:rsidR="00735DDB">
          <w:rPr>
            <w:noProof/>
            <w:lang w:eastAsia="nl-NL"/>
          </w:rPr>
          <w:drawing>
            <wp:inline distT="0" distB="0" distL="0" distR="0" wp14:anchorId="69F92861" wp14:editId="168EFC9D">
              <wp:extent cx="1962150" cy="211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62150" cy="2114550"/>
                      </a:xfrm>
                      <a:prstGeom prst="rect">
                        <a:avLst/>
                      </a:prstGeom>
                    </pic:spPr>
                  </pic:pic>
                </a:graphicData>
              </a:graphic>
            </wp:inline>
          </w:drawing>
        </w:r>
      </w:ins>
    </w:p>
    <w:p w14:paraId="26812EFF" w14:textId="77777777" w:rsidR="00A91174" w:rsidRPr="004B3D1D" w:rsidRDefault="002D0DF3" w:rsidP="007B00FA">
      <w:pPr>
        <w:pStyle w:val="Bijschrift"/>
        <w:outlineLvl w:val="0"/>
      </w:pPr>
      <w:bookmarkStart w:id="2455" w:name="_Ref299091829"/>
      <w:r w:rsidRPr="004B3D1D">
        <w:t xml:space="preserve">Figuur </w:t>
      </w:r>
      <w:r w:rsidRPr="00362732">
        <w:fldChar w:fldCharType="begin"/>
      </w:r>
      <w:r w:rsidRPr="004B3D1D">
        <w:instrText xml:space="preserve"> SEQ Figuur \* ARABIC </w:instrText>
      </w:r>
      <w:r w:rsidRPr="00362732">
        <w:fldChar w:fldCharType="separate"/>
      </w:r>
      <w:r w:rsidR="0053520C">
        <w:rPr>
          <w:noProof/>
        </w:rPr>
        <w:t>8</w:t>
      </w:r>
      <w:r w:rsidRPr="00362732">
        <w:fldChar w:fldCharType="end"/>
      </w:r>
      <w:bookmarkEnd w:id="2455"/>
      <w:r w:rsidRPr="004B3D1D">
        <w:t>: Flow Actualiseer Zaakstatus</w:t>
      </w:r>
    </w:p>
    <w:p w14:paraId="44F4AA9A" w14:textId="77777777" w:rsidR="00524799" w:rsidRPr="004B3D1D" w:rsidRDefault="00A91174" w:rsidP="00524799">
      <w:pPr>
        <w:pStyle w:val="Kop4"/>
      </w:pPr>
      <w:r w:rsidRPr="004B3D1D">
        <w:t xml:space="preserve">Eisen </w:t>
      </w:r>
      <w:r w:rsidR="004B3D1D" w:rsidRPr="004B3D1D">
        <w:t xml:space="preserve">aan </w:t>
      </w:r>
      <w:r w:rsidR="008235C4" w:rsidRPr="004B3D1D">
        <w:t>ZS</w:t>
      </w:r>
      <w:r w:rsidR="00524799" w:rsidRPr="00524799">
        <w:rPr>
          <w:lang w:eastAsia="nl-NL"/>
        </w:rPr>
        <w:t xml:space="preserve"> </w:t>
      </w:r>
    </w:p>
    <w:p w14:paraId="7941B819" w14:textId="52672EFE" w:rsidR="00A91174" w:rsidRPr="00155C55" w:rsidRDefault="00A91174" w:rsidP="00E666F8">
      <w:pPr>
        <w:numPr>
          <w:ilvl w:val="0"/>
          <w:numId w:val="1"/>
        </w:numPr>
        <w:rPr>
          <w:lang w:eastAsia="nl-NL"/>
        </w:rPr>
      </w:pPr>
      <w:r w:rsidRPr="00524799">
        <w:rPr>
          <w:lang w:eastAsia="nl-NL"/>
        </w:rPr>
        <w:t xml:space="preserve">Het </w:t>
      </w:r>
      <w:r w:rsidR="008235C4" w:rsidRPr="00524799">
        <w:rPr>
          <w:lang w:eastAsia="nl-NL"/>
        </w:rPr>
        <w:t>ZS</w:t>
      </w:r>
      <w:r w:rsidRPr="00524799">
        <w:rPr>
          <w:lang w:eastAsia="nl-NL"/>
        </w:rPr>
        <w:t xml:space="preserve"> beschikt over de </w:t>
      </w:r>
      <w:r w:rsidR="0089767B" w:rsidRPr="00524799">
        <w:rPr>
          <w:lang w:eastAsia="nl-NL"/>
        </w:rPr>
        <w:t xml:space="preserve">zaakkenmerken die in de ZTC zijn vastgelegd </w:t>
      </w:r>
      <w:r w:rsidRPr="00524799">
        <w:rPr>
          <w:lang w:eastAsia="nl-NL"/>
        </w:rPr>
        <w:t xml:space="preserve">en kan bepalen of de statustype-omschrijving die door de </w:t>
      </w:r>
      <w:ins w:id="2456" w:author="Joost Wijnings" w:date="2014-03-17T07:59:00Z">
        <w:r w:rsidR="00590653">
          <w:rPr>
            <w:lang w:eastAsia="nl-NL"/>
          </w:rPr>
          <w:t>ZSC</w:t>
        </w:r>
      </w:ins>
      <w:del w:id="2457" w:author="Joost Wijnings" w:date="2014-03-08T03:15:00Z">
        <w:r w:rsidR="00524799" w:rsidDel="009037D9">
          <w:rPr>
            <w:lang w:eastAsia="nl-NL"/>
          </w:rPr>
          <w:delText>Z</w:delText>
        </w:r>
      </w:del>
      <w:del w:id="2458" w:author="Joost Wijnings" w:date="2014-03-17T07:59:00Z">
        <w:r w:rsidR="00524799" w:rsidDel="00590653">
          <w:rPr>
            <w:lang w:eastAsia="nl-NL"/>
          </w:rPr>
          <w:delText>aakservice</w:delText>
        </w:r>
      </w:del>
      <w:del w:id="2459" w:author="Joost Wijnings" w:date="2014-03-08T03:15:00Z">
        <w:r w:rsidRPr="00524799" w:rsidDel="009037D9">
          <w:rPr>
            <w:lang w:eastAsia="nl-NL"/>
          </w:rPr>
          <w:delText xml:space="preserve"> </w:delText>
        </w:r>
      </w:del>
      <w:del w:id="2460" w:author="Joost Wijnings" w:date="2014-03-17T07:59:00Z">
        <w:r w:rsidRPr="00524799" w:rsidDel="00590653">
          <w:rPr>
            <w:lang w:eastAsia="nl-NL"/>
          </w:rPr>
          <w:delText>consumer</w:delText>
        </w:r>
      </w:del>
      <w:r w:rsidRPr="00524799">
        <w:rPr>
          <w:lang w:eastAsia="nl-NL"/>
        </w:rPr>
        <w:t xml:space="preserve"> wordt ingevuld</w:t>
      </w:r>
      <w:ins w:id="2461" w:author="Joost Wijnings" w:date="2014-03-08T03:15:00Z">
        <w:r w:rsidR="009037D9">
          <w:rPr>
            <w:lang w:eastAsia="nl-NL"/>
          </w:rPr>
          <w:t>,</w:t>
        </w:r>
      </w:ins>
      <w:r w:rsidRPr="00524799">
        <w:rPr>
          <w:lang w:eastAsia="nl-NL"/>
        </w:rPr>
        <w:t xml:space="preserve"> in de ZTC staat. </w:t>
      </w:r>
      <w:r w:rsidR="00155C55" w:rsidRPr="00524799">
        <w:rPr>
          <w:lang w:eastAsia="nl-NL"/>
        </w:rPr>
        <w:t>In geval het statustype niet</w:t>
      </w:r>
      <w:r w:rsidR="0068522C" w:rsidRPr="00524799">
        <w:rPr>
          <w:lang w:eastAsia="nl-NL"/>
        </w:rPr>
        <w:t xml:space="preserve"> voorkomt, </w:t>
      </w:r>
      <w:del w:id="2462" w:author="Joost Wijnings" w:date="2014-03-08T03:15:00Z">
        <w:r w:rsidR="0068522C" w:rsidRPr="00524799" w:rsidDel="009037D9">
          <w:rPr>
            <w:lang w:eastAsia="nl-NL"/>
          </w:rPr>
          <w:delText xml:space="preserve">dan </w:delText>
        </w:r>
      </w:del>
      <w:r w:rsidR="00351C0C">
        <w:rPr>
          <w:lang w:eastAsia="nl-NL"/>
        </w:rPr>
        <w:t xml:space="preserve">stuurt het ZS een </w:t>
      </w:r>
      <w:del w:id="2463" w:author="Joost Wijnings" w:date="2014-03-10T17:18:00Z">
        <w:r w:rsidR="00351C0C" w:rsidDel="00AF6F81">
          <w:rPr>
            <w:lang w:eastAsia="nl-NL"/>
          </w:rPr>
          <w:delText xml:space="preserve">StUF </w:delText>
        </w:r>
      </w:del>
      <w:ins w:id="2464" w:author="Joost Wijnings" w:date="2014-03-10T17:18:00Z">
        <w:r w:rsidR="00AF6F81">
          <w:rPr>
            <w:lang w:eastAsia="nl-NL"/>
          </w:rPr>
          <w:t>StUF-</w:t>
        </w:r>
      </w:ins>
      <w:r w:rsidR="00351C0C">
        <w:rPr>
          <w:lang w:eastAsia="nl-NL"/>
        </w:rPr>
        <w:t>foutbericht</w:t>
      </w:r>
      <w:r w:rsidR="0068522C" w:rsidRPr="00155C55">
        <w:rPr>
          <w:lang w:eastAsia="nl-NL"/>
        </w:rPr>
        <w:t>.</w:t>
      </w:r>
    </w:p>
    <w:p w14:paraId="69409556" w14:textId="19CF21B6" w:rsidR="00C76926" w:rsidRDefault="007721DD" w:rsidP="00C76926">
      <w:pPr>
        <w:numPr>
          <w:ilvl w:val="0"/>
          <w:numId w:val="1"/>
        </w:numPr>
        <w:rPr>
          <w:lang w:eastAsia="nl-NL"/>
        </w:rPr>
      </w:pPr>
      <w:r>
        <w:rPr>
          <w:lang w:eastAsia="nl-NL"/>
        </w:rPr>
        <w:t xml:space="preserve">Het </w:t>
      </w:r>
      <w:r w:rsidR="008235C4">
        <w:rPr>
          <w:lang w:eastAsia="nl-NL"/>
        </w:rPr>
        <w:t>ZS</w:t>
      </w:r>
      <w:r>
        <w:rPr>
          <w:lang w:eastAsia="nl-NL"/>
        </w:rPr>
        <w:t xml:space="preserve"> kan </w:t>
      </w:r>
      <w:r w:rsidR="00AC2A9B">
        <w:rPr>
          <w:lang w:eastAsia="nl-NL"/>
        </w:rPr>
        <w:t xml:space="preserve">aan de hand van informatie uit de ZTC </w:t>
      </w:r>
      <w:r>
        <w:rPr>
          <w:lang w:eastAsia="nl-NL"/>
        </w:rPr>
        <w:t xml:space="preserve">bepalen of een status een eindstatus van een zaak is en indien een zaak een eindstatus bereikt, </w:t>
      </w:r>
      <w:r w:rsidR="0089767B">
        <w:rPr>
          <w:lang w:eastAsia="nl-NL"/>
        </w:rPr>
        <w:t>het proces in gang te zetten om de zaak af te sluiten</w:t>
      </w:r>
      <w:r w:rsidR="005154F2">
        <w:rPr>
          <w:lang w:eastAsia="nl-NL"/>
        </w:rPr>
        <w:t>. Het gaat hierbij onder</w:t>
      </w:r>
      <w:ins w:id="2465" w:author="Joost Wijnings" w:date="2014-03-08T03:15:00Z">
        <w:r w:rsidR="009037D9">
          <w:rPr>
            <w:lang w:eastAsia="nl-NL"/>
          </w:rPr>
          <w:t xml:space="preserve"> </w:t>
        </w:r>
      </w:ins>
      <w:r w:rsidR="005154F2">
        <w:rPr>
          <w:lang w:eastAsia="nl-NL"/>
        </w:rPr>
        <w:t>meer om archivering van zaakgegevens</w:t>
      </w:r>
      <w:r w:rsidR="0089767B">
        <w:rPr>
          <w:lang w:eastAsia="nl-NL"/>
        </w:rPr>
        <w:t>.</w:t>
      </w:r>
      <w:r w:rsidR="005154F2">
        <w:rPr>
          <w:lang w:eastAsia="nl-NL"/>
        </w:rPr>
        <w:t xml:space="preserve"> Het proces en de benodigde functionaliteit hiervoor ma</w:t>
      </w:r>
      <w:ins w:id="2466" w:author="Joost Wijnings" w:date="2014-03-08T03:15:00Z">
        <w:r w:rsidR="009037D9">
          <w:rPr>
            <w:lang w:eastAsia="nl-NL"/>
          </w:rPr>
          <w:t>ken</w:t>
        </w:r>
      </w:ins>
      <w:del w:id="2467" w:author="Joost Wijnings" w:date="2014-03-08T03:15:00Z">
        <w:r w:rsidR="005154F2" w:rsidDel="009037D9">
          <w:rPr>
            <w:lang w:eastAsia="nl-NL"/>
          </w:rPr>
          <w:delText>akt</w:delText>
        </w:r>
      </w:del>
      <w:r w:rsidR="005154F2">
        <w:rPr>
          <w:lang w:eastAsia="nl-NL"/>
        </w:rPr>
        <w:t xml:space="preserve"> geen onderdeel uit van deze specificatie.</w:t>
      </w:r>
    </w:p>
    <w:p w14:paraId="6DADE0A0" w14:textId="3F096B8B" w:rsidR="003431F4" w:rsidRPr="00C76926" w:rsidRDefault="003431F4" w:rsidP="00C76926">
      <w:pPr>
        <w:numPr>
          <w:ilvl w:val="0"/>
          <w:numId w:val="1"/>
        </w:numPr>
        <w:rPr>
          <w:lang w:eastAsia="nl-NL"/>
        </w:rPr>
      </w:pPr>
      <w:r w:rsidRPr="00C76926">
        <w:rPr>
          <w:lang w:eastAsia="nl-NL"/>
        </w:rPr>
        <w:t>Het Z</w:t>
      </w:r>
      <w:r w:rsidR="00524799" w:rsidRPr="00C76926">
        <w:rPr>
          <w:lang w:eastAsia="nl-NL"/>
        </w:rPr>
        <w:t>S</w:t>
      </w:r>
      <w:r w:rsidRPr="00C76926">
        <w:rPr>
          <w:lang w:eastAsia="nl-NL"/>
        </w:rPr>
        <w:t xml:space="preserve"> bepaalt of de aangeleverde status de meest recente status van de zaak is en bepaalt de waarde ‘indicatie laatst gezette status’</w:t>
      </w:r>
      <w:r w:rsidR="00D80D7E" w:rsidRPr="00C76926">
        <w:rPr>
          <w:lang w:eastAsia="nl-NL"/>
        </w:rPr>
        <w:t xml:space="preserve">. De Indicatie laatst gezette status is afleidbaar uit de historie van </w:t>
      </w:r>
      <w:r w:rsidR="00BE2D4A" w:rsidRPr="00C76926">
        <w:rPr>
          <w:lang w:eastAsia="nl-NL"/>
        </w:rPr>
        <w:t>het</w:t>
      </w:r>
      <w:r w:rsidR="00D80D7E" w:rsidRPr="00C76926">
        <w:rPr>
          <w:lang w:eastAsia="nl-NL"/>
        </w:rPr>
        <w:t xml:space="preserve"> attribuu</w:t>
      </w:r>
      <w:r w:rsidR="00BE2D4A" w:rsidRPr="00C76926">
        <w:rPr>
          <w:lang w:eastAsia="nl-NL"/>
        </w:rPr>
        <w:t>t</w:t>
      </w:r>
      <w:r w:rsidR="00D80D7E" w:rsidRPr="00C76926">
        <w:rPr>
          <w:lang w:eastAsia="nl-NL"/>
        </w:rPr>
        <w:t xml:space="preserve"> </w:t>
      </w:r>
      <w:ins w:id="2468" w:author="Joost Wijnings" w:date="2014-03-08T03:15:00Z">
        <w:r w:rsidR="009037D9">
          <w:rPr>
            <w:lang w:eastAsia="nl-NL"/>
          </w:rPr>
          <w:t>‘</w:t>
        </w:r>
      </w:ins>
      <w:r w:rsidR="00D80D7E" w:rsidRPr="00C76926">
        <w:rPr>
          <w:lang w:eastAsia="nl-NL"/>
        </w:rPr>
        <w:t>Datum status gezet</w:t>
      </w:r>
      <w:ins w:id="2469" w:author="Joost Wijnings" w:date="2014-03-08T03:15:00Z">
        <w:r w:rsidR="009037D9">
          <w:rPr>
            <w:lang w:eastAsia="nl-NL"/>
          </w:rPr>
          <w:t>’</w:t>
        </w:r>
      </w:ins>
      <w:r w:rsidR="00D80D7E" w:rsidRPr="00C76926">
        <w:rPr>
          <w:lang w:eastAsia="nl-NL"/>
        </w:rPr>
        <w:t xml:space="preserve"> van alle statussen bij de desbetreffende zaak.</w:t>
      </w:r>
    </w:p>
    <w:p w14:paraId="428F58E7" w14:textId="090AD446" w:rsidR="00F00B94" w:rsidRDefault="00F00B94" w:rsidP="00E57F8A">
      <w:pPr>
        <w:pStyle w:val="Kop4"/>
      </w:pPr>
      <w:bookmarkStart w:id="2470" w:name="_Ref346459089"/>
      <w:r>
        <w:t xml:space="preserve">Interactie tussen </w:t>
      </w:r>
      <w:del w:id="2471" w:author="Joost Wijnings" w:date="2014-03-07T15:35:00Z">
        <w:r w:rsidR="004B3D1D" w:rsidDel="005F2B36">
          <w:delText>Zaak</w:delText>
        </w:r>
        <w:r w:rsidDel="005F2B36">
          <w:delText xml:space="preserve">service </w:delText>
        </w:r>
      </w:del>
      <w:del w:id="2472" w:author="Joost Wijnings" w:date="2014-03-14T15:38:00Z">
        <w:r w:rsidDel="00735DDB">
          <w:delText>co</w:delText>
        </w:r>
        <w:r w:rsidR="004A23EC" w:rsidDel="00735DDB">
          <w:delText>nsumer</w:delText>
        </w:r>
      </w:del>
      <w:ins w:id="2473" w:author="Joost Wijnings" w:date="2014-03-14T15:38:00Z">
        <w:r w:rsidR="00735DDB">
          <w:t>ZSC</w:t>
        </w:r>
      </w:ins>
      <w:r w:rsidR="004A23EC">
        <w:t xml:space="preserve"> en </w:t>
      </w:r>
      <w:r w:rsidR="008235C4">
        <w:t>ZS</w:t>
      </w:r>
      <w:bookmarkEnd w:id="2470"/>
    </w:p>
    <w:p w14:paraId="10527CA6" w14:textId="300B2F6E" w:rsidR="003431F4" w:rsidRDefault="002D0DF3" w:rsidP="00E40358">
      <w:pPr>
        <w:rPr>
          <w:lang w:eastAsia="nl-NL"/>
        </w:rPr>
      </w:pPr>
      <w:r>
        <w:rPr>
          <w:lang w:eastAsia="nl-NL"/>
        </w:rPr>
        <w:t xml:space="preserve">De </w:t>
      </w:r>
      <w:del w:id="2474" w:author="Joost Wijnings" w:date="2014-03-07T15:36:00Z">
        <w:r w:rsidR="00E16A13" w:rsidDel="005F2B36">
          <w:rPr>
            <w:lang w:eastAsia="nl-NL"/>
          </w:rPr>
          <w:delText>Zaak</w:delText>
        </w:r>
        <w:r w:rsidDel="005F2B36">
          <w:rPr>
            <w:lang w:eastAsia="nl-NL"/>
          </w:rPr>
          <w:delText xml:space="preserve">service </w:delText>
        </w:r>
      </w:del>
      <w:del w:id="2475" w:author="Joost Wijnings" w:date="2014-03-14T15:39:00Z">
        <w:r w:rsidDel="00735DDB">
          <w:rPr>
            <w:lang w:eastAsia="nl-NL"/>
          </w:rPr>
          <w:delText>consumer</w:delText>
        </w:r>
      </w:del>
      <w:ins w:id="2476" w:author="Joost Wijnings" w:date="2014-03-14T15:39:00Z">
        <w:r w:rsidR="00735DDB">
          <w:rPr>
            <w:lang w:eastAsia="nl-NL"/>
          </w:rPr>
          <w:t>ZSC</w:t>
        </w:r>
      </w:ins>
      <w:r>
        <w:rPr>
          <w:lang w:eastAsia="nl-NL"/>
        </w:rPr>
        <w:t xml:space="preserve"> stuurt een kennisgeving naar het </w:t>
      </w:r>
      <w:r w:rsidR="008235C4">
        <w:rPr>
          <w:lang w:eastAsia="nl-NL"/>
        </w:rPr>
        <w:t>ZS</w:t>
      </w:r>
      <w:r w:rsidR="00A91174">
        <w:rPr>
          <w:lang w:eastAsia="nl-NL"/>
        </w:rPr>
        <w:t xml:space="preserve"> waarin aangegeven wordt dat voor </w:t>
      </w:r>
      <w:r w:rsidR="00CD660D">
        <w:rPr>
          <w:lang w:eastAsia="nl-NL"/>
        </w:rPr>
        <w:t>de</w:t>
      </w:r>
      <w:r w:rsidR="00A91174">
        <w:rPr>
          <w:lang w:eastAsia="nl-NL"/>
        </w:rPr>
        <w:t xml:space="preserve"> zaak met </w:t>
      </w:r>
      <w:r w:rsidR="00CD660D">
        <w:rPr>
          <w:lang w:eastAsia="nl-NL"/>
        </w:rPr>
        <w:t>de aangegeven</w:t>
      </w:r>
      <w:r w:rsidR="00A91174">
        <w:rPr>
          <w:lang w:eastAsia="nl-NL"/>
        </w:rPr>
        <w:t xml:space="preserve"> zaakidentificatie een nieuwe </w:t>
      </w:r>
      <w:r w:rsidR="00155C55">
        <w:rPr>
          <w:lang w:eastAsia="nl-NL"/>
        </w:rPr>
        <w:t>status</w:t>
      </w:r>
      <w:r w:rsidR="00A91174">
        <w:rPr>
          <w:lang w:eastAsia="nl-NL"/>
        </w:rPr>
        <w:t xml:space="preserve"> geldt. </w:t>
      </w:r>
    </w:p>
    <w:p w14:paraId="4784A0E7" w14:textId="77777777" w:rsidR="003431F4" w:rsidRDefault="003431F4" w:rsidP="00E40358">
      <w:pPr>
        <w:rPr>
          <w:lang w:eastAsia="nl-NL"/>
        </w:rPr>
      </w:pPr>
    </w:p>
    <w:p w14:paraId="461DAB63" w14:textId="24D43DBC" w:rsidR="00D003DB" w:rsidRDefault="003431F4" w:rsidP="00E40358">
      <w:pPr>
        <w:rPr>
          <w:lang w:eastAsia="nl-NL"/>
        </w:rPr>
      </w:pPr>
      <w:r>
        <w:t>In onderstaande tabel</w:t>
      </w:r>
      <w:r w:rsidR="005B52C6">
        <w:t xml:space="preserve"> </w:t>
      </w:r>
      <w:r>
        <w:t xml:space="preserve">staat aangegeven welke elementen verplicht aanwezig en gevuld moeten zijn met een geldige waarde (V) en welke elementen optioneel in de berichten mogen voorkomen (O). </w:t>
      </w:r>
      <w:r>
        <w:lastRenderedPageBreak/>
        <w:t xml:space="preserve">Indien een verplicht of optioneel element </w:t>
      </w:r>
      <w:del w:id="2477" w:author="Joost Wijnings" w:date="2014-03-10T11:02:00Z">
        <w:r w:rsidDel="009446AF">
          <w:delText xml:space="preserve">wordt aangeleverd </w:delText>
        </w:r>
      </w:del>
      <w:r>
        <w:t xml:space="preserve">door een </w:t>
      </w:r>
      <w:ins w:id="2478" w:author="Joost Wijnings" w:date="2014-03-17T07:59:00Z">
        <w:r w:rsidR="00590653">
          <w:t>ZSC</w:t>
        </w:r>
      </w:ins>
      <w:del w:id="2479" w:author="Joost Wijnings" w:date="2014-03-07T15:36:00Z">
        <w:r w:rsidR="00351C0C" w:rsidDel="005F2B36">
          <w:delText>Z</w:delText>
        </w:r>
      </w:del>
      <w:del w:id="2480" w:author="Joost Wijnings" w:date="2014-03-17T07:59:00Z">
        <w:r w:rsidR="00351C0C" w:rsidDel="00590653">
          <w:delText>aakservice</w:delText>
        </w:r>
      </w:del>
      <w:del w:id="2481" w:author="Joost Wijnings" w:date="2014-03-07T15:36:00Z">
        <w:r w:rsidDel="005F2B36">
          <w:delText xml:space="preserve"> </w:delText>
        </w:r>
      </w:del>
      <w:del w:id="2482" w:author="Joost Wijnings" w:date="2014-03-17T07:59:00Z">
        <w:r w:rsidDel="00590653">
          <w:delText>consumer</w:delText>
        </w:r>
      </w:del>
      <w:r>
        <w:t xml:space="preserve"> </w:t>
      </w:r>
      <w:ins w:id="2483" w:author="Joost Wijnings" w:date="2014-03-10T11:02:00Z">
        <w:r w:rsidR="009446AF">
          <w:t xml:space="preserve">aangeleverd wordt, </w:t>
        </w:r>
      </w:ins>
      <w:del w:id="2484" w:author="Joost Wijnings" w:date="2014-03-10T11:02:00Z">
        <w:r w:rsidDel="009446AF">
          <w:delText xml:space="preserve">dan </w:delText>
        </w:r>
      </w:del>
      <w:r>
        <w:t>dient dit verwerkt te worden door het ZS. Andere RGBZ</w:t>
      </w:r>
      <w:ins w:id="2485" w:author="Joost Wijnings" w:date="2014-03-08T03:16:00Z">
        <w:r w:rsidR="009037D9">
          <w:t>-</w:t>
        </w:r>
      </w:ins>
      <w:del w:id="2486" w:author="Joost Wijnings" w:date="2014-03-08T03:16:00Z">
        <w:r w:rsidDel="009037D9">
          <w:delText xml:space="preserve"> </w:delText>
        </w:r>
      </w:del>
      <w:r>
        <w:t xml:space="preserve">elementen mogen in het bericht voorkomen (zolang het bericht voldoet aan de </w:t>
      </w:r>
      <w:del w:id="2487" w:author="Joost Wijnings" w:date="2014-03-10T09:26:00Z">
        <w:r w:rsidDel="00237DAF">
          <w:delText>StUF ZKN</w:delText>
        </w:r>
      </w:del>
      <w:del w:id="2488" w:author="Joost Wijnings" w:date="2014-03-10T09:28:00Z">
        <w:r w:rsidDel="00237DAF">
          <w:delText xml:space="preserve"> sch</w:delText>
        </w:r>
      </w:del>
      <w:ins w:id="2489" w:author="Joost Wijnings" w:date="2014-03-10T09:28:00Z">
        <w:r w:rsidR="00237DAF">
          <w:t>StUF-ZKN-sch</w:t>
        </w:r>
      </w:ins>
      <w:r>
        <w:t>ema’s)</w:t>
      </w:r>
      <w:ins w:id="2490" w:author="Joost Wijnings" w:date="2014-03-10T11:02:00Z">
        <w:r w:rsidR="009446AF">
          <w:t>,</w:t>
        </w:r>
      </w:ins>
      <w:r>
        <w:t xml:space="preserve"> maar</w:t>
      </w:r>
      <w:del w:id="2491" w:author="Joost Wijnings" w:date="2014-03-10T11:02:00Z">
        <w:r w:rsidDel="009446AF">
          <w:delText>,</w:delText>
        </w:r>
      </w:del>
      <w:r>
        <w:t xml:space="preserve"> verwerking hiervan </w:t>
      </w:r>
      <w:r w:rsidR="00F12E6E">
        <w:t>wordt niet door deze specificatie afgedwongen</w:t>
      </w:r>
      <w:r>
        <w:t>.</w:t>
      </w:r>
    </w:p>
    <w:p w14:paraId="7B44DD43" w14:textId="77777777" w:rsidR="00416584" w:rsidRDefault="00416584" w:rsidP="00416584">
      <w:pPr>
        <w:rPr>
          <w:lang w:eastAsia="nl-NL"/>
        </w:rPr>
      </w:pP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492" w:author="Joost Wijnings" w:date="2014-04-04T14:06:00Z">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361"/>
        <w:gridCol w:w="2977"/>
        <w:gridCol w:w="1134"/>
        <w:tblGridChange w:id="2493">
          <w:tblGrid>
            <w:gridCol w:w="5920"/>
            <w:gridCol w:w="3119"/>
            <w:gridCol w:w="992"/>
          </w:tblGrid>
        </w:tblGridChange>
      </w:tblGrid>
      <w:tr w:rsidR="003431F4" w:rsidRPr="00147A5D" w14:paraId="6050D796" w14:textId="77777777" w:rsidTr="005938EF">
        <w:tc>
          <w:tcPr>
            <w:tcW w:w="8472" w:type="dxa"/>
            <w:gridSpan w:val="3"/>
            <w:tcPrChange w:id="2494" w:author="Joost Wijnings" w:date="2014-04-04T14:06:00Z">
              <w:tcPr>
                <w:tcW w:w="10031" w:type="dxa"/>
                <w:gridSpan w:val="3"/>
              </w:tcPr>
            </w:tcPrChange>
          </w:tcPr>
          <w:p w14:paraId="1BE94D8D" w14:textId="77777777" w:rsidR="003431F4" w:rsidRDefault="003431F4">
            <w:pPr>
              <w:keepNext/>
              <w:rPr>
                <w:lang w:eastAsia="nl-NL"/>
              </w:rPr>
              <w:pPrChange w:id="2495" w:author="Joost Wijnings" w:date="2014-03-08T03:16:00Z">
                <w:pPr/>
              </w:pPrChange>
            </w:pPr>
            <w:r w:rsidRPr="00C709C8">
              <w:rPr>
                <w:b/>
                <w:lang w:eastAsia="nl-NL"/>
              </w:rPr>
              <w:t>Berichttype:</w:t>
            </w:r>
            <w:r w:rsidRPr="00C709C8">
              <w:rPr>
                <w:lang w:eastAsia="nl-NL"/>
              </w:rPr>
              <w:t xml:space="preserve"> ZakLk01</w:t>
            </w:r>
            <w:r>
              <w:rPr>
                <w:lang w:eastAsia="nl-NL"/>
              </w:rPr>
              <w:t xml:space="preserve"> (kennisgeving met mutatiesoort W(ijzigen))</w:t>
            </w:r>
          </w:p>
        </w:tc>
      </w:tr>
      <w:tr w:rsidR="003431F4" w:rsidRPr="00C325DD" w14:paraId="07DE4F8C" w14:textId="77777777" w:rsidTr="005938EF">
        <w:tc>
          <w:tcPr>
            <w:tcW w:w="4361" w:type="dxa"/>
            <w:tcPrChange w:id="2496" w:author="Joost Wijnings" w:date="2014-04-04T14:06:00Z">
              <w:tcPr>
                <w:tcW w:w="5920" w:type="dxa"/>
              </w:tcPr>
            </w:tcPrChange>
          </w:tcPr>
          <w:p w14:paraId="186B8CA2" w14:textId="028EBEF7" w:rsidR="003431F4" w:rsidRPr="00FE503A" w:rsidRDefault="00124D91">
            <w:pPr>
              <w:keepNext/>
              <w:rPr>
                <w:lang w:eastAsia="nl-NL"/>
              </w:rPr>
              <w:pPrChange w:id="2497" w:author="Joost Wijnings" w:date="2014-03-10T09:30:00Z">
                <w:pPr/>
              </w:pPrChange>
            </w:pPr>
            <w:del w:id="2498" w:author="Joost Wijnings" w:date="2014-03-10T09:30:00Z">
              <w:r w:rsidDel="00237DAF">
                <w:rPr>
                  <w:b/>
                  <w:lang w:eastAsia="nl-NL"/>
                </w:rPr>
                <w:delText xml:space="preserve">StUF </w:delText>
              </w:r>
            </w:del>
            <w:ins w:id="2499" w:author="Joost Wijnings" w:date="2014-03-10T09:30:00Z">
              <w:r w:rsidR="00237DAF">
                <w:rPr>
                  <w:b/>
                  <w:lang w:eastAsia="nl-NL"/>
                </w:rPr>
                <w:t>StUF-</w:t>
              </w:r>
            </w:ins>
            <w:del w:id="2500" w:author="Joost Wijnings" w:date="2014-03-08T03:16:00Z">
              <w:r w:rsidDel="009037D9">
                <w:rPr>
                  <w:b/>
                  <w:lang w:eastAsia="nl-NL"/>
                </w:rPr>
                <w:delText xml:space="preserve">ZKN </w:delText>
              </w:r>
            </w:del>
            <w:ins w:id="2501" w:author="Joost Wijnings" w:date="2014-03-08T03:16:00Z">
              <w:r w:rsidR="009037D9">
                <w:rPr>
                  <w:b/>
                  <w:lang w:eastAsia="nl-NL"/>
                </w:rPr>
                <w:t>ZKN-</w:t>
              </w:r>
            </w:ins>
            <w:r>
              <w:rPr>
                <w:b/>
                <w:lang w:eastAsia="nl-NL"/>
              </w:rPr>
              <w:t>E</w:t>
            </w:r>
            <w:r w:rsidRPr="00C709C8">
              <w:rPr>
                <w:b/>
                <w:lang w:eastAsia="nl-NL"/>
              </w:rPr>
              <w:t>lementen</w:t>
            </w:r>
          </w:p>
        </w:tc>
        <w:tc>
          <w:tcPr>
            <w:tcW w:w="2977" w:type="dxa"/>
            <w:tcPrChange w:id="2502" w:author="Joost Wijnings" w:date="2014-04-04T14:06:00Z">
              <w:tcPr>
                <w:tcW w:w="3119" w:type="dxa"/>
              </w:tcPr>
            </w:tcPrChange>
          </w:tcPr>
          <w:p w14:paraId="70FECEFB" w14:textId="7A42FE00" w:rsidR="003431F4" w:rsidRPr="00C325DD" w:rsidRDefault="003431F4">
            <w:pPr>
              <w:keepNext/>
              <w:rPr>
                <w:lang w:eastAsia="nl-NL"/>
              </w:rPr>
              <w:pPrChange w:id="2503" w:author="Joost Wijnings" w:date="2014-03-08T03:16:00Z">
                <w:pPr/>
              </w:pPrChange>
            </w:pPr>
            <w:r>
              <w:rPr>
                <w:b/>
                <w:lang w:eastAsia="nl-NL"/>
              </w:rPr>
              <w:t>RGBZ</w:t>
            </w:r>
            <w:ins w:id="2504" w:author="Joost Wijnings" w:date="2014-03-08T03:16:00Z">
              <w:r w:rsidR="009037D9">
                <w:rPr>
                  <w:b/>
                  <w:lang w:eastAsia="nl-NL"/>
                </w:rPr>
                <w:t>-</w:t>
              </w:r>
            </w:ins>
            <w:del w:id="2505" w:author="Joost Wijnings" w:date="2014-03-08T03:16:00Z">
              <w:r w:rsidDel="009037D9">
                <w:rPr>
                  <w:b/>
                  <w:lang w:eastAsia="nl-NL"/>
                </w:rPr>
                <w:delText xml:space="preserve"> </w:delText>
              </w:r>
            </w:del>
            <w:r>
              <w:rPr>
                <w:b/>
                <w:lang w:eastAsia="nl-NL"/>
              </w:rPr>
              <w:t>attribuut</w:t>
            </w:r>
          </w:p>
        </w:tc>
        <w:tc>
          <w:tcPr>
            <w:tcW w:w="1134" w:type="dxa"/>
            <w:tcPrChange w:id="2506" w:author="Joost Wijnings" w:date="2014-04-04T14:06:00Z">
              <w:tcPr>
                <w:tcW w:w="992" w:type="dxa"/>
              </w:tcPr>
            </w:tcPrChange>
          </w:tcPr>
          <w:p w14:paraId="7A5772DC" w14:textId="77777777" w:rsidR="003431F4" w:rsidRPr="00524799" w:rsidRDefault="007924E2">
            <w:pPr>
              <w:keepNext/>
              <w:jc w:val="center"/>
              <w:rPr>
                <w:b/>
                <w:lang w:eastAsia="nl-NL"/>
              </w:rPr>
              <w:pPrChange w:id="2507" w:author="Joost Wijnings" w:date="2014-04-04T14:06:00Z">
                <w:pPr/>
              </w:pPrChange>
            </w:pPr>
            <w:r>
              <w:rPr>
                <w:b/>
                <w:lang w:eastAsia="nl-NL"/>
              </w:rPr>
              <w:t>v/o</w:t>
            </w:r>
          </w:p>
        </w:tc>
      </w:tr>
      <w:tr w:rsidR="003431F4" w:rsidRPr="00C325DD" w14:paraId="71DEB741" w14:textId="77777777" w:rsidTr="00F90FA6">
        <w:trPr>
          <w:cantSplit/>
        </w:trPr>
        <w:tc>
          <w:tcPr>
            <w:tcW w:w="4361" w:type="dxa"/>
            <w:tcPrChange w:id="2508" w:author="Joost Wijnings" w:date="2014-04-05T01:03:00Z">
              <w:tcPr>
                <w:tcW w:w="5920" w:type="dxa"/>
              </w:tcPr>
            </w:tcPrChange>
          </w:tcPr>
          <w:p w14:paraId="769E5771" w14:textId="77777777" w:rsidR="003431F4" w:rsidRPr="00FE503A" w:rsidRDefault="003431F4" w:rsidP="00237DAF">
            <w:pPr>
              <w:rPr>
                <w:lang w:eastAsia="nl-NL"/>
              </w:rPr>
            </w:pPr>
            <w:r w:rsidRPr="00FE503A">
              <w:rPr>
                <w:lang w:eastAsia="nl-NL"/>
              </w:rPr>
              <w:t>object .</w:t>
            </w:r>
            <w:r>
              <w:rPr>
                <w:lang w:eastAsia="nl-NL"/>
              </w:rPr>
              <w:t xml:space="preserve"> identificatie</w:t>
            </w:r>
            <w:r w:rsidRPr="00FE503A">
              <w:rPr>
                <w:lang w:eastAsia="nl-NL"/>
              </w:rPr>
              <w:t xml:space="preserve"> </w:t>
            </w:r>
          </w:p>
        </w:tc>
        <w:tc>
          <w:tcPr>
            <w:tcW w:w="2977" w:type="dxa"/>
            <w:tcPrChange w:id="2509" w:author="Joost Wijnings" w:date="2014-04-05T01:03:00Z">
              <w:tcPr>
                <w:tcW w:w="3119" w:type="dxa"/>
              </w:tcPr>
            </w:tcPrChange>
          </w:tcPr>
          <w:p w14:paraId="338D82FC" w14:textId="77777777" w:rsidR="003431F4" w:rsidRPr="00C325DD" w:rsidRDefault="003431F4" w:rsidP="00C24858">
            <w:pPr>
              <w:rPr>
                <w:lang w:eastAsia="nl-NL"/>
              </w:rPr>
            </w:pPr>
            <w:r w:rsidRPr="00C325DD">
              <w:rPr>
                <w:lang w:eastAsia="nl-NL"/>
              </w:rPr>
              <w:t>Zaakidentificatie</w:t>
            </w:r>
          </w:p>
        </w:tc>
        <w:tc>
          <w:tcPr>
            <w:tcW w:w="1134" w:type="dxa"/>
            <w:tcPrChange w:id="2510" w:author="Joost Wijnings" w:date="2014-04-05T01:03:00Z">
              <w:tcPr>
                <w:tcW w:w="992" w:type="dxa"/>
              </w:tcPr>
            </w:tcPrChange>
          </w:tcPr>
          <w:p w14:paraId="56E6DDFA" w14:textId="77777777" w:rsidR="003431F4" w:rsidRPr="00C325DD" w:rsidRDefault="003431F4">
            <w:pPr>
              <w:jc w:val="center"/>
              <w:rPr>
                <w:lang w:eastAsia="nl-NL"/>
              </w:rPr>
              <w:pPrChange w:id="2511" w:author="Joost Wijnings" w:date="2014-04-04T14:06:00Z">
                <w:pPr/>
              </w:pPrChange>
            </w:pPr>
            <w:r>
              <w:rPr>
                <w:lang w:eastAsia="nl-NL"/>
              </w:rPr>
              <w:t>v</w:t>
            </w:r>
          </w:p>
        </w:tc>
      </w:tr>
      <w:tr w:rsidR="003431F4" w:rsidRPr="00C325DD" w14:paraId="30F57951" w14:textId="77777777" w:rsidTr="00F90FA6">
        <w:trPr>
          <w:cantSplit/>
        </w:trPr>
        <w:tc>
          <w:tcPr>
            <w:tcW w:w="4361" w:type="dxa"/>
            <w:tcPrChange w:id="2512" w:author="Joost Wijnings" w:date="2014-04-05T01:03:00Z">
              <w:tcPr>
                <w:tcW w:w="5920" w:type="dxa"/>
              </w:tcPr>
            </w:tcPrChange>
          </w:tcPr>
          <w:p w14:paraId="082926FD" w14:textId="77777777" w:rsidR="003431F4" w:rsidRPr="00FE503A" w:rsidRDefault="003431F4" w:rsidP="00237DAF">
            <w:pPr>
              <w:rPr>
                <w:lang w:eastAsia="nl-NL"/>
              </w:rPr>
            </w:pPr>
            <w:r>
              <w:rPr>
                <w:lang w:eastAsia="nl-NL"/>
              </w:rPr>
              <w:t>object . omschrijving</w:t>
            </w:r>
          </w:p>
        </w:tc>
        <w:tc>
          <w:tcPr>
            <w:tcW w:w="2977" w:type="dxa"/>
            <w:tcPrChange w:id="2513" w:author="Joost Wijnings" w:date="2014-04-05T01:03:00Z">
              <w:tcPr>
                <w:tcW w:w="3119" w:type="dxa"/>
              </w:tcPr>
            </w:tcPrChange>
          </w:tcPr>
          <w:p w14:paraId="2DC95A74" w14:textId="77777777" w:rsidR="003431F4" w:rsidRPr="00C325DD" w:rsidRDefault="003431F4" w:rsidP="00C24858">
            <w:pPr>
              <w:rPr>
                <w:lang w:eastAsia="nl-NL"/>
              </w:rPr>
            </w:pPr>
            <w:r>
              <w:rPr>
                <w:lang w:eastAsia="nl-NL"/>
              </w:rPr>
              <w:t>Zaak omschrijving</w:t>
            </w:r>
          </w:p>
        </w:tc>
        <w:tc>
          <w:tcPr>
            <w:tcW w:w="1134" w:type="dxa"/>
            <w:tcPrChange w:id="2514" w:author="Joost Wijnings" w:date="2014-04-05T01:03:00Z">
              <w:tcPr>
                <w:tcW w:w="992" w:type="dxa"/>
              </w:tcPr>
            </w:tcPrChange>
          </w:tcPr>
          <w:p w14:paraId="209FE3DE" w14:textId="77777777" w:rsidR="003431F4" w:rsidRDefault="003431F4">
            <w:pPr>
              <w:jc w:val="center"/>
              <w:rPr>
                <w:lang w:eastAsia="nl-NL"/>
              </w:rPr>
              <w:pPrChange w:id="2515" w:author="Joost Wijnings" w:date="2014-04-04T14:06:00Z">
                <w:pPr/>
              </w:pPrChange>
            </w:pPr>
            <w:r>
              <w:rPr>
                <w:lang w:eastAsia="nl-NL"/>
              </w:rPr>
              <w:t>o</w:t>
            </w:r>
          </w:p>
        </w:tc>
      </w:tr>
      <w:tr w:rsidR="003431F4" w14:paraId="7CBAF760" w14:textId="77777777" w:rsidTr="00F90FA6">
        <w:trPr>
          <w:cantSplit/>
        </w:trPr>
        <w:tc>
          <w:tcPr>
            <w:tcW w:w="4361" w:type="dxa"/>
            <w:tcPrChange w:id="2516" w:author="Joost Wijnings" w:date="2014-04-05T01:03:00Z">
              <w:tcPr>
                <w:tcW w:w="5920" w:type="dxa"/>
              </w:tcPr>
            </w:tcPrChange>
          </w:tcPr>
          <w:p w14:paraId="543BDEB5" w14:textId="77777777" w:rsidR="003431F4" w:rsidRPr="00FE503A" w:rsidRDefault="003431F4" w:rsidP="00237DAF">
            <w:pPr>
              <w:rPr>
                <w:lang w:eastAsia="nl-NL"/>
              </w:rPr>
            </w:pPr>
            <w:r>
              <w:rPr>
                <w:lang w:eastAsia="nl-NL"/>
              </w:rPr>
              <w:t xml:space="preserve">object . heeft . gerelateerde . </w:t>
            </w:r>
            <w:r w:rsidRPr="00C325DD">
              <w:rPr>
                <w:lang w:eastAsia="nl-NL"/>
              </w:rPr>
              <w:t>omschrijving</w:t>
            </w:r>
          </w:p>
        </w:tc>
        <w:tc>
          <w:tcPr>
            <w:tcW w:w="2977" w:type="dxa"/>
            <w:tcPrChange w:id="2517" w:author="Joost Wijnings" w:date="2014-04-05T01:03:00Z">
              <w:tcPr>
                <w:tcW w:w="3119" w:type="dxa"/>
              </w:tcPr>
            </w:tcPrChange>
          </w:tcPr>
          <w:p w14:paraId="17DBAE22" w14:textId="77777777" w:rsidR="003431F4" w:rsidRDefault="003431F4" w:rsidP="005938EF">
            <w:pPr>
              <w:pStyle w:val="Geenafstand"/>
              <w:rPr>
                <w:lang w:eastAsia="nl-NL"/>
              </w:rPr>
            </w:pPr>
            <w:r>
              <w:rPr>
                <w:lang w:eastAsia="nl-NL"/>
              </w:rPr>
              <w:t>Statustype-omschrijving</w:t>
            </w:r>
          </w:p>
          <w:p w14:paraId="61B402CD" w14:textId="77777777" w:rsidR="003431F4" w:rsidRDefault="003431F4">
            <w:pPr>
              <w:pStyle w:val="Geenafstand"/>
              <w:rPr>
                <w:lang w:eastAsia="nl-NL"/>
              </w:rPr>
            </w:pPr>
          </w:p>
          <w:p w14:paraId="51DC5201" w14:textId="77777777" w:rsidR="003431F4" w:rsidRDefault="003431F4" w:rsidP="00237DAF">
            <w:pPr>
              <w:rPr>
                <w:lang w:eastAsia="nl-NL"/>
              </w:rPr>
            </w:pPr>
            <w:r>
              <w:rPr>
                <w:lang w:eastAsia="nl-NL"/>
              </w:rPr>
              <w:t>Waarde: een geldige statuswaarde uit de ZTC van de betreffende gemeente.</w:t>
            </w:r>
          </w:p>
        </w:tc>
        <w:tc>
          <w:tcPr>
            <w:tcW w:w="1134" w:type="dxa"/>
            <w:tcPrChange w:id="2518" w:author="Joost Wijnings" w:date="2014-04-05T01:03:00Z">
              <w:tcPr>
                <w:tcW w:w="992" w:type="dxa"/>
              </w:tcPr>
            </w:tcPrChange>
          </w:tcPr>
          <w:p w14:paraId="0C42E0E9" w14:textId="77777777" w:rsidR="003431F4" w:rsidRDefault="003431F4">
            <w:pPr>
              <w:jc w:val="center"/>
              <w:rPr>
                <w:lang w:eastAsia="nl-NL"/>
              </w:rPr>
              <w:pPrChange w:id="2519" w:author="Joost Wijnings" w:date="2014-04-04T14:06:00Z">
                <w:pPr/>
              </w:pPrChange>
            </w:pPr>
            <w:r>
              <w:rPr>
                <w:lang w:eastAsia="nl-NL"/>
              </w:rPr>
              <w:t>v</w:t>
            </w:r>
          </w:p>
        </w:tc>
      </w:tr>
      <w:tr w:rsidR="003431F4" w14:paraId="181087CD" w14:textId="77777777" w:rsidTr="00F90FA6">
        <w:trPr>
          <w:cantSplit/>
        </w:trPr>
        <w:tc>
          <w:tcPr>
            <w:tcW w:w="4361" w:type="dxa"/>
            <w:tcPrChange w:id="2520" w:author="Joost Wijnings" w:date="2014-04-05T01:03:00Z">
              <w:tcPr>
                <w:tcW w:w="5920" w:type="dxa"/>
              </w:tcPr>
            </w:tcPrChange>
          </w:tcPr>
          <w:p w14:paraId="2BB10893" w14:textId="77777777" w:rsidR="003431F4" w:rsidRDefault="003431F4" w:rsidP="00237DAF">
            <w:pPr>
              <w:rPr>
                <w:lang w:eastAsia="nl-NL"/>
              </w:rPr>
            </w:pPr>
            <w:r>
              <w:rPr>
                <w:lang w:eastAsia="nl-NL"/>
              </w:rPr>
              <w:t>object . heeft . gerelateerde . volgnummer</w:t>
            </w:r>
          </w:p>
        </w:tc>
        <w:tc>
          <w:tcPr>
            <w:tcW w:w="2977" w:type="dxa"/>
            <w:tcPrChange w:id="2521" w:author="Joost Wijnings" w:date="2014-04-05T01:03:00Z">
              <w:tcPr>
                <w:tcW w:w="3119" w:type="dxa"/>
              </w:tcPr>
            </w:tcPrChange>
          </w:tcPr>
          <w:p w14:paraId="41A2BC0E" w14:textId="77777777" w:rsidR="003431F4" w:rsidRPr="00C325DD" w:rsidRDefault="003431F4" w:rsidP="00C24858">
            <w:pPr>
              <w:rPr>
                <w:lang w:eastAsia="nl-NL"/>
              </w:rPr>
            </w:pPr>
            <w:r>
              <w:rPr>
                <w:lang w:eastAsia="nl-NL"/>
              </w:rPr>
              <w:t>Statustype-volgnummer</w:t>
            </w:r>
          </w:p>
        </w:tc>
        <w:tc>
          <w:tcPr>
            <w:tcW w:w="1134" w:type="dxa"/>
            <w:tcPrChange w:id="2522" w:author="Joost Wijnings" w:date="2014-04-05T01:03:00Z">
              <w:tcPr>
                <w:tcW w:w="992" w:type="dxa"/>
              </w:tcPr>
            </w:tcPrChange>
          </w:tcPr>
          <w:p w14:paraId="1B1537F6" w14:textId="77777777" w:rsidR="003431F4" w:rsidRDefault="003431F4">
            <w:pPr>
              <w:jc w:val="center"/>
              <w:rPr>
                <w:lang w:eastAsia="nl-NL"/>
              </w:rPr>
              <w:pPrChange w:id="2523" w:author="Joost Wijnings" w:date="2014-04-04T14:06:00Z">
                <w:pPr/>
              </w:pPrChange>
            </w:pPr>
            <w:r>
              <w:rPr>
                <w:lang w:eastAsia="nl-NL"/>
              </w:rPr>
              <w:t>v</w:t>
            </w:r>
          </w:p>
        </w:tc>
      </w:tr>
      <w:tr w:rsidR="003431F4" w14:paraId="2F2CF41E" w14:textId="77777777" w:rsidTr="00F90FA6">
        <w:trPr>
          <w:cantSplit/>
        </w:trPr>
        <w:tc>
          <w:tcPr>
            <w:tcW w:w="4361" w:type="dxa"/>
            <w:tcPrChange w:id="2524" w:author="Joost Wijnings" w:date="2014-04-05T01:03:00Z">
              <w:tcPr>
                <w:tcW w:w="5920" w:type="dxa"/>
              </w:tcPr>
            </w:tcPrChange>
          </w:tcPr>
          <w:p w14:paraId="4D367620" w14:textId="77777777" w:rsidR="003431F4" w:rsidRDefault="003431F4" w:rsidP="00237DAF">
            <w:pPr>
              <w:rPr>
                <w:lang w:eastAsia="nl-NL"/>
              </w:rPr>
            </w:pPr>
            <w:r>
              <w:rPr>
                <w:lang w:eastAsia="nl-NL"/>
              </w:rPr>
              <w:t xml:space="preserve">object . heeft . </w:t>
            </w:r>
            <w:r w:rsidRPr="00C325DD">
              <w:rPr>
                <w:lang w:eastAsia="nl-NL"/>
              </w:rPr>
              <w:t>datumStatusGezet</w:t>
            </w:r>
          </w:p>
        </w:tc>
        <w:tc>
          <w:tcPr>
            <w:tcW w:w="2977" w:type="dxa"/>
            <w:tcPrChange w:id="2525" w:author="Joost Wijnings" w:date="2014-04-05T01:03:00Z">
              <w:tcPr>
                <w:tcW w:w="3119" w:type="dxa"/>
              </w:tcPr>
            </w:tcPrChange>
          </w:tcPr>
          <w:p w14:paraId="3D5E7B5F" w14:textId="77777777" w:rsidR="003431F4" w:rsidRPr="00C325DD" w:rsidRDefault="003431F4" w:rsidP="00C24858">
            <w:pPr>
              <w:rPr>
                <w:lang w:eastAsia="nl-NL"/>
              </w:rPr>
            </w:pPr>
            <w:r>
              <w:rPr>
                <w:lang w:eastAsia="nl-NL"/>
              </w:rPr>
              <w:t>Datum Status gezet</w:t>
            </w:r>
          </w:p>
        </w:tc>
        <w:tc>
          <w:tcPr>
            <w:tcW w:w="1134" w:type="dxa"/>
            <w:tcPrChange w:id="2526" w:author="Joost Wijnings" w:date="2014-04-05T01:03:00Z">
              <w:tcPr>
                <w:tcW w:w="992" w:type="dxa"/>
              </w:tcPr>
            </w:tcPrChange>
          </w:tcPr>
          <w:p w14:paraId="6CAFCBDE" w14:textId="77777777" w:rsidR="003431F4" w:rsidRDefault="003431F4">
            <w:pPr>
              <w:jc w:val="center"/>
              <w:rPr>
                <w:lang w:eastAsia="nl-NL"/>
              </w:rPr>
              <w:pPrChange w:id="2527" w:author="Joost Wijnings" w:date="2014-04-04T14:06:00Z">
                <w:pPr/>
              </w:pPrChange>
            </w:pPr>
            <w:r>
              <w:rPr>
                <w:lang w:eastAsia="nl-NL"/>
              </w:rPr>
              <w:t>v</w:t>
            </w:r>
          </w:p>
        </w:tc>
      </w:tr>
      <w:tr w:rsidR="00F12E6E" w14:paraId="2C3CCE64" w14:textId="77777777" w:rsidTr="00F90FA6">
        <w:trPr>
          <w:cantSplit/>
        </w:trPr>
        <w:tc>
          <w:tcPr>
            <w:tcW w:w="4361" w:type="dxa"/>
            <w:tcPrChange w:id="2528" w:author="Joost Wijnings" w:date="2014-04-05T01:03:00Z">
              <w:tcPr>
                <w:tcW w:w="5920" w:type="dxa"/>
              </w:tcPr>
            </w:tcPrChange>
          </w:tcPr>
          <w:p w14:paraId="6A9DEF19" w14:textId="561BCA86" w:rsidR="00F12E6E" w:rsidRDefault="00E133CC" w:rsidP="00237DAF">
            <w:pPr>
              <w:rPr>
                <w:lang w:eastAsia="nl-NL"/>
              </w:rPr>
            </w:pPr>
            <w:ins w:id="2529" w:author="Joost Wijnings" w:date="2014-03-10T14:27:00Z">
              <w:r>
                <w:rPr>
                  <w:lang w:eastAsia="nl-NL"/>
                </w:rPr>
                <w:t>o</w:t>
              </w:r>
            </w:ins>
            <w:del w:id="2530" w:author="Joost Wijnings" w:date="2014-03-10T14:27:00Z">
              <w:r w:rsidR="00F12E6E" w:rsidDel="00E133CC">
                <w:rPr>
                  <w:lang w:eastAsia="nl-NL"/>
                </w:rPr>
                <w:delText>O</w:delText>
              </w:r>
            </w:del>
            <w:r w:rsidR="00F12E6E">
              <w:rPr>
                <w:lang w:eastAsia="nl-NL"/>
              </w:rPr>
              <w:t>bject . heeft . isGezetDoor . gerelateerde . &lt;medewerker, organisatorischeEenheid&gt; . identificatie</w:t>
            </w:r>
          </w:p>
        </w:tc>
        <w:tc>
          <w:tcPr>
            <w:tcW w:w="2977" w:type="dxa"/>
            <w:tcPrChange w:id="2531" w:author="Joost Wijnings" w:date="2014-04-05T01:03:00Z">
              <w:tcPr>
                <w:tcW w:w="3119" w:type="dxa"/>
              </w:tcPr>
            </w:tcPrChange>
          </w:tcPr>
          <w:p w14:paraId="47EA87DF" w14:textId="77777777" w:rsidR="00F12E6E" w:rsidRDefault="00E65B6F" w:rsidP="00C24858">
            <w:pPr>
              <w:rPr>
                <w:lang w:eastAsia="nl-NL"/>
              </w:rPr>
            </w:pPr>
            <w:r w:rsidRPr="00E65B6F">
              <w:rPr>
                <w:lang w:eastAsia="nl-NL"/>
              </w:rPr>
              <w:t>Medewerkeridentificatie of Organisatieidentificatie</w:t>
            </w:r>
          </w:p>
        </w:tc>
        <w:tc>
          <w:tcPr>
            <w:tcW w:w="1134" w:type="dxa"/>
            <w:tcPrChange w:id="2532" w:author="Joost Wijnings" w:date="2014-04-05T01:03:00Z">
              <w:tcPr>
                <w:tcW w:w="992" w:type="dxa"/>
              </w:tcPr>
            </w:tcPrChange>
          </w:tcPr>
          <w:p w14:paraId="0B6B3E2C" w14:textId="77777777" w:rsidR="00F12E6E" w:rsidRDefault="00F12E6E">
            <w:pPr>
              <w:jc w:val="center"/>
              <w:rPr>
                <w:lang w:eastAsia="nl-NL"/>
              </w:rPr>
              <w:pPrChange w:id="2533" w:author="Joost Wijnings" w:date="2014-04-04T14:06:00Z">
                <w:pPr/>
              </w:pPrChange>
            </w:pPr>
            <w:r>
              <w:rPr>
                <w:lang w:eastAsia="nl-NL"/>
              </w:rPr>
              <w:t>v</w:t>
            </w:r>
          </w:p>
        </w:tc>
      </w:tr>
      <w:tr w:rsidR="00F12E6E" w14:paraId="203F4BE8" w14:textId="77777777" w:rsidTr="00F90FA6">
        <w:trPr>
          <w:cantSplit/>
        </w:trPr>
        <w:tc>
          <w:tcPr>
            <w:tcW w:w="4361" w:type="dxa"/>
            <w:tcPrChange w:id="2534" w:author="Joost Wijnings" w:date="2014-04-05T01:03:00Z">
              <w:tcPr>
                <w:tcW w:w="5920" w:type="dxa"/>
              </w:tcPr>
            </w:tcPrChange>
          </w:tcPr>
          <w:p w14:paraId="33C692D8" w14:textId="03356CD8" w:rsidR="00F12E6E" w:rsidRDefault="00E133CC" w:rsidP="00237DAF">
            <w:pPr>
              <w:rPr>
                <w:lang w:eastAsia="nl-NL"/>
              </w:rPr>
            </w:pPr>
            <w:ins w:id="2535" w:author="Joost Wijnings" w:date="2014-03-10T14:27:00Z">
              <w:r>
                <w:rPr>
                  <w:lang w:eastAsia="nl-NL"/>
                </w:rPr>
                <w:t>o</w:t>
              </w:r>
            </w:ins>
            <w:del w:id="2536" w:author="Joost Wijnings" w:date="2014-03-10T14:27:00Z">
              <w:r w:rsidR="00F12E6E" w:rsidDel="00E133CC">
                <w:rPr>
                  <w:lang w:eastAsia="nl-NL"/>
                </w:rPr>
                <w:delText>O</w:delText>
              </w:r>
            </w:del>
            <w:r w:rsidR="00F12E6E">
              <w:rPr>
                <w:lang w:eastAsia="nl-NL"/>
              </w:rPr>
              <w:t xml:space="preserve">bject . heeft . isGezetDoor . gerelateerde . &lt;medewerker, organisatorischeEenheid&gt; . </w:t>
            </w:r>
            <w:r w:rsidR="004A4D52">
              <w:rPr>
                <w:lang w:eastAsia="nl-NL"/>
              </w:rPr>
              <w:t xml:space="preserve">&lt;alle child elementen </w:t>
            </w:r>
            <w:r w:rsidR="00F12E6E">
              <w:rPr>
                <w:lang w:eastAsia="nl-NL"/>
              </w:rPr>
              <w:t>anders dan identificatie</w:t>
            </w:r>
            <w:r w:rsidR="004A4D52">
              <w:rPr>
                <w:lang w:eastAsia="nl-NL"/>
              </w:rPr>
              <w:t>&gt;</w:t>
            </w:r>
          </w:p>
        </w:tc>
        <w:tc>
          <w:tcPr>
            <w:tcW w:w="2977" w:type="dxa"/>
            <w:tcPrChange w:id="2537" w:author="Joost Wijnings" w:date="2014-04-05T01:03:00Z">
              <w:tcPr>
                <w:tcW w:w="3119" w:type="dxa"/>
              </w:tcPr>
            </w:tcPrChange>
          </w:tcPr>
          <w:p w14:paraId="63FC2B01" w14:textId="77777777" w:rsidR="00F12E6E" w:rsidRDefault="00F12E6E" w:rsidP="00C24858">
            <w:pPr>
              <w:rPr>
                <w:lang w:eastAsia="nl-NL"/>
              </w:rPr>
            </w:pPr>
          </w:p>
        </w:tc>
        <w:tc>
          <w:tcPr>
            <w:tcW w:w="1134" w:type="dxa"/>
            <w:tcPrChange w:id="2538" w:author="Joost Wijnings" w:date="2014-04-05T01:03:00Z">
              <w:tcPr>
                <w:tcW w:w="992" w:type="dxa"/>
              </w:tcPr>
            </w:tcPrChange>
          </w:tcPr>
          <w:p w14:paraId="5C0AAA97" w14:textId="77777777" w:rsidR="00F12E6E" w:rsidRDefault="00F12E6E">
            <w:pPr>
              <w:jc w:val="center"/>
              <w:rPr>
                <w:lang w:eastAsia="nl-NL"/>
              </w:rPr>
              <w:pPrChange w:id="2539" w:author="Joost Wijnings" w:date="2014-04-04T14:06:00Z">
                <w:pPr/>
              </w:pPrChange>
            </w:pPr>
            <w:r>
              <w:rPr>
                <w:lang w:eastAsia="nl-NL"/>
              </w:rPr>
              <w:t>o</w:t>
            </w:r>
          </w:p>
        </w:tc>
      </w:tr>
      <w:tr w:rsidR="003431F4" w14:paraId="462B41ED" w14:textId="77777777" w:rsidTr="00F90FA6">
        <w:trPr>
          <w:cantSplit/>
        </w:trPr>
        <w:tc>
          <w:tcPr>
            <w:tcW w:w="4361" w:type="dxa"/>
            <w:tcPrChange w:id="2540" w:author="Joost Wijnings" w:date="2014-04-05T01:03:00Z">
              <w:tcPr>
                <w:tcW w:w="5920" w:type="dxa"/>
              </w:tcPr>
            </w:tcPrChange>
          </w:tcPr>
          <w:p w14:paraId="374FD015" w14:textId="77777777" w:rsidR="003431F4" w:rsidRPr="00C325DD" w:rsidRDefault="003431F4" w:rsidP="00237DAF">
            <w:pPr>
              <w:rPr>
                <w:lang w:eastAsia="nl-NL"/>
              </w:rPr>
            </w:pPr>
            <w:r>
              <w:rPr>
                <w:lang w:eastAsia="nl-NL"/>
              </w:rPr>
              <w:t>object . heeft . statustoelichting</w:t>
            </w:r>
          </w:p>
        </w:tc>
        <w:tc>
          <w:tcPr>
            <w:tcW w:w="2977" w:type="dxa"/>
            <w:tcPrChange w:id="2541" w:author="Joost Wijnings" w:date="2014-04-05T01:03:00Z">
              <w:tcPr>
                <w:tcW w:w="3119" w:type="dxa"/>
              </w:tcPr>
            </w:tcPrChange>
          </w:tcPr>
          <w:p w14:paraId="0BEE9671" w14:textId="77777777" w:rsidR="003431F4" w:rsidRPr="00C709C8" w:rsidRDefault="003431F4" w:rsidP="00C24858">
            <w:pPr>
              <w:rPr>
                <w:lang w:eastAsia="nl-NL"/>
              </w:rPr>
            </w:pPr>
            <w:r>
              <w:rPr>
                <w:lang w:eastAsia="nl-NL"/>
              </w:rPr>
              <w:t>Statustoelichting</w:t>
            </w:r>
          </w:p>
        </w:tc>
        <w:tc>
          <w:tcPr>
            <w:tcW w:w="1134" w:type="dxa"/>
            <w:tcPrChange w:id="2542" w:author="Joost Wijnings" w:date="2014-04-05T01:03:00Z">
              <w:tcPr>
                <w:tcW w:w="992" w:type="dxa"/>
              </w:tcPr>
            </w:tcPrChange>
          </w:tcPr>
          <w:p w14:paraId="5B0E143D" w14:textId="77777777" w:rsidR="003431F4" w:rsidRDefault="003431F4">
            <w:pPr>
              <w:jc w:val="center"/>
              <w:rPr>
                <w:lang w:eastAsia="nl-NL"/>
              </w:rPr>
              <w:pPrChange w:id="2543" w:author="Joost Wijnings" w:date="2014-04-04T14:06:00Z">
                <w:pPr/>
              </w:pPrChange>
            </w:pPr>
            <w:r>
              <w:rPr>
                <w:lang w:eastAsia="nl-NL"/>
              </w:rPr>
              <w:t>o</w:t>
            </w:r>
          </w:p>
        </w:tc>
      </w:tr>
    </w:tbl>
    <w:p w14:paraId="048CEBCE" w14:textId="79CFFB0A" w:rsidR="00B83AEA" w:rsidRDefault="009E3EB4" w:rsidP="00416584">
      <w:pPr>
        <w:rPr>
          <w:lang w:eastAsia="nl-NL"/>
        </w:rPr>
      </w:pPr>
      <w:r>
        <w:rPr>
          <w:lang w:eastAsia="nl-NL"/>
        </w:rPr>
        <w:br/>
      </w:r>
      <w:r w:rsidR="00416584">
        <w:rPr>
          <w:lang w:eastAsia="nl-NL"/>
        </w:rPr>
        <w:t xml:space="preserve">Het </w:t>
      </w:r>
      <w:r w:rsidR="008235C4">
        <w:rPr>
          <w:lang w:eastAsia="nl-NL"/>
        </w:rPr>
        <w:t>ZS</w:t>
      </w:r>
      <w:r w:rsidR="006D2A4F">
        <w:rPr>
          <w:lang w:eastAsia="nl-NL"/>
        </w:rPr>
        <w:t xml:space="preserve"> </w:t>
      </w:r>
      <w:r w:rsidR="0044074F">
        <w:rPr>
          <w:lang w:eastAsia="nl-NL"/>
        </w:rPr>
        <w:t>dient te antwoorden met een (volgens StUF) correcte bevestiging/foutmelding.</w:t>
      </w:r>
      <w:ins w:id="2544" w:author="Joost Wijnings" w:date="2014-03-10T14:27:00Z">
        <w:r w:rsidR="00E133CC">
          <w:rPr>
            <w:lang w:eastAsia="nl-NL"/>
          </w:rPr>
          <w:t xml:space="preserve"> </w:t>
        </w:r>
      </w:ins>
      <w:ins w:id="2545" w:author="Joost Wijnings" w:date="2014-03-14T16:56:00Z">
        <w:r w:rsidR="00AC122B">
          <w:rPr>
            <w:lang w:eastAsia="nl-NL"/>
          </w:rPr>
          <w:t>Voor een toelichting zie de StUF-standaard 03.01 paragraaf 4.4.</w:t>
        </w:r>
      </w:ins>
    </w:p>
    <w:p w14:paraId="2D3EF4FC" w14:textId="77777777" w:rsidR="007B00FA" w:rsidRDefault="007B00FA" w:rsidP="00416584">
      <w:pPr>
        <w:rPr>
          <w:lang w:eastAsia="nl-NL"/>
        </w:rPr>
      </w:pPr>
    </w:p>
    <w:p w14:paraId="28CC7B38" w14:textId="20CC9A3B" w:rsidR="004A05B4" w:rsidRPr="004A05B4" w:rsidRDefault="00CD257D">
      <w:pPr>
        <w:rPr>
          <w:ins w:id="2546" w:author="Joost Wijnings" w:date="2014-03-07T14:26:00Z"/>
          <w:sz w:val="26"/>
          <w:szCs w:val="24"/>
          <w:lang w:eastAsia="nl-NL"/>
          <w:rPrChange w:id="2547" w:author="Joost Wijnings" w:date="2014-03-07T14:26:00Z">
            <w:rPr>
              <w:ins w:id="2548" w:author="Joost Wijnings" w:date="2014-03-07T14:26:00Z"/>
              <w:sz w:val="24"/>
              <w:lang w:eastAsia="nl-NL"/>
            </w:rPr>
          </w:rPrChange>
        </w:rPr>
        <w:pPrChange w:id="2549" w:author="Joost Wijnings" w:date="2014-03-07T14:26:00Z">
          <w:pPr>
            <w:pStyle w:val="Kop3"/>
          </w:pPr>
        </w:pPrChange>
      </w:pPr>
      <w:r w:rsidRPr="00C76926">
        <w:rPr>
          <w:lang w:eastAsia="nl-NL"/>
        </w:rPr>
        <w:t xml:space="preserve">Voor alle niet expliciet benoemde child elementen (aangegeven met &lt;child elementen&gt;) </w:t>
      </w:r>
      <w:r>
        <w:rPr>
          <w:lang w:eastAsia="nl-NL"/>
        </w:rPr>
        <w:t>gelden de onderliggende standaarden RGBZ/</w:t>
      </w:r>
      <w:del w:id="2550" w:author="Joost Wijnings" w:date="2014-03-10T09:26:00Z">
        <w:r w:rsidDel="00237DAF">
          <w:rPr>
            <w:lang w:eastAsia="nl-NL"/>
          </w:rPr>
          <w:delText>StUF ZKN</w:delText>
        </w:r>
      </w:del>
      <w:ins w:id="2551" w:author="Joost Wijnings" w:date="2014-03-10T09:26:00Z">
        <w:r w:rsidR="00237DAF">
          <w:rPr>
            <w:lang w:eastAsia="nl-NL"/>
          </w:rPr>
          <w:t>StUF-ZKN</w:t>
        </w:r>
      </w:ins>
      <w:r w:rsidRPr="00C76926">
        <w:rPr>
          <w:lang w:eastAsia="nl-NL"/>
        </w:rPr>
        <w:t xml:space="preserve"> welke attributen verplicht danwel optioneel zijn.</w:t>
      </w:r>
      <w:bookmarkStart w:id="2552" w:name="_Ref307385821"/>
    </w:p>
    <w:p w14:paraId="63493565" w14:textId="7BD89FEC" w:rsidR="0071757F" w:rsidRDefault="0071757F" w:rsidP="00E57F8A">
      <w:pPr>
        <w:pStyle w:val="Kop3"/>
        <w:rPr>
          <w:lang w:eastAsia="nl-NL"/>
        </w:rPr>
      </w:pPr>
      <w:bookmarkStart w:id="2553" w:name="_Toc402174431"/>
      <w:r>
        <w:rPr>
          <w:lang w:eastAsia="nl-NL"/>
        </w:rPr>
        <w:t xml:space="preserve">#4 </w:t>
      </w:r>
      <w:r w:rsidRPr="00987F56">
        <w:rPr>
          <w:lang w:eastAsia="nl-NL"/>
        </w:rPr>
        <w:t>Cre</w:t>
      </w:r>
      <w:r>
        <w:rPr>
          <w:lang w:eastAsia="nl-NL"/>
        </w:rPr>
        <w:t>ëe</w:t>
      </w:r>
      <w:r w:rsidRPr="00987F56">
        <w:rPr>
          <w:lang w:eastAsia="nl-NL"/>
        </w:rPr>
        <w:t>r Zaak</w:t>
      </w:r>
      <w:bookmarkEnd w:id="2552"/>
      <w:r w:rsidR="00124D91">
        <w:rPr>
          <w:lang w:eastAsia="nl-NL"/>
        </w:rPr>
        <w:t xml:space="preserve"> (creeerZaak</w:t>
      </w:r>
      <w:ins w:id="2554" w:author="Joost Wijnings" w:date="2014-03-31T12:57:00Z">
        <w:r w:rsidR="009F347E">
          <w:t>_Lk01</w:t>
        </w:r>
      </w:ins>
      <w:r w:rsidR="00124D91">
        <w:rPr>
          <w:lang w:eastAsia="nl-NL"/>
        </w:rPr>
        <w:t>)</w:t>
      </w:r>
      <w:bookmarkEnd w:id="2553"/>
    </w:p>
    <w:p w14:paraId="0A925955" w14:textId="3676CB49" w:rsidR="00E65B6F" w:rsidRDefault="00E65B6F" w:rsidP="00E65B6F">
      <w:pPr>
        <w:rPr>
          <w:lang w:eastAsia="nl-NL"/>
        </w:rPr>
      </w:pPr>
      <w:bookmarkStart w:id="2555" w:name="OLE_LINK23"/>
      <w:bookmarkStart w:id="2556" w:name="OLE_LINK24"/>
      <w:r>
        <w:rPr>
          <w:lang w:eastAsia="nl-NL"/>
        </w:rPr>
        <w:t xml:space="preserve">Gebeurtenis: Er is een nieuwe zaak in </w:t>
      </w:r>
      <w:r w:rsidR="007924E2">
        <w:rPr>
          <w:lang w:eastAsia="nl-NL"/>
        </w:rPr>
        <w:t>ontvangen</w:t>
      </w:r>
      <w:ins w:id="2557" w:author="Joost Wijnings" w:date="2014-03-10T17:17:00Z">
        <w:r w:rsidR="00AF6F81">
          <w:rPr>
            <w:lang w:eastAsia="nl-NL"/>
          </w:rPr>
          <w:t xml:space="preserve">. </w:t>
        </w:r>
      </w:ins>
    </w:p>
    <w:bookmarkEnd w:id="2555"/>
    <w:bookmarkEnd w:id="2556"/>
    <w:p w14:paraId="2B79CC1A" w14:textId="77777777" w:rsidR="00E65B6F" w:rsidRDefault="00E65B6F" w:rsidP="00F63EAC"/>
    <w:p w14:paraId="7A97BA16" w14:textId="7001C630" w:rsidR="00F63EAC" w:rsidRDefault="00F63EAC" w:rsidP="00F63EAC">
      <w:pPr>
        <w:rPr>
          <w:lang w:eastAsia="nl-NL"/>
        </w:rPr>
      </w:pPr>
      <w:r w:rsidRPr="00E40358">
        <w:t xml:space="preserve">De </w:t>
      </w:r>
      <w:del w:id="2558" w:author="Joost Wijnings" w:date="2014-03-18T08:15:00Z">
        <w:r w:rsidDel="007F64EB">
          <w:delText>Creëer Zaak</w:delText>
        </w:r>
      </w:del>
      <w:ins w:id="2559" w:author="Joost Wijnings" w:date="2014-03-18T08:15:00Z">
        <w:r w:rsidR="007F64EB">
          <w:t>‘</w:t>
        </w:r>
        <w:r w:rsidR="007F64EB">
          <w:rPr>
            <w:lang w:eastAsia="nl-NL"/>
          </w:rPr>
          <w:t>creeerZaak</w:t>
        </w:r>
      </w:ins>
      <w:ins w:id="2560" w:author="Joost Wijnings" w:date="2014-03-31T12:57:00Z">
        <w:r w:rsidR="009F347E">
          <w:t>_Lk01</w:t>
        </w:r>
      </w:ins>
      <w:ins w:id="2561" w:author="Joost Wijnings" w:date="2014-03-18T08:15:00Z">
        <w:r w:rsidR="007F64EB">
          <w:rPr>
            <w:lang w:eastAsia="nl-NL"/>
          </w:rPr>
          <w:t>’-</w:t>
        </w:r>
      </w:ins>
      <w:del w:id="2562" w:author="Joost Wijnings" w:date="2014-03-18T08:15:00Z">
        <w:r w:rsidRPr="00E40358" w:rsidDel="007F64EB">
          <w:delText xml:space="preserve"> </w:delText>
        </w:r>
      </w:del>
      <w:r w:rsidRPr="00E40358">
        <w:t xml:space="preserve">service </w:t>
      </w:r>
      <w:r>
        <w:t>bi</w:t>
      </w:r>
      <w:r w:rsidRPr="00E40358">
        <w:t>e</w:t>
      </w:r>
      <w:r>
        <w:t>d</w:t>
      </w:r>
      <w:r w:rsidRPr="00E40358">
        <w:t xml:space="preserve">t </w:t>
      </w:r>
      <w:ins w:id="2563" w:author="Joost Wijnings" w:date="2014-03-18T08:13:00Z">
        <w:r w:rsidR="007F64EB">
          <w:t>ZSC’s</w:t>
        </w:r>
        <w:r w:rsidR="007F64EB" w:rsidRPr="00E40358">
          <w:t xml:space="preserve"> </w:t>
        </w:r>
      </w:ins>
      <w:r w:rsidRPr="00E40358">
        <w:t xml:space="preserve">de mogelijkheid </w:t>
      </w:r>
      <w:del w:id="2564" w:author="Joost Wijnings" w:date="2014-03-18T08:09:00Z">
        <w:r w:rsidRPr="00E40358" w:rsidDel="00664882">
          <w:delText xml:space="preserve">voor </w:delText>
        </w:r>
      </w:del>
      <w:del w:id="2565" w:author="Joost Wijnings" w:date="2014-03-07T15:36:00Z">
        <w:r w:rsidR="00D3500F" w:rsidDel="005F2B36">
          <w:delText>Z</w:delText>
        </w:r>
      </w:del>
      <w:del w:id="2566" w:author="Joost Wijnings" w:date="2014-03-17T08:00:00Z">
        <w:r w:rsidR="00D3500F" w:rsidDel="00590653">
          <w:delText>aakservice</w:delText>
        </w:r>
      </w:del>
      <w:del w:id="2567" w:author="Joost Wijnings" w:date="2014-03-07T15:36:00Z">
        <w:r w:rsidR="00D3500F" w:rsidDel="005F2B36">
          <w:delText xml:space="preserve"> </w:delText>
        </w:r>
      </w:del>
      <w:del w:id="2568" w:author="Joost Wijnings" w:date="2014-03-17T08:00:00Z">
        <w:r w:rsidR="00D3500F" w:rsidDel="00590653">
          <w:delText>consumer</w:delText>
        </w:r>
        <w:r w:rsidRPr="00E40358" w:rsidDel="00590653">
          <w:delText>s</w:delText>
        </w:r>
      </w:del>
      <w:del w:id="2569" w:author="Joost Wijnings" w:date="2014-03-18T08:13:00Z">
        <w:r w:rsidRPr="00E40358" w:rsidDel="007F64EB">
          <w:delText xml:space="preserve"> </w:delText>
        </w:r>
      </w:del>
      <w:r w:rsidRPr="00E40358">
        <w:t xml:space="preserve">om </w:t>
      </w:r>
      <w:r>
        <w:t>een</w:t>
      </w:r>
      <w:r w:rsidRPr="00E40358">
        <w:t xml:space="preserve"> </w:t>
      </w:r>
      <w:r w:rsidR="00E65B6F">
        <w:t xml:space="preserve">lopende zaak toe te </w:t>
      </w:r>
      <w:r>
        <w:t>voegen in het ZS</w:t>
      </w:r>
      <w:r w:rsidR="007B00FA">
        <w:t xml:space="preserve"> </w:t>
      </w:r>
      <w:r w:rsidR="00E65B6F">
        <w:t>middels een kennisgevingsbericht</w:t>
      </w:r>
      <w:r>
        <w:t xml:space="preserve">. </w:t>
      </w:r>
      <w:r w:rsidR="00E65B6F">
        <w:rPr>
          <w:lang w:eastAsia="nl-NL"/>
        </w:rPr>
        <w:t>Er dient altijd een geldige Zaakidentific</w:t>
      </w:r>
      <w:ins w:id="2570" w:author="Joost Wijnings" w:date="2014-03-07T15:36:00Z">
        <w:r w:rsidR="005F2B36">
          <w:rPr>
            <w:lang w:eastAsia="nl-NL"/>
          </w:rPr>
          <w:t>a</w:t>
        </w:r>
      </w:ins>
      <w:r w:rsidR="00E65B6F">
        <w:rPr>
          <w:lang w:eastAsia="nl-NL"/>
        </w:rPr>
        <w:t>tie aangeleverd te worden</w:t>
      </w:r>
      <w:r>
        <w:rPr>
          <w:lang w:eastAsia="nl-NL"/>
        </w:rPr>
        <w:t>. De</w:t>
      </w:r>
      <w:r w:rsidR="00E65B6F">
        <w:rPr>
          <w:lang w:eastAsia="nl-NL"/>
        </w:rPr>
        <w:t xml:space="preserve"> </w:t>
      </w:r>
      <w:del w:id="2571" w:author="Joost Wijnings" w:date="2014-03-07T15:36:00Z">
        <w:r w:rsidR="00E65B6F" w:rsidDel="005F2B36">
          <w:rPr>
            <w:lang w:eastAsia="nl-NL"/>
          </w:rPr>
          <w:delText>Zaakservice</w:delText>
        </w:r>
        <w:r w:rsidDel="005F2B36">
          <w:rPr>
            <w:lang w:eastAsia="nl-NL"/>
          </w:rPr>
          <w:delText xml:space="preserve"> </w:delText>
        </w:r>
      </w:del>
      <w:del w:id="2572" w:author="Joost Wijnings" w:date="2014-03-14T15:39:00Z">
        <w:r w:rsidDel="00735DDB">
          <w:rPr>
            <w:lang w:eastAsia="nl-NL"/>
          </w:rPr>
          <w:delText>consumer</w:delText>
        </w:r>
      </w:del>
      <w:ins w:id="2573" w:author="Joost Wijnings" w:date="2014-03-14T15:39:00Z">
        <w:r w:rsidR="00735DDB">
          <w:rPr>
            <w:lang w:eastAsia="nl-NL"/>
          </w:rPr>
          <w:t>ZSC</w:t>
        </w:r>
      </w:ins>
      <w:r>
        <w:rPr>
          <w:lang w:eastAsia="nl-NL"/>
        </w:rPr>
        <w:t xml:space="preserve"> kan hiervoor zelf een </w:t>
      </w:r>
      <w:r w:rsidR="00E833FA">
        <w:rPr>
          <w:lang w:eastAsia="nl-NL"/>
        </w:rPr>
        <w:t>z</w:t>
      </w:r>
      <w:r>
        <w:rPr>
          <w:lang w:eastAsia="nl-NL"/>
        </w:rPr>
        <w:t>aakidentificatie genereren of</w:t>
      </w:r>
      <w:del w:id="2574" w:author="Joost Wijnings" w:date="2014-03-14T15:55:00Z">
        <w:r w:rsidDel="00735DDB">
          <w:rPr>
            <w:lang w:eastAsia="nl-NL"/>
          </w:rPr>
          <w:delText>,</w:delText>
        </w:r>
      </w:del>
      <w:r>
        <w:rPr>
          <w:lang w:eastAsia="nl-NL"/>
        </w:rPr>
        <w:t xml:space="preserve"> de </w:t>
      </w:r>
      <w:del w:id="2575" w:author="Joost Wijnings" w:date="2014-03-07T15:36:00Z">
        <w:r w:rsidR="00E65B6F" w:rsidDel="005F2B36">
          <w:rPr>
            <w:lang w:eastAsia="nl-NL"/>
          </w:rPr>
          <w:delText>Zaak</w:delText>
        </w:r>
        <w:r w:rsidDel="005F2B36">
          <w:rPr>
            <w:lang w:eastAsia="nl-NL"/>
          </w:rPr>
          <w:delText xml:space="preserve">service </w:delText>
        </w:r>
      </w:del>
      <w:del w:id="2576" w:author="Joost Wijnings" w:date="2014-03-14T15:39:00Z">
        <w:r w:rsidDel="00735DDB">
          <w:rPr>
            <w:lang w:eastAsia="nl-NL"/>
          </w:rPr>
          <w:delText>consumer</w:delText>
        </w:r>
      </w:del>
      <w:ins w:id="2577" w:author="Joost Wijnings" w:date="2014-03-14T15:39:00Z">
        <w:r w:rsidR="00735DDB">
          <w:rPr>
            <w:lang w:eastAsia="nl-NL"/>
          </w:rPr>
          <w:t>ZSC</w:t>
        </w:r>
      </w:ins>
      <w:r>
        <w:rPr>
          <w:lang w:eastAsia="nl-NL"/>
        </w:rPr>
        <w:t xml:space="preserve"> kan gebruik maken van de </w:t>
      </w:r>
      <w:ins w:id="2578" w:author="Joost Wijnings" w:date="2014-03-19T13:40:00Z">
        <w:r w:rsidR="00F96772">
          <w:rPr>
            <w:lang w:eastAsia="nl-NL"/>
          </w:rPr>
          <w:t>‘</w:t>
        </w:r>
      </w:ins>
      <w:r>
        <w:rPr>
          <w:lang w:eastAsia="nl-NL"/>
        </w:rPr>
        <w:t>genereer</w:t>
      </w:r>
      <w:del w:id="2579" w:author="Joost Wijnings" w:date="2014-03-19T13:40:00Z">
        <w:r w:rsidDel="00F96772">
          <w:rPr>
            <w:lang w:eastAsia="nl-NL"/>
          </w:rPr>
          <w:delText xml:space="preserve"> </w:delText>
        </w:r>
        <w:r w:rsidR="00E833FA" w:rsidDel="00F96772">
          <w:rPr>
            <w:lang w:eastAsia="nl-NL"/>
          </w:rPr>
          <w:delText>z</w:delText>
        </w:r>
      </w:del>
      <w:ins w:id="2580" w:author="Joost Wijnings" w:date="2014-03-19T13:40:00Z">
        <w:r w:rsidR="00F96772">
          <w:rPr>
            <w:lang w:eastAsia="nl-NL"/>
          </w:rPr>
          <w:t>Z</w:t>
        </w:r>
      </w:ins>
      <w:r>
        <w:rPr>
          <w:lang w:eastAsia="nl-NL"/>
        </w:rPr>
        <w:t>aak</w:t>
      </w:r>
      <w:del w:id="2581" w:author="Joost Wijnings" w:date="2014-03-31T12:58:00Z">
        <w:r w:rsidDel="009F347E">
          <w:rPr>
            <w:lang w:eastAsia="nl-NL"/>
          </w:rPr>
          <w:delText>i</w:delText>
        </w:r>
      </w:del>
      <w:ins w:id="2582" w:author="Joost Wijnings" w:date="2014-03-31T12:58:00Z">
        <w:r w:rsidR="009F347E">
          <w:rPr>
            <w:lang w:eastAsia="nl-NL"/>
          </w:rPr>
          <w:t>I</w:t>
        </w:r>
      </w:ins>
      <w:r>
        <w:rPr>
          <w:lang w:eastAsia="nl-NL"/>
        </w:rPr>
        <w:t>dentificatie</w:t>
      </w:r>
      <w:ins w:id="2583" w:author="Joost Wijnings" w:date="2014-03-31T12:58:00Z">
        <w:r w:rsidR="009F347E">
          <w:rPr>
            <w:lang w:eastAsia="nl-NL"/>
          </w:rPr>
          <w:t>_Di02</w:t>
        </w:r>
      </w:ins>
      <w:ins w:id="2584" w:author="Joost Wijnings" w:date="2014-03-19T13:40:00Z">
        <w:r w:rsidR="00F96772">
          <w:rPr>
            <w:lang w:eastAsia="nl-NL"/>
          </w:rPr>
          <w:t>’-</w:t>
        </w:r>
      </w:ins>
      <w:del w:id="2585" w:author="Joost Wijnings" w:date="2014-03-19T13:40:00Z">
        <w:r w:rsidDel="00F96772">
          <w:rPr>
            <w:lang w:eastAsia="nl-NL"/>
          </w:rPr>
          <w:delText xml:space="preserve"> </w:delText>
        </w:r>
      </w:del>
      <w:r>
        <w:rPr>
          <w:lang w:eastAsia="nl-NL"/>
        </w:rPr>
        <w:t>service (</w:t>
      </w:r>
      <w:r w:rsidR="00E65B6F">
        <w:rPr>
          <w:lang w:eastAsia="nl-NL"/>
        </w:rPr>
        <w:t>zie</w:t>
      </w:r>
      <w:ins w:id="2586" w:author="Joost Wijnings" w:date="2014-03-19T13:40:00Z">
        <w:r w:rsidR="00F96772">
          <w:rPr>
            <w:lang w:eastAsia="nl-NL"/>
          </w:rPr>
          <w:t xml:space="preserve"> paragraaf</w:t>
        </w:r>
      </w:ins>
      <w:r w:rsidR="00E65B6F">
        <w:rPr>
          <w:lang w:eastAsia="nl-NL"/>
        </w:rPr>
        <w:t xml:space="preserve"> </w:t>
      </w:r>
      <w:r w:rsidR="00E65B6F">
        <w:rPr>
          <w:lang w:eastAsia="nl-NL"/>
        </w:rPr>
        <w:fldChar w:fldCharType="begin"/>
      </w:r>
      <w:r w:rsidR="00E65B6F">
        <w:rPr>
          <w:lang w:eastAsia="nl-NL"/>
        </w:rPr>
        <w:instrText xml:space="preserve"> REF _Ref346803233 \r \h </w:instrText>
      </w:r>
      <w:r w:rsidR="00E65B6F">
        <w:rPr>
          <w:lang w:eastAsia="nl-NL"/>
        </w:rPr>
      </w:r>
      <w:r w:rsidR="00E65B6F">
        <w:rPr>
          <w:lang w:eastAsia="nl-NL"/>
        </w:rPr>
        <w:fldChar w:fldCharType="separate"/>
      </w:r>
      <w:r w:rsidR="0053520C">
        <w:rPr>
          <w:lang w:eastAsia="nl-NL"/>
        </w:rPr>
        <w:t>4.1.6</w:t>
      </w:r>
      <w:r w:rsidR="00E65B6F">
        <w:rPr>
          <w:lang w:eastAsia="nl-NL"/>
        </w:rPr>
        <w:fldChar w:fldCharType="end"/>
      </w:r>
      <w:ins w:id="2587" w:author="Joost Wijnings" w:date="2014-03-19T13:41:00Z">
        <w:r w:rsidR="00F96772">
          <w:rPr>
            <w:lang w:eastAsia="nl-NL"/>
          </w:rPr>
          <w:t xml:space="preserve"> service #6</w:t>
        </w:r>
      </w:ins>
      <w:r>
        <w:rPr>
          <w:lang w:eastAsia="nl-NL"/>
        </w:rPr>
        <w:t xml:space="preserve">) om een geldige </w:t>
      </w:r>
      <w:r w:rsidR="00E833FA">
        <w:rPr>
          <w:lang w:eastAsia="nl-NL"/>
        </w:rPr>
        <w:t>z</w:t>
      </w:r>
      <w:r>
        <w:rPr>
          <w:lang w:eastAsia="nl-NL"/>
        </w:rPr>
        <w:t xml:space="preserve">aakidentificatie op te vragen. </w:t>
      </w:r>
    </w:p>
    <w:p w14:paraId="29CAEA7C" w14:textId="77777777" w:rsidR="008824CC" w:rsidRPr="008824CC" w:rsidRDefault="008824CC" w:rsidP="00EB4B2B">
      <w:pPr>
        <w:rPr>
          <w:lang w:eastAsia="nl-NL"/>
        </w:rPr>
      </w:pPr>
    </w:p>
    <w:p w14:paraId="689260B3" w14:textId="7167F2A1" w:rsidR="00F63EAC" w:rsidRDefault="00F63EAC" w:rsidP="00F63EAC">
      <w:pPr>
        <w:rPr>
          <w:lang w:eastAsia="nl-NL"/>
        </w:rPr>
      </w:pPr>
      <w:r>
        <w:rPr>
          <w:lang w:eastAsia="nl-NL"/>
        </w:rPr>
        <w:lastRenderedPageBreak/>
        <w:t xml:space="preserve">Als een </w:t>
      </w:r>
      <w:r w:rsidR="008824CC">
        <w:rPr>
          <w:lang w:eastAsia="nl-NL"/>
        </w:rPr>
        <w:t>zaak</w:t>
      </w:r>
      <w:r>
        <w:rPr>
          <w:lang w:eastAsia="nl-NL"/>
        </w:rPr>
        <w:t xml:space="preserve"> op een andere manier dan via de </w:t>
      </w:r>
      <w:ins w:id="2588" w:author="Joost Wijnings" w:date="2014-03-19T13:41:00Z">
        <w:r w:rsidR="00F96772">
          <w:rPr>
            <w:lang w:eastAsia="nl-NL"/>
          </w:rPr>
          <w:t>‘</w:t>
        </w:r>
      </w:ins>
      <w:del w:id="2589" w:author="Joost Wijnings" w:date="2014-03-19T13:41:00Z">
        <w:r w:rsidDel="00F96772">
          <w:rPr>
            <w:lang w:eastAsia="nl-NL"/>
          </w:rPr>
          <w:delText>C</w:delText>
        </w:r>
      </w:del>
      <w:ins w:id="2590" w:author="Joost Wijnings" w:date="2014-03-19T13:41:00Z">
        <w:r w:rsidR="00F96772">
          <w:rPr>
            <w:lang w:eastAsia="nl-NL"/>
          </w:rPr>
          <w:t>c</w:t>
        </w:r>
      </w:ins>
      <w:r>
        <w:rPr>
          <w:lang w:eastAsia="nl-NL"/>
        </w:rPr>
        <w:t>re</w:t>
      </w:r>
      <w:ins w:id="2591" w:author="Joost Wijnings" w:date="2014-03-19T13:41:00Z">
        <w:r w:rsidR="00F96772">
          <w:rPr>
            <w:lang w:eastAsia="nl-NL"/>
          </w:rPr>
          <w:t>e</w:t>
        </w:r>
      </w:ins>
      <w:del w:id="2592" w:author="Joost Wijnings" w:date="2014-03-19T13:41:00Z">
        <w:r w:rsidDel="00F96772">
          <w:rPr>
            <w:lang w:eastAsia="nl-NL"/>
          </w:rPr>
          <w:delText>ë</w:delText>
        </w:r>
      </w:del>
      <w:r>
        <w:rPr>
          <w:lang w:eastAsia="nl-NL"/>
        </w:rPr>
        <w:t>er</w:t>
      </w:r>
      <w:del w:id="2593" w:author="Joost Wijnings" w:date="2014-03-19T13:41:00Z">
        <w:r w:rsidDel="00F96772">
          <w:rPr>
            <w:lang w:eastAsia="nl-NL"/>
          </w:rPr>
          <w:delText xml:space="preserve"> </w:delText>
        </w:r>
      </w:del>
      <w:r>
        <w:rPr>
          <w:lang w:eastAsia="nl-NL"/>
        </w:rPr>
        <w:t>Zaak</w:t>
      </w:r>
      <w:ins w:id="2594" w:author="Joost Wijnings" w:date="2014-03-31T12:57:00Z">
        <w:r w:rsidR="009F347E">
          <w:t>_Lk01</w:t>
        </w:r>
      </w:ins>
      <w:ins w:id="2595" w:author="Joost Wijnings" w:date="2014-03-19T13:41:00Z">
        <w:r w:rsidR="00F96772">
          <w:rPr>
            <w:lang w:eastAsia="nl-NL"/>
          </w:rPr>
          <w:t>’-</w:t>
        </w:r>
      </w:ins>
      <w:del w:id="2596" w:author="Joost Wijnings" w:date="2014-03-19T13:41:00Z">
        <w:r w:rsidDel="00F96772">
          <w:rPr>
            <w:lang w:eastAsia="nl-NL"/>
          </w:rPr>
          <w:delText xml:space="preserve"> </w:delText>
        </w:r>
      </w:del>
      <w:r>
        <w:rPr>
          <w:lang w:eastAsia="nl-NL"/>
        </w:rPr>
        <w:t xml:space="preserve">service </w:t>
      </w:r>
      <w:del w:id="2597" w:author="Joost Wijnings" w:date="2014-03-10T11:02:00Z">
        <w:r w:rsidDel="009446AF">
          <w:rPr>
            <w:lang w:eastAsia="nl-NL"/>
          </w:rPr>
          <w:delText xml:space="preserve">wordt </w:delText>
        </w:r>
      </w:del>
      <w:r w:rsidR="00E65B6F">
        <w:rPr>
          <w:lang w:eastAsia="nl-NL"/>
        </w:rPr>
        <w:t>toegevoegd</w:t>
      </w:r>
      <w:r>
        <w:rPr>
          <w:lang w:eastAsia="nl-NL"/>
        </w:rPr>
        <w:t xml:space="preserve"> </w:t>
      </w:r>
      <w:ins w:id="2598" w:author="Joost Wijnings" w:date="2014-03-10T11:02:00Z">
        <w:r w:rsidR="009446AF">
          <w:rPr>
            <w:lang w:eastAsia="nl-NL"/>
          </w:rPr>
          <w:t xml:space="preserve">wordt </w:t>
        </w:r>
      </w:ins>
      <w:r>
        <w:rPr>
          <w:lang w:eastAsia="nl-NL"/>
        </w:rPr>
        <w:t>(bijvoorbeeld via de gebruikersinterface van het ZS)</w:t>
      </w:r>
      <w:ins w:id="2599" w:author="Joost Wijnings" w:date="2014-03-10T11:03:00Z">
        <w:r w:rsidR="009446AF">
          <w:rPr>
            <w:lang w:eastAsia="nl-NL"/>
          </w:rPr>
          <w:t>,</w:t>
        </w:r>
      </w:ins>
      <w:r>
        <w:rPr>
          <w:lang w:eastAsia="nl-NL"/>
        </w:rPr>
        <w:t xml:space="preserve"> </w:t>
      </w:r>
      <w:del w:id="2600" w:author="Joost Wijnings" w:date="2014-03-10T11:03:00Z">
        <w:r w:rsidR="008824CC" w:rsidDel="009446AF">
          <w:rPr>
            <w:lang w:eastAsia="nl-NL"/>
          </w:rPr>
          <w:delText xml:space="preserve">dan </w:delText>
        </w:r>
      </w:del>
      <w:bookmarkStart w:id="2601" w:name="OLE_LINK13"/>
      <w:bookmarkStart w:id="2602" w:name="OLE_LINK14"/>
      <w:r w:rsidR="008824CC">
        <w:rPr>
          <w:lang w:eastAsia="nl-NL"/>
        </w:rPr>
        <w:t xml:space="preserve">gelden dezelfde eisen. </w:t>
      </w:r>
    </w:p>
    <w:p w14:paraId="5294A212" w14:textId="77777777" w:rsidR="00A65135" w:rsidRDefault="00A65135" w:rsidP="00B73249">
      <w:pPr>
        <w:rPr>
          <w:lang w:eastAsia="nl-NL"/>
        </w:rPr>
      </w:pPr>
    </w:p>
    <w:p w14:paraId="2B1A6DB9" w14:textId="2E00AD0F" w:rsidR="00A65135" w:rsidRPr="008824CC" w:rsidRDefault="00C1177C" w:rsidP="00A65135">
      <w:pPr>
        <w:keepNext/>
      </w:pPr>
      <w:del w:id="2603" w:author="Joost Wijnings" w:date="2014-03-14T16:03:00Z">
        <w:r w:rsidDel="00900E34">
          <w:object w:dxaOrig="5285" w:dyaOrig="4055" w14:anchorId="1836E911">
            <v:shape id="_x0000_i1036" type="#_x0000_t75" style="width:266.1pt;height:201.6pt" o:ole="">
              <v:imagedata r:id="rId50" o:title=""/>
            </v:shape>
            <o:OLEObject Type="Embed" ProgID="Visio.Drawing.11" ShapeID="_x0000_i1036" DrawAspect="Content" ObjectID="_1500198939" r:id="rId51"/>
          </w:object>
        </w:r>
      </w:del>
      <w:ins w:id="2604" w:author="Joost Wijnings" w:date="2014-03-14T16:03:00Z">
        <w:r w:rsidR="00900E34" w:rsidRPr="00900E34">
          <w:rPr>
            <w:noProof/>
            <w:lang w:eastAsia="nl-NL"/>
          </w:rPr>
          <w:t xml:space="preserve"> </w:t>
        </w:r>
        <w:r w:rsidR="00900E34">
          <w:rPr>
            <w:noProof/>
            <w:lang w:eastAsia="nl-NL"/>
          </w:rPr>
          <w:drawing>
            <wp:inline distT="0" distB="0" distL="0" distR="0" wp14:anchorId="69945038" wp14:editId="4ED22033">
              <wp:extent cx="4064199" cy="19061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79030" cy="1913099"/>
                      </a:xfrm>
                      <a:prstGeom prst="rect">
                        <a:avLst/>
                      </a:prstGeom>
                    </pic:spPr>
                  </pic:pic>
                </a:graphicData>
              </a:graphic>
            </wp:inline>
          </w:drawing>
        </w:r>
      </w:ins>
    </w:p>
    <w:p w14:paraId="2FF01C3D" w14:textId="77777777" w:rsidR="00A65135" w:rsidRPr="00A65135" w:rsidRDefault="00A65135" w:rsidP="002348B3">
      <w:pPr>
        <w:pStyle w:val="Bijschrift"/>
        <w:outlineLvl w:val="0"/>
      </w:pPr>
      <w:bookmarkStart w:id="2605" w:name="_Ref299092225"/>
      <w:r w:rsidRPr="00F938BA">
        <w:t xml:space="preserve">Figuur </w:t>
      </w:r>
      <w:r w:rsidRPr="00A65135">
        <w:fldChar w:fldCharType="begin"/>
      </w:r>
      <w:r w:rsidRPr="00F938BA">
        <w:instrText xml:space="preserve"> SEQ Figuur \* ARABIC </w:instrText>
      </w:r>
      <w:r w:rsidRPr="00A65135">
        <w:fldChar w:fldCharType="separate"/>
      </w:r>
      <w:r w:rsidR="0053520C">
        <w:rPr>
          <w:noProof/>
        </w:rPr>
        <w:t>9</w:t>
      </w:r>
      <w:r w:rsidRPr="00A65135">
        <w:fldChar w:fldCharType="end"/>
      </w:r>
      <w:bookmarkEnd w:id="2605"/>
      <w:r w:rsidRPr="00F938BA">
        <w:t>: Flow Creëer Zaak</w:t>
      </w:r>
    </w:p>
    <w:p w14:paraId="29781552" w14:textId="77777777" w:rsidR="00FE2AD6" w:rsidRPr="00EC29AA" w:rsidRDefault="00FE2AD6" w:rsidP="00E57F8A">
      <w:pPr>
        <w:pStyle w:val="Kop4"/>
      </w:pPr>
      <w:r w:rsidRPr="00EC29AA">
        <w:t xml:space="preserve">Eisen aan </w:t>
      </w:r>
      <w:r w:rsidR="009E7797">
        <w:t>ZS</w:t>
      </w:r>
    </w:p>
    <w:p w14:paraId="7ED6B75D" w14:textId="1CE0B6BE" w:rsidR="00B562E0" w:rsidRDefault="00FE2AD6" w:rsidP="00E666F8">
      <w:pPr>
        <w:numPr>
          <w:ilvl w:val="0"/>
          <w:numId w:val="1"/>
        </w:numPr>
        <w:rPr>
          <w:lang w:eastAsia="nl-NL"/>
        </w:rPr>
      </w:pPr>
      <w:r w:rsidRPr="00484A6B">
        <w:rPr>
          <w:lang w:eastAsia="nl-NL"/>
        </w:rPr>
        <w:t xml:space="preserve">Het </w:t>
      </w:r>
      <w:r w:rsidR="008235C4" w:rsidRPr="00484A6B">
        <w:rPr>
          <w:lang w:eastAsia="nl-NL"/>
        </w:rPr>
        <w:t>ZS</w:t>
      </w:r>
      <w:r w:rsidRPr="00484A6B">
        <w:rPr>
          <w:lang w:eastAsia="nl-NL"/>
        </w:rPr>
        <w:t xml:space="preserve"> verwerkt alle aanwezige</w:t>
      </w:r>
      <w:r w:rsidR="00B06CBF">
        <w:rPr>
          <w:lang w:eastAsia="nl-NL"/>
        </w:rPr>
        <w:t xml:space="preserve"> </w:t>
      </w:r>
      <w:del w:id="2606" w:author="Joost Wijnings" w:date="2014-03-08T03:17:00Z">
        <w:r w:rsidR="00B06CBF" w:rsidDel="009037D9">
          <w:rPr>
            <w:lang w:eastAsia="nl-NL"/>
          </w:rPr>
          <w:delText>RGBZ</w:delText>
        </w:r>
        <w:r w:rsidRPr="00484A6B" w:rsidDel="009037D9">
          <w:rPr>
            <w:lang w:eastAsia="nl-NL"/>
          </w:rPr>
          <w:delText xml:space="preserve"> </w:delText>
        </w:r>
      </w:del>
      <w:ins w:id="2607" w:author="Joost Wijnings" w:date="2014-03-08T03:17:00Z">
        <w:r w:rsidR="009037D9">
          <w:rPr>
            <w:lang w:eastAsia="nl-NL"/>
          </w:rPr>
          <w:t>RGBZ-</w:t>
        </w:r>
      </w:ins>
      <w:r w:rsidRPr="00484A6B">
        <w:rPr>
          <w:lang w:eastAsia="nl-NL"/>
        </w:rPr>
        <w:t xml:space="preserve">attributen die </w:t>
      </w:r>
      <w:r w:rsidR="005136DC" w:rsidRPr="00484A6B">
        <w:rPr>
          <w:lang w:eastAsia="nl-NL"/>
        </w:rPr>
        <w:t xml:space="preserve">in het bericht </w:t>
      </w:r>
      <w:r w:rsidRPr="00484A6B">
        <w:rPr>
          <w:lang w:eastAsia="nl-NL"/>
        </w:rPr>
        <w:t xml:space="preserve">door de </w:t>
      </w:r>
      <w:ins w:id="2608" w:author="Joost Wijnings" w:date="2014-03-17T08:00:00Z">
        <w:r w:rsidR="00590653">
          <w:rPr>
            <w:lang w:eastAsia="nl-NL"/>
          </w:rPr>
          <w:t>ZSC</w:t>
        </w:r>
      </w:ins>
      <w:del w:id="2609" w:author="Joost Wijnings" w:date="2014-03-07T15:36:00Z">
        <w:r w:rsidR="009E7797" w:rsidDel="005F2B36">
          <w:rPr>
            <w:lang w:eastAsia="nl-NL"/>
          </w:rPr>
          <w:delText>Z</w:delText>
        </w:r>
      </w:del>
      <w:del w:id="2610" w:author="Joost Wijnings" w:date="2014-03-17T08:00:00Z">
        <w:r w:rsidR="009E7797" w:rsidDel="00590653">
          <w:rPr>
            <w:lang w:eastAsia="nl-NL"/>
          </w:rPr>
          <w:delText>aak</w:delText>
        </w:r>
        <w:r w:rsidR="00E833FA" w:rsidRPr="00484A6B" w:rsidDel="00590653">
          <w:rPr>
            <w:lang w:eastAsia="nl-NL"/>
          </w:rPr>
          <w:delText>service</w:delText>
        </w:r>
      </w:del>
      <w:del w:id="2611" w:author="Joost Wijnings" w:date="2014-03-07T15:36:00Z">
        <w:r w:rsidR="00E833FA" w:rsidRPr="00484A6B" w:rsidDel="005F2B36">
          <w:rPr>
            <w:lang w:eastAsia="nl-NL"/>
          </w:rPr>
          <w:delText xml:space="preserve"> </w:delText>
        </w:r>
      </w:del>
      <w:del w:id="2612" w:author="Joost Wijnings" w:date="2014-03-17T08:00:00Z">
        <w:r w:rsidR="00E833FA" w:rsidRPr="00484A6B" w:rsidDel="00590653">
          <w:rPr>
            <w:lang w:eastAsia="nl-NL"/>
          </w:rPr>
          <w:delText>consumer</w:delText>
        </w:r>
      </w:del>
      <w:r w:rsidR="00E833FA" w:rsidRPr="00484A6B">
        <w:rPr>
          <w:lang w:eastAsia="nl-NL"/>
        </w:rPr>
        <w:t xml:space="preserve"> </w:t>
      </w:r>
      <w:r w:rsidR="00C55052" w:rsidRPr="00484A6B">
        <w:rPr>
          <w:lang w:eastAsia="nl-NL"/>
        </w:rPr>
        <w:t>zijn toegestuurd</w:t>
      </w:r>
      <w:r w:rsidR="00B562E0">
        <w:rPr>
          <w:lang w:eastAsia="nl-NL"/>
        </w:rPr>
        <w:t>;</w:t>
      </w:r>
    </w:p>
    <w:p w14:paraId="0E455D0E" w14:textId="3B75D3BE" w:rsidR="009E7797" w:rsidRDefault="009E7797" w:rsidP="009E7797">
      <w:pPr>
        <w:numPr>
          <w:ilvl w:val="0"/>
          <w:numId w:val="1"/>
        </w:numPr>
        <w:rPr>
          <w:lang w:eastAsia="nl-NL"/>
        </w:rPr>
      </w:pPr>
      <w:r>
        <w:rPr>
          <w:lang w:eastAsia="nl-NL"/>
        </w:rPr>
        <w:t xml:space="preserve">Het ontstaan van de zaak wordt gesynchroniseerd met het DMS. Hiervoor </w:t>
      </w:r>
      <w:r w:rsidR="00B06CBF" w:rsidRPr="009E7797">
        <w:rPr>
          <w:lang w:eastAsia="nl-NL"/>
        </w:rPr>
        <w:t>voert</w:t>
      </w:r>
      <w:r>
        <w:rPr>
          <w:lang w:eastAsia="nl-NL"/>
        </w:rPr>
        <w:t xml:space="preserve"> het ZS</w:t>
      </w:r>
      <w:r w:rsidR="00B06CBF" w:rsidRPr="009E7797">
        <w:rPr>
          <w:lang w:eastAsia="nl-NL"/>
        </w:rPr>
        <w:t xml:space="preserve"> de benodigde CMIS</w:t>
      </w:r>
      <w:ins w:id="2613" w:author="Joost Wijnings" w:date="2014-03-08T03:27:00Z">
        <w:r w:rsidR="00A86DD7">
          <w:rPr>
            <w:lang w:eastAsia="nl-NL"/>
          </w:rPr>
          <w:t>-</w:t>
        </w:r>
      </w:ins>
      <w:del w:id="2614" w:author="Joost Wijnings" w:date="2014-03-08T03:27:00Z">
        <w:r w:rsidR="00B06CBF" w:rsidRPr="009E7797" w:rsidDel="00A86DD7">
          <w:rPr>
            <w:lang w:eastAsia="nl-NL"/>
          </w:rPr>
          <w:delText xml:space="preserve"> </w:delText>
        </w:r>
      </w:del>
      <w:r w:rsidR="00B06CBF" w:rsidRPr="009E7797">
        <w:rPr>
          <w:lang w:eastAsia="nl-NL"/>
        </w:rPr>
        <w:t xml:space="preserve">operaties </w:t>
      </w:r>
      <w:r w:rsidR="00C76926">
        <w:rPr>
          <w:lang w:eastAsia="nl-NL"/>
        </w:rPr>
        <w:t>‘near real time’</w:t>
      </w:r>
      <w:r w:rsidR="00C76926" w:rsidRPr="009E7797">
        <w:rPr>
          <w:lang w:eastAsia="nl-NL"/>
        </w:rPr>
        <w:t xml:space="preserve"> </w:t>
      </w:r>
      <w:r w:rsidR="00B06CBF" w:rsidRPr="009E7797">
        <w:rPr>
          <w:lang w:eastAsia="nl-NL"/>
        </w:rPr>
        <w:t xml:space="preserve">uit. </w:t>
      </w:r>
    </w:p>
    <w:p w14:paraId="160F95B7" w14:textId="261BD247" w:rsidR="00B06CBF" w:rsidRPr="009E7797" w:rsidRDefault="00B06CBF" w:rsidP="009E7797">
      <w:pPr>
        <w:numPr>
          <w:ilvl w:val="0"/>
          <w:numId w:val="1"/>
        </w:numPr>
        <w:rPr>
          <w:lang w:eastAsia="nl-NL"/>
        </w:rPr>
      </w:pPr>
      <w:r w:rsidRPr="009E7797">
        <w:rPr>
          <w:lang w:eastAsia="nl-NL"/>
        </w:rPr>
        <w:t>Indien een fout optreedt</w:t>
      </w:r>
      <w:ins w:id="2615" w:author="Joost Wijnings" w:date="2014-03-10T11:06:00Z">
        <w:r w:rsidR="00BE2CB1">
          <w:rPr>
            <w:lang w:eastAsia="nl-NL"/>
          </w:rPr>
          <w:t>,</w:t>
        </w:r>
      </w:ins>
      <w:r w:rsidRPr="009E7797">
        <w:rPr>
          <w:lang w:eastAsia="nl-NL"/>
        </w:rPr>
        <w:t xml:space="preserve"> </w:t>
      </w:r>
      <w:del w:id="2616" w:author="Joost Wijnings" w:date="2014-03-10T11:06:00Z">
        <w:r w:rsidRPr="009E7797" w:rsidDel="00BE2CB1">
          <w:rPr>
            <w:lang w:eastAsia="nl-NL"/>
          </w:rPr>
          <w:delText xml:space="preserve">dan </w:delText>
        </w:r>
      </w:del>
      <w:r w:rsidRPr="009E7797">
        <w:rPr>
          <w:lang w:eastAsia="nl-NL"/>
        </w:rPr>
        <w:t>vindt er geen verwerking plaats (eventueel reeds uitgevoerde acties worden teruggedraaid)</w:t>
      </w:r>
      <w:r w:rsidR="00C67599">
        <w:rPr>
          <w:lang w:eastAsia="nl-NL"/>
        </w:rPr>
        <w:t>.</w:t>
      </w:r>
      <w:r w:rsidRPr="009E7797">
        <w:rPr>
          <w:lang w:eastAsia="nl-NL"/>
        </w:rPr>
        <w:t xml:space="preserve"> </w:t>
      </w:r>
      <w:r w:rsidR="00C67599">
        <w:rPr>
          <w:lang w:eastAsia="nl-NL"/>
        </w:rPr>
        <w:t>D</w:t>
      </w:r>
      <w:r w:rsidR="00C67599" w:rsidRPr="009E7797">
        <w:rPr>
          <w:lang w:eastAsia="nl-NL"/>
        </w:rPr>
        <w:t xml:space="preserve">e </w:t>
      </w:r>
      <w:ins w:id="2617" w:author="Joost Wijnings" w:date="2014-03-17T08:00:00Z">
        <w:r w:rsidR="00590653">
          <w:rPr>
            <w:lang w:eastAsia="nl-NL"/>
          </w:rPr>
          <w:t>ZSC</w:t>
        </w:r>
      </w:ins>
      <w:del w:id="2618" w:author="Joost Wijnings" w:date="2014-03-07T15:37:00Z">
        <w:r w:rsidR="00C67599" w:rsidRPr="009E7797" w:rsidDel="005F2B36">
          <w:rPr>
            <w:lang w:eastAsia="nl-NL"/>
          </w:rPr>
          <w:delText>Z</w:delText>
        </w:r>
      </w:del>
      <w:del w:id="2619" w:author="Joost Wijnings" w:date="2014-03-17T08:00:00Z">
        <w:r w:rsidR="00C67599" w:rsidRPr="009E7797" w:rsidDel="00590653">
          <w:rPr>
            <w:lang w:eastAsia="nl-NL"/>
          </w:rPr>
          <w:delText>aakservice</w:delText>
        </w:r>
      </w:del>
      <w:del w:id="2620" w:author="Joost Wijnings" w:date="2014-03-07T15:37:00Z">
        <w:r w:rsidR="00C67599" w:rsidRPr="009E7797" w:rsidDel="005F2B36">
          <w:rPr>
            <w:lang w:eastAsia="nl-NL"/>
          </w:rPr>
          <w:delText xml:space="preserve"> </w:delText>
        </w:r>
      </w:del>
      <w:del w:id="2621" w:author="Joost Wijnings" w:date="2014-03-17T08:00:00Z">
        <w:r w:rsidR="00C67599" w:rsidRPr="009E7797" w:rsidDel="00590653">
          <w:rPr>
            <w:lang w:eastAsia="nl-NL"/>
          </w:rPr>
          <w:delText>consumer</w:delText>
        </w:r>
      </w:del>
      <w:r w:rsidR="00C67599">
        <w:rPr>
          <w:lang w:eastAsia="nl-NL"/>
        </w:rPr>
        <w:t xml:space="preserve"> wordt</w:t>
      </w:r>
      <w:r w:rsidR="00C67599" w:rsidRPr="009E7797">
        <w:rPr>
          <w:lang w:eastAsia="nl-NL"/>
        </w:rPr>
        <w:t xml:space="preserve"> hiervan op de hoogte gesteld middels een StUF</w:t>
      </w:r>
      <w:ins w:id="2622" w:author="Joost Wijnings" w:date="2014-03-08T03:17:00Z">
        <w:r w:rsidR="009037D9">
          <w:rPr>
            <w:lang w:eastAsia="nl-NL"/>
          </w:rPr>
          <w:t>-</w:t>
        </w:r>
      </w:ins>
      <w:del w:id="2623" w:author="Joost Wijnings" w:date="2014-03-08T03:17:00Z">
        <w:r w:rsidR="00C67599" w:rsidRPr="009E7797" w:rsidDel="009037D9">
          <w:rPr>
            <w:lang w:eastAsia="nl-NL"/>
          </w:rPr>
          <w:delText xml:space="preserve"> </w:delText>
        </w:r>
      </w:del>
      <w:r w:rsidR="00C67599" w:rsidRPr="009E7797">
        <w:rPr>
          <w:lang w:eastAsia="nl-NL"/>
        </w:rPr>
        <w:t>foutbericht.</w:t>
      </w:r>
    </w:p>
    <w:p w14:paraId="6EEF46B9" w14:textId="77777777" w:rsidR="004F0691" w:rsidRPr="00B072FB" w:rsidRDefault="004F0691" w:rsidP="00E666F8">
      <w:pPr>
        <w:numPr>
          <w:ilvl w:val="0"/>
          <w:numId w:val="1"/>
        </w:numPr>
        <w:rPr>
          <w:lang w:eastAsia="nl-NL"/>
        </w:rPr>
      </w:pPr>
      <w:r>
        <w:rPr>
          <w:lang w:eastAsia="nl-NL"/>
        </w:rPr>
        <w:t xml:space="preserve">Het </w:t>
      </w:r>
      <w:r w:rsidR="008235C4">
        <w:rPr>
          <w:lang w:eastAsia="nl-NL"/>
        </w:rPr>
        <w:t>ZS</w:t>
      </w:r>
      <w:r>
        <w:rPr>
          <w:lang w:eastAsia="nl-NL"/>
        </w:rPr>
        <w:t xml:space="preserve"> </w:t>
      </w:r>
      <w:r w:rsidR="005136DC">
        <w:rPr>
          <w:lang w:eastAsia="nl-NL"/>
        </w:rPr>
        <w:t xml:space="preserve">controleert of toegestuurde </w:t>
      </w:r>
      <w:r w:rsidR="00716543">
        <w:rPr>
          <w:lang w:eastAsia="nl-NL"/>
        </w:rPr>
        <w:t>zaakidentificaties</w:t>
      </w:r>
      <w:r w:rsidR="005136DC">
        <w:rPr>
          <w:lang w:eastAsia="nl-NL"/>
        </w:rPr>
        <w:t xml:space="preserve"> uniek zijn</w:t>
      </w:r>
      <w:r w:rsidR="00781FD4">
        <w:rPr>
          <w:lang w:eastAsia="nl-NL"/>
        </w:rPr>
        <w:t xml:space="preserve"> en voldoen aan het RGBZ.</w:t>
      </w:r>
    </w:p>
    <w:p w14:paraId="6C791EB7" w14:textId="0504E818" w:rsidR="00B072FB" w:rsidRDefault="00FE2AD6" w:rsidP="00E57F8A">
      <w:pPr>
        <w:pStyle w:val="Kop4"/>
      </w:pPr>
      <w:r>
        <w:t xml:space="preserve">Interactie tussen </w:t>
      </w:r>
      <w:ins w:id="2624" w:author="Joost Wijnings" w:date="2014-03-17T07:47:00Z">
        <w:r w:rsidR="00480D16">
          <w:t>ZSC</w:t>
        </w:r>
      </w:ins>
      <w:del w:id="2625" w:author="Joost Wijnings" w:date="2014-03-07T15:37:00Z">
        <w:r w:rsidR="009E7797" w:rsidDel="005F2B36">
          <w:delText>Z</w:delText>
        </w:r>
      </w:del>
      <w:del w:id="2626" w:author="Joost Wijnings" w:date="2014-03-17T07:47:00Z">
        <w:r w:rsidR="009E7797" w:rsidDel="00480D16">
          <w:delText>aak</w:delText>
        </w:r>
        <w:r w:rsidDel="00480D16">
          <w:delText>service</w:delText>
        </w:r>
      </w:del>
      <w:del w:id="2627" w:author="Joost Wijnings" w:date="2014-03-07T15:37:00Z">
        <w:r w:rsidDel="005F2B36">
          <w:delText xml:space="preserve"> </w:delText>
        </w:r>
      </w:del>
      <w:del w:id="2628" w:author="Joost Wijnings" w:date="2014-03-17T07:47:00Z">
        <w:r w:rsidDel="00480D16">
          <w:delText>con</w:delText>
        </w:r>
        <w:r w:rsidR="004A23EC" w:rsidDel="00480D16">
          <w:delText>sumer</w:delText>
        </w:r>
      </w:del>
      <w:r w:rsidR="004A23EC">
        <w:t xml:space="preserve"> en </w:t>
      </w:r>
      <w:r w:rsidR="008235C4">
        <w:t>ZS</w:t>
      </w:r>
    </w:p>
    <w:p w14:paraId="7D9C47E4" w14:textId="7E51C8DF" w:rsidR="00493862" w:rsidRDefault="00493862" w:rsidP="00493862">
      <w:pPr>
        <w:rPr>
          <w:lang w:eastAsia="nl-NL"/>
        </w:rPr>
      </w:pPr>
      <w:r>
        <w:rPr>
          <w:lang w:eastAsia="nl-NL"/>
        </w:rPr>
        <w:t xml:space="preserve">De </w:t>
      </w:r>
      <w:del w:id="2629" w:author="Joost Wijnings" w:date="2014-03-17T07:47:00Z">
        <w:r w:rsidDel="00480D16">
          <w:rPr>
            <w:lang w:eastAsia="nl-NL"/>
          </w:rPr>
          <w:delText>service</w:delText>
        </w:r>
      </w:del>
      <w:del w:id="2630" w:author="Joost Wijnings" w:date="2014-03-07T15:37:00Z">
        <w:r w:rsidDel="005F2B36">
          <w:rPr>
            <w:lang w:eastAsia="nl-NL"/>
          </w:rPr>
          <w:delText xml:space="preserve"> </w:delText>
        </w:r>
      </w:del>
      <w:del w:id="2631" w:author="Joost Wijnings" w:date="2014-03-17T07:47:00Z">
        <w:r w:rsidDel="00480D16">
          <w:rPr>
            <w:lang w:eastAsia="nl-NL"/>
          </w:rPr>
          <w:delText>consumer</w:delText>
        </w:r>
      </w:del>
      <w:ins w:id="2632" w:author="Joost Wijnings" w:date="2014-03-17T07:47:00Z">
        <w:r w:rsidR="00480D16">
          <w:rPr>
            <w:lang w:eastAsia="nl-NL"/>
          </w:rPr>
          <w:t>ZSC</w:t>
        </w:r>
      </w:ins>
      <w:r>
        <w:rPr>
          <w:lang w:eastAsia="nl-NL"/>
        </w:rPr>
        <w:t xml:space="preserve"> stuurt een kennisgeving naar het ZS waarin aangegeven wordt dat er een nieuwe zaak </w:t>
      </w:r>
      <w:r w:rsidR="009E7797">
        <w:rPr>
          <w:lang w:eastAsia="nl-NL"/>
        </w:rPr>
        <w:t>aan de zakenregistratie toegevoegd moet worden.</w:t>
      </w:r>
      <w:r>
        <w:rPr>
          <w:lang w:eastAsia="nl-NL"/>
        </w:rPr>
        <w:t xml:space="preserve"> </w:t>
      </w:r>
    </w:p>
    <w:p w14:paraId="6F7EE7F1" w14:textId="77777777" w:rsidR="00493862" w:rsidRPr="00493862" w:rsidRDefault="00493862" w:rsidP="00493862"/>
    <w:p w14:paraId="7294FAF7" w14:textId="5F7783EC" w:rsidR="00493862" w:rsidRDefault="00B06CBF" w:rsidP="00B06CBF">
      <w:r>
        <w:t xml:space="preserve">In onderstaande tabel staat aangegeven welke elementen verplicht aanwezig en gevuld moeten zijn met een geldige waarde (V) en welke elementen optioneel in de berichten mogen voorkomen (O). </w:t>
      </w:r>
      <w:r>
        <w:lastRenderedPageBreak/>
        <w:t xml:space="preserve">Indien een verplicht of optioneel element </w:t>
      </w:r>
      <w:del w:id="2633" w:author="Joost Wijnings" w:date="2014-03-10T11:03:00Z">
        <w:r w:rsidDel="009446AF">
          <w:delText xml:space="preserve">wordt aangeleverd </w:delText>
        </w:r>
      </w:del>
      <w:r>
        <w:t xml:space="preserve">door een </w:t>
      </w:r>
      <w:ins w:id="2634" w:author="Joost Wijnings" w:date="2014-03-17T08:00:00Z">
        <w:r w:rsidR="00590653">
          <w:t>ZSC</w:t>
        </w:r>
      </w:ins>
      <w:del w:id="2635" w:author="Joost Wijnings" w:date="2014-03-07T15:37:00Z">
        <w:r w:rsidR="009E7797" w:rsidDel="005F2B36">
          <w:delText>Za</w:delText>
        </w:r>
      </w:del>
      <w:del w:id="2636" w:author="Joost Wijnings" w:date="2014-03-17T08:00:00Z">
        <w:r w:rsidR="009E7797" w:rsidDel="00590653">
          <w:delText>ak</w:delText>
        </w:r>
        <w:r w:rsidDel="00590653">
          <w:delText>service</w:delText>
        </w:r>
      </w:del>
      <w:del w:id="2637" w:author="Joost Wijnings" w:date="2014-03-07T15:37:00Z">
        <w:r w:rsidDel="005F2B36">
          <w:delText xml:space="preserve"> </w:delText>
        </w:r>
      </w:del>
      <w:del w:id="2638" w:author="Joost Wijnings" w:date="2014-03-17T08:00:00Z">
        <w:r w:rsidDel="00590653">
          <w:delText>consumer</w:delText>
        </w:r>
      </w:del>
      <w:r>
        <w:t xml:space="preserve"> </w:t>
      </w:r>
      <w:ins w:id="2639" w:author="Joost Wijnings" w:date="2014-03-10T11:03:00Z">
        <w:r w:rsidR="009446AF">
          <w:t xml:space="preserve">aangeleverd wordt, </w:t>
        </w:r>
      </w:ins>
      <w:del w:id="2640" w:author="Joost Wijnings" w:date="2014-03-10T11:03:00Z">
        <w:r w:rsidDel="009446AF">
          <w:delText xml:space="preserve">dan </w:delText>
        </w:r>
      </w:del>
      <w:r>
        <w:t xml:space="preserve">dient dit verwerkt te worden door het ZS. </w:t>
      </w:r>
    </w:p>
    <w:p w14:paraId="586CBDA8" w14:textId="77777777" w:rsidR="00493862" w:rsidRDefault="00493862" w:rsidP="00B06CBF">
      <w:pPr>
        <w:rPr>
          <w:lang w:eastAsia="nl-NL"/>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260"/>
        <w:gridCol w:w="709"/>
      </w:tblGrid>
      <w:tr w:rsidR="008611CA" w:rsidRPr="00147A5D" w14:paraId="611E0976" w14:textId="77777777" w:rsidTr="0057043E">
        <w:tc>
          <w:tcPr>
            <w:tcW w:w="9322" w:type="dxa"/>
            <w:gridSpan w:val="2"/>
          </w:tcPr>
          <w:p w14:paraId="5EB4AD79" w14:textId="77777777" w:rsidR="008611CA" w:rsidRPr="00C709C8" w:rsidRDefault="008611CA" w:rsidP="00237DAF">
            <w:pPr>
              <w:rPr>
                <w:b/>
                <w:lang w:eastAsia="nl-NL"/>
              </w:rPr>
            </w:pPr>
            <w:r>
              <w:rPr>
                <w:lang w:eastAsia="nl-NL"/>
              </w:rPr>
              <w:br w:type="page"/>
            </w:r>
            <w:r w:rsidRPr="00C709C8">
              <w:rPr>
                <w:b/>
                <w:lang w:eastAsia="nl-NL"/>
              </w:rPr>
              <w:t>Berichttype:</w:t>
            </w:r>
            <w:r w:rsidRPr="00C709C8">
              <w:rPr>
                <w:lang w:eastAsia="nl-NL"/>
              </w:rPr>
              <w:t xml:space="preserve"> </w:t>
            </w:r>
            <w:r>
              <w:rPr>
                <w:lang w:eastAsia="nl-NL"/>
              </w:rPr>
              <w:t>z</w:t>
            </w:r>
            <w:r w:rsidRPr="00C709C8">
              <w:rPr>
                <w:lang w:eastAsia="nl-NL"/>
              </w:rPr>
              <w:t>akL</w:t>
            </w:r>
            <w:r w:rsidR="00124D91">
              <w:rPr>
                <w:lang w:eastAsia="nl-NL"/>
              </w:rPr>
              <w:t>k</w:t>
            </w:r>
            <w:r w:rsidRPr="00C709C8">
              <w:rPr>
                <w:lang w:eastAsia="nl-NL"/>
              </w:rPr>
              <w:t>01</w:t>
            </w:r>
            <w:r>
              <w:rPr>
                <w:lang w:eastAsia="nl-NL"/>
              </w:rPr>
              <w:t xml:space="preserve"> </w:t>
            </w:r>
            <w:r w:rsidR="00124D91">
              <w:rPr>
                <w:lang w:eastAsia="nl-NL"/>
              </w:rPr>
              <w:t>(kennisgeving met mutatiesoort T(oevoegen))</w:t>
            </w:r>
          </w:p>
        </w:tc>
        <w:tc>
          <w:tcPr>
            <w:tcW w:w="709" w:type="dxa"/>
          </w:tcPr>
          <w:p w14:paraId="546FD3D2" w14:textId="77777777" w:rsidR="008611CA" w:rsidRPr="00C709C8" w:rsidRDefault="008611CA" w:rsidP="00237DAF">
            <w:pPr>
              <w:rPr>
                <w:b/>
                <w:lang w:eastAsia="nl-NL"/>
              </w:rPr>
            </w:pPr>
          </w:p>
        </w:tc>
      </w:tr>
      <w:tr w:rsidR="008611CA" w14:paraId="6AA06014" w14:textId="77777777" w:rsidTr="0057043E">
        <w:tc>
          <w:tcPr>
            <w:tcW w:w="6062" w:type="dxa"/>
          </w:tcPr>
          <w:p w14:paraId="585DDC77" w14:textId="5DEECD9A" w:rsidR="008611CA" w:rsidRPr="00C709C8" w:rsidRDefault="00124D91" w:rsidP="00237DAF">
            <w:pPr>
              <w:rPr>
                <w:b/>
                <w:lang w:eastAsia="nl-NL"/>
              </w:rPr>
            </w:pPr>
            <w:del w:id="2641" w:author="Joost Wijnings" w:date="2014-03-10T09:27:00Z">
              <w:r w:rsidDel="00237DAF">
                <w:rPr>
                  <w:b/>
                  <w:lang w:eastAsia="nl-NL"/>
                </w:rPr>
                <w:delText>StUF ZKN</w:delText>
              </w:r>
            </w:del>
            <w:ins w:id="2642" w:author="Joost Wijnings" w:date="2014-03-10T09:27:00Z">
              <w:r w:rsidR="00237DAF">
                <w:rPr>
                  <w:b/>
                  <w:lang w:eastAsia="nl-NL"/>
                </w:rPr>
                <w:t>StUF-ZKN</w:t>
              </w:r>
            </w:ins>
            <w:ins w:id="2643" w:author="Joost Wijnings" w:date="2014-03-08T03:32:00Z">
              <w:r w:rsidR="00084FC7">
                <w:rPr>
                  <w:b/>
                  <w:lang w:eastAsia="nl-NL"/>
                </w:rPr>
                <w:t>-</w:t>
              </w:r>
            </w:ins>
            <w:del w:id="2644" w:author="Joost Wijnings" w:date="2014-03-08T03:32:00Z">
              <w:r w:rsidDel="00084FC7">
                <w:rPr>
                  <w:b/>
                  <w:lang w:eastAsia="nl-NL"/>
                </w:rPr>
                <w:delText xml:space="preserve"> </w:delText>
              </w:r>
            </w:del>
            <w:r>
              <w:rPr>
                <w:b/>
                <w:lang w:eastAsia="nl-NL"/>
              </w:rPr>
              <w:t>E</w:t>
            </w:r>
            <w:r w:rsidR="008611CA" w:rsidRPr="00C709C8">
              <w:rPr>
                <w:b/>
                <w:lang w:eastAsia="nl-NL"/>
              </w:rPr>
              <w:t>lementen</w:t>
            </w:r>
          </w:p>
        </w:tc>
        <w:tc>
          <w:tcPr>
            <w:tcW w:w="3260" w:type="dxa"/>
          </w:tcPr>
          <w:p w14:paraId="23DFB0F3" w14:textId="46E4AA51" w:rsidR="008611CA" w:rsidRPr="00C709C8" w:rsidRDefault="008611CA" w:rsidP="00C24858">
            <w:pPr>
              <w:rPr>
                <w:b/>
                <w:lang w:eastAsia="nl-NL"/>
              </w:rPr>
            </w:pPr>
            <w:del w:id="2645" w:author="Joost Wijnings" w:date="2014-03-08T03:32:00Z">
              <w:r w:rsidDel="00084FC7">
                <w:rPr>
                  <w:b/>
                  <w:lang w:eastAsia="nl-NL"/>
                </w:rPr>
                <w:delText xml:space="preserve">RGBZ </w:delText>
              </w:r>
            </w:del>
            <w:ins w:id="2646" w:author="Joost Wijnings" w:date="2014-03-08T03:32:00Z">
              <w:r w:rsidR="00084FC7">
                <w:rPr>
                  <w:b/>
                  <w:lang w:eastAsia="nl-NL"/>
                </w:rPr>
                <w:t>RGBZ-</w:t>
              </w:r>
            </w:ins>
            <w:r>
              <w:rPr>
                <w:b/>
                <w:lang w:eastAsia="nl-NL"/>
              </w:rPr>
              <w:t>attribuut</w:t>
            </w:r>
          </w:p>
        </w:tc>
        <w:tc>
          <w:tcPr>
            <w:tcW w:w="709" w:type="dxa"/>
          </w:tcPr>
          <w:p w14:paraId="57942D72" w14:textId="77777777" w:rsidR="008611CA" w:rsidRDefault="007924E2">
            <w:pPr>
              <w:rPr>
                <w:b/>
                <w:lang w:eastAsia="nl-NL"/>
              </w:rPr>
              <w:pPrChange w:id="2647" w:author="Joost Wijnings" w:date="2014-03-07T14:31:00Z">
                <w:pPr>
                  <w:jc w:val="center"/>
                </w:pPr>
              </w:pPrChange>
            </w:pPr>
            <w:r>
              <w:rPr>
                <w:b/>
                <w:lang w:eastAsia="nl-NL"/>
              </w:rPr>
              <w:t>v/o</w:t>
            </w:r>
          </w:p>
        </w:tc>
      </w:tr>
      <w:tr w:rsidR="008611CA" w:rsidRPr="00C709C8" w14:paraId="26ACFA1B" w14:textId="77777777" w:rsidTr="0057043E">
        <w:tc>
          <w:tcPr>
            <w:tcW w:w="6062" w:type="dxa"/>
          </w:tcPr>
          <w:p w14:paraId="2592CE29" w14:textId="77777777" w:rsidR="008611CA" w:rsidRPr="00E40358" w:rsidRDefault="008611CA" w:rsidP="00237DAF">
            <w:pPr>
              <w:rPr>
                <w:lang w:eastAsia="nl-NL"/>
              </w:rPr>
            </w:pPr>
            <w:r w:rsidRPr="00E40358">
              <w:rPr>
                <w:lang w:eastAsia="nl-NL"/>
              </w:rPr>
              <w:t xml:space="preserve">object . identificatie </w:t>
            </w:r>
          </w:p>
        </w:tc>
        <w:tc>
          <w:tcPr>
            <w:tcW w:w="3260" w:type="dxa"/>
          </w:tcPr>
          <w:p w14:paraId="0BFBCE25" w14:textId="77777777" w:rsidR="008611CA" w:rsidRPr="00C709C8" w:rsidRDefault="008611CA" w:rsidP="00C24858">
            <w:pPr>
              <w:rPr>
                <w:b/>
                <w:lang w:eastAsia="nl-NL"/>
              </w:rPr>
            </w:pPr>
            <w:r w:rsidRPr="00C709C8">
              <w:rPr>
                <w:lang w:eastAsia="nl-NL"/>
              </w:rPr>
              <w:t>Zaak</w:t>
            </w:r>
            <w:r>
              <w:rPr>
                <w:lang w:eastAsia="nl-NL"/>
              </w:rPr>
              <w:t>identificatie</w:t>
            </w:r>
          </w:p>
        </w:tc>
        <w:tc>
          <w:tcPr>
            <w:tcW w:w="709" w:type="dxa"/>
          </w:tcPr>
          <w:p w14:paraId="56200D59" w14:textId="77777777" w:rsidR="008611CA" w:rsidRPr="00C709C8" w:rsidRDefault="008611CA">
            <w:pPr>
              <w:rPr>
                <w:lang w:eastAsia="nl-NL"/>
              </w:rPr>
              <w:pPrChange w:id="2648" w:author="Joost Wijnings" w:date="2014-03-07T14:31:00Z">
                <w:pPr>
                  <w:jc w:val="center"/>
                </w:pPr>
              </w:pPrChange>
            </w:pPr>
            <w:r>
              <w:rPr>
                <w:lang w:eastAsia="nl-NL"/>
              </w:rPr>
              <w:t>v</w:t>
            </w:r>
          </w:p>
        </w:tc>
      </w:tr>
      <w:tr w:rsidR="008611CA" w:rsidRPr="007675CA" w14:paraId="7ACD8102" w14:textId="77777777" w:rsidTr="0057043E">
        <w:tc>
          <w:tcPr>
            <w:tcW w:w="6062" w:type="dxa"/>
          </w:tcPr>
          <w:p w14:paraId="5503B16D" w14:textId="77777777" w:rsidR="008611CA" w:rsidRPr="00E40358" w:rsidRDefault="008611CA" w:rsidP="00237DAF">
            <w:pPr>
              <w:rPr>
                <w:lang w:eastAsia="nl-NL"/>
              </w:rPr>
            </w:pPr>
            <w:r w:rsidRPr="00E40358">
              <w:rPr>
                <w:lang w:eastAsia="nl-NL"/>
              </w:rPr>
              <w:t xml:space="preserve">object . </w:t>
            </w:r>
            <w:r>
              <w:rPr>
                <w:lang w:eastAsia="nl-NL"/>
              </w:rPr>
              <w:t>einddatum</w:t>
            </w:r>
          </w:p>
        </w:tc>
        <w:tc>
          <w:tcPr>
            <w:tcW w:w="3260" w:type="dxa"/>
          </w:tcPr>
          <w:p w14:paraId="09BA97B7" w14:textId="77777777" w:rsidR="008611CA" w:rsidRPr="00C709C8" w:rsidRDefault="008611CA" w:rsidP="00C24858">
            <w:pPr>
              <w:rPr>
                <w:lang w:eastAsia="nl-NL"/>
              </w:rPr>
            </w:pPr>
            <w:r w:rsidRPr="007675CA">
              <w:rPr>
                <w:lang w:eastAsia="nl-NL"/>
              </w:rPr>
              <w:t>Einddatum</w:t>
            </w:r>
          </w:p>
        </w:tc>
        <w:tc>
          <w:tcPr>
            <w:tcW w:w="709" w:type="dxa"/>
          </w:tcPr>
          <w:p w14:paraId="565AF749" w14:textId="77777777" w:rsidR="008611CA" w:rsidRPr="007675CA" w:rsidRDefault="008611CA">
            <w:pPr>
              <w:rPr>
                <w:lang w:eastAsia="nl-NL"/>
              </w:rPr>
              <w:pPrChange w:id="2649" w:author="Joost Wijnings" w:date="2014-03-07T14:31:00Z">
                <w:pPr>
                  <w:jc w:val="center"/>
                </w:pPr>
              </w:pPrChange>
            </w:pPr>
            <w:r>
              <w:rPr>
                <w:lang w:eastAsia="nl-NL"/>
              </w:rPr>
              <w:t>o</w:t>
            </w:r>
          </w:p>
        </w:tc>
      </w:tr>
      <w:tr w:rsidR="008611CA" w:rsidRPr="007675CA" w14:paraId="0BD56769" w14:textId="77777777" w:rsidTr="0057043E">
        <w:tc>
          <w:tcPr>
            <w:tcW w:w="6062" w:type="dxa"/>
          </w:tcPr>
          <w:p w14:paraId="38DB3398" w14:textId="77777777" w:rsidR="008611CA" w:rsidRPr="00E40358" w:rsidRDefault="008611CA" w:rsidP="00237DAF">
            <w:pPr>
              <w:rPr>
                <w:lang w:eastAsia="nl-NL"/>
              </w:rPr>
            </w:pPr>
            <w:r w:rsidRPr="00E40358">
              <w:rPr>
                <w:lang w:eastAsia="nl-NL"/>
              </w:rPr>
              <w:t xml:space="preserve">object . </w:t>
            </w:r>
            <w:r>
              <w:rPr>
                <w:lang w:eastAsia="nl-NL"/>
              </w:rPr>
              <w:t>einddatumGepland</w:t>
            </w:r>
          </w:p>
        </w:tc>
        <w:tc>
          <w:tcPr>
            <w:tcW w:w="3260" w:type="dxa"/>
          </w:tcPr>
          <w:p w14:paraId="4C573073" w14:textId="77777777" w:rsidR="008611CA" w:rsidRDefault="008611CA" w:rsidP="00C24858">
            <w:pPr>
              <w:rPr>
                <w:rFonts w:ascii="Helvetica" w:hAnsi="Helvetica" w:cs="Helvetica"/>
                <w:color w:val="610E6A"/>
                <w:sz w:val="18"/>
                <w:szCs w:val="18"/>
                <w:lang w:eastAsia="nl-NL"/>
              </w:rPr>
            </w:pPr>
            <w:r w:rsidRPr="007675CA">
              <w:rPr>
                <w:lang w:eastAsia="nl-NL"/>
              </w:rPr>
              <w:t>Einddatum gepland</w:t>
            </w:r>
          </w:p>
        </w:tc>
        <w:tc>
          <w:tcPr>
            <w:tcW w:w="709" w:type="dxa"/>
          </w:tcPr>
          <w:p w14:paraId="47EA8AA3" w14:textId="77777777" w:rsidR="008611CA" w:rsidRPr="007675CA" w:rsidRDefault="008611CA">
            <w:pPr>
              <w:rPr>
                <w:lang w:eastAsia="nl-NL"/>
              </w:rPr>
              <w:pPrChange w:id="2650" w:author="Joost Wijnings" w:date="2014-03-07T14:31:00Z">
                <w:pPr>
                  <w:jc w:val="center"/>
                </w:pPr>
              </w:pPrChange>
            </w:pPr>
            <w:r>
              <w:rPr>
                <w:lang w:eastAsia="nl-NL"/>
              </w:rPr>
              <w:t>o</w:t>
            </w:r>
          </w:p>
        </w:tc>
      </w:tr>
      <w:tr w:rsidR="008611CA" w:rsidRPr="007675CA" w14:paraId="0DC13303" w14:textId="77777777" w:rsidTr="0057043E">
        <w:tc>
          <w:tcPr>
            <w:tcW w:w="6062" w:type="dxa"/>
          </w:tcPr>
          <w:p w14:paraId="14ECD29B" w14:textId="77777777" w:rsidR="008611CA" w:rsidRPr="00E40358" w:rsidRDefault="008611CA" w:rsidP="00237DAF">
            <w:pPr>
              <w:rPr>
                <w:lang w:eastAsia="nl-NL"/>
              </w:rPr>
            </w:pPr>
            <w:r w:rsidRPr="00E40358">
              <w:rPr>
                <w:lang w:eastAsia="nl-NL"/>
              </w:rPr>
              <w:t xml:space="preserve">object . </w:t>
            </w:r>
            <w:r w:rsidR="009D627C">
              <w:rPr>
                <w:lang w:eastAsia="nl-NL"/>
              </w:rPr>
              <w:t>omschrijving</w:t>
            </w:r>
          </w:p>
        </w:tc>
        <w:tc>
          <w:tcPr>
            <w:tcW w:w="3260" w:type="dxa"/>
          </w:tcPr>
          <w:p w14:paraId="5C584545" w14:textId="77777777" w:rsidR="008611CA" w:rsidRPr="007675CA" w:rsidRDefault="009D627C" w:rsidP="00C24858">
            <w:pPr>
              <w:rPr>
                <w:lang w:eastAsia="nl-NL"/>
              </w:rPr>
            </w:pPr>
            <w:r>
              <w:rPr>
                <w:lang w:eastAsia="nl-NL"/>
              </w:rPr>
              <w:t>om</w:t>
            </w:r>
            <w:r w:rsidRPr="007675CA">
              <w:rPr>
                <w:lang w:eastAsia="nl-NL"/>
              </w:rPr>
              <w:t>schrijving</w:t>
            </w:r>
          </w:p>
        </w:tc>
        <w:tc>
          <w:tcPr>
            <w:tcW w:w="709" w:type="dxa"/>
          </w:tcPr>
          <w:p w14:paraId="4166546A" w14:textId="77777777" w:rsidR="008611CA" w:rsidRPr="007675CA" w:rsidRDefault="008611CA">
            <w:pPr>
              <w:rPr>
                <w:lang w:eastAsia="nl-NL"/>
              </w:rPr>
              <w:pPrChange w:id="2651" w:author="Joost Wijnings" w:date="2014-03-07T14:31:00Z">
                <w:pPr>
                  <w:jc w:val="center"/>
                </w:pPr>
              </w:pPrChange>
            </w:pPr>
            <w:r>
              <w:rPr>
                <w:lang w:eastAsia="nl-NL"/>
              </w:rPr>
              <w:t>o</w:t>
            </w:r>
          </w:p>
        </w:tc>
      </w:tr>
      <w:tr w:rsidR="008611CA" w:rsidRPr="007675CA" w14:paraId="0FC7E6AE" w14:textId="77777777" w:rsidTr="0057043E">
        <w:tc>
          <w:tcPr>
            <w:tcW w:w="6062" w:type="dxa"/>
          </w:tcPr>
          <w:p w14:paraId="47CEBF06" w14:textId="77777777" w:rsidR="008611CA" w:rsidRPr="00E40358" w:rsidRDefault="008611CA" w:rsidP="00237DAF">
            <w:pPr>
              <w:rPr>
                <w:lang w:eastAsia="nl-NL"/>
              </w:rPr>
            </w:pPr>
            <w:r w:rsidRPr="00E40358">
              <w:rPr>
                <w:lang w:eastAsia="nl-NL"/>
              </w:rPr>
              <w:t>object .</w:t>
            </w:r>
            <w:r>
              <w:rPr>
                <w:lang w:eastAsia="nl-NL"/>
              </w:rPr>
              <w:t xml:space="preserve"> kenmerk</w:t>
            </w:r>
          </w:p>
        </w:tc>
        <w:tc>
          <w:tcPr>
            <w:tcW w:w="3260" w:type="dxa"/>
          </w:tcPr>
          <w:p w14:paraId="61832737" w14:textId="77777777" w:rsidR="008611CA" w:rsidRPr="007675CA" w:rsidRDefault="008611CA" w:rsidP="00C24858">
            <w:pPr>
              <w:rPr>
                <w:lang w:eastAsia="nl-NL"/>
              </w:rPr>
            </w:pPr>
            <w:r w:rsidRPr="007675CA">
              <w:rPr>
                <w:lang w:eastAsia="nl-NL"/>
              </w:rPr>
              <w:t>Kenmerken</w:t>
            </w:r>
            <w:r>
              <w:rPr>
                <w:lang w:eastAsia="nl-NL"/>
              </w:rPr>
              <w:t xml:space="preserve"> (Groep attribuut)</w:t>
            </w:r>
          </w:p>
        </w:tc>
        <w:tc>
          <w:tcPr>
            <w:tcW w:w="709" w:type="dxa"/>
          </w:tcPr>
          <w:p w14:paraId="7F84413E" w14:textId="77777777" w:rsidR="008611CA" w:rsidRPr="007675CA" w:rsidRDefault="00BA6212">
            <w:pPr>
              <w:rPr>
                <w:lang w:eastAsia="nl-NL"/>
              </w:rPr>
              <w:pPrChange w:id="2652" w:author="Joost Wijnings" w:date="2014-03-07T14:31:00Z">
                <w:pPr>
                  <w:jc w:val="center"/>
                </w:pPr>
              </w:pPrChange>
            </w:pPr>
            <w:r>
              <w:rPr>
                <w:lang w:eastAsia="nl-NL"/>
              </w:rPr>
              <w:t>0..N</w:t>
            </w:r>
          </w:p>
        </w:tc>
      </w:tr>
      <w:tr w:rsidR="008611CA" w:rsidRPr="007675CA" w14:paraId="5B84F396" w14:textId="77777777" w:rsidTr="0057043E">
        <w:tc>
          <w:tcPr>
            <w:tcW w:w="6062" w:type="dxa"/>
          </w:tcPr>
          <w:p w14:paraId="02E95E22" w14:textId="77777777" w:rsidR="008611CA" w:rsidRPr="00E40358" w:rsidRDefault="008611CA" w:rsidP="00237DAF">
            <w:pPr>
              <w:rPr>
                <w:lang w:eastAsia="nl-NL"/>
              </w:rPr>
            </w:pPr>
            <w:r w:rsidRPr="00E40358">
              <w:rPr>
                <w:lang w:eastAsia="nl-NL"/>
              </w:rPr>
              <w:t>object .</w:t>
            </w:r>
            <w:r>
              <w:rPr>
                <w:lang w:eastAsia="nl-NL"/>
              </w:rPr>
              <w:t xml:space="preserve"> kenmerk . kenmerk</w:t>
            </w:r>
          </w:p>
        </w:tc>
        <w:tc>
          <w:tcPr>
            <w:tcW w:w="3260" w:type="dxa"/>
          </w:tcPr>
          <w:p w14:paraId="4DCCE550" w14:textId="77777777" w:rsidR="008611CA" w:rsidRPr="007675CA" w:rsidRDefault="008611CA" w:rsidP="00C24858">
            <w:pPr>
              <w:numPr>
                <w:ilvl w:val="0"/>
                <w:numId w:val="21"/>
              </w:numPr>
              <w:rPr>
                <w:lang w:eastAsia="nl-NL"/>
              </w:rPr>
            </w:pPr>
            <w:r w:rsidRPr="007675CA">
              <w:rPr>
                <w:lang w:eastAsia="nl-NL"/>
              </w:rPr>
              <w:t>Kenmerk</w:t>
            </w:r>
          </w:p>
        </w:tc>
        <w:tc>
          <w:tcPr>
            <w:tcW w:w="709" w:type="dxa"/>
          </w:tcPr>
          <w:p w14:paraId="48861949" w14:textId="77777777" w:rsidR="008611CA" w:rsidRPr="007675CA" w:rsidRDefault="00AE1B65">
            <w:pPr>
              <w:rPr>
                <w:lang w:eastAsia="nl-NL"/>
              </w:rPr>
              <w:pPrChange w:id="2653" w:author="Joost Wijnings" w:date="2014-03-07T14:31:00Z">
                <w:pPr>
                  <w:jc w:val="center"/>
                </w:pPr>
              </w:pPrChange>
            </w:pPr>
            <w:r>
              <w:rPr>
                <w:lang w:eastAsia="nl-NL"/>
              </w:rPr>
              <w:t>v*</w:t>
            </w:r>
          </w:p>
        </w:tc>
      </w:tr>
      <w:tr w:rsidR="008611CA" w:rsidRPr="007675CA" w14:paraId="04CFD271" w14:textId="77777777" w:rsidTr="0057043E">
        <w:tc>
          <w:tcPr>
            <w:tcW w:w="6062" w:type="dxa"/>
          </w:tcPr>
          <w:p w14:paraId="1681BB2E" w14:textId="77777777" w:rsidR="008611CA" w:rsidRPr="00E40358" w:rsidRDefault="008611CA" w:rsidP="00237DAF">
            <w:pPr>
              <w:rPr>
                <w:lang w:eastAsia="nl-NL"/>
              </w:rPr>
            </w:pPr>
            <w:r w:rsidRPr="00E40358">
              <w:rPr>
                <w:lang w:eastAsia="nl-NL"/>
              </w:rPr>
              <w:t>object .</w:t>
            </w:r>
            <w:r>
              <w:rPr>
                <w:lang w:eastAsia="nl-NL"/>
              </w:rPr>
              <w:t xml:space="preserve"> kenmerk . bron</w:t>
            </w:r>
          </w:p>
        </w:tc>
        <w:tc>
          <w:tcPr>
            <w:tcW w:w="3260" w:type="dxa"/>
          </w:tcPr>
          <w:p w14:paraId="09F68697" w14:textId="77777777" w:rsidR="008611CA" w:rsidRPr="007675CA" w:rsidRDefault="008611CA" w:rsidP="00C24858">
            <w:pPr>
              <w:numPr>
                <w:ilvl w:val="0"/>
                <w:numId w:val="21"/>
              </w:numPr>
              <w:rPr>
                <w:lang w:eastAsia="nl-NL"/>
              </w:rPr>
            </w:pPr>
            <w:r w:rsidRPr="007675CA">
              <w:rPr>
                <w:lang w:eastAsia="nl-NL"/>
              </w:rPr>
              <w:t>Kenmerk bron</w:t>
            </w:r>
          </w:p>
        </w:tc>
        <w:tc>
          <w:tcPr>
            <w:tcW w:w="709" w:type="dxa"/>
          </w:tcPr>
          <w:p w14:paraId="51960F25" w14:textId="77777777" w:rsidR="008611CA" w:rsidRPr="007675CA" w:rsidRDefault="00AE1B65">
            <w:pPr>
              <w:rPr>
                <w:lang w:eastAsia="nl-NL"/>
              </w:rPr>
              <w:pPrChange w:id="2654" w:author="Joost Wijnings" w:date="2014-03-07T14:31:00Z">
                <w:pPr>
                  <w:jc w:val="center"/>
                </w:pPr>
              </w:pPrChange>
            </w:pPr>
            <w:r>
              <w:rPr>
                <w:lang w:eastAsia="nl-NL"/>
              </w:rPr>
              <w:t>v*</w:t>
            </w:r>
          </w:p>
        </w:tc>
      </w:tr>
      <w:tr w:rsidR="008611CA" w:rsidRPr="007675CA" w14:paraId="16073AB3" w14:textId="77777777" w:rsidTr="0057043E">
        <w:tc>
          <w:tcPr>
            <w:tcW w:w="6062" w:type="dxa"/>
          </w:tcPr>
          <w:p w14:paraId="33C8DDEB" w14:textId="77777777" w:rsidR="008611CA" w:rsidRPr="00E40358" w:rsidRDefault="008611CA" w:rsidP="00237DAF">
            <w:pPr>
              <w:rPr>
                <w:lang w:eastAsia="nl-NL"/>
              </w:rPr>
            </w:pPr>
            <w:r w:rsidRPr="00E40358">
              <w:rPr>
                <w:lang w:eastAsia="nl-NL"/>
              </w:rPr>
              <w:t>object .</w:t>
            </w:r>
            <w:r>
              <w:rPr>
                <w:lang w:eastAsia="nl-NL"/>
              </w:rPr>
              <w:t xml:space="preserve"> resultaat . omschrijving</w:t>
            </w:r>
          </w:p>
        </w:tc>
        <w:tc>
          <w:tcPr>
            <w:tcW w:w="3260" w:type="dxa"/>
          </w:tcPr>
          <w:p w14:paraId="3BF641EF" w14:textId="77777777" w:rsidR="008611CA" w:rsidRPr="007675CA" w:rsidRDefault="008611CA" w:rsidP="00C24858">
            <w:pPr>
              <w:rPr>
                <w:lang w:eastAsia="nl-NL"/>
              </w:rPr>
            </w:pPr>
            <w:r w:rsidRPr="007675CA">
              <w:rPr>
                <w:lang w:eastAsia="nl-NL"/>
              </w:rPr>
              <w:t>Resultaatomschrijving</w:t>
            </w:r>
          </w:p>
        </w:tc>
        <w:tc>
          <w:tcPr>
            <w:tcW w:w="709" w:type="dxa"/>
          </w:tcPr>
          <w:p w14:paraId="714C4530" w14:textId="77777777" w:rsidR="008611CA" w:rsidRPr="007675CA" w:rsidRDefault="008611CA">
            <w:pPr>
              <w:rPr>
                <w:lang w:eastAsia="nl-NL"/>
              </w:rPr>
              <w:pPrChange w:id="2655" w:author="Joost Wijnings" w:date="2014-03-07T14:31:00Z">
                <w:pPr>
                  <w:jc w:val="center"/>
                </w:pPr>
              </w:pPrChange>
            </w:pPr>
            <w:r>
              <w:rPr>
                <w:lang w:eastAsia="nl-NL"/>
              </w:rPr>
              <w:t>o</w:t>
            </w:r>
          </w:p>
        </w:tc>
      </w:tr>
      <w:tr w:rsidR="008611CA" w:rsidRPr="007675CA" w14:paraId="5344D5AD" w14:textId="77777777" w:rsidTr="0057043E">
        <w:tc>
          <w:tcPr>
            <w:tcW w:w="6062" w:type="dxa"/>
          </w:tcPr>
          <w:p w14:paraId="2E63AD09" w14:textId="77777777" w:rsidR="008611CA" w:rsidRPr="00E40358" w:rsidRDefault="008611CA" w:rsidP="00237DAF">
            <w:pPr>
              <w:rPr>
                <w:lang w:eastAsia="nl-NL"/>
              </w:rPr>
            </w:pPr>
            <w:r w:rsidRPr="00E40358">
              <w:rPr>
                <w:lang w:eastAsia="nl-NL"/>
              </w:rPr>
              <w:t>object .</w:t>
            </w:r>
            <w:r>
              <w:rPr>
                <w:lang w:eastAsia="nl-NL"/>
              </w:rPr>
              <w:t xml:space="preserve"> resultaat . toelichting</w:t>
            </w:r>
          </w:p>
        </w:tc>
        <w:tc>
          <w:tcPr>
            <w:tcW w:w="3260" w:type="dxa"/>
          </w:tcPr>
          <w:p w14:paraId="40F1FB1A" w14:textId="77777777" w:rsidR="008611CA" w:rsidRPr="007675CA" w:rsidRDefault="008611CA" w:rsidP="00C24858">
            <w:pPr>
              <w:rPr>
                <w:lang w:eastAsia="nl-NL"/>
              </w:rPr>
            </w:pPr>
            <w:r w:rsidRPr="007675CA">
              <w:rPr>
                <w:lang w:eastAsia="nl-NL"/>
              </w:rPr>
              <w:t>Resultaattoelichting</w:t>
            </w:r>
          </w:p>
        </w:tc>
        <w:tc>
          <w:tcPr>
            <w:tcW w:w="709" w:type="dxa"/>
          </w:tcPr>
          <w:p w14:paraId="1E3ADD34" w14:textId="77777777" w:rsidR="008611CA" w:rsidRPr="007675CA" w:rsidRDefault="008611CA">
            <w:pPr>
              <w:rPr>
                <w:lang w:eastAsia="nl-NL"/>
              </w:rPr>
              <w:pPrChange w:id="2656" w:author="Joost Wijnings" w:date="2014-03-07T14:31:00Z">
                <w:pPr>
                  <w:jc w:val="center"/>
                </w:pPr>
              </w:pPrChange>
            </w:pPr>
            <w:r>
              <w:rPr>
                <w:lang w:eastAsia="nl-NL"/>
              </w:rPr>
              <w:t>o</w:t>
            </w:r>
          </w:p>
        </w:tc>
      </w:tr>
      <w:tr w:rsidR="008611CA" w:rsidRPr="007675CA" w14:paraId="247293EC" w14:textId="77777777" w:rsidTr="0057043E">
        <w:tc>
          <w:tcPr>
            <w:tcW w:w="6062" w:type="dxa"/>
          </w:tcPr>
          <w:p w14:paraId="12C63A1F" w14:textId="77777777" w:rsidR="008611CA" w:rsidRPr="00E40358" w:rsidRDefault="008611CA" w:rsidP="00237DAF">
            <w:pPr>
              <w:rPr>
                <w:lang w:eastAsia="nl-NL"/>
              </w:rPr>
            </w:pPr>
            <w:r w:rsidRPr="00E40358">
              <w:rPr>
                <w:lang w:eastAsia="nl-NL"/>
              </w:rPr>
              <w:t>object .</w:t>
            </w:r>
            <w:r>
              <w:rPr>
                <w:lang w:eastAsia="nl-NL"/>
              </w:rPr>
              <w:t xml:space="preserve"> startdatum</w:t>
            </w:r>
          </w:p>
        </w:tc>
        <w:tc>
          <w:tcPr>
            <w:tcW w:w="3260" w:type="dxa"/>
          </w:tcPr>
          <w:p w14:paraId="59B07CCB" w14:textId="77777777" w:rsidR="008611CA" w:rsidRPr="007675CA" w:rsidRDefault="008611CA" w:rsidP="00C24858">
            <w:pPr>
              <w:rPr>
                <w:lang w:eastAsia="nl-NL"/>
              </w:rPr>
            </w:pPr>
            <w:r w:rsidRPr="007675CA">
              <w:rPr>
                <w:lang w:eastAsia="nl-NL"/>
              </w:rPr>
              <w:t>Startdatum</w:t>
            </w:r>
          </w:p>
        </w:tc>
        <w:tc>
          <w:tcPr>
            <w:tcW w:w="709" w:type="dxa"/>
          </w:tcPr>
          <w:p w14:paraId="62B0672A" w14:textId="77777777" w:rsidR="008611CA" w:rsidRPr="007675CA" w:rsidRDefault="008611CA">
            <w:pPr>
              <w:rPr>
                <w:lang w:eastAsia="nl-NL"/>
              </w:rPr>
              <w:pPrChange w:id="2657" w:author="Joost Wijnings" w:date="2014-03-07T14:31:00Z">
                <w:pPr>
                  <w:jc w:val="center"/>
                </w:pPr>
              </w:pPrChange>
            </w:pPr>
            <w:r>
              <w:rPr>
                <w:lang w:eastAsia="nl-NL"/>
              </w:rPr>
              <w:t>v</w:t>
            </w:r>
          </w:p>
        </w:tc>
      </w:tr>
      <w:tr w:rsidR="008611CA" w:rsidRPr="007675CA" w14:paraId="3380EA01" w14:textId="77777777" w:rsidTr="0057043E">
        <w:tc>
          <w:tcPr>
            <w:tcW w:w="6062" w:type="dxa"/>
          </w:tcPr>
          <w:p w14:paraId="5AA17A28" w14:textId="77777777" w:rsidR="008611CA" w:rsidRPr="00E40358" w:rsidRDefault="008611CA" w:rsidP="00237DAF">
            <w:pPr>
              <w:rPr>
                <w:lang w:eastAsia="nl-NL"/>
              </w:rPr>
            </w:pPr>
            <w:r w:rsidRPr="00E40358">
              <w:rPr>
                <w:lang w:eastAsia="nl-NL"/>
              </w:rPr>
              <w:t xml:space="preserve">object . </w:t>
            </w:r>
            <w:r>
              <w:rPr>
                <w:lang w:eastAsia="nl-NL"/>
              </w:rPr>
              <w:t>toelichting</w:t>
            </w:r>
          </w:p>
        </w:tc>
        <w:tc>
          <w:tcPr>
            <w:tcW w:w="3260" w:type="dxa"/>
          </w:tcPr>
          <w:p w14:paraId="7FD83DEC" w14:textId="77777777" w:rsidR="008611CA" w:rsidRPr="007675CA" w:rsidRDefault="008611CA" w:rsidP="00C24858">
            <w:pPr>
              <w:rPr>
                <w:lang w:eastAsia="nl-NL"/>
              </w:rPr>
            </w:pPr>
            <w:r w:rsidRPr="007675CA">
              <w:rPr>
                <w:lang w:eastAsia="nl-NL"/>
              </w:rPr>
              <w:t>Toelichting</w:t>
            </w:r>
          </w:p>
        </w:tc>
        <w:tc>
          <w:tcPr>
            <w:tcW w:w="709" w:type="dxa"/>
          </w:tcPr>
          <w:p w14:paraId="25CC8E6E" w14:textId="77777777" w:rsidR="008611CA" w:rsidRPr="007675CA" w:rsidRDefault="008611CA">
            <w:pPr>
              <w:rPr>
                <w:lang w:eastAsia="nl-NL"/>
              </w:rPr>
              <w:pPrChange w:id="2658" w:author="Joost Wijnings" w:date="2014-03-07T14:31:00Z">
                <w:pPr>
                  <w:jc w:val="center"/>
                </w:pPr>
              </w:pPrChange>
            </w:pPr>
            <w:r>
              <w:rPr>
                <w:lang w:eastAsia="nl-NL"/>
              </w:rPr>
              <w:t>o</w:t>
            </w:r>
          </w:p>
        </w:tc>
      </w:tr>
      <w:tr w:rsidR="008611CA" w:rsidRPr="007675CA" w14:paraId="0482FB14" w14:textId="77777777" w:rsidTr="0057043E">
        <w:tc>
          <w:tcPr>
            <w:tcW w:w="6062" w:type="dxa"/>
          </w:tcPr>
          <w:p w14:paraId="739DEC3F" w14:textId="77777777" w:rsidR="008611CA" w:rsidRPr="00E40358" w:rsidRDefault="008611CA" w:rsidP="00237DAF">
            <w:pPr>
              <w:rPr>
                <w:lang w:eastAsia="nl-NL"/>
              </w:rPr>
            </w:pPr>
            <w:r>
              <w:rPr>
                <w:lang w:eastAsia="nl-NL"/>
              </w:rPr>
              <w:t>object . uiterlijkeEinddatum</w:t>
            </w:r>
          </w:p>
        </w:tc>
        <w:tc>
          <w:tcPr>
            <w:tcW w:w="3260" w:type="dxa"/>
          </w:tcPr>
          <w:p w14:paraId="0C7D1C75" w14:textId="77777777" w:rsidR="008611CA" w:rsidRPr="007675CA" w:rsidRDefault="008611CA" w:rsidP="00C24858">
            <w:pPr>
              <w:rPr>
                <w:lang w:eastAsia="nl-NL"/>
              </w:rPr>
            </w:pPr>
            <w:r w:rsidRPr="007675CA">
              <w:rPr>
                <w:lang w:eastAsia="nl-NL"/>
              </w:rPr>
              <w:t>Uiterlijke einddatum afdoening</w:t>
            </w:r>
          </w:p>
        </w:tc>
        <w:tc>
          <w:tcPr>
            <w:tcW w:w="709" w:type="dxa"/>
          </w:tcPr>
          <w:p w14:paraId="36B979D0" w14:textId="77777777" w:rsidR="008611CA" w:rsidRPr="007675CA" w:rsidRDefault="008611CA">
            <w:pPr>
              <w:rPr>
                <w:lang w:eastAsia="nl-NL"/>
              </w:rPr>
              <w:pPrChange w:id="2659" w:author="Joost Wijnings" w:date="2014-03-07T14:31:00Z">
                <w:pPr>
                  <w:jc w:val="center"/>
                </w:pPr>
              </w:pPrChange>
            </w:pPr>
            <w:r>
              <w:rPr>
                <w:lang w:eastAsia="nl-NL"/>
              </w:rPr>
              <w:t>o</w:t>
            </w:r>
          </w:p>
        </w:tc>
      </w:tr>
      <w:tr w:rsidR="008611CA" w:rsidRPr="007675CA" w14:paraId="6609C01B" w14:textId="77777777" w:rsidTr="0057043E">
        <w:tc>
          <w:tcPr>
            <w:tcW w:w="6062" w:type="dxa"/>
          </w:tcPr>
          <w:p w14:paraId="2FE6F1ED" w14:textId="77777777" w:rsidR="008611CA" w:rsidRPr="00E40358" w:rsidRDefault="008611CA" w:rsidP="00237DAF">
            <w:pPr>
              <w:rPr>
                <w:lang w:eastAsia="nl-NL"/>
              </w:rPr>
            </w:pPr>
            <w:r>
              <w:rPr>
                <w:lang w:eastAsia="nl-NL"/>
              </w:rPr>
              <w:t>object . zaakniveau</w:t>
            </w:r>
          </w:p>
        </w:tc>
        <w:tc>
          <w:tcPr>
            <w:tcW w:w="3260" w:type="dxa"/>
          </w:tcPr>
          <w:p w14:paraId="49DBEBC3" w14:textId="77777777" w:rsidR="008611CA" w:rsidRPr="007675CA" w:rsidRDefault="008611CA" w:rsidP="00C24858">
            <w:pPr>
              <w:rPr>
                <w:lang w:eastAsia="nl-NL"/>
              </w:rPr>
            </w:pPr>
            <w:r w:rsidRPr="007675CA">
              <w:rPr>
                <w:lang w:eastAsia="nl-NL"/>
              </w:rPr>
              <w:t>Zaakniveau</w:t>
            </w:r>
          </w:p>
        </w:tc>
        <w:tc>
          <w:tcPr>
            <w:tcW w:w="709" w:type="dxa"/>
          </w:tcPr>
          <w:p w14:paraId="14F06971" w14:textId="77777777" w:rsidR="008611CA" w:rsidRPr="007675CA" w:rsidRDefault="008611CA">
            <w:pPr>
              <w:rPr>
                <w:lang w:eastAsia="nl-NL"/>
              </w:rPr>
              <w:pPrChange w:id="2660" w:author="Joost Wijnings" w:date="2014-03-07T14:31:00Z">
                <w:pPr>
                  <w:jc w:val="center"/>
                </w:pPr>
              </w:pPrChange>
            </w:pPr>
            <w:r>
              <w:rPr>
                <w:lang w:eastAsia="nl-NL"/>
              </w:rPr>
              <w:t>v</w:t>
            </w:r>
          </w:p>
        </w:tc>
      </w:tr>
      <w:tr w:rsidR="008611CA" w:rsidRPr="007675CA" w14:paraId="29C43B62" w14:textId="77777777" w:rsidTr="0057043E">
        <w:tc>
          <w:tcPr>
            <w:tcW w:w="6062" w:type="dxa"/>
          </w:tcPr>
          <w:p w14:paraId="1F1BC485" w14:textId="77777777" w:rsidR="008611CA" w:rsidRPr="00E40358" w:rsidRDefault="008611CA" w:rsidP="00237DAF">
            <w:pPr>
              <w:rPr>
                <w:lang w:eastAsia="nl-NL"/>
              </w:rPr>
            </w:pPr>
            <w:r>
              <w:rPr>
                <w:lang w:eastAsia="nl-NL"/>
              </w:rPr>
              <w:t>object . deelzakenI</w:t>
            </w:r>
            <w:r w:rsidRPr="007675CA">
              <w:rPr>
                <w:lang w:eastAsia="nl-NL"/>
              </w:rPr>
              <w:t>ndicatie</w:t>
            </w:r>
          </w:p>
        </w:tc>
        <w:tc>
          <w:tcPr>
            <w:tcW w:w="3260" w:type="dxa"/>
          </w:tcPr>
          <w:p w14:paraId="074EEDB3" w14:textId="77777777" w:rsidR="008611CA" w:rsidRPr="007675CA" w:rsidRDefault="008611CA" w:rsidP="00C24858">
            <w:pPr>
              <w:rPr>
                <w:lang w:eastAsia="nl-NL"/>
              </w:rPr>
            </w:pPr>
            <w:r w:rsidRPr="007675CA">
              <w:rPr>
                <w:lang w:eastAsia="nl-NL"/>
              </w:rPr>
              <w:t>Deelzakenindicatie</w:t>
            </w:r>
          </w:p>
        </w:tc>
        <w:tc>
          <w:tcPr>
            <w:tcW w:w="709" w:type="dxa"/>
          </w:tcPr>
          <w:p w14:paraId="7A019529" w14:textId="77777777" w:rsidR="008611CA" w:rsidRPr="007675CA" w:rsidRDefault="008611CA">
            <w:pPr>
              <w:rPr>
                <w:lang w:eastAsia="nl-NL"/>
              </w:rPr>
              <w:pPrChange w:id="2661" w:author="Joost Wijnings" w:date="2014-03-07T14:31:00Z">
                <w:pPr>
                  <w:jc w:val="center"/>
                </w:pPr>
              </w:pPrChange>
            </w:pPr>
            <w:r>
              <w:rPr>
                <w:lang w:eastAsia="nl-NL"/>
              </w:rPr>
              <w:t>v</w:t>
            </w:r>
          </w:p>
        </w:tc>
      </w:tr>
      <w:tr w:rsidR="008611CA" w:rsidRPr="007675CA" w14:paraId="258D4A58" w14:textId="77777777" w:rsidTr="0057043E">
        <w:tc>
          <w:tcPr>
            <w:tcW w:w="6062" w:type="dxa"/>
          </w:tcPr>
          <w:p w14:paraId="6826F13F" w14:textId="77777777" w:rsidR="008611CA" w:rsidRPr="00E40358" w:rsidRDefault="008611CA" w:rsidP="00237DAF">
            <w:pPr>
              <w:rPr>
                <w:lang w:eastAsia="nl-NL"/>
              </w:rPr>
            </w:pPr>
            <w:r>
              <w:rPr>
                <w:lang w:eastAsia="nl-NL"/>
              </w:rPr>
              <w:t>object . registratiedatum</w:t>
            </w:r>
          </w:p>
        </w:tc>
        <w:tc>
          <w:tcPr>
            <w:tcW w:w="3260" w:type="dxa"/>
          </w:tcPr>
          <w:p w14:paraId="3901E523" w14:textId="77777777" w:rsidR="008611CA" w:rsidRPr="007675CA" w:rsidRDefault="008611CA" w:rsidP="00C24858">
            <w:pPr>
              <w:rPr>
                <w:lang w:eastAsia="nl-NL"/>
              </w:rPr>
            </w:pPr>
            <w:r w:rsidRPr="007675CA">
              <w:rPr>
                <w:lang w:eastAsia="nl-NL"/>
              </w:rPr>
              <w:t>Registratiedatum</w:t>
            </w:r>
          </w:p>
        </w:tc>
        <w:tc>
          <w:tcPr>
            <w:tcW w:w="709" w:type="dxa"/>
          </w:tcPr>
          <w:p w14:paraId="18C05518" w14:textId="77777777" w:rsidR="008611CA" w:rsidRPr="007675CA" w:rsidRDefault="008611CA">
            <w:pPr>
              <w:rPr>
                <w:lang w:eastAsia="nl-NL"/>
              </w:rPr>
              <w:pPrChange w:id="2662" w:author="Joost Wijnings" w:date="2014-03-07T14:31:00Z">
                <w:pPr>
                  <w:jc w:val="center"/>
                </w:pPr>
              </w:pPrChange>
            </w:pPr>
            <w:r>
              <w:rPr>
                <w:lang w:eastAsia="nl-NL"/>
              </w:rPr>
              <w:t>v</w:t>
            </w:r>
          </w:p>
        </w:tc>
      </w:tr>
      <w:tr w:rsidR="008611CA" w:rsidRPr="007675CA" w14:paraId="176C950F" w14:textId="77777777" w:rsidTr="0057043E">
        <w:tc>
          <w:tcPr>
            <w:tcW w:w="6062" w:type="dxa"/>
          </w:tcPr>
          <w:p w14:paraId="3869D687" w14:textId="77777777" w:rsidR="008611CA" w:rsidRPr="00E40358" w:rsidRDefault="008611CA" w:rsidP="00237DAF">
            <w:pPr>
              <w:rPr>
                <w:lang w:eastAsia="nl-NL"/>
              </w:rPr>
            </w:pPr>
            <w:r>
              <w:rPr>
                <w:lang w:eastAsia="nl-NL"/>
              </w:rPr>
              <w:t>object . publicatiedatum</w:t>
            </w:r>
          </w:p>
        </w:tc>
        <w:tc>
          <w:tcPr>
            <w:tcW w:w="3260" w:type="dxa"/>
          </w:tcPr>
          <w:p w14:paraId="4F57DA99" w14:textId="77777777" w:rsidR="008611CA" w:rsidRPr="007675CA" w:rsidRDefault="008611CA" w:rsidP="00C24858">
            <w:pPr>
              <w:rPr>
                <w:lang w:eastAsia="nl-NL"/>
              </w:rPr>
            </w:pPr>
            <w:r w:rsidRPr="007675CA">
              <w:rPr>
                <w:lang w:eastAsia="nl-NL"/>
              </w:rPr>
              <w:t>Publicatiedatum</w:t>
            </w:r>
          </w:p>
        </w:tc>
        <w:tc>
          <w:tcPr>
            <w:tcW w:w="709" w:type="dxa"/>
          </w:tcPr>
          <w:p w14:paraId="786A0C73" w14:textId="77777777" w:rsidR="008611CA" w:rsidRPr="007675CA" w:rsidRDefault="008611CA">
            <w:pPr>
              <w:rPr>
                <w:lang w:eastAsia="nl-NL"/>
              </w:rPr>
              <w:pPrChange w:id="2663" w:author="Joost Wijnings" w:date="2014-03-07T14:31:00Z">
                <w:pPr>
                  <w:jc w:val="center"/>
                </w:pPr>
              </w:pPrChange>
            </w:pPr>
            <w:r>
              <w:rPr>
                <w:lang w:eastAsia="nl-NL"/>
              </w:rPr>
              <w:t>o</w:t>
            </w:r>
          </w:p>
        </w:tc>
      </w:tr>
      <w:tr w:rsidR="008611CA" w:rsidRPr="00B013B9" w14:paraId="73819039" w14:textId="77777777" w:rsidTr="0057043E">
        <w:tc>
          <w:tcPr>
            <w:tcW w:w="6062" w:type="dxa"/>
          </w:tcPr>
          <w:p w14:paraId="3B9F2EE6" w14:textId="77777777" w:rsidR="008611CA" w:rsidRPr="00EA58B5" w:rsidRDefault="008611CA" w:rsidP="00237DAF">
            <w:pPr>
              <w:rPr>
                <w:lang w:eastAsia="nl-NL"/>
              </w:rPr>
            </w:pPr>
            <w:r w:rsidRPr="00EA58B5">
              <w:rPr>
                <w:lang w:eastAsia="nl-NL"/>
              </w:rPr>
              <w:t>object . archiefnominatie</w:t>
            </w:r>
          </w:p>
        </w:tc>
        <w:tc>
          <w:tcPr>
            <w:tcW w:w="3260" w:type="dxa"/>
          </w:tcPr>
          <w:p w14:paraId="64D70E36" w14:textId="77777777" w:rsidR="008611CA" w:rsidRPr="00EA58B5" w:rsidRDefault="008611CA" w:rsidP="00C24858">
            <w:pPr>
              <w:rPr>
                <w:lang w:eastAsia="nl-NL"/>
              </w:rPr>
            </w:pPr>
            <w:r w:rsidRPr="00EA58B5">
              <w:rPr>
                <w:lang w:eastAsia="nl-NL"/>
              </w:rPr>
              <w:t>Archiefnominatie</w:t>
            </w:r>
          </w:p>
        </w:tc>
        <w:tc>
          <w:tcPr>
            <w:tcW w:w="709" w:type="dxa"/>
          </w:tcPr>
          <w:p w14:paraId="29491399" w14:textId="77777777" w:rsidR="008611CA" w:rsidRPr="00EA58B5" w:rsidRDefault="00AB54FE">
            <w:pPr>
              <w:rPr>
                <w:lang w:eastAsia="nl-NL"/>
              </w:rPr>
              <w:pPrChange w:id="2664" w:author="Joost Wijnings" w:date="2014-03-07T14:31:00Z">
                <w:pPr>
                  <w:jc w:val="center"/>
                </w:pPr>
              </w:pPrChange>
            </w:pPr>
            <w:r>
              <w:rPr>
                <w:lang w:eastAsia="nl-NL"/>
              </w:rPr>
              <w:t>o</w:t>
            </w:r>
          </w:p>
        </w:tc>
      </w:tr>
      <w:tr w:rsidR="008611CA" w:rsidRPr="007675CA" w14:paraId="3CF4890E" w14:textId="77777777" w:rsidTr="0057043E">
        <w:tc>
          <w:tcPr>
            <w:tcW w:w="6062" w:type="dxa"/>
          </w:tcPr>
          <w:p w14:paraId="4C86CB06" w14:textId="77777777" w:rsidR="008611CA" w:rsidRPr="00E40358" w:rsidRDefault="008611CA" w:rsidP="00237DAF">
            <w:pPr>
              <w:rPr>
                <w:lang w:eastAsia="nl-NL"/>
              </w:rPr>
            </w:pPr>
            <w:r>
              <w:rPr>
                <w:lang w:eastAsia="nl-NL"/>
              </w:rPr>
              <w:t>object . datumVernietigingDossier</w:t>
            </w:r>
          </w:p>
        </w:tc>
        <w:tc>
          <w:tcPr>
            <w:tcW w:w="3260" w:type="dxa"/>
          </w:tcPr>
          <w:p w14:paraId="6A2789CE" w14:textId="77777777" w:rsidR="008611CA" w:rsidRPr="007675CA" w:rsidRDefault="008611CA" w:rsidP="00C24858">
            <w:pPr>
              <w:rPr>
                <w:lang w:eastAsia="nl-NL"/>
              </w:rPr>
            </w:pPr>
            <w:r w:rsidRPr="007675CA">
              <w:rPr>
                <w:lang w:eastAsia="nl-NL"/>
              </w:rPr>
              <w:t>Datum vernietiging dossier</w:t>
            </w:r>
          </w:p>
        </w:tc>
        <w:tc>
          <w:tcPr>
            <w:tcW w:w="709" w:type="dxa"/>
          </w:tcPr>
          <w:p w14:paraId="09DEA1DE" w14:textId="77777777" w:rsidR="008611CA" w:rsidRPr="007675CA" w:rsidRDefault="008611CA">
            <w:pPr>
              <w:rPr>
                <w:lang w:eastAsia="nl-NL"/>
              </w:rPr>
              <w:pPrChange w:id="2665" w:author="Joost Wijnings" w:date="2014-03-07T14:31:00Z">
                <w:pPr>
                  <w:jc w:val="center"/>
                </w:pPr>
              </w:pPrChange>
            </w:pPr>
            <w:r>
              <w:rPr>
                <w:lang w:eastAsia="nl-NL"/>
              </w:rPr>
              <w:t>o</w:t>
            </w:r>
          </w:p>
        </w:tc>
      </w:tr>
      <w:tr w:rsidR="008611CA" w:rsidRPr="007675CA" w14:paraId="562795FA" w14:textId="77777777" w:rsidTr="0057043E">
        <w:tc>
          <w:tcPr>
            <w:tcW w:w="6062" w:type="dxa"/>
          </w:tcPr>
          <w:p w14:paraId="0C3ABBE6" w14:textId="77777777" w:rsidR="008611CA" w:rsidRPr="00E40358" w:rsidRDefault="008611CA" w:rsidP="00237DAF">
            <w:pPr>
              <w:rPr>
                <w:lang w:eastAsia="nl-NL"/>
              </w:rPr>
            </w:pPr>
            <w:r>
              <w:rPr>
                <w:lang w:eastAsia="nl-NL"/>
              </w:rPr>
              <w:t>object . betalingsIndicatie</w:t>
            </w:r>
          </w:p>
        </w:tc>
        <w:tc>
          <w:tcPr>
            <w:tcW w:w="3260" w:type="dxa"/>
          </w:tcPr>
          <w:p w14:paraId="444729EA" w14:textId="77777777" w:rsidR="008611CA" w:rsidRPr="007675CA" w:rsidRDefault="008611CA" w:rsidP="00C24858">
            <w:pPr>
              <w:rPr>
                <w:lang w:eastAsia="nl-NL"/>
              </w:rPr>
            </w:pPr>
            <w:r w:rsidRPr="007675CA">
              <w:rPr>
                <w:lang w:eastAsia="nl-NL"/>
              </w:rPr>
              <w:t>Betalingsindicatie</w:t>
            </w:r>
          </w:p>
        </w:tc>
        <w:tc>
          <w:tcPr>
            <w:tcW w:w="709" w:type="dxa"/>
          </w:tcPr>
          <w:p w14:paraId="791FDB28" w14:textId="77777777" w:rsidR="008611CA" w:rsidRPr="007675CA" w:rsidRDefault="008611CA">
            <w:pPr>
              <w:rPr>
                <w:lang w:eastAsia="nl-NL"/>
              </w:rPr>
              <w:pPrChange w:id="2666" w:author="Joost Wijnings" w:date="2014-03-07T14:31:00Z">
                <w:pPr>
                  <w:jc w:val="center"/>
                </w:pPr>
              </w:pPrChange>
            </w:pPr>
            <w:r>
              <w:rPr>
                <w:lang w:eastAsia="nl-NL"/>
              </w:rPr>
              <w:t>o</w:t>
            </w:r>
          </w:p>
        </w:tc>
      </w:tr>
      <w:tr w:rsidR="008611CA" w:rsidRPr="007675CA" w14:paraId="728E840C" w14:textId="77777777" w:rsidTr="0057043E">
        <w:tc>
          <w:tcPr>
            <w:tcW w:w="6062" w:type="dxa"/>
          </w:tcPr>
          <w:p w14:paraId="47B168D1" w14:textId="77777777" w:rsidR="008611CA" w:rsidRPr="00E40358" w:rsidRDefault="008611CA" w:rsidP="00237DAF">
            <w:pPr>
              <w:rPr>
                <w:lang w:eastAsia="nl-NL"/>
              </w:rPr>
            </w:pPr>
            <w:r>
              <w:rPr>
                <w:lang w:eastAsia="nl-NL"/>
              </w:rPr>
              <w:t>object . laatsteBetaaldatum</w:t>
            </w:r>
          </w:p>
        </w:tc>
        <w:tc>
          <w:tcPr>
            <w:tcW w:w="3260" w:type="dxa"/>
          </w:tcPr>
          <w:p w14:paraId="7C0F0153" w14:textId="77777777" w:rsidR="008611CA" w:rsidRPr="007675CA" w:rsidRDefault="008611CA" w:rsidP="00C24858">
            <w:pPr>
              <w:rPr>
                <w:lang w:eastAsia="nl-NL"/>
              </w:rPr>
            </w:pPr>
            <w:r w:rsidRPr="007675CA">
              <w:rPr>
                <w:lang w:eastAsia="nl-NL"/>
              </w:rPr>
              <w:t>Laatste betaaldatum</w:t>
            </w:r>
          </w:p>
        </w:tc>
        <w:tc>
          <w:tcPr>
            <w:tcW w:w="709" w:type="dxa"/>
          </w:tcPr>
          <w:p w14:paraId="66B2C077" w14:textId="77777777" w:rsidR="008611CA" w:rsidRPr="007675CA" w:rsidRDefault="008611CA">
            <w:pPr>
              <w:rPr>
                <w:lang w:eastAsia="nl-NL"/>
              </w:rPr>
              <w:pPrChange w:id="2667" w:author="Joost Wijnings" w:date="2014-03-07T14:31:00Z">
                <w:pPr>
                  <w:jc w:val="center"/>
                </w:pPr>
              </w:pPrChange>
            </w:pPr>
            <w:r>
              <w:rPr>
                <w:lang w:eastAsia="nl-NL"/>
              </w:rPr>
              <w:t>o</w:t>
            </w:r>
          </w:p>
        </w:tc>
      </w:tr>
      <w:tr w:rsidR="008611CA" w:rsidRPr="007675CA" w14:paraId="2D059D7F" w14:textId="77777777" w:rsidTr="0057043E">
        <w:tc>
          <w:tcPr>
            <w:tcW w:w="6062" w:type="dxa"/>
          </w:tcPr>
          <w:p w14:paraId="606CB2FF" w14:textId="77777777" w:rsidR="008611CA" w:rsidRPr="00E40358" w:rsidRDefault="008611CA" w:rsidP="00237DAF">
            <w:pPr>
              <w:rPr>
                <w:lang w:eastAsia="nl-NL"/>
              </w:rPr>
            </w:pPr>
            <w:r>
              <w:rPr>
                <w:lang w:eastAsia="nl-NL"/>
              </w:rPr>
              <w:t>object . opschorting</w:t>
            </w:r>
          </w:p>
        </w:tc>
        <w:tc>
          <w:tcPr>
            <w:tcW w:w="3260" w:type="dxa"/>
          </w:tcPr>
          <w:p w14:paraId="451BDD8B" w14:textId="77777777" w:rsidR="008611CA" w:rsidRPr="007675CA" w:rsidRDefault="008611CA" w:rsidP="00C24858">
            <w:pPr>
              <w:rPr>
                <w:lang w:eastAsia="nl-NL"/>
              </w:rPr>
            </w:pPr>
            <w:r w:rsidRPr="007675CA">
              <w:rPr>
                <w:lang w:eastAsia="nl-NL"/>
              </w:rPr>
              <w:t>Opschorting</w:t>
            </w:r>
            <w:r>
              <w:rPr>
                <w:lang w:eastAsia="nl-NL"/>
              </w:rPr>
              <w:t xml:space="preserve"> (Groep attribuut)</w:t>
            </w:r>
          </w:p>
        </w:tc>
        <w:tc>
          <w:tcPr>
            <w:tcW w:w="709" w:type="dxa"/>
          </w:tcPr>
          <w:p w14:paraId="590EEF77" w14:textId="77777777" w:rsidR="008611CA" w:rsidRPr="007675CA" w:rsidRDefault="00BA6212">
            <w:pPr>
              <w:rPr>
                <w:lang w:eastAsia="nl-NL"/>
              </w:rPr>
              <w:pPrChange w:id="2668" w:author="Joost Wijnings" w:date="2014-03-07T14:31:00Z">
                <w:pPr>
                  <w:jc w:val="center"/>
                </w:pPr>
              </w:pPrChange>
            </w:pPr>
            <w:r>
              <w:rPr>
                <w:lang w:eastAsia="nl-NL"/>
              </w:rPr>
              <w:t>0..N</w:t>
            </w:r>
          </w:p>
        </w:tc>
      </w:tr>
      <w:tr w:rsidR="008611CA" w:rsidRPr="007675CA" w14:paraId="0E5CA673" w14:textId="77777777" w:rsidTr="0057043E">
        <w:tc>
          <w:tcPr>
            <w:tcW w:w="6062" w:type="dxa"/>
          </w:tcPr>
          <w:p w14:paraId="4B77CEE1" w14:textId="77777777" w:rsidR="008611CA" w:rsidRPr="00E40358" w:rsidRDefault="008611CA" w:rsidP="00237DAF">
            <w:pPr>
              <w:rPr>
                <w:lang w:eastAsia="nl-NL"/>
              </w:rPr>
            </w:pPr>
            <w:r>
              <w:rPr>
                <w:lang w:eastAsia="nl-NL"/>
              </w:rPr>
              <w:t>object . opschorting . indicatie</w:t>
            </w:r>
          </w:p>
        </w:tc>
        <w:tc>
          <w:tcPr>
            <w:tcW w:w="3260" w:type="dxa"/>
          </w:tcPr>
          <w:p w14:paraId="4E485AFD" w14:textId="77777777" w:rsidR="008611CA" w:rsidRPr="007675CA" w:rsidRDefault="008611CA" w:rsidP="00C24858">
            <w:pPr>
              <w:numPr>
                <w:ilvl w:val="0"/>
                <w:numId w:val="21"/>
              </w:numPr>
              <w:rPr>
                <w:lang w:eastAsia="nl-NL"/>
              </w:rPr>
            </w:pPr>
            <w:r w:rsidRPr="007675CA">
              <w:rPr>
                <w:lang w:eastAsia="nl-NL"/>
              </w:rPr>
              <w:t>Indicatie opschorting</w:t>
            </w:r>
          </w:p>
        </w:tc>
        <w:tc>
          <w:tcPr>
            <w:tcW w:w="709" w:type="dxa"/>
          </w:tcPr>
          <w:p w14:paraId="48D7802A" w14:textId="77777777" w:rsidR="008611CA" w:rsidRPr="007675CA" w:rsidRDefault="00BA6212">
            <w:pPr>
              <w:rPr>
                <w:lang w:eastAsia="nl-NL"/>
              </w:rPr>
              <w:pPrChange w:id="2669" w:author="Joost Wijnings" w:date="2014-03-07T14:31:00Z">
                <w:pPr>
                  <w:jc w:val="center"/>
                </w:pPr>
              </w:pPrChange>
            </w:pPr>
            <w:r>
              <w:rPr>
                <w:lang w:eastAsia="nl-NL"/>
              </w:rPr>
              <w:t>v</w:t>
            </w:r>
            <w:r w:rsidR="008611CA">
              <w:rPr>
                <w:lang w:eastAsia="nl-NL"/>
              </w:rPr>
              <w:t>*</w:t>
            </w:r>
          </w:p>
        </w:tc>
      </w:tr>
      <w:tr w:rsidR="008611CA" w:rsidRPr="007675CA" w14:paraId="1F534BE7" w14:textId="77777777" w:rsidTr="0057043E">
        <w:tc>
          <w:tcPr>
            <w:tcW w:w="6062" w:type="dxa"/>
          </w:tcPr>
          <w:p w14:paraId="136A3F6E" w14:textId="77777777" w:rsidR="008611CA" w:rsidRPr="00E40358" w:rsidRDefault="008611CA" w:rsidP="00237DAF">
            <w:pPr>
              <w:rPr>
                <w:lang w:eastAsia="nl-NL"/>
              </w:rPr>
            </w:pPr>
            <w:r>
              <w:rPr>
                <w:lang w:eastAsia="nl-NL"/>
              </w:rPr>
              <w:t>object . opschorting . reden</w:t>
            </w:r>
          </w:p>
        </w:tc>
        <w:tc>
          <w:tcPr>
            <w:tcW w:w="3260" w:type="dxa"/>
          </w:tcPr>
          <w:p w14:paraId="6E101488" w14:textId="77777777" w:rsidR="008611CA" w:rsidRPr="007675CA" w:rsidRDefault="008611CA" w:rsidP="00C24858">
            <w:pPr>
              <w:numPr>
                <w:ilvl w:val="0"/>
                <w:numId w:val="21"/>
              </w:numPr>
              <w:rPr>
                <w:lang w:eastAsia="nl-NL"/>
              </w:rPr>
            </w:pPr>
            <w:r w:rsidRPr="007675CA">
              <w:rPr>
                <w:lang w:eastAsia="nl-NL"/>
              </w:rPr>
              <w:t>Reden opschorting</w:t>
            </w:r>
          </w:p>
        </w:tc>
        <w:tc>
          <w:tcPr>
            <w:tcW w:w="709" w:type="dxa"/>
          </w:tcPr>
          <w:p w14:paraId="79F0A0BC" w14:textId="77777777" w:rsidR="008611CA" w:rsidRPr="007675CA" w:rsidRDefault="00BA6212">
            <w:pPr>
              <w:rPr>
                <w:lang w:eastAsia="nl-NL"/>
              </w:rPr>
              <w:pPrChange w:id="2670" w:author="Joost Wijnings" w:date="2014-03-07T14:31:00Z">
                <w:pPr>
                  <w:jc w:val="center"/>
                </w:pPr>
              </w:pPrChange>
            </w:pPr>
            <w:r>
              <w:rPr>
                <w:lang w:eastAsia="nl-NL"/>
              </w:rPr>
              <w:t>v</w:t>
            </w:r>
            <w:r w:rsidR="008611CA">
              <w:rPr>
                <w:lang w:eastAsia="nl-NL"/>
              </w:rPr>
              <w:t>*</w:t>
            </w:r>
          </w:p>
        </w:tc>
      </w:tr>
      <w:tr w:rsidR="008611CA" w:rsidRPr="007675CA" w14:paraId="5562D873" w14:textId="77777777" w:rsidTr="0057043E">
        <w:tc>
          <w:tcPr>
            <w:tcW w:w="6062" w:type="dxa"/>
          </w:tcPr>
          <w:p w14:paraId="59939D48" w14:textId="77777777" w:rsidR="008611CA" w:rsidRPr="00E40358" w:rsidRDefault="008611CA" w:rsidP="00237DAF">
            <w:pPr>
              <w:rPr>
                <w:lang w:eastAsia="nl-NL"/>
              </w:rPr>
            </w:pPr>
            <w:r>
              <w:rPr>
                <w:lang w:eastAsia="nl-NL"/>
              </w:rPr>
              <w:t>object . verlenging</w:t>
            </w:r>
          </w:p>
        </w:tc>
        <w:tc>
          <w:tcPr>
            <w:tcW w:w="3260" w:type="dxa"/>
          </w:tcPr>
          <w:p w14:paraId="0F05AE1F" w14:textId="77777777" w:rsidR="008611CA" w:rsidRPr="007675CA" w:rsidRDefault="008611CA" w:rsidP="00C24858">
            <w:pPr>
              <w:rPr>
                <w:lang w:eastAsia="nl-NL"/>
              </w:rPr>
            </w:pPr>
            <w:r w:rsidRPr="007675CA">
              <w:rPr>
                <w:lang w:eastAsia="nl-NL"/>
              </w:rPr>
              <w:t>Verlenging</w:t>
            </w:r>
            <w:r>
              <w:rPr>
                <w:lang w:eastAsia="nl-NL"/>
              </w:rPr>
              <w:t xml:space="preserve"> (Groep attribuut)</w:t>
            </w:r>
          </w:p>
        </w:tc>
        <w:tc>
          <w:tcPr>
            <w:tcW w:w="709" w:type="dxa"/>
          </w:tcPr>
          <w:p w14:paraId="67F5A25E" w14:textId="77777777" w:rsidR="008611CA" w:rsidRPr="007675CA" w:rsidRDefault="00BA6212">
            <w:pPr>
              <w:rPr>
                <w:lang w:eastAsia="nl-NL"/>
              </w:rPr>
              <w:pPrChange w:id="2671" w:author="Joost Wijnings" w:date="2014-03-07T14:31:00Z">
                <w:pPr>
                  <w:jc w:val="center"/>
                </w:pPr>
              </w:pPrChange>
            </w:pPr>
            <w:r>
              <w:rPr>
                <w:lang w:eastAsia="nl-NL"/>
              </w:rPr>
              <w:t>0.</w:t>
            </w:r>
            <w:r w:rsidR="00AE1B65">
              <w:rPr>
                <w:lang w:eastAsia="nl-NL"/>
              </w:rPr>
              <w:t>.N</w:t>
            </w:r>
          </w:p>
        </w:tc>
      </w:tr>
      <w:tr w:rsidR="008611CA" w:rsidRPr="007675CA" w14:paraId="0AA25F78" w14:textId="77777777" w:rsidTr="0057043E">
        <w:tc>
          <w:tcPr>
            <w:tcW w:w="6062" w:type="dxa"/>
          </w:tcPr>
          <w:p w14:paraId="4C16879F" w14:textId="77777777" w:rsidR="008611CA" w:rsidRPr="00E40358" w:rsidRDefault="008611CA" w:rsidP="00237DAF">
            <w:pPr>
              <w:rPr>
                <w:lang w:eastAsia="nl-NL"/>
              </w:rPr>
            </w:pPr>
            <w:r>
              <w:rPr>
                <w:lang w:eastAsia="nl-NL"/>
              </w:rPr>
              <w:t>object . verlenging . duur</w:t>
            </w:r>
          </w:p>
        </w:tc>
        <w:tc>
          <w:tcPr>
            <w:tcW w:w="3260" w:type="dxa"/>
          </w:tcPr>
          <w:p w14:paraId="175DC26B" w14:textId="77777777" w:rsidR="008611CA" w:rsidRPr="007675CA" w:rsidRDefault="008611CA" w:rsidP="00C24858">
            <w:pPr>
              <w:numPr>
                <w:ilvl w:val="0"/>
                <w:numId w:val="21"/>
              </w:numPr>
              <w:rPr>
                <w:lang w:eastAsia="nl-NL"/>
              </w:rPr>
            </w:pPr>
            <w:r w:rsidRPr="007675CA">
              <w:rPr>
                <w:lang w:eastAsia="nl-NL"/>
              </w:rPr>
              <w:t>Duur verlenging</w:t>
            </w:r>
          </w:p>
        </w:tc>
        <w:tc>
          <w:tcPr>
            <w:tcW w:w="709" w:type="dxa"/>
          </w:tcPr>
          <w:p w14:paraId="02F84CAE" w14:textId="77777777" w:rsidR="008611CA" w:rsidRPr="007675CA" w:rsidRDefault="00AE1B65">
            <w:pPr>
              <w:rPr>
                <w:lang w:eastAsia="nl-NL"/>
              </w:rPr>
              <w:pPrChange w:id="2672" w:author="Joost Wijnings" w:date="2014-03-07T14:31:00Z">
                <w:pPr>
                  <w:jc w:val="center"/>
                </w:pPr>
              </w:pPrChange>
            </w:pPr>
            <w:r>
              <w:rPr>
                <w:lang w:eastAsia="nl-NL"/>
              </w:rPr>
              <w:t>v*</w:t>
            </w:r>
          </w:p>
        </w:tc>
      </w:tr>
      <w:tr w:rsidR="008611CA" w14:paraId="66400EB3" w14:textId="77777777" w:rsidTr="0057043E">
        <w:tc>
          <w:tcPr>
            <w:tcW w:w="6062" w:type="dxa"/>
          </w:tcPr>
          <w:p w14:paraId="1235312D" w14:textId="77777777" w:rsidR="008611CA" w:rsidRPr="00E40358" w:rsidRDefault="008611CA" w:rsidP="00237DAF">
            <w:pPr>
              <w:rPr>
                <w:lang w:eastAsia="nl-NL"/>
              </w:rPr>
            </w:pPr>
            <w:r>
              <w:rPr>
                <w:lang w:eastAsia="nl-NL"/>
              </w:rPr>
              <w:t>object . verlenging . reden</w:t>
            </w:r>
          </w:p>
        </w:tc>
        <w:tc>
          <w:tcPr>
            <w:tcW w:w="3260" w:type="dxa"/>
          </w:tcPr>
          <w:p w14:paraId="1DAC46C2" w14:textId="77777777" w:rsidR="008611CA" w:rsidRPr="007675CA" w:rsidRDefault="008611CA" w:rsidP="00C24858">
            <w:pPr>
              <w:numPr>
                <w:ilvl w:val="0"/>
                <w:numId w:val="21"/>
              </w:numPr>
              <w:rPr>
                <w:lang w:eastAsia="nl-NL"/>
              </w:rPr>
            </w:pPr>
            <w:r>
              <w:rPr>
                <w:lang w:eastAsia="nl-NL"/>
              </w:rPr>
              <w:t>Rede</w:t>
            </w:r>
            <w:r w:rsidRPr="007675CA">
              <w:rPr>
                <w:lang w:eastAsia="nl-NL"/>
              </w:rPr>
              <w:t xml:space="preserve"> verlenging</w:t>
            </w:r>
          </w:p>
        </w:tc>
        <w:tc>
          <w:tcPr>
            <w:tcW w:w="709" w:type="dxa"/>
          </w:tcPr>
          <w:p w14:paraId="75234CA3" w14:textId="77777777" w:rsidR="008611CA" w:rsidRDefault="00AE1B65">
            <w:pPr>
              <w:rPr>
                <w:lang w:eastAsia="nl-NL"/>
              </w:rPr>
              <w:pPrChange w:id="2673" w:author="Joost Wijnings" w:date="2014-03-07T14:31:00Z">
                <w:pPr>
                  <w:jc w:val="center"/>
                </w:pPr>
              </w:pPrChange>
            </w:pPr>
            <w:r>
              <w:rPr>
                <w:lang w:eastAsia="nl-NL"/>
              </w:rPr>
              <w:t>v*</w:t>
            </w:r>
          </w:p>
        </w:tc>
      </w:tr>
      <w:tr w:rsidR="008611CA" w:rsidRPr="007675CA" w14:paraId="5E3783AB" w14:textId="77777777" w:rsidTr="0057043E">
        <w:tc>
          <w:tcPr>
            <w:tcW w:w="6062" w:type="dxa"/>
          </w:tcPr>
          <w:p w14:paraId="4280C677" w14:textId="77777777" w:rsidR="008611CA" w:rsidRPr="00E40358" w:rsidRDefault="008611CA" w:rsidP="00237DAF">
            <w:pPr>
              <w:rPr>
                <w:lang w:eastAsia="nl-NL"/>
              </w:rPr>
            </w:pPr>
            <w:r>
              <w:rPr>
                <w:lang w:eastAsia="nl-NL"/>
              </w:rPr>
              <w:t>object . anderZaakObject</w:t>
            </w:r>
          </w:p>
        </w:tc>
        <w:tc>
          <w:tcPr>
            <w:tcW w:w="3260" w:type="dxa"/>
          </w:tcPr>
          <w:p w14:paraId="614A8A1C" w14:textId="77777777" w:rsidR="008611CA" w:rsidRDefault="008611CA" w:rsidP="00C24858">
            <w:pPr>
              <w:rPr>
                <w:lang w:eastAsia="nl-NL"/>
              </w:rPr>
            </w:pPr>
            <w:r w:rsidRPr="007675CA">
              <w:rPr>
                <w:lang w:eastAsia="nl-NL"/>
              </w:rPr>
              <w:t>Ander zaakobject</w:t>
            </w:r>
            <w:r>
              <w:rPr>
                <w:lang w:eastAsia="nl-NL"/>
              </w:rPr>
              <w:t xml:space="preserve"> (Groep</w:t>
            </w:r>
            <w:r w:rsidR="007B00FA">
              <w:rPr>
                <w:lang w:eastAsia="nl-NL"/>
              </w:rPr>
              <w:t xml:space="preserve"> </w:t>
            </w:r>
            <w:r>
              <w:rPr>
                <w:lang w:eastAsia="nl-NL"/>
              </w:rPr>
              <w:t>attribuut)</w:t>
            </w:r>
          </w:p>
        </w:tc>
        <w:tc>
          <w:tcPr>
            <w:tcW w:w="709" w:type="dxa"/>
          </w:tcPr>
          <w:p w14:paraId="03A14DEF" w14:textId="77777777" w:rsidR="008611CA" w:rsidRPr="007675CA" w:rsidRDefault="00AE1B65">
            <w:pPr>
              <w:rPr>
                <w:lang w:eastAsia="nl-NL"/>
              </w:rPr>
              <w:pPrChange w:id="2674" w:author="Joost Wijnings" w:date="2014-03-07T14:31:00Z">
                <w:pPr>
                  <w:jc w:val="center"/>
                </w:pPr>
              </w:pPrChange>
            </w:pPr>
            <w:r>
              <w:rPr>
                <w:lang w:eastAsia="nl-NL"/>
              </w:rPr>
              <w:t>0..N</w:t>
            </w:r>
          </w:p>
        </w:tc>
      </w:tr>
      <w:tr w:rsidR="008611CA" w:rsidRPr="007675CA" w14:paraId="1A9317EE" w14:textId="77777777" w:rsidTr="0057043E">
        <w:tc>
          <w:tcPr>
            <w:tcW w:w="6062" w:type="dxa"/>
          </w:tcPr>
          <w:p w14:paraId="12C319A8" w14:textId="77777777" w:rsidR="008611CA" w:rsidRPr="000A0B2F" w:rsidRDefault="008611CA" w:rsidP="00237DAF">
            <w:pPr>
              <w:rPr>
                <w:b/>
                <w:lang w:eastAsia="nl-NL"/>
              </w:rPr>
            </w:pPr>
            <w:r>
              <w:rPr>
                <w:lang w:eastAsia="nl-NL"/>
              </w:rPr>
              <w:t>object . anderZaakObject . omschrijving</w:t>
            </w:r>
          </w:p>
        </w:tc>
        <w:tc>
          <w:tcPr>
            <w:tcW w:w="3260" w:type="dxa"/>
          </w:tcPr>
          <w:p w14:paraId="61BBF009" w14:textId="77777777" w:rsidR="008611CA" w:rsidRPr="007675CA" w:rsidRDefault="008611CA" w:rsidP="00C24858">
            <w:pPr>
              <w:numPr>
                <w:ilvl w:val="0"/>
                <w:numId w:val="21"/>
              </w:numPr>
              <w:rPr>
                <w:lang w:eastAsia="nl-NL"/>
              </w:rPr>
            </w:pPr>
            <w:r w:rsidRPr="007675CA">
              <w:rPr>
                <w:lang w:eastAsia="nl-NL"/>
              </w:rPr>
              <w:t>Ander zaakobject omschrijving</w:t>
            </w:r>
          </w:p>
        </w:tc>
        <w:tc>
          <w:tcPr>
            <w:tcW w:w="709" w:type="dxa"/>
          </w:tcPr>
          <w:p w14:paraId="01F47758" w14:textId="77777777" w:rsidR="008611CA" w:rsidRPr="007675CA" w:rsidRDefault="00AE1B65">
            <w:pPr>
              <w:rPr>
                <w:lang w:eastAsia="nl-NL"/>
              </w:rPr>
              <w:pPrChange w:id="2675" w:author="Joost Wijnings" w:date="2014-03-07T14:31:00Z">
                <w:pPr>
                  <w:jc w:val="center"/>
                </w:pPr>
              </w:pPrChange>
            </w:pPr>
            <w:r>
              <w:rPr>
                <w:lang w:eastAsia="nl-NL"/>
              </w:rPr>
              <w:t>v*</w:t>
            </w:r>
          </w:p>
        </w:tc>
      </w:tr>
      <w:tr w:rsidR="008611CA" w:rsidRPr="007675CA" w14:paraId="38B7D31A" w14:textId="77777777" w:rsidTr="0057043E">
        <w:tc>
          <w:tcPr>
            <w:tcW w:w="6062" w:type="dxa"/>
          </w:tcPr>
          <w:p w14:paraId="1809B858" w14:textId="77777777" w:rsidR="008611CA" w:rsidRPr="00E40358" w:rsidRDefault="008611CA" w:rsidP="00237DAF">
            <w:pPr>
              <w:rPr>
                <w:lang w:eastAsia="nl-NL"/>
              </w:rPr>
            </w:pPr>
            <w:r>
              <w:rPr>
                <w:lang w:eastAsia="nl-NL"/>
              </w:rPr>
              <w:t>object . anderZaakObject . aanduiding</w:t>
            </w:r>
          </w:p>
        </w:tc>
        <w:tc>
          <w:tcPr>
            <w:tcW w:w="3260" w:type="dxa"/>
          </w:tcPr>
          <w:p w14:paraId="47F1B8E6" w14:textId="77777777" w:rsidR="008611CA" w:rsidRPr="007675CA" w:rsidRDefault="008611CA" w:rsidP="00C24858">
            <w:pPr>
              <w:numPr>
                <w:ilvl w:val="0"/>
                <w:numId w:val="21"/>
              </w:numPr>
              <w:rPr>
                <w:lang w:eastAsia="nl-NL"/>
              </w:rPr>
            </w:pPr>
            <w:r w:rsidRPr="007675CA">
              <w:rPr>
                <w:lang w:eastAsia="nl-NL"/>
              </w:rPr>
              <w:t>Ander zaakobject aanduiding</w:t>
            </w:r>
          </w:p>
        </w:tc>
        <w:tc>
          <w:tcPr>
            <w:tcW w:w="709" w:type="dxa"/>
          </w:tcPr>
          <w:p w14:paraId="1F4F1A7C" w14:textId="77777777" w:rsidR="008611CA" w:rsidRPr="007675CA" w:rsidRDefault="00AE1B65">
            <w:pPr>
              <w:rPr>
                <w:lang w:eastAsia="nl-NL"/>
              </w:rPr>
              <w:pPrChange w:id="2676" w:author="Joost Wijnings" w:date="2014-03-07T14:31:00Z">
                <w:pPr>
                  <w:jc w:val="center"/>
                </w:pPr>
              </w:pPrChange>
            </w:pPr>
            <w:r>
              <w:rPr>
                <w:lang w:eastAsia="nl-NL"/>
              </w:rPr>
              <w:t>v*</w:t>
            </w:r>
          </w:p>
        </w:tc>
      </w:tr>
      <w:tr w:rsidR="008611CA" w:rsidRPr="007675CA" w14:paraId="7C3650FF" w14:textId="77777777" w:rsidTr="0057043E">
        <w:tc>
          <w:tcPr>
            <w:tcW w:w="6062" w:type="dxa"/>
          </w:tcPr>
          <w:p w14:paraId="7F2A4DEE" w14:textId="77777777" w:rsidR="008611CA" w:rsidRPr="00E40358" w:rsidRDefault="008611CA" w:rsidP="00237DAF">
            <w:pPr>
              <w:rPr>
                <w:lang w:eastAsia="nl-NL"/>
              </w:rPr>
            </w:pPr>
            <w:r>
              <w:rPr>
                <w:lang w:eastAsia="nl-NL"/>
              </w:rPr>
              <w:t>object . anderZaakObject . lokatie</w:t>
            </w:r>
          </w:p>
        </w:tc>
        <w:tc>
          <w:tcPr>
            <w:tcW w:w="3260" w:type="dxa"/>
          </w:tcPr>
          <w:p w14:paraId="14FC9A3A" w14:textId="77777777" w:rsidR="008611CA" w:rsidRPr="007675CA" w:rsidRDefault="008611CA" w:rsidP="00C24858">
            <w:pPr>
              <w:numPr>
                <w:ilvl w:val="0"/>
                <w:numId w:val="21"/>
              </w:numPr>
              <w:rPr>
                <w:lang w:eastAsia="nl-NL"/>
              </w:rPr>
            </w:pPr>
            <w:r w:rsidRPr="007675CA">
              <w:rPr>
                <w:lang w:eastAsia="nl-NL"/>
              </w:rPr>
              <w:t>Ander zaakobject lokatie</w:t>
            </w:r>
          </w:p>
        </w:tc>
        <w:tc>
          <w:tcPr>
            <w:tcW w:w="709" w:type="dxa"/>
          </w:tcPr>
          <w:p w14:paraId="39B552CD" w14:textId="77777777" w:rsidR="008611CA" w:rsidRPr="007675CA" w:rsidRDefault="00AE1B65">
            <w:pPr>
              <w:rPr>
                <w:lang w:eastAsia="nl-NL"/>
              </w:rPr>
              <w:pPrChange w:id="2677" w:author="Joost Wijnings" w:date="2014-03-07T14:31:00Z">
                <w:pPr>
                  <w:jc w:val="center"/>
                </w:pPr>
              </w:pPrChange>
            </w:pPr>
            <w:r>
              <w:rPr>
                <w:lang w:eastAsia="nl-NL"/>
              </w:rPr>
              <w:t>v*</w:t>
            </w:r>
          </w:p>
        </w:tc>
      </w:tr>
      <w:tr w:rsidR="008611CA" w:rsidRPr="007675CA" w14:paraId="1F413D2F" w14:textId="77777777" w:rsidTr="0057043E">
        <w:tc>
          <w:tcPr>
            <w:tcW w:w="6062" w:type="dxa"/>
          </w:tcPr>
          <w:p w14:paraId="4ACE2E43" w14:textId="77777777" w:rsidR="008611CA" w:rsidRPr="00E40358" w:rsidRDefault="008611CA" w:rsidP="00237DAF">
            <w:pPr>
              <w:rPr>
                <w:lang w:eastAsia="nl-NL"/>
              </w:rPr>
            </w:pPr>
            <w:r>
              <w:rPr>
                <w:lang w:eastAsia="nl-NL"/>
              </w:rPr>
              <w:lastRenderedPageBreak/>
              <w:t>object . anderZaakObject . registratie</w:t>
            </w:r>
          </w:p>
        </w:tc>
        <w:tc>
          <w:tcPr>
            <w:tcW w:w="3260" w:type="dxa"/>
          </w:tcPr>
          <w:p w14:paraId="62D1A245" w14:textId="77777777" w:rsidR="008611CA" w:rsidRPr="007675CA" w:rsidRDefault="008611CA" w:rsidP="00C24858">
            <w:pPr>
              <w:numPr>
                <w:ilvl w:val="0"/>
                <w:numId w:val="21"/>
              </w:numPr>
              <w:rPr>
                <w:lang w:eastAsia="nl-NL"/>
              </w:rPr>
            </w:pPr>
            <w:r w:rsidRPr="007675CA">
              <w:rPr>
                <w:lang w:eastAsia="nl-NL"/>
              </w:rPr>
              <w:t>Ander zaakobject registratie</w:t>
            </w:r>
          </w:p>
        </w:tc>
        <w:tc>
          <w:tcPr>
            <w:tcW w:w="709" w:type="dxa"/>
          </w:tcPr>
          <w:p w14:paraId="1F4B1A6B" w14:textId="77777777" w:rsidR="008611CA" w:rsidRPr="007675CA" w:rsidRDefault="00AE1B65">
            <w:pPr>
              <w:rPr>
                <w:lang w:eastAsia="nl-NL"/>
              </w:rPr>
              <w:pPrChange w:id="2678" w:author="Joost Wijnings" w:date="2014-03-07T14:31:00Z">
                <w:pPr>
                  <w:jc w:val="center"/>
                </w:pPr>
              </w:pPrChange>
            </w:pPr>
            <w:r>
              <w:rPr>
                <w:lang w:eastAsia="nl-NL"/>
              </w:rPr>
              <w:t>v*</w:t>
            </w:r>
          </w:p>
        </w:tc>
      </w:tr>
      <w:tr w:rsidR="008611CA" w14:paraId="4E37876B" w14:textId="77777777" w:rsidTr="0057043E">
        <w:tc>
          <w:tcPr>
            <w:tcW w:w="6062" w:type="dxa"/>
          </w:tcPr>
          <w:p w14:paraId="24D50466" w14:textId="77777777" w:rsidR="008611CA" w:rsidRDefault="008611CA" w:rsidP="00237DAF">
            <w:pPr>
              <w:rPr>
                <w:lang w:eastAsia="nl-NL"/>
              </w:rPr>
            </w:pPr>
            <w:r>
              <w:rPr>
                <w:lang w:eastAsia="nl-NL"/>
              </w:rPr>
              <w:t>object . heeftBetrekkingOp</w:t>
            </w:r>
            <w:r w:rsidR="00264967">
              <w:rPr>
                <w:lang w:eastAsia="nl-NL"/>
              </w:rPr>
              <w:t xml:space="preserve"> . gerelateerde . &lt;alle child elementen&gt;</w:t>
            </w:r>
          </w:p>
        </w:tc>
        <w:tc>
          <w:tcPr>
            <w:tcW w:w="3260" w:type="dxa"/>
          </w:tcPr>
          <w:p w14:paraId="1B168C1B" w14:textId="77777777" w:rsidR="008611CA" w:rsidRDefault="008611CA" w:rsidP="00C24858">
            <w:pPr>
              <w:ind w:left="60"/>
              <w:rPr>
                <w:lang w:eastAsia="nl-NL"/>
              </w:rPr>
            </w:pPr>
            <w:r w:rsidRPr="00BC5CA2">
              <w:rPr>
                <w:lang w:eastAsia="nl-NL"/>
              </w:rPr>
              <w:t>heeft betrekking op ZAAKOBJECTen</w:t>
            </w:r>
            <w:r>
              <w:rPr>
                <w:lang w:eastAsia="nl-NL"/>
              </w:rPr>
              <w:t xml:space="preserve"> (Relatie)</w:t>
            </w:r>
          </w:p>
        </w:tc>
        <w:tc>
          <w:tcPr>
            <w:tcW w:w="709" w:type="dxa"/>
          </w:tcPr>
          <w:p w14:paraId="4B09B37C" w14:textId="77777777" w:rsidR="008611CA" w:rsidRDefault="00FB71F8">
            <w:pPr>
              <w:rPr>
                <w:lang w:eastAsia="nl-NL"/>
              </w:rPr>
              <w:pPrChange w:id="2679" w:author="Joost Wijnings" w:date="2014-03-07T14:31:00Z">
                <w:pPr>
                  <w:jc w:val="center"/>
                </w:pPr>
              </w:pPrChange>
            </w:pPr>
            <w:r>
              <w:rPr>
                <w:lang w:eastAsia="nl-NL"/>
              </w:rPr>
              <w:t>0..N</w:t>
            </w:r>
          </w:p>
        </w:tc>
      </w:tr>
      <w:tr w:rsidR="00574B0D" w14:paraId="50EEBE5E" w14:textId="77777777" w:rsidTr="0057043E">
        <w:tc>
          <w:tcPr>
            <w:tcW w:w="6062" w:type="dxa"/>
          </w:tcPr>
          <w:p w14:paraId="4352F8E0" w14:textId="77777777" w:rsidR="00574B0D" w:rsidRDefault="00574B0D" w:rsidP="00237DAF">
            <w:pPr>
              <w:rPr>
                <w:lang w:eastAsia="nl-NL"/>
              </w:rPr>
            </w:pPr>
            <w:r w:rsidRPr="005B709D">
              <w:rPr>
                <w:lang w:eastAsia="nl-NL"/>
              </w:rPr>
              <w:t xml:space="preserve">object . </w:t>
            </w:r>
            <w:r>
              <w:rPr>
                <w:lang w:eastAsia="nl-NL"/>
              </w:rPr>
              <w:t xml:space="preserve">&lt;heeftAlsBelanghebbende, heeftAlsGemachtigde, heeftAlsUitvoerende, heeftAlsVerantwoordelijke, heeftAlsOverigBetrokkene&gt; . </w:t>
            </w:r>
            <w:r w:rsidR="00264967">
              <w:rPr>
                <w:lang w:eastAsia="nl-NL"/>
              </w:rPr>
              <w:t>&lt;alle child elementen</w:t>
            </w:r>
            <w:r w:rsidR="0045219B">
              <w:rPr>
                <w:lang w:eastAsia="nl-NL"/>
              </w:rPr>
              <w:t xml:space="preserve"> m.u.v. tijdvakRelatie, tijdvakGeldigheid, tijdstipRegistratie, extraElementen, historieMaterieel, historieFormeel, historieFormeelRelatie</w:t>
            </w:r>
            <w:r w:rsidR="00264967">
              <w:rPr>
                <w:lang w:eastAsia="nl-NL"/>
              </w:rPr>
              <w:t>&gt;</w:t>
            </w:r>
          </w:p>
        </w:tc>
        <w:tc>
          <w:tcPr>
            <w:tcW w:w="3260" w:type="dxa"/>
          </w:tcPr>
          <w:p w14:paraId="61227D85" w14:textId="77777777" w:rsidR="00574B0D" w:rsidRPr="00BC5CA2" w:rsidRDefault="00574B0D" w:rsidP="00C24858">
            <w:pPr>
              <w:ind w:left="60"/>
              <w:rPr>
                <w:lang w:eastAsia="nl-NL"/>
              </w:rPr>
            </w:pPr>
            <w:r w:rsidRPr="005B709D">
              <w:rPr>
                <w:lang w:eastAsia="nl-NL"/>
              </w:rPr>
              <w:t>heeft betrokkenen in ROLlen (Relatie)</w:t>
            </w:r>
          </w:p>
        </w:tc>
        <w:tc>
          <w:tcPr>
            <w:tcW w:w="709" w:type="dxa"/>
          </w:tcPr>
          <w:p w14:paraId="0336307C" w14:textId="77777777" w:rsidR="00574B0D" w:rsidRDefault="00FB71F8">
            <w:pPr>
              <w:rPr>
                <w:lang w:eastAsia="nl-NL"/>
              </w:rPr>
              <w:pPrChange w:id="2680" w:author="Joost Wijnings" w:date="2014-03-07T14:31:00Z">
                <w:pPr>
                  <w:jc w:val="center"/>
                </w:pPr>
              </w:pPrChange>
            </w:pPr>
            <w:r>
              <w:rPr>
                <w:lang w:eastAsia="nl-NL"/>
              </w:rPr>
              <w:t>0..N</w:t>
            </w:r>
          </w:p>
        </w:tc>
      </w:tr>
      <w:tr w:rsidR="008611CA" w14:paraId="66AF390E" w14:textId="77777777" w:rsidTr="0057043E">
        <w:tc>
          <w:tcPr>
            <w:tcW w:w="6062" w:type="dxa"/>
          </w:tcPr>
          <w:p w14:paraId="7209F444" w14:textId="77777777" w:rsidR="008611CA" w:rsidRDefault="008611CA" w:rsidP="00237DAF">
            <w:pPr>
              <w:rPr>
                <w:lang w:eastAsia="nl-NL"/>
              </w:rPr>
            </w:pPr>
            <w:r w:rsidRPr="005B709D">
              <w:rPr>
                <w:lang w:eastAsia="nl-NL"/>
              </w:rPr>
              <w:t xml:space="preserve">object . </w:t>
            </w:r>
            <w:r>
              <w:rPr>
                <w:lang w:eastAsia="nl-NL"/>
              </w:rPr>
              <w:t>heeftInitiator . gerelateerde . &lt;medewerker/organisatorischeEenheid/natuurlijkPersoon/nietNatuurlijkPersoon/vestiging&gt;</w:t>
            </w:r>
            <w:r w:rsidRPr="005B709D">
              <w:rPr>
                <w:lang w:eastAsia="nl-NL"/>
              </w:rPr>
              <w:br/>
            </w:r>
            <w:r>
              <w:rPr>
                <w:lang w:eastAsia="nl-NL"/>
              </w:rPr>
              <w:br/>
            </w:r>
          </w:p>
        </w:tc>
        <w:tc>
          <w:tcPr>
            <w:tcW w:w="3260" w:type="dxa"/>
          </w:tcPr>
          <w:p w14:paraId="02ECB690" w14:textId="77777777" w:rsidR="008611CA" w:rsidRPr="00EF0FB8" w:rsidRDefault="008611CA" w:rsidP="00C24858">
            <w:pPr>
              <w:ind w:left="60"/>
              <w:rPr>
                <w:lang w:eastAsia="nl-NL"/>
              </w:rPr>
            </w:pPr>
            <w:r w:rsidRPr="005B709D">
              <w:rPr>
                <w:lang w:eastAsia="nl-NL"/>
              </w:rPr>
              <w:t>heeft betrokkenen in ROLlen (Relatie)</w:t>
            </w:r>
            <w:r>
              <w:rPr>
                <w:lang w:eastAsia="nl-NL"/>
              </w:rPr>
              <w:br/>
            </w:r>
            <w:r>
              <w:rPr>
                <w:lang w:eastAsia="nl-NL"/>
              </w:rPr>
              <w:br/>
              <w:t xml:space="preserve">De relatie heeftAlsInitiator is verplicht. </w:t>
            </w:r>
          </w:p>
        </w:tc>
        <w:tc>
          <w:tcPr>
            <w:tcW w:w="709" w:type="dxa"/>
          </w:tcPr>
          <w:p w14:paraId="4E246E7B" w14:textId="77777777" w:rsidR="008611CA" w:rsidRDefault="00FB71F8">
            <w:pPr>
              <w:rPr>
                <w:lang w:eastAsia="nl-NL"/>
              </w:rPr>
              <w:pPrChange w:id="2681" w:author="Joost Wijnings" w:date="2014-03-07T14:31:00Z">
                <w:pPr>
                  <w:jc w:val="center"/>
                </w:pPr>
              </w:pPrChange>
            </w:pPr>
            <w:r>
              <w:rPr>
                <w:lang w:eastAsia="nl-NL"/>
              </w:rPr>
              <w:t>1..1</w:t>
            </w:r>
          </w:p>
        </w:tc>
      </w:tr>
      <w:tr w:rsidR="008611CA" w:rsidRPr="00126FC2" w14:paraId="2BF7E848" w14:textId="77777777" w:rsidTr="0057043E">
        <w:tc>
          <w:tcPr>
            <w:tcW w:w="6062" w:type="dxa"/>
          </w:tcPr>
          <w:p w14:paraId="6B2CACCB" w14:textId="77777777" w:rsidR="008611CA" w:rsidRPr="003431F4" w:rsidRDefault="008611CA" w:rsidP="00237DAF">
            <w:pPr>
              <w:rPr>
                <w:b/>
                <w:lang w:eastAsia="nl-NL"/>
              </w:rPr>
            </w:pPr>
            <w:r w:rsidRPr="003431F4">
              <w:rPr>
                <w:b/>
                <w:lang w:eastAsia="nl-NL"/>
              </w:rPr>
              <w:t>Indien initiator is medewerker</w:t>
            </w:r>
          </w:p>
        </w:tc>
        <w:tc>
          <w:tcPr>
            <w:tcW w:w="3260" w:type="dxa"/>
          </w:tcPr>
          <w:p w14:paraId="2BEDD85D" w14:textId="77777777" w:rsidR="008611CA" w:rsidRPr="005B709D" w:rsidRDefault="008611CA" w:rsidP="00C24858">
            <w:pPr>
              <w:ind w:left="420"/>
              <w:rPr>
                <w:lang w:eastAsia="nl-NL"/>
              </w:rPr>
            </w:pPr>
          </w:p>
        </w:tc>
        <w:tc>
          <w:tcPr>
            <w:tcW w:w="709" w:type="dxa"/>
          </w:tcPr>
          <w:p w14:paraId="5E9241EC" w14:textId="77777777" w:rsidR="008611CA" w:rsidRPr="00126FC2" w:rsidRDefault="008611CA">
            <w:pPr>
              <w:rPr>
                <w:lang w:eastAsia="nl-NL"/>
              </w:rPr>
              <w:pPrChange w:id="2682" w:author="Joost Wijnings" w:date="2014-03-07T14:31:00Z">
                <w:pPr>
                  <w:jc w:val="center"/>
                </w:pPr>
              </w:pPrChange>
            </w:pPr>
          </w:p>
        </w:tc>
      </w:tr>
      <w:tr w:rsidR="008611CA" w:rsidRPr="00126FC2" w14:paraId="2F4D41C2" w14:textId="77777777" w:rsidTr="0057043E">
        <w:tc>
          <w:tcPr>
            <w:tcW w:w="6062" w:type="dxa"/>
          </w:tcPr>
          <w:p w14:paraId="6096DB0F" w14:textId="77777777" w:rsidR="008611CA" w:rsidRPr="005B709D" w:rsidRDefault="008611CA" w:rsidP="00237DAF">
            <w:pPr>
              <w:rPr>
                <w:lang w:eastAsia="nl-NL"/>
              </w:rPr>
            </w:pPr>
            <w:r w:rsidRPr="005B709D">
              <w:rPr>
                <w:lang w:eastAsia="nl-NL"/>
              </w:rPr>
              <w:t xml:space="preserve">object . </w:t>
            </w:r>
            <w:r>
              <w:rPr>
                <w:lang w:eastAsia="nl-NL"/>
              </w:rPr>
              <w:t>heeftInitiator . gerelateerde . medewerker . identificatie</w:t>
            </w:r>
          </w:p>
        </w:tc>
        <w:tc>
          <w:tcPr>
            <w:tcW w:w="3260" w:type="dxa"/>
          </w:tcPr>
          <w:p w14:paraId="165EC48A" w14:textId="77777777" w:rsidR="008611CA" w:rsidRPr="005B709D" w:rsidRDefault="008611CA" w:rsidP="00C24858">
            <w:pPr>
              <w:rPr>
                <w:lang w:eastAsia="nl-NL"/>
              </w:rPr>
            </w:pPr>
            <w:r w:rsidRPr="003431F4">
              <w:rPr>
                <w:lang w:eastAsia="nl-NL"/>
              </w:rPr>
              <w:t>Medewerkeridentificatie</w:t>
            </w:r>
          </w:p>
        </w:tc>
        <w:tc>
          <w:tcPr>
            <w:tcW w:w="709" w:type="dxa"/>
          </w:tcPr>
          <w:p w14:paraId="4CA69FCC" w14:textId="77777777" w:rsidR="008611CA" w:rsidRPr="00126FC2" w:rsidRDefault="008611CA">
            <w:pPr>
              <w:rPr>
                <w:lang w:eastAsia="nl-NL"/>
              </w:rPr>
              <w:pPrChange w:id="2683" w:author="Joost Wijnings" w:date="2014-03-07T14:31:00Z">
                <w:pPr>
                  <w:jc w:val="center"/>
                </w:pPr>
              </w:pPrChange>
            </w:pPr>
            <w:r>
              <w:rPr>
                <w:lang w:eastAsia="nl-NL"/>
              </w:rPr>
              <w:t>v</w:t>
            </w:r>
          </w:p>
        </w:tc>
      </w:tr>
      <w:tr w:rsidR="008611CA" w14:paraId="6BCE91B3" w14:textId="77777777" w:rsidTr="0057043E">
        <w:tc>
          <w:tcPr>
            <w:tcW w:w="6062" w:type="dxa"/>
          </w:tcPr>
          <w:p w14:paraId="41E0717D" w14:textId="4E7FF035" w:rsidR="008611CA" w:rsidRPr="003431F4" w:rsidRDefault="008611CA" w:rsidP="00237DAF">
            <w:pPr>
              <w:rPr>
                <w:i/>
                <w:lang w:eastAsia="nl-NL"/>
              </w:rPr>
            </w:pPr>
            <w:r w:rsidRPr="003431F4">
              <w:rPr>
                <w:i/>
                <w:lang w:eastAsia="nl-NL"/>
              </w:rPr>
              <w:t xml:space="preserve">Alle andere elementen binnen </w:t>
            </w:r>
            <w:r>
              <w:rPr>
                <w:i/>
                <w:lang w:eastAsia="nl-NL"/>
              </w:rPr>
              <w:t xml:space="preserve">het element </w:t>
            </w:r>
            <w:r w:rsidRPr="003431F4">
              <w:rPr>
                <w:i/>
                <w:lang w:eastAsia="nl-NL"/>
              </w:rPr>
              <w:t xml:space="preserve">medewerker (zie schema </w:t>
            </w:r>
            <w:del w:id="2684" w:author="Joost Wijnings" w:date="2014-03-10T09:27:00Z">
              <w:r w:rsidRPr="003431F4" w:rsidDel="00237DAF">
                <w:rPr>
                  <w:i/>
                  <w:lang w:eastAsia="nl-NL"/>
                </w:rPr>
                <w:delText>StUF ZKN</w:delText>
              </w:r>
            </w:del>
            <w:ins w:id="2685" w:author="Joost Wijnings" w:date="2014-03-10T09:27:00Z">
              <w:r w:rsidR="00237DAF">
                <w:rPr>
                  <w:i/>
                  <w:lang w:eastAsia="nl-NL"/>
                </w:rPr>
                <w:t>StUF-ZKN</w:t>
              </w:r>
            </w:ins>
            <w:r w:rsidRPr="003431F4">
              <w:rPr>
                <w:i/>
                <w:lang w:eastAsia="nl-NL"/>
              </w:rPr>
              <w:t>) zijn optioneel</w:t>
            </w:r>
          </w:p>
        </w:tc>
        <w:tc>
          <w:tcPr>
            <w:tcW w:w="3260" w:type="dxa"/>
          </w:tcPr>
          <w:p w14:paraId="5A6EA339" w14:textId="77777777" w:rsidR="008611CA" w:rsidRPr="003431F4" w:rsidRDefault="008611CA" w:rsidP="00C24858">
            <w:pPr>
              <w:rPr>
                <w:lang w:eastAsia="nl-NL"/>
              </w:rPr>
            </w:pPr>
          </w:p>
        </w:tc>
        <w:tc>
          <w:tcPr>
            <w:tcW w:w="709" w:type="dxa"/>
          </w:tcPr>
          <w:p w14:paraId="6178A13D" w14:textId="77777777" w:rsidR="008611CA" w:rsidRDefault="008611CA">
            <w:pPr>
              <w:rPr>
                <w:lang w:eastAsia="nl-NL"/>
              </w:rPr>
              <w:pPrChange w:id="2686" w:author="Joost Wijnings" w:date="2014-03-07T14:31:00Z">
                <w:pPr>
                  <w:jc w:val="center"/>
                </w:pPr>
              </w:pPrChange>
            </w:pPr>
            <w:r>
              <w:rPr>
                <w:lang w:eastAsia="nl-NL"/>
              </w:rPr>
              <w:t>o</w:t>
            </w:r>
          </w:p>
        </w:tc>
      </w:tr>
      <w:tr w:rsidR="008611CA" w:rsidRPr="00126FC2" w14:paraId="5E0BEC43" w14:textId="77777777" w:rsidTr="0057043E">
        <w:tc>
          <w:tcPr>
            <w:tcW w:w="6062" w:type="dxa"/>
          </w:tcPr>
          <w:p w14:paraId="6EB8797C" w14:textId="77777777" w:rsidR="008611CA" w:rsidRPr="003431F4" w:rsidRDefault="008611CA" w:rsidP="00237DAF">
            <w:pPr>
              <w:rPr>
                <w:b/>
                <w:lang w:eastAsia="nl-NL"/>
              </w:rPr>
            </w:pPr>
            <w:r w:rsidRPr="003431F4">
              <w:rPr>
                <w:b/>
                <w:lang w:eastAsia="nl-NL"/>
              </w:rPr>
              <w:t>Indien initiator is organisatorischeEenheid</w:t>
            </w:r>
          </w:p>
        </w:tc>
        <w:tc>
          <w:tcPr>
            <w:tcW w:w="3260" w:type="dxa"/>
          </w:tcPr>
          <w:p w14:paraId="361974D2" w14:textId="77777777" w:rsidR="008611CA" w:rsidRPr="005B709D" w:rsidRDefault="008611CA" w:rsidP="00C24858">
            <w:pPr>
              <w:rPr>
                <w:lang w:eastAsia="nl-NL"/>
              </w:rPr>
            </w:pPr>
          </w:p>
        </w:tc>
        <w:tc>
          <w:tcPr>
            <w:tcW w:w="709" w:type="dxa"/>
          </w:tcPr>
          <w:p w14:paraId="09A36FFD" w14:textId="77777777" w:rsidR="008611CA" w:rsidRPr="00126FC2" w:rsidRDefault="008611CA">
            <w:pPr>
              <w:rPr>
                <w:lang w:eastAsia="nl-NL"/>
              </w:rPr>
              <w:pPrChange w:id="2687" w:author="Joost Wijnings" w:date="2014-03-07T14:31:00Z">
                <w:pPr>
                  <w:jc w:val="center"/>
                </w:pPr>
              </w:pPrChange>
            </w:pPr>
          </w:p>
        </w:tc>
      </w:tr>
      <w:tr w:rsidR="008611CA" w:rsidRPr="00126FC2" w14:paraId="4F1D1F3A" w14:textId="77777777" w:rsidTr="0057043E">
        <w:tc>
          <w:tcPr>
            <w:tcW w:w="6062" w:type="dxa"/>
          </w:tcPr>
          <w:p w14:paraId="0A73BEC1" w14:textId="77777777" w:rsidR="008611CA" w:rsidRPr="005B709D" w:rsidRDefault="008611CA" w:rsidP="00237DAF">
            <w:pPr>
              <w:rPr>
                <w:lang w:eastAsia="nl-NL"/>
              </w:rPr>
            </w:pPr>
            <w:r w:rsidRPr="005B709D">
              <w:rPr>
                <w:lang w:eastAsia="nl-NL"/>
              </w:rPr>
              <w:t xml:space="preserve">object . </w:t>
            </w:r>
            <w:r>
              <w:rPr>
                <w:lang w:eastAsia="nl-NL"/>
              </w:rPr>
              <w:t>heeftInitiator . gerelateerde . organisatorischeEenheid . identificatie</w:t>
            </w:r>
          </w:p>
        </w:tc>
        <w:tc>
          <w:tcPr>
            <w:tcW w:w="3260" w:type="dxa"/>
          </w:tcPr>
          <w:p w14:paraId="1569A19F" w14:textId="77777777" w:rsidR="008611CA" w:rsidRPr="005B709D" w:rsidRDefault="008611CA" w:rsidP="00C24858">
            <w:pPr>
              <w:rPr>
                <w:lang w:eastAsia="nl-NL"/>
              </w:rPr>
            </w:pPr>
            <w:r w:rsidRPr="003431F4">
              <w:rPr>
                <w:lang w:eastAsia="nl-NL"/>
              </w:rPr>
              <w:t>Organisatieidentificatie</w:t>
            </w:r>
          </w:p>
        </w:tc>
        <w:tc>
          <w:tcPr>
            <w:tcW w:w="709" w:type="dxa"/>
          </w:tcPr>
          <w:p w14:paraId="106A0A63" w14:textId="77777777" w:rsidR="008611CA" w:rsidRPr="00126FC2" w:rsidRDefault="008611CA">
            <w:pPr>
              <w:rPr>
                <w:lang w:eastAsia="nl-NL"/>
              </w:rPr>
              <w:pPrChange w:id="2688" w:author="Joost Wijnings" w:date="2014-03-07T14:31:00Z">
                <w:pPr>
                  <w:jc w:val="center"/>
                </w:pPr>
              </w:pPrChange>
            </w:pPr>
            <w:r>
              <w:rPr>
                <w:lang w:eastAsia="nl-NL"/>
              </w:rPr>
              <w:t>v</w:t>
            </w:r>
          </w:p>
        </w:tc>
      </w:tr>
      <w:tr w:rsidR="008611CA" w14:paraId="79D61BCD" w14:textId="77777777" w:rsidTr="0057043E">
        <w:tc>
          <w:tcPr>
            <w:tcW w:w="6062" w:type="dxa"/>
          </w:tcPr>
          <w:p w14:paraId="2B43D4CE" w14:textId="2E245C3D" w:rsidR="008611CA" w:rsidRPr="003431F4" w:rsidRDefault="008611CA" w:rsidP="00237DAF">
            <w:pPr>
              <w:rPr>
                <w:i/>
                <w:lang w:eastAsia="nl-NL"/>
              </w:rPr>
            </w:pPr>
            <w:r w:rsidRPr="003431F4">
              <w:rPr>
                <w:i/>
                <w:lang w:eastAsia="nl-NL"/>
              </w:rPr>
              <w:t xml:space="preserve">Alle andere elementen binnen </w:t>
            </w:r>
            <w:r>
              <w:rPr>
                <w:i/>
                <w:lang w:eastAsia="nl-NL"/>
              </w:rPr>
              <w:t xml:space="preserve">het element </w:t>
            </w:r>
            <w:r w:rsidRPr="003431F4">
              <w:rPr>
                <w:i/>
                <w:lang w:eastAsia="nl-NL"/>
              </w:rPr>
              <w:t xml:space="preserve">organisatorischeEenheid (zie schema </w:t>
            </w:r>
            <w:del w:id="2689" w:author="Joost Wijnings" w:date="2014-03-10T09:27:00Z">
              <w:r w:rsidRPr="003431F4" w:rsidDel="00237DAF">
                <w:rPr>
                  <w:i/>
                  <w:lang w:eastAsia="nl-NL"/>
                </w:rPr>
                <w:delText>StUF ZKN</w:delText>
              </w:r>
            </w:del>
            <w:ins w:id="2690" w:author="Joost Wijnings" w:date="2014-03-10T09:27:00Z">
              <w:r w:rsidR="00237DAF">
                <w:rPr>
                  <w:i/>
                  <w:lang w:eastAsia="nl-NL"/>
                </w:rPr>
                <w:t>StUF-ZKN</w:t>
              </w:r>
            </w:ins>
            <w:r w:rsidRPr="003431F4">
              <w:rPr>
                <w:i/>
                <w:lang w:eastAsia="nl-NL"/>
              </w:rPr>
              <w:t>) zijn optioneel</w:t>
            </w:r>
          </w:p>
        </w:tc>
        <w:tc>
          <w:tcPr>
            <w:tcW w:w="3260" w:type="dxa"/>
          </w:tcPr>
          <w:p w14:paraId="6447A96B" w14:textId="77777777" w:rsidR="008611CA" w:rsidRDefault="008611CA" w:rsidP="00C24858">
            <w:pPr>
              <w:rPr>
                <w:rFonts w:ascii="Helvetica" w:hAnsi="Helvetica" w:cs="Helvetica"/>
                <w:color w:val="610E6A"/>
                <w:sz w:val="18"/>
                <w:szCs w:val="18"/>
                <w:lang w:eastAsia="nl-NL"/>
              </w:rPr>
            </w:pPr>
          </w:p>
        </w:tc>
        <w:tc>
          <w:tcPr>
            <w:tcW w:w="709" w:type="dxa"/>
          </w:tcPr>
          <w:p w14:paraId="2C3B4BC2" w14:textId="77777777" w:rsidR="008611CA" w:rsidRDefault="008611CA">
            <w:pPr>
              <w:rPr>
                <w:lang w:eastAsia="nl-NL"/>
              </w:rPr>
              <w:pPrChange w:id="2691" w:author="Joost Wijnings" w:date="2014-03-07T14:31:00Z">
                <w:pPr>
                  <w:jc w:val="center"/>
                </w:pPr>
              </w:pPrChange>
            </w:pPr>
            <w:r>
              <w:rPr>
                <w:lang w:eastAsia="nl-NL"/>
              </w:rPr>
              <w:t>o</w:t>
            </w:r>
          </w:p>
        </w:tc>
      </w:tr>
      <w:tr w:rsidR="008611CA" w14:paraId="00738757" w14:textId="77777777" w:rsidTr="0057043E">
        <w:tc>
          <w:tcPr>
            <w:tcW w:w="6062" w:type="dxa"/>
          </w:tcPr>
          <w:p w14:paraId="25F58EDF" w14:textId="77777777" w:rsidR="008611CA" w:rsidRDefault="008611CA" w:rsidP="00237DAF">
            <w:pPr>
              <w:rPr>
                <w:lang w:eastAsia="nl-NL"/>
              </w:rPr>
            </w:pPr>
            <w:r w:rsidRPr="003431F4">
              <w:rPr>
                <w:b/>
                <w:lang w:eastAsia="nl-NL"/>
              </w:rPr>
              <w:t>Indien initiator is natuurlijkPersoon</w:t>
            </w:r>
          </w:p>
        </w:tc>
        <w:tc>
          <w:tcPr>
            <w:tcW w:w="3260" w:type="dxa"/>
          </w:tcPr>
          <w:p w14:paraId="5876BD2E" w14:textId="77777777" w:rsidR="008611CA" w:rsidRDefault="008611CA" w:rsidP="00C24858">
            <w:pPr>
              <w:rPr>
                <w:rFonts w:ascii="Helvetica" w:hAnsi="Helvetica" w:cs="Helvetica"/>
                <w:color w:val="610E6A"/>
                <w:sz w:val="18"/>
                <w:szCs w:val="18"/>
                <w:lang w:eastAsia="nl-NL"/>
              </w:rPr>
            </w:pPr>
          </w:p>
        </w:tc>
        <w:tc>
          <w:tcPr>
            <w:tcW w:w="709" w:type="dxa"/>
          </w:tcPr>
          <w:p w14:paraId="5E446214" w14:textId="77777777" w:rsidR="008611CA" w:rsidRDefault="008611CA">
            <w:pPr>
              <w:rPr>
                <w:lang w:eastAsia="nl-NL"/>
              </w:rPr>
              <w:pPrChange w:id="2692" w:author="Joost Wijnings" w:date="2014-03-07T14:31:00Z">
                <w:pPr>
                  <w:jc w:val="center"/>
                </w:pPr>
              </w:pPrChange>
            </w:pPr>
          </w:p>
        </w:tc>
      </w:tr>
      <w:tr w:rsidR="008611CA" w:rsidRPr="00126FC2" w14:paraId="489C06CB" w14:textId="77777777" w:rsidTr="0057043E">
        <w:tc>
          <w:tcPr>
            <w:tcW w:w="6062" w:type="dxa"/>
          </w:tcPr>
          <w:p w14:paraId="6B1BC18F" w14:textId="77777777" w:rsidR="008611CA" w:rsidRPr="005B709D" w:rsidRDefault="008611CA" w:rsidP="00237DAF">
            <w:pPr>
              <w:rPr>
                <w:lang w:eastAsia="nl-NL"/>
              </w:rPr>
            </w:pPr>
            <w:r w:rsidRPr="005B709D">
              <w:rPr>
                <w:lang w:eastAsia="nl-NL"/>
              </w:rPr>
              <w:t xml:space="preserve">object . </w:t>
            </w:r>
            <w:r>
              <w:rPr>
                <w:lang w:eastAsia="nl-NL"/>
              </w:rPr>
              <w:t>heeftInitiator . gerelateerde . natuurlijkPersoon . inp.bsn</w:t>
            </w:r>
          </w:p>
        </w:tc>
        <w:tc>
          <w:tcPr>
            <w:tcW w:w="3260" w:type="dxa"/>
          </w:tcPr>
          <w:p w14:paraId="22DD8A8E" w14:textId="77777777" w:rsidR="008611CA" w:rsidRPr="005B709D" w:rsidRDefault="008611CA" w:rsidP="00C24858">
            <w:pPr>
              <w:rPr>
                <w:lang w:eastAsia="nl-NL"/>
              </w:rPr>
            </w:pPr>
            <w:r>
              <w:rPr>
                <w:lang w:eastAsia="nl-NL"/>
              </w:rPr>
              <w:t>BSN van initiator</w:t>
            </w:r>
          </w:p>
        </w:tc>
        <w:tc>
          <w:tcPr>
            <w:tcW w:w="709" w:type="dxa"/>
            <w:vMerge w:val="restart"/>
          </w:tcPr>
          <w:p w14:paraId="2819357D" w14:textId="77777777" w:rsidR="008611CA" w:rsidRPr="00126FC2" w:rsidRDefault="008611CA">
            <w:pPr>
              <w:rPr>
                <w:lang w:eastAsia="nl-NL"/>
              </w:rPr>
              <w:pPrChange w:id="2693" w:author="Joost Wijnings" w:date="2014-03-07T14:31:00Z">
                <w:pPr>
                  <w:jc w:val="center"/>
                </w:pPr>
              </w:pPrChange>
            </w:pPr>
            <w:r>
              <w:rPr>
                <w:lang w:eastAsia="nl-NL"/>
              </w:rPr>
              <w:t>v</w:t>
            </w:r>
          </w:p>
          <w:p w14:paraId="6A25D652" w14:textId="77777777" w:rsidR="008611CA" w:rsidRPr="00126FC2" w:rsidRDefault="008611CA">
            <w:pPr>
              <w:rPr>
                <w:lang w:eastAsia="nl-NL"/>
              </w:rPr>
              <w:pPrChange w:id="2694" w:author="Joost Wijnings" w:date="2014-03-07T14:31:00Z">
                <w:pPr>
                  <w:jc w:val="center"/>
                </w:pPr>
              </w:pPrChange>
            </w:pPr>
          </w:p>
        </w:tc>
      </w:tr>
      <w:tr w:rsidR="00B562E0" w:rsidRPr="00147A5D" w14:paraId="13A0912A" w14:textId="77777777" w:rsidTr="0057043E">
        <w:tc>
          <w:tcPr>
            <w:tcW w:w="6062" w:type="dxa"/>
          </w:tcPr>
          <w:p w14:paraId="24BD6F04" w14:textId="77777777" w:rsidR="00B562E0" w:rsidRPr="005B709D" w:rsidRDefault="00B562E0" w:rsidP="00237DAF">
            <w:pPr>
              <w:rPr>
                <w:lang w:eastAsia="nl-NL"/>
              </w:rPr>
            </w:pPr>
            <w:r w:rsidRPr="005B709D">
              <w:rPr>
                <w:lang w:eastAsia="nl-NL"/>
              </w:rPr>
              <w:t xml:space="preserve">object . </w:t>
            </w:r>
            <w:r>
              <w:rPr>
                <w:lang w:eastAsia="nl-NL"/>
              </w:rPr>
              <w:t>heeftInitiator . gerelateerde . natuurlijkPersoon . anp.identificatie</w:t>
            </w:r>
          </w:p>
        </w:tc>
        <w:tc>
          <w:tcPr>
            <w:tcW w:w="3260" w:type="dxa"/>
          </w:tcPr>
          <w:p w14:paraId="1258BB0E" w14:textId="77777777" w:rsidR="00B562E0" w:rsidRPr="005B709D" w:rsidRDefault="00B562E0" w:rsidP="00C24858">
            <w:pPr>
              <w:rPr>
                <w:lang w:eastAsia="nl-NL"/>
              </w:rPr>
            </w:pPr>
            <w:r>
              <w:rPr>
                <w:lang w:eastAsia="nl-NL"/>
              </w:rPr>
              <w:t>Ander natuurlijk persoon identificatie( van initiator)</w:t>
            </w:r>
          </w:p>
        </w:tc>
        <w:tc>
          <w:tcPr>
            <w:tcW w:w="709" w:type="dxa"/>
            <w:vMerge/>
          </w:tcPr>
          <w:p w14:paraId="710CD050" w14:textId="77777777" w:rsidR="00B562E0" w:rsidRPr="00126FC2" w:rsidRDefault="00B562E0">
            <w:pPr>
              <w:rPr>
                <w:lang w:eastAsia="nl-NL"/>
              </w:rPr>
              <w:pPrChange w:id="2695" w:author="Joost Wijnings" w:date="2014-03-07T14:31:00Z">
                <w:pPr>
                  <w:jc w:val="center"/>
                </w:pPr>
              </w:pPrChange>
            </w:pPr>
          </w:p>
        </w:tc>
      </w:tr>
      <w:tr w:rsidR="00B562E0" w:rsidRPr="00126FC2" w14:paraId="45B60E9B" w14:textId="77777777" w:rsidTr="0057043E">
        <w:tc>
          <w:tcPr>
            <w:tcW w:w="6062" w:type="dxa"/>
          </w:tcPr>
          <w:p w14:paraId="11EDB4BA" w14:textId="687BFE9B" w:rsidR="00B562E0" w:rsidRPr="003431F4" w:rsidRDefault="00B562E0" w:rsidP="00237DAF">
            <w:pPr>
              <w:rPr>
                <w:i/>
                <w:lang w:eastAsia="nl-NL"/>
              </w:rPr>
            </w:pPr>
            <w:r w:rsidRPr="003431F4">
              <w:rPr>
                <w:i/>
                <w:lang w:eastAsia="nl-NL"/>
              </w:rPr>
              <w:t xml:space="preserve">Inp.bsn OF anp.identificatie is verplicht. Alle andere elementen binnen </w:t>
            </w:r>
            <w:r>
              <w:rPr>
                <w:i/>
                <w:lang w:eastAsia="nl-NL"/>
              </w:rPr>
              <w:t xml:space="preserve">het element </w:t>
            </w:r>
            <w:r w:rsidRPr="003431F4">
              <w:rPr>
                <w:i/>
                <w:lang w:eastAsia="nl-NL"/>
              </w:rPr>
              <w:t xml:space="preserve">natuurlijkPersoon (zie schema </w:t>
            </w:r>
            <w:del w:id="2696" w:author="Joost Wijnings" w:date="2014-03-10T09:27:00Z">
              <w:r w:rsidRPr="003431F4" w:rsidDel="00237DAF">
                <w:rPr>
                  <w:i/>
                  <w:lang w:eastAsia="nl-NL"/>
                </w:rPr>
                <w:delText>StUF ZKN</w:delText>
              </w:r>
            </w:del>
            <w:ins w:id="2697" w:author="Joost Wijnings" w:date="2014-03-10T09:27:00Z">
              <w:r w:rsidR="00237DAF">
                <w:rPr>
                  <w:i/>
                  <w:lang w:eastAsia="nl-NL"/>
                </w:rPr>
                <w:t>StUF-ZKN</w:t>
              </w:r>
            </w:ins>
            <w:r w:rsidRPr="003431F4">
              <w:rPr>
                <w:i/>
                <w:lang w:eastAsia="nl-NL"/>
              </w:rPr>
              <w:t>) zijn optioneel</w:t>
            </w:r>
          </w:p>
        </w:tc>
        <w:tc>
          <w:tcPr>
            <w:tcW w:w="3260" w:type="dxa"/>
          </w:tcPr>
          <w:p w14:paraId="673B0D73" w14:textId="77777777" w:rsidR="00B562E0" w:rsidRPr="005B709D" w:rsidRDefault="00B562E0" w:rsidP="00C24858">
            <w:pPr>
              <w:ind w:left="420"/>
              <w:rPr>
                <w:lang w:eastAsia="nl-NL"/>
              </w:rPr>
            </w:pPr>
          </w:p>
        </w:tc>
        <w:tc>
          <w:tcPr>
            <w:tcW w:w="709" w:type="dxa"/>
          </w:tcPr>
          <w:p w14:paraId="5F7FD25C" w14:textId="77777777" w:rsidR="00B562E0" w:rsidRPr="00126FC2" w:rsidRDefault="00B562E0">
            <w:pPr>
              <w:rPr>
                <w:lang w:eastAsia="nl-NL"/>
              </w:rPr>
              <w:pPrChange w:id="2698" w:author="Joost Wijnings" w:date="2014-03-07T14:31:00Z">
                <w:pPr>
                  <w:jc w:val="center"/>
                </w:pPr>
              </w:pPrChange>
            </w:pPr>
            <w:r>
              <w:rPr>
                <w:lang w:eastAsia="nl-NL"/>
              </w:rPr>
              <w:t>o</w:t>
            </w:r>
          </w:p>
        </w:tc>
      </w:tr>
      <w:tr w:rsidR="00B562E0" w14:paraId="53CD1657" w14:textId="77777777" w:rsidTr="0057043E">
        <w:tc>
          <w:tcPr>
            <w:tcW w:w="6062" w:type="dxa"/>
          </w:tcPr>
          <w:p w14:paraId="745B1B75" w14:textId="77777777" w:rsidR="00B562E0" w:rsidRDefault="00B562E0" w:rsidP="00237DAF">
            <w:pPr>
              <w:rPr>
                <w:lang w:eastAsia="nl-NL"/>
              </w:rPr>
            </w:pPr>
            <w:r w:rsidRPr="003431F4">
              <w:rPr>
                <w:b/>
                <w:lang w:eastAsia="nl-NL"/>
              </w:rPr>
              <w:t xml:space="preserve">Indien initiator is </w:t>
            </w:r>
            <w:r>
              <w:rPr>
                <w:b/>
                <w:lang w:eastAsia="nl-NL"/>
              </w:rPr>
              <w:t>nietN</w:t>
            </w:r>
            <w:r w:rsidRPr="003431F4">
              <w:rPr>
                <w:b/>
                <w:lang w:eastAsia="nl-NL"/>
              </w:rPr>
              <w:t>atuurlijkPersoon</w:t>
            </w:r>
          </w:p>
        </w:tc>
        <w:tc>
          <w:tcPr>
            <w:tcW w:w="3260" w:type="dxa"/>
          </w:tcPr>
          <w:p w14:paraId="66395ED3" w14:textId="77777777" w:rsidR="00B562E0" w:rsidRPr="005B709D" w:rsidRDefault="00B562E0" w:rsidP="00C24858">
            <w:pPr>
              <w:ind w:left="420"/>
              <w:rPr>
                <w:lang w:eastAsia="nl-NL"/>
              </w:rPr>
            </w:pPr>
          </w:p>
        </w:tc>
        <w:tc>
          <w:tcPr>
            <w:tcW w:w="709" w:type="dxa"/>
          </w:tcPr>
          <w:p w14:paraId="41F7A04A" w14:textId="77777777" w:rsidR="00B562E0" w:rsidRDefault="00B562E0">
            <w:pPr>
              <w:rPr>
                <w:lang w:eastAsia="nl-NL"/>
              </w:rPr>
              <w:pPrChange w:id="2699" w:author="Joost Wijnings" w:date="2014-03-07T14:31:00Z">
                <w:pPr>
                  <w:jc w:val="center"/>
                </w:pPr>
              </w:pPrChange>
            </w:pPr>
          </w:p>
        </w:tc>
      </w:tr>
      <w:tr w:rsidR="00B562E0" w14:paraId="1732C621" w14:textId="77777777" w:rsidTr="0057043E">
        <w:tc>
          <w:tcPr>
            <w:tcW w:w="6062" w:type="dxa"/>
          </w:tcPr>
          <w:p w14:paraId="7DDEF12D" w14:textId="77777777" w:rsidR="00B562E0" w:rsidRDefault="00B562E0" w:rsidP="00237DAF">
            <w:pPr>
              <w:rPr>
                <w:lang w:eastAsia="nl-NL"/>
              </w:rPr>
            </w:pPr>
            <w:r w:rsidRPr="005B709D">
              <w:rPr>
                <w:lang w:eastAsia="nl-NL"/>
              </w:rPr>
              <w:t xml:space="preserve">object . </w:t>
            </w:r>
            <w:r>
              <w:rPr>
                <w:lang w:eastAsia="nl-NL"/>
              </w:rPr>
              <w:t>heeftInitiator . gerelateerde . nietNatuurlijkPersoon . inn.nnpld</w:t>
            </w:r>
          </w:p>
        </w:tc>
        <w:tc>
          <w:tcPr>
            <w:tcW w:w="3260" w:type="dxa"/>
          </w:tcPr>
          <w:p w14:paraId="6CD748ED" w14:textId="77777777" w:rsidR="00B562E0" w:rsidRPr="005B709D" w:rsidRDefault="00B562E0" w:rsidP="00C24858">
            <w:pPr>
              <w:rPr>
                <w:lang w:eastAsia="nl-NL"/>
              </w:rPr>
            </w:pPr>
            <w:r>
              <w:rPr>
                <w:lang w:eastAsia="nl-NL"/>
              </w:rPr>
              <w:t>Niet natuurlijk persoon identificatie</w:t>
            </w:r>
            <w:r w:rsidR="00AB54FE">
              <w:rPr>
                <w:lang w:eastAsia="nl-NL"/>
              </w:rPr>
              <w:t xml:space="preserve"> (RSIN)</w:t>
            </w:r>
            <w:r>
              <w:rPr>
                <w:lang w:eastAsia="nl-NL"/>
              </w:rPr>
              <w:t xml:space="preserve"> (van initiator)</w:t>
            </w:r>
          </w:p>
        </w:tc>
        <w:tc>
          <w:tcPr>
            <w:tcW w:w="709" w:type="dxa"/>
            <w:vMerge w:val="restart"/>
          </w:tcPr>
          <w:p w14:paraId="1A15966C" w14:textId="77777777" w:rsidR="00B562E0" w:rsidRPr="00574B0D" w:rsidRDefault="00B562E0">
            <w:pPr>
              <w:rPr>
                <w:lang w:eastAsia="nl-NL"/>
              </w:rPr>
              <w:pPrChange w:id="2700" w:author="Joost Wijnings" w:date="2014-03-07T14:31:00Z">
                <w:pPr>
                  <w:jc w:val="center"/>
                </w:pPr>
              </w:pPrChange>
            </w:pPr>
            <w:r w:rsidRPr="00574B0D">
              <w:rPr>
                <w:lang w:eastAsia="nl-NL"/>
              </w:rPr>
              <w:t>v</w:t>
            </w:r>
          </w:p>
          <w:p w14:paraId="49387D7B" w14:textId="77777777" w:rsidR="00B562E0" w:rsidRDefault="00B562E0">
            <w:pPr>
              <w:rPr>
                <w:lang w:eastAsia="nl-NL"/>
              </w:rPr>
              <w:pPrChange w:id="2701" w:author="Joost Wijnings" w:date="2014-03-07T14:31:00Z">
                <w:pPr>
                  <w:jc w:val="center"/>
                </w:pPr>
              </w:pPrChange>
            </w:pPr>
          </w:p>
        </w:tc>
      </w:tr>
      <w:tr w:rsidR="00B562E0" w:rsidRPr="00147A5D" w14:paraId="18AB8193" w14:textId="77777777" w:rsidTr="0057043E">
        <w:tc>
          <w:tcPr>
            <w:tcW w:w="6062" w:type="dxa"/>
          </w:tcPr>
          <w:p w14:paraId="11E7AFCA" w14:textId="77777777" w:rsidR="00B562E0" w:rsidRDefault="00B562E0" w:rsidP="00237DAF">
            <w:pPr>
              <w:rPr>
                <w:lang w:eastAsia="nl-NL"/>
              </w:rPr>
            </w:pPr>
            <w:r w:rsidRPr="005B709D">
              <w:rPr>
                <w:lang w:eastAsia="nl-NL"/>
              </w:rPr>
              <w:t xml:space="preserve">object . </w:t>
            </w:r>
            <w:r>
              <w:rPr>
                <w:lang w:eastAsia="nl-NL"/>
              </w:rPr>
              <w:t>heeftInitiator . gerelateerde . nietNatuurlijkPersoon . ann.identificatie</w:t>
            </w:r>
          </w:p>
        </w:tc>
        <w:tc>
          <w:tcPr>
            <w:tcW w:w="3260" w:type="dxa"/>
          </w:tcPr>
          <w:p w14:paraId="004F9D05" w14:textId="77777777" w:rsidR="00B562E0" w:rsidRPr="005B709D" w:rsidRDefault="00574B0D" w:rsidP="00C24858">
            <w:pPr>
              <w:rPr>
                <w:lang w:eastAsia="nl-NL"/>
              </w:rPr>
            </w:pPr>
            <w:r>
              <w:rPr>
                <w:lang w:eastAsia="nl-NL"/>
              </w:rPr>
              <w:t>Ander Niet natuurlijk persoon identificatie (van intitiator)</w:t>
            </w:r>
          </w:p>
        </w:tc>
        <w:tc>
          <w:tcPr>
            <w:tcW w:w="709" w:type="dxa"/>
            <w:vMerge/>
          </w:tcPr>
          <w:p w14:paraId="09478AFB" w14:textId="77777777" w:rsidR="00B562E0" w:rsidRDefault="00B562E0">
            <w:pPr>
              <w:rPr>
                <w:lang w:eastAsia="nl-NL"/>
              </w:rPr>
              <w:pPrChange w:id="2702" w:author="Joost Wijnings" w:date="2014-03-07T14:31:00Z">
                <w:pPr>
                  <w:jc w:val="center"/>
                </w:pPr>
              </w:pPrChange>
            </w:pPr>
          </w:p>
        </w:tc>
      </w:tr>
      <w:tr w:rsidR="00B562E0" w14:paraId="1EB1BE35" w14:textId="77777777" w:rsidTr="0057043E">
        <w:tc>
          <w:tcPr>
            <w:tcW w:w="6062" w:type="dxa"/>
          </w:tcPr>
          <w:p w14:paraId="0696A3B6" w14:textId="6BC64A48" w:rsidR="00B562E0" w:rsidRPr="003431F4" w:rsidRDefault="00B562E0" w:rsidP="00237DAF">
            <w:pPr>
              <w:rPr>
                <w:i/>
                <w:lang w:eastAsia="nl-NL"/>
              </w:rPr>
            </w:pPr>
            <w:r w:rsidRPr="003431F4">
              <w:rPr>
                <w:i/>
                <w:lang w:eastAsia="nl-NL"/>
              </w:rPr>
              <w:t>inn.nnpld OF ann.identificatie is verplicht. Alle andere elementen binnen</w:t>
            </w:r>
            <w:r>
              <w:rPr>
                <w:i/>
                <w:lang w:eastAsia="nl-NL"/>
              </w:rPr>
              <w:t xml:space="preserve"> het element</w:t>
            </w:r>
            <w:r w:rsidRPr="003431F4">
              <w:rPr>
                <w:i/>
                <w:lang w:eastAsia="nl-NL"/>
              </w:rPr>
              <w:t xml:space="preserve"> nietNatuurlijkPersoon (zie schema </w:t>
            </w:r>
            <w:del w:id="2703" w:author="Joost Wijnings" w:date="2014-03-10T09:27:00Z">
              <w:r w:rsidRPr="003431F4" w:rsidDel="00237DAF">
                <w:rPr>
                  <w:i/>
                  <w:lang w:eastAsia="nl-NL"/>
                </w:rPr>
                <w:delText>StUF ZKN</w:delText>
              </w:r>
            </w:del>
            <w:ins w:id="2704" w:author="Joost Wijnings" w:date="2014-03-10T09:27:00Z">
              <w:r w:rsidR="00237DAF">
                <w:rPr>
                  <w:i/>
                  <w:lang w:eastAsia="nl-NL"/>
                </w:rPr>
                <w:t>StUF-ZKN</w:t>
              </w:r>
            </w:ins>
            <w:r w:rsidRPr="003431F4">
              <w:rPr>
                <w:i/>
                <w:lang w:eastAsia="nl-NL"/>
              </w:rPr>
              <w:t>) zijn optioneel</w:t>
            </w:r>
          </w:p>
        </w:tc>
        <w:tc>
          <w:tcPr>
            <w:tcW w:w="3260" w:type="dxa"/>
          </w:tcPr>
          <w:p w14:paraId="5C133400" w14:textId="77777777" w:rsidR="00B562E0" w:rsidRPr="005B709D" w:rsidRDefault="00B562E0" w:rsidP="00C24858">
            <w:pPr>
              <w:ind w:left="420"/>
              <w:rPr>
                <w:lang w:eastAsia="nl-NL"/>
              </w:rPr>
            </w:pPr>
          </w:p>
        </w:tc>
        <w:tc>
          <w:tcPr>
            <w:tcW w:w="709" w:type="dxa"/>
          </w:tcPr>
          <w:p w14:paraId="67BED301" w14:textId="77777777" w:rsidR="00B562E0" w:rsidRDefault="00B562E0">
            <w:pPr>
              <w:rPr>
                <w:lang w:eastAsia="nl-NL"/>
              </w:rPr>
              <w:pPrChange w:id="2705" w:author="Joost Wijnings" w:date="2014-03-07T14:31:00Z">
                <w:pPr>
                  <w:jc w:val="center"/>
                </w:pPr>
              </w:pPrChange>
            </w:pPr>
            <w:r>
              <w:rPr>
                <w:lang w:eastAsia="nl-NL"/>
              </w:rPr>
              <w:t>o</w:t>
            </w:r>
          </w:p>
        </w:tc>
      </w:tr>
      <w:tr w:rsidR="00B562E0" w14:paraId="7D06026E" w14:textId="77777777" w:rsidTr="0057043E">
        <w:tc>
          <w:tcPr>
            <w:tcW w:w="6062" w:type="dxa"/>
          </w:tcPr>
          <w:p w14:paraId="23DABFDD" w14:textId="77777777" w:rsidR="00B562E0" w:rsidRDefault="00B562E0" w:rsidP="00237DAF">
            <w:pPr>
              <w:rPr>
                <w:lang w:eastAsia="nl-NL"/>
              </w:rPr>
            </w:pPr>
            <w:r w:rsidRPr="003431F4">
              <w:rPr>
                <w:b/>
                <w:lang w:eastAsia="nl-NL"/>
              </w:rPr>
              <w:t xml:space="preserve">Indien initiator is </w:t>
            </w:r>
            <w:r>
              <w:rPr>
                <w:b/>
                <w:lang w:eastAsia="nl-NL"/>
              </w:rPr>
              <w:t>vestiging</w:t>
            </w:r>
          </w:p>
        </w:tc>
        <w:tc>
          <w:tcPr>
            <w:tcW w:w="3260" w:type="dxa"/>
          </w:tcPr>
          <w:p w14:paraId="19FF3523" w14:textId="77777777" w:rsidR="00B562E0" w:rsidRPr="005B709D" w:rsidRDefault="00B562E0" w:rsidP="00C24858">
            <w:pPr>
              <w:ind w:left="420"/>
              <w:rPr>
                <w:lang w:eastAsia="nl-NL"/>
              </w:rPr>
            </w:pPr>
          </w:p>
        </w:tc>
        <w:tc>
          <w:tcPr>
            <w:tcW w:w="709" w:type="dxa"/>
          </w:tcPr>
          <w:p w14:paraId="6EA64DDD" w14:textId="77777777" w:rsidR="00B562E0" w:rsidRDefault="00B562E0">
            <w:pPr>
              <w:rPr>
                <w:lang w:eastAsia="nl-NL"/>
              </w:rPr>
              <w:pPrChange w:id="2706" w:author="Joost Wijnings" w:date="2014-03-07T14:31:00Z">
                <w:pPr>
                  <w:jc w:val="center"/>
                </w:pPr>
              </w:pPrChange>
            </w:pPr>
          </w:p>
        </w:tc>
      </w:tr>
      <w:tr w:rsidR="00B562E0" w14:paraId="3A336A82" w14:textId="77777777" w:rsidTr="0057043E">
        <w:tc>
          <w:tcPr>
            <w:tcW w:w="6062" w:type="dxa"/>
          </w:tcPr>
          <w:p w14:paraId="6A982C92" w14:textId="77777777" w:rsidR="00B562E0" w:rsidRPr="003431F4" w:rsidRDefault="00B562E0" w:rsidP="00237DAF">
            <w:pPr>
              <w:rPr>
                <w:b/>
                <w:lang w:eastAsia="nl-NL"/>
              </w:rPr>
            </w:pPr>
            <w:r w:rsidRPr="005B709D">
              <w:rPr>
                <w:lang w:eastAsia="nl-NL"/>
              </w:rPr>
              <w:lastRenderedPageBreak/>
              <w:t xml:space="preserve">object . </w:t>
            </w:r>
            <w:r>
              <w:rPr>
                <w:lang w:eastAsia="nl-NL"/>
              </w:rPr>
              <w:t>heeftInitiator . gerelateerde . vestiging . vestigingsNummer</w:t>
            </w:r>
          </w:p>
        </w:tc>
        <w:tc>
          <w:tcPr>
            <w:tcW w:w="3260" w:type="dxa"/>
          </w:tcPr>
          <w:p w14:paraId="6AF2CB8E" w14:textId="77777777" w:rsidR="00B562E0" w:rsidRPr="005B709D" w:rsidRDefault="00B562E0" w:rsidP="00C24858">
            <w:pPr>
              <w:rPr>
                <w:lang w:eastAsia="nl-NL"/>
              </w:rPr>
            </w:pPr>
            <w:r>
              <w:rPr>
                <w:lang w:eastAsia="nl-NL"/>
              </w:rPr>
              <w:t>Vestigingsnummer</w:t>
            </w:r>
          </w:p>
        </w:tc>
        <w:tc>
          <w:tcPr>
            <w:tcW w:w="709" w:type="dxa"/>
          </w:tcPr>
          <w:p w14:paraId="7F7803B6" w14:textId="77777777" w:rsidR="00B562E0" w:rsidRDefault="00B562E0">
            <w:pPr>
              <w:rPr>
                <w:lang w:eastAsia="nl-NL"/>
              </w:rPr>
              <w:pPrChange w:id="2707" w:author="Joost Wijnings" w:date="2014-03-07T14:31:00Z">
                <w:pPr>
                  <w:jc w:val="center"/>
                </w:pPr>
              </w:pPrChange>
            </w:pPr>
            <w:r>
              <w:rPr>
                <w:lang w:eastAsia="nl-NL"/>
              </w:rPr>
              <w:t>v</w:t>
            </w:r>
          </w:p>
        </w:tc>
      </w:tr>
      <w:tr w:rsidR="00B562E0" w14:paraId="63EFDDDD" w14:textId="77777777" w:rsidTr="0057043E">
        <w:tc>
          <w:tcPr>
            <w:tcW w:w="6062" w:type="dxa"/>
          </w:tcPr>
          <w:p w14:paraId="6189CDC6" w14:textId="2EEE5225" w:rsidR="00B562E0" w:rsidRPr="003431F4" w:rsidRDefault="00B562E0" w:rsidP="00237DAF">
            <w:pPr>
              <w:rPr>
                <w:b/>
                <w:i/>
                <w:lang w:eastAsia="nl-NL"/>
              </w:rPr>
            </w:pPr>
            <w:r w:rsidRPr="003431F4">
              <w:rPr>
                <w:i/>
                <w:lang w:eastAsia="nl-NL"/>
              </w:rPr>
              <w:t xml:space="preserve">Alle andere elementen binnen </w:t>
            </w:r>
            <w:r>
              <w:rPr>
                <w:i/>
                <w:lang w:eastAsia="nl-NL"/>
              </w:rPr>
              <w:t xml:space="preserve">het element </w:t>
            </w:r>
            <w:r w:rsidRPr="003431F4">
              <w:rPr>
                <w:i/>
                <w:lang w:eastAsia="nl-NL"/>
              </w:rPr>
              <w:t xml:space="preserve">vestiging (zie schema </w:t>
            </w:r>
            <w:del w:id="2708" w:author="Joost Wijnings" w:date="2014-03-10T09:27:00Z">
              <w:r w:rsidRPr="003431F4" w:rsidDel="00237DAF">
                <w:rPr>
                  <w:i/>
                  <w:lang w:eastAsia="nl-NL"/>
                </w:rPr>
                <w:delText>StUF ZKN</w:delText>
              </w:r>
            </w:del>
            <w:ins w:id="2709" w:author="Joost Wijnings" w:date="2014-03-10T09:27:00Z">
              <w:r w:rsidR="00237DAF">
                <w:rPr>
                  <w:i/>
                  <w:lang w:eastAsia="nl-NL"/>
                </w:rPr>
                <w:t>StUF-ZKN</w:t>
              </w:r>
            </w:ins>
            <w:r w:rsidRPr="003431F4">
              <w:rPr>
                <w:i/>
                <w:lang w:eastAsia="nl-NL"/>
              </w:rPr>
              <w:t>) zijn optioneel</w:t>
            </w:r>
          </w:p>
        </w:tc>
        <w:tc>
          <w:tcPr>
            <w:tcW w:w="3260" w:type="dxa"/>
          </w:tcPr>
          <w:p w14:paraId="7EA808E1" w14:textId="77777777" w:rsidR="00B562E0" w:rsidRPr="005B709D" w:rsidRDefault="00B562E0" w:rsidP="00C24858">
            <w:pPr>
              <w:ind w:left="420"/>
              <w:rPr>
                <w:lang w:eastAsia="nl-NL"/>
              </w:rPr>
            </w:pPr>
          </w:p>
        </w:tc>
        <w:tc>
          <w:tcPr>
            <w:tcW w:w="709" w:type="dxa"/>
          </w:tcPr>
          <w:p w14:paraId="0F69ABC8" w14:textId="77777777" w:rsidR="00B562E0" w:rsidRDefault="00B562E0">
            <w:pPr>
              <w:rPr>
                <w:lang w:eastAsia="nl-NL"/>
              </w:rPr>
              <w:pPrChange w:id="2710" w:author="Joost Wijnings" w:date="2014-03-07T14:31:00Z">
                <w:pPr>
                  <w:jc w:val="center"/>
                </w:pPr>
              </w:pPrChange>
            </w:pPr>
            <w:r>
              <w:rPr>
                <w:lang w:eastAsia="nl-NL"/>
              </w:rPr>
              <w:t>o</w:t>
            </w:r>
          </w:p>
        </w:tc>
      </w:tr>
      <w:tr w:rsidR="00574B0D" w14:paraId="502625B4" w14:textId="77777777" w:rsidTr="0057043E">
        <w:tc>
          <w:tcPr>
            <w:tcW w:w="6062" w:type="dxa"/>
          </w:tcPr>
          <w:p w14:paraId="041F48B2" w14:textId="77777777" w:rsidR="00574B0D" w:rsidRDefault="00574B0D" w:rsidP="00237DAF">
            <w:pPr>
              <w:rPr>
                <w:lang w:eastAsia="nl-NL"/>
              </w:rPr>
            </w:pPr>
            <w:r>
              <w:rPr>
                <w:lang w:eastAsia="nl-NL"/>
              </w:rPr>
              <w:t xml:space="preserve"> object . isVan . </w:t>
            </w:r>
            <w:r w:rsidR="00DE4F98">
              <w:rPr>
                <w:lang w:eastAsia="nl-NL"/>
              </w:rPr>
              <w:t>gerelateerde . code</w:t>
            </w:r>
          </w:p>
        </w:tc>
        <w:tc>
          <w:tcPr>
            <w:tcW w:w="3260" w:type="dxa"/>
          </w:tcPr>
          <w:p w14:paraId="3F348D3C" w14:textId="77777777" w:rsidR="00574B0D" w:rsidRPr="00A605A9" w:rsidRDefault="00DE4F98" w:rsidP="00C24858">
            <w:pPr>
              <w:rPr>
                <w:lang w:eastAsia="nl-NL"/>
              </w:rPr>
            </w:pPr>
            <w:r>
              <w:rPr>
                <w:lang w:eastAsia="nl-NL"/>
              </w:rPr>
              <w:t>Zaaktypecode</w:t>
            </w:r>
          </w:p>
        </w:tc>
        <w:tc>
          <w:tcPr>
            <w:tcW w:w="709" w:type="dxa"/>
          </w:tcPr>
          <w:p w14:paraId="5E1B15F4" w14:textId="77777777" w:rsidR="00574B0D" w:rsidRDefault="00DE4F98">
            <w:pPr>
              <w:rPr>
                <w:lang w:eastAsia="nl-NL"/>
              </w:rPr>
              <w:pPrChange w:id="2711" w:author="Joost Wijnings" w:date="2014-03-07T14:31:00Z">
                <w:pPr>
                  <w:jc w:val="center"/>
                </w:pPr>
              </w:pPrChange>
            </w:pPr>
            <w:r>
              <w:rPr>
                <w:lang w:eastAsia="nl-NL"/>
              </w:rPr>
              <w:t>v</w:t>
            </w:r>
          </w:p>
        </w:tc>
      </w:tr>
      <w:tr w:rsidR="00DE4F98" w14:paraId="22C89E44" w14:textId="77777777" w:rsidTr="0057043E">
        <w:tc>
          <w:tcPr>
            <w:tcW w:w="6062" w:type="dxa"/>
          </w:tcPr>
          <w:p w14:paraId="62815217" w14:textId="77777777" w:rsidR="00DE4F98" w:rsidRDefault="00DE4F98" w:rsidP="00237DAF">
            <w:pPr>
              <w:rPr>
                <w:lang w:eastAsia="nl-NL"/>
              </w:rPr>
            </w:pPr>
            <w:r>
              <w:rPr>
                <w:lang w:eastAsia="nl-NL"/>
              </w:rPr>
              <w:t xml:space="preserve"> object . isVan . gerelateerde . omschrijving</w:t>
            </w:r>
          </w:p>
        </w:tc>
        <w:tc>
          <w:tcPr>
            <w:tcW w:w="3260" w:type="dxa"/>
          </w:tcPr>
          <w:p w14:paraId="1637252F" w14:textId="77777777" w:rsidR="00DE4F98" w:rsidRPr="00A605A9" w:rsidRDefault="00DE4F98" w:rsidP="00C24858">
            <w:pPr>
              <w:rPr>
                <w:lang w:eastAsia="nl-NL"/>
              </w:rPr>
            </w:pPr>
            <w:r>
              <w:rPr>
                <w:lang w:eastAsia="nl-NL"/>
              </w:rPr>
              <w:t>Zaaktype-omschrijving</w:t>
            </w:r>
          </w:p>
        </w:tc>
        <w:tc>
          <w:tcPr>
            <w:tcW w:w="709" w:type="dxa"/>
          </w:tcPr>
          <w:p w14:paraId="5C9A33F8" w14:textId="77777777" w:rsidR="00DE4F98" w:rsidRDefault="00DE4F98">
            <w:pPr>
              <w:rPr>
                <w:lang w:eastAsia="nl-NL"/>
              </w:rPr>
              <w:pPrChange w:id="2712" w:author="Joost Wijnings" w:date="2014-03-07T14:31:00Z">
                <w:pPr>
                  <w:jc w:val="center"/>
                </w:pPr>
              </w:pPrChange>
            </w:pPr>
            <w:r>
              <w:rPr>
                <w:lang w:eastAsia="nl-NL"/>
              </w:rPr>
              <w:t>o</w:t>
            </w:r>
          </w:p>
        </w:tc>
      </w:tr>
    </w:tbl>
    <w:p w14:paraId="056C6322" w14:textId="77777777" w:rsidR="00C054BA" w:rsidRDefault="00C054BA" w:rsidP="00C054BA">
      <w:pPr>
        <w:rPr>
          <w:lang w:eastAsia="nl-NL"/>
        </w:rPr>
      </w:pPr>
      <w:r>
        <w:rPr>
          <w:lang w:eastAsia="nl-NL"/>
        </w:rPr>
        <w:t xml:space="preserve">* Geldt alleen als </w:t>
      </w:r>
      <w:r w:rsidRPr="00B013B9">
        <w:rPr>
          <w:lang w:eastAsia="nl-NL"/>
        </w:rPr>
        <w:t xml:space="preserve">het </w:t>
      </w:r>
      <w:r>
        <w:rPr>
          <w:lang w:eastAsia="nl-NL"/>
        </w:rPr>
        <w:t xml:space="preserve">bovenliggende </w:t>
      </w:r>
      <w:r w:rsidRPr="00B013B9">
        <w:rPr>
          <w:lang w:eastAsia="nl-NL"/>
        </w:rPr>
        <w:t>groep attribuut in het bericht voorkomt</w:t>
      </w:r>
    </w:p>
    <w:p w14:paraId="2A23CD52" w14:textId="77777777" w:rsidR="006C5A4E" w:rsidRDefault="006C5A4E" w:rsidP="00C054BA">
      <w:pPr>
        <w:rPr>
          <w:lang w:eastAsia="nl-NL"/>
        </w:rPr>
      </w:pPr>
    </w:p>
    <w:p w14:paraId="3A887E95" w14:textId="03A20615" w:rsidR="006C5A4E" w:rsidRDefault="006C5A4E" w:rsidP="00C054BA">
      <w:pPr>
        <w:rPr>
          <w:lang w:eastAsia="nl-NL"/>
        </w:rPr>
      </w:pPr>
      <w:r>
        <w:rPr>
          <w:lang w:eastAsia="nl-NL"/>
        </w:rPr>
        <w:t>Het ZS dient te antwoorden met een (volgens StUF) correcte bevestiging/foutmelding.</w:t>
      </w:r>
      <w:ins w:id="2713" w:author="Joost Wijnings" w:date="2014-03-14T16:56:00Z">
        <w:r w:rsidR="00AC122B">
          <w:rPr>
            <w:lang w:eastAsia="nl-NL"/>
          </w:rPr>
          <w:t xml:space="preserve"> Voor een toelichting zie de StUF-standaard 03.01 paragraaf 4.4.</w:t>
        </w:r>
      </w:ins>
    </w:p>
    <w:p w14:paraId="216CF206" w14:textId="7684796F" w:rsidR="00BE2D4A" w:rsidDel="00F90FA6" w:rsidRDefault="00BE2D4A" w:rsidP="00C054BA">
      <w:pPr>
        <w:rPr>
          <w:del w:id="2714" w:author="Joost Wijnings" w:date="2014-04-05T01:03:00Z"/>
          <w:lang w:eastAsia="nl-NL"/>
        </w:rPr>
      </w:pPr>
    </w:p>
    <w:p w14:paraId="6B8D8620" w14:textId="209006D4" w:rsidR="00BE2D4A" w:rsidRDefault="00BE2D4A" w:rsidP="00C054BA">
      <w:pPr>
        <w:rPr>
          <w:ins w:id="2715" w:author="Joost Wijnings" w:date="2014-03-10T10:16:00Z"/>
          <w:lang w:eastAsia="nl-NL"/>
        </w:rPr>
      </w:pPr>
      <w:r w:rsidRPr="00C76926">
        <w:rPr>
          <w:lang w:eastAsia="nl-NL"/>
        </w:rPr>
        <w:t>Voor alle niet expliciet benoemde child elementen (aangegeven met &lt;child elementen&gt;)</w:t>
      </w:r>
      <w:r w:rsidR="001830F1">
        <w:rPr>
          <w:lang w:eastAsia="nl-NL"/>
        </w:rPr>
        <w:t xml:space="preserve"> gelden</w:t>
      </w:r>
      <w:r w:rsidRPr="00C76926">
        <w:rPr>
          <w:lang w:eastAsia="nl-NL"/>
        </w:rPr>
        <w:t xml:space="preserve"> onderliggende standaarden (RGBZ/</w:t>
      </w:r>
      <w:del w:id="2716" w:author="Joost Wijnings" w:date="2014-03-10T09:27:00Z">
        <w:r w:rsidRPr="00C76926" w:rsidDel="00237DAF">
          <w:rPr>
            <w:lang w:eastAsia="nl-NL"/>
          </w:rPr>
          <w:delText>StUF ZKN</w:delText>
        </w:r>
      </w:del>
      <w:ins w:id="2717" w:author="Joost Wijnings" w:date="2014-03-10T09:27:00Z">
        <w:r w:rsidR="00237DAF">
          <w:rPr>
            <w:lang w:eastAsia="nl-NL"/>
          </w:rPr>
          <w:t>StUF-ZKN</w:t>
        </w:r>
      </w:ins>
      <w:r w:rsidRPr="00C76926">
        <w:rPr>
          <w:lang w:eastAsia="nl-NL"/>
        </w:rPr>
        <w:t>) welke attributen verplicht danwel optioneel zijn.</w:t>
      </w:r>
    </w:p>
    <w:p w14:paraId="0890DF08" w14:textId="77777777" w:rsidR="00E42DA6" w:rsidRPr="006C5A4E" w:rsidRDefault="00E42DA6" w:rsidP="00C054BA">
      <w:pPr>
        <w:rPr>
          <w:lang w:eastAsia="nl-NL"/>
        </w:rPr>
      </w:pPr>
    </w:p>
    <w:p w14:paraId="2F5F7170" w14:textId="10209CD9" w:rsidR="00C054BA" w:rsidRPr="00F90FA6" w:rsidRDefault="00C054BA">
      <w:pPr>
        <w:rPr>
          <w:sz w:val="26"/>
          <w:szCs w:val="26"/>
          <w:rPrChange w:id="2718" w:author="Joost Wijnings" w:date="2014-04-05T01:03:00Z">
            <w:rPr>
              <w:lang w:eastAsia="nl-NL"/>
            </w:rPr>
          </w:rPrChange>
        </w:rPr>
        <w:pPrChange w:id="2719" w:author="Joost Wijnings" w:date="2014-03-10T10:16:00Z">
          <w:pPr>
            <w:pStyle w:val="Kop4"/>
            <w:numPr>
              <w:ilvl w:val="0"/>
              <w:numId w:val="0"/>
            </w:numPr>
            <w:ind w:left="0" w:firstLine="0"/>
          </w:pPr>
        </w:pPrChange>
      </w:pPr>
      <w:bookmarkStart w:id="2720" w:name="_Toc347788489"/>
      <w:bookmarkStart w:id="2721" w:name="_Toc347788597"/>
      <w:bookmarkStart w:id="2722" w:name="_Toc347788781"/>
      <w:bookmarkStart w:id="2723" w:name="_Toc352940258"/>
      <w:r w:rsidRPr="00F90FA6">
        <w:rPr>
          <w:b/>
          <w:color w:val="DA5C21"/>
          <w:sz w:val="26"/>
          <w:szCs w:val="26"/>
          <w:rPrChange w:id="2724" w:author="Joost Wijnings" w:date="2014-04-05T01:03:00Z">
            <w:rPr>
              <w:i w:val="0"/>
              <w:iCs w:val="0"/>
              <w:sz w:val="28"/>
              <w:szCs w:val="28"/>
              <w:lang w:eastAsia="nl-NL"/>
            </w:rPr>
          </w:rPrChange>
        </w:rPr>
        <w:t>Volledige RGBZ</w:t>
      </w:r>
      <w:ins w:id="2725" w:author="Joost Wijnings" w:date="2014-03-10T10:53:00Z">
        <w:r w:rsidR="00C24858" w:rsidRPr="00F90FA6">
          <w:rPr>
            <w:b/>
            <w:color w:val="DA5C21"/>
            <w:sz w:val="26"/>
            <w:szCs w:val="26"/>
            <w:rPrChange w:id="2726" w:author="Joost Wijnings" w:date="2014-04-05T01:03:00Z">
              <w:rPr>
                <w:bCs w:val="0"/>
                <w:i w:val="0"/>
                <w:iCs w:val="0"/>
                <w:sz w:val="28"/>
                <w:szCs w:val="28"/>
                <w:lang w:eastAsia="nl-NL"/>
              </w:rPr>
            </w:rPrChange>
          </w:rPr>
          <w:t>-</w:t>
        </w:r>
      </w:ins>
      <w:del w:id="2727" w:author="Joost Wijnings" w:date="2014-03-10T10:53:00Z">
        <w:r w:rsidRPr="00F90FA6" w:rsidDel="00C24858">
          <w:rPr>
            <w:b/>
            <w:color w:val="DA5C21"/>
            <w:sz w:val="26"/>
            <w:szCs w:val="26"/>
            <w:rPrChange w:id="2728" w:author="Joost Wijnings" w:date="2014-04-05T01:03:00Z">
              <w:rPr>
                <w:i w:val="0"/>
                <w:iCs w:val="0"/>
                <w:sz w:val="28"/>
                <w:szCs w:val="28"/>
                <w:lang w:eastAsia="nl-NL"/>
              </w:rPr>
            </w:rPrChange>
          </w:rPr>
          <w:delText xml:space="preserve"> </w:delText>
        </w:r>
      </w:del>
      <w:r w:rsidRPr="00F90FA6">
        <w:rPr>
          <w:b/>
          <w:color w:val="DA5C21"/>
          <w:sz w:val="26"/>
          <w:szCs w:val="26"/>
          <w:rPrChange w:id="2729" w:author="Joost Wijnings" w:date="2014-04-05T01:03:00Z">
            <w:rPr>
              <w:i w:val="0"/>
              <w:iCs w:val="0"/>
              <w:sz w:val="28"/>
              <w:szCs w:val="28"/>
              <w:lang w:eastAsia="nl-NL"/>
            </w:rPr>
          </w:rPrChange>
        </w:rPr>
        <w:t>ondersteuning</w:t>
      </w:r>
      <w:bookmarkEnd w:id="2720"/>
      <w:bookmarkEnd w:id="2721"/>
      <w:bookmarkEnd w:id="2722"/>
      <w:bookmarkEnd w:id="2723"/>
    </w:p>
    <w:p w14:paraId="7B8F9A3E" w14:textId="098273C9" w:rsidR="001D6BDF" w:rsidRDefault="00C054BA" w:rsidP="00B072FB">
      <w:pPr>
        <w:rPr>
          <w:lang w:eastAsia="nl-NL"/>
        </w:rPr>
      </w:pPr>
      <w:r w:rsidRPr="00C054BA">
        <w:rPr>
          <w:lang w:eastAsia="nl-NL"/>
        </w:rPr>
        <w:t xml:space="preserve">Indien het ZS het RGBZ volledig ondersteunt, </w:t>
      </w:r>
      <w:del w:id="2730" w:author="Joost Wijnings" w:date="2014-03-10T11:03:00Z">
        <w:r w:rsidRPr="00C054BA" w:rsidDel="009446AF">
          <w:rPr>
            <w:lang w:eastAsia="nl-NL"/>
          </w:rPr>
          <w:delText xml:space="preserve">dan </w:delText>
        </w:r>
      </w:del>
      <w:r w:rsidRPr="00C054BA">
        <w:rPr>
          <w:lang w:eastAsia="nl-NL"/>
        </w:rPr>
        <w:t>geldt dat</w:t>
      </w:r>
      <w:r w:rsidRPr="00C054BA">
        <w:t xml:space="preserve"> alle </w:t>
      </w:r>
      <w:del w:id="2731" w:author="Joost Wijnings" w:date="2014-03-08T03:32:00Z">
        <w:r w:rsidRPr="00C054BA" w:rsidDel="00084FC7">
          <w:delText xml:space="preserve">RGBZ </w:delText>
        </w:r>
      </w:del>
      <w:ins w:id="2732" w:author="Joost Wijnings" w:date="2014-03-08T03:32:00Z">
        <w:r w:rsidR="00084FC7" w:rsidRPr="00C054BA">
          <w:t>RGBZ</w:t>
        </w:r>
        <w:r w:rsidR="00084FC7">
          <w:t>-</w:t>
        </w:r>
      </w:ins>
      <w:r w:rsidRPr="00C054BA">
        <w:t>attributen</w:t>
      </w:r>
      <w:r w:rsidR="001F1E43">
        <w:t xml:space="preserve"> en relaties</w:t>
      </w:r>
      <w:r w:rsidRPr="00C054BA">
        <w:t xml:space="preserve"> die niet genoemd zijn in bovenstaande tabellen</w:t>
      </w:r>
      <w:ins w:id="2733" w:author="Joost Wijnings" w:date="2014-03-10T11:03:00Z">
        <w:r w:rsidR="009446AF">
          <w:t>,</w:t>
        </w:r>
      </w:ins>
      <w:r w:rsidRPr="00C054BA">
        <w:t xml:space="preserve"> maar</w:t>
      </w:r>
      <w:ins w:id="2734" w:author="Joost Wijnings" w:date="2014-03-10T11:03:00Z">
        <w:r w:rsidR="009446AF">
          <w:t xml:space="preserve"> </w:t>
        </w:r>
      </w:ins>
      <w:del w:id="2735" w:author="Joost Wijnings" w:date="2014-03-10T11:03:00Z">
        <w:r w:rsidRPr="00C054BA" w:rsidDel="009446AF">
          <w:delText xml:space="preserve">, </w:delText>
        </w:r>
      </w:del>
      <w:r w:rsidRPr="00C054BA">
        <w:t xml:space="preserve">volgens </w:t>
      </w:r>
      <w:del w:id="2736" w:author="Joost Wijnings" w:date="2014-03-10T11:03:00Z">
        <w:r w:rsidRPr="00C054BA" w:rsidDel="009446AF">
          <w:delText xml:space="preserve">de </w:delText>
        </w:r>
      </w:del>
      <w:del w:id="2737" w:author="Joost Wijnings" w:date="2014-03-10T09:27:00Z">
        <w:r w:rsidRPr="00C054BA" w:rsidDel="00237DAF">
          <w:delText>StUF ZKN</w:delText>
        </w:r>
      </w:del>
      <w:ins w:id="2738" w:author="Joost Wijnings" w:date="2014-03-10T09:27:00Z">
        <w:r w:rsidR="00237DAF">
          <w:t>StUF-ZKN</w:t>
        </w:r>
      </w:ins>
      <w:r w:rsidRPr="00C054BA">
        <w:t xml:space="preserve"> wel in een zakL</w:t>
      </w:r>
      <w:r>
        <w:t xml:space="preserve">k01 </w:t>
      </w:r>
      <w:r w:rsidRPr="00C054BA">
        <w:rPr>
          <w:lang w:eastAsia="nl-NL"/>
        </w:rPr>
        <w:t>voor mogen komen</w:t>
      </w:r>
      <w:ins w:id="2739" w:author="Joost Wijnings" w:date="2014-03-10T11:04:00Z">
        <w:r w:rsidR="009446AF">
          <w:rPr>
            <w:lang w:eastAsia="nl-NL"/>
          </w:rPr>
          <w:t>,</w:t>
        </w:r>
      </w:ins>
      <w:r w:rsidRPr="00C054BA">
        <w:rPr>
          <w:lang w:eastAsia="nl-NL"/>
        </w:rPr>
        <w:t xml:space="preserve"> verwerkt moeten worden door het </w:t>
      </w:r>
      <w:del w:id="2740" w:author="Joost Wijnings" w:date="2014-03-07T15:30:00Z">
        <w:r w:rsidRPr="00C054BA" w:rsidDel="00D53713">
          <w:rPr>
            <w:lang w:eastAsia="nl-NL"/>
          </w:rPr>
          <w:delText xml:space="preserve">Zaaksysteem </w:delText>
        </w:r>
      </w:del>
      <w:ins w:id="2741" w:author="Joost Wijnings" w:date="2014-03-07T15:30:00Z">
        <w:r w:rsidR="00D53713">
          <w:rPr>
            <w:lang w:eastAsia="nl-NL"/>
          </w:rPr>
          <w:t>ZS</w:t>
        </w:r>
        <w:r w:rsidR="00D53713" w:rsidRPr="00C054BA">
          <w:rPr>
            <w:lang w:eastAsia="nl-NL"/>
          </w:rPr>
          <w:t xml:space="preserve"> </w:t>
        </w:r>
      </w:ins>
      <w:r w:rsidRPr="00C054BA">
        <w:rPr>
          <w:lang w:eastAsia="nl-NL"/>
        </w:rPr>
        <w:t>indien deze aanwezig zijn in het bericht.</w:t>
      </w:r>
    </w:p>
    <w:p w14:paraId="4F1D4471" w14:textId="77777777" w:rsidR="009E7797" w:rsidRDefault="009E7797" w:rsidP="009E7797">
      <w:pPr>
        <w:pStyle w:val="Kop4"/>
        <w:rPr>
          <w:lang w:eastAsia="nl-NL"/>
        </w:rPr>
      </w:pPr>
      <w:r>
        <w:rPr>
          <w:lang w:eastAsia="nl-NL"/>
        </w:rPr>
        <w:t>Interactie tussen ZS en DMS</w:t>
      </w:r>
    </w:p>
    <w:p w14:paraId="30D79013" w14:textId="3248F4FE" w:rsidR="00EB4B2B" w:rsidRDefault="00EB4B2B" w:rsidP="00EB4B2B">
      <w:pPr>
        <w:rPr>
          <w:lang w:eastAsia="nl-NL"/>
        </w:rPr>
      </w:pPr>
      <w:r>
        <w:rPr>
          <w:lang w:eastAsia="nl-NL"/>
        </w:rPr>
        <w:t>Het ZS voert CMIS</w:t>
      </w:r>
      <w:ins w:id="2742" w:author="Joost Wijnings" w:date="2014-03-08T03:27:00Z">
        <w:r w:rsidR="00A86DD7">
          <w:rPr>
            <w:lang w:eastAsia="nl-NL"/>
          </w:rPr>
          <w:t>-</w:t>
        </w:r>
      </w:ins>
      <w:del w:id="2743" w:author="Joost Wijnings" w:date="2014-03-08T03:27:00Z">
        <w:r w:rsidDel="00A86DD7">
          <w:rPr>
            <w:lang w:eastAsia="nl-NL"/>
          </w:rPr>
          <w:delText xml:space="preserve"> </w:delText>
        </w:r>
      </w:del>
      <w:r>
        <w:rPr>
          <w:lang w:eastAsia="nl-NL"/>
        </w:rPr>
        <w:t>operaties uit</w:t>
      </w:r>
      <w:ins w:id="2744" w:author="Joost Wijnings" w:date="2014-03-07T14:32:00Z">
        <w:r w:rsidR="004A05B4">
          <w:rPr>
            <w:lang w:eastAsia="nl-NL"/>
          </w:rPr>
          <w:t>,</w:t>
        </w:r>
      </w:ins>
      <w:r>
        <w:rPr>
          <w:lang w:eastAsia="nl-NL"/>
        </w:rPr>
        <w:t xml:space="preserve"> zodat:</w:t>
      </w:r>
    </w:p>
    <w:p w14:paraId="58BEE764" w14:textId="1F6D6A9B" w:rsidR="00EB4B2B" w:rsidRDefault="00EB4B2B" w:rsidP="00EB4B2B">
      <w:pPr>
        <w:numPr>
          <w:ilvl w:val="0"/>
          <w:numId w:val="22"/>
        </w:numPr>
        <w:rPr>
          <w:lang w:eastAsia="nl-NL"/>
        </w:rPr>
      </w:pPr>
      <w:r>
        <w:rPr>
          <w:lang w:eastAsia="nl-NL"/>
        </w:rPr>
        <w:t xml:space="preserve">In het DMS </w:t>
      </w:r>
      <w:del w:id="2745" w:author="Joost Wijnings" w:date="2014-03-07T15:30:00Z">
        <w:r w:rsidDel="00D53713">
          <w:rPr>
            <w:lang w:eastAsia="nl-NL"/>
          </w:rPr>
          <w:delText xml:space="preserve"> </w:delText>
        </w:r>
      </w:del>
      <w:r>
        <w:rPr>
          <w:lang w:eastAsia="nl-NL"/>
        </w:rPr>
        <w:t>een Zaaktype</w:t>
      </w:r>
      <w:ins w:id="2746" w:author="Joost Wijnings" w:date="2014-03-08T03:27:00Z">
        <w:r w:rsidR="00A86DD7">
          <w:rPr>
            <w:lang w:eastAsia="nl-NL"/>
          </w:rPr>
          <w:t>-</w:t>
        </w:r>
      </w:ins>
      <w:del w:id="2747" w:author="Joost Wijnings" w:date="2014-03-08T03:27:00Z">
        <w:r w:rsidDel="00A86DD7">
          <w:rPr>
            <w:lang w:eastAsia="nl-NL"/>
          </w:rPr>
          <w:delText xml:space="preserve"> </w:delText>
        </w:r>
      </w:del>
      <w:r>
        <w:rPr>
          <w:lang w:eastAsia="nl-NL"/>
        </w:rPr>
        <w:t>object (zie</w:t>
      </w:r>
      <w:ins w:id="2748" w:author="Joost Wijnings" w:date="2014-03-19T13:39:00Z">
        <w:r w:rsidR="00F96772">
          <w:rPr>
            <w:lang w:eastAsia="nl-NL"/>
          </w:rPr>
          <w:t xml:space="preserve"> paragraaf</w:t>
        </w:r>
      </w:ins>
      <w:r w:rsidR="00F04DF1">
        <w:rPr>
          <w:lang w:eastAsia="nl-NL"/>
        </w:rPr>
        <w:t xml:space="preserve"> </w:t>
      </w:r>
      <w:r w:rsidR="00F04DF1">
        <w:rPr>
          <w:lang w:eastAsia="nl-NL"/>
        </w:rPr>
        <w:fldChar w:fldCharType="begin"/>
      </w:r>
      <w:r w:rsidR="00F04DF1">
        <w:rPr>
          <w:lang w:eastAsia="nl-NL"/>
        </w:rPr>
        <w:instrText xml:space="preserve"> REF _Ref346611730 \r \h </w:instrText>
      </w:r>
      <w:r w:rsidR="00F04DF1">
        <w:rPr>
          <w:lang w:eastAsia="nl-NL"/>
        </w:rPr>
      </w:r>
      <w:r w:rsidR="00F04DF1">
        <w:rPr>
          <w:lang w:eastAsia="nl-NL"/>
        </w:rPr>
        <w:fldChar w:fldCharType="separate"/>
      </w:r>
      <w:r w:rsidR="0053520C">
        <w:rPr>
          <w:lang w:eastAsia="nl-NL"/>
        </w:rPr>
        <w:t>5.1</w:t>
      </w:r>
      <w:r w:rsidR="00F04DF1">
        <w:rPr>
          <w:lang w:eastAsia="nl-NL"/>
        </w:rPr>
        <w:fldChar w:fldCharType="end"/>
      </w:r>
      <w:r>
        <w:rPr>
          <w:lang w:eastAsia="nl-NL"/>
        </w:rPr>
        <w:t>) gecreëerd wordt</w:t>
      </w:r>
      <w:r w:rsidR="00746F7C">
        <w:rPr>
          <w:lang w:eastAsia="nl-NL"/>
        </w:rPr>
        <w:t xml:space="preserve"> indien deze nog niet bestaat. Het </w:t>
      </w:r>
      <w:r w:rsidR="001830F1">
        <w:rPr>
          <w:lang w:eastAsia="nl-NL"/>
        </w:rPr>
        <w:t xml:space="preserve">gecreeerde </w:t>
      </w:r>
      <w:r w:rsidR="00746F7C">
        <w:rPr>
          <w:lang w:eastAsia="nl-NL"/>
        </w:rPr>
        <w:t>Zaaktype moet aanwezig zijn in</w:t>
      </w:r>
      <w:r w:rsidR="001830F1">
        <w:rPr>
          <w:lang w:eastAsia="nl-NL"/>
        </w:rPr>
        <w:t xml:space="preserve"> de lijst met vastgelegde Zaaktypes</w:t>
      </w:r>
      <w:r>
        <w:rPr>
          <w:lang w:eastAsia="nl-NL"/>
        </w:rPr>
        <w:t>;</w:t>
      </w:r>
    </w:p>
    <w:p w14:paraId="2EBFD3E7" w14:textId="72BB05B4" w:rsidR="00EB4B2B" w:rsidRDefault="00EB4B2B" w:rsidP="00EB4B2B">
      <w:pPr>
        <w:numPr>
          <w:ilvl w:val="0"/>
          <w:numId w:val="22"/>
        </w:numPr>
        <w:rPr>
          <w:lang w:eastAsia="nl-NL"/>
        </w:rPr>
      </w:pPr>
      <w:r>
        <w:rPr>
          <w:lang w:eastAsia="nl-NL"/>
        </w:rPr>
        <w:t>In het DMS een Zaakfolder</w:t>
      </w:r>
      <w:ins w:id="2749" w:author="Joost Wijnings" w:date="2014-03-08T03:27:00Z">
        <w:r w:rsidR="00A86DD7">
          <w:rPr>
            <w:lang w:eastAsia="nl-NL"/>
          </w:rPr>
          <w:t>-</w:t>
        </w:r>
      </w:ins>
      <w:del w:id="2750" w:author="Joost Wijnings" w:date="2014-03-08T03:27:00Z">
        <w:r w:rsidDel="00A86DD7">
          <w:rPr>
            <w:lang w:eastAsia="nl-NL"/>
          </w:rPr>
          <w:delText xml:space="preserve"> </w:delText>
        </w:r>
      </w:del>
      <w:r>
        <w:rPr>
          <w:lang w:eastAsia="nl-NL"/>
        </w:rPr>
        <w:t xml:space="preserve">object </w:t>
      </w:r>
      <w:r w:rsidR="00F04DF1">
        <w:rPr>
          <w:lang w:eastAsia="nl-NL"/>
        </w:rPr>
        <w:t xml:space="preserve">(zie </w:t>
      </w:r>
      <w:ins w:id="2751" w:author="Joost Wijnings" w:date="2014-03-19T13:40:00Z">
        <w:r w:rsidR="00F96772">
          <w:rPr>
            <w:lang w:eastAsia="nl-NL"/>
          </w:rPr>
          <w:t xml:space="preserve">paragraaf </w:t>
        </w:r>
      </w:ins>
      <w:r w:rsidR="00F04DF1">
        <w:rPr>
          <w:lang w:eastAsia="nl-NL"/>
        </w:rPr>
        <w:fldChar w:fldCharType="begin"/>
      </w:r>
      <w:r w:rsidR="00F04DF1">
        <w:rPr>
          <w:lang w:eastAsia="nl-NL"/>
        </w:rPr>
        <w:instrText xml:space="preserve"> REF _Ref346611730 \r \h </w:instrText>
      </w:r>
      <w:r w:rsidR="00F04DF1">
        <w:rPr>
          <w:lang w:eastAsia="nl-NL"/>
        </w:rPr>
      </w:r>
      <w:r w:rsidR="00F04DF1">
        <w:rPr>
          <w:lang w:eastAsia="nl-NL"/>
        </w:rPr>
        <w:fldChar w:fldCharType="separate"/>
      </w:r>
      <w:r w:rsidR="0053520C">
        <w:rPr>
          <w:lang w:eastAsia="nl-NL"/>
        </w:rPr>
        <w:t>5.1</w:t>
      </w:r>
      <w:r w:rsidR="00F04DF1">
        <w:rPr>
          <w:lang w:eastAsia="nl-NL"/>
        </w:rPr>
        <w:fldChar w:fldCharType="end"/>
      </w:r>
      <w:r w:rsidR="00F04DF1">
        <w:rPr>
          <w:lang w:eastAsia="nl-NL"/>
        </w:rPr>
        <w:t xml:space="preserve">) </w:t>
      </w:r>
      <w:r>
        <w:rPr>
          <w:lang w:eastAsia="nl-NL"/>
        </w:rPr>
        <w:t>gecreëerd wordt;</w:t>
      </w:r>
    </w:p>
    <w:p w14:paraId="1030FFF7" w14:textId="0F1D1C32" w:rsidR="00C80F8E" w:rsidRDefault="00C80F8E" w:rsidP="00E57F8A">
      <w:pPr>
        <w:pStyle w:val="Kop3"/>
        <w:rPr>
          <w:lang w:eastAsia="nl-NL"/>
        </w:rPr>
      </w:pPr>
      <w:bookmarkStart w:id="2752" w:name="_Toc402174432"/>
      <w:bookmarkEnd w:id="2601"/>
      <w:bookmarkEnd w:id="2602"/>
      <w:r>
        <w:rPr>
          <w:lang w:eastAsia="nl-NL"/>
        </w:rPr>
        <w:t>#</w:t>
      </w:r>
      <w:r w:rsidR="001A5DAA">
        <w:rPr>
          <w:lang w:eastAsia="nl-NL"/>
        </w:rPr>
        <w:t>5</w:t>
      </w:r>
      <w:r>
        <w:rPr>
          <w:lang w:eastAsia="nl-NL"/>
        </w:rPr>
        <w:t xml:space="preserve"> Update Zaak</w:t>
      </w:r>
      <w:r w:rsidR="00BE3F74">
        <w:rPr>
          <w:lang w:eastAsia="nl-NL"/>
        </w:rPr>
        <w:t xml:space="preserve"> (updateZaak</w:t>
      </w:r>
      <w:ins w:id="2753" w:author="Joost Wijnings" w:date="2014-03-31T12:59:00Z">
        <w:r w:rsidR="009F347E">
          <w:t>_Lk01</w:t>
        </w:r>
      </w:ins>
      <w:r w:rsidR="00BE3F74">
        <w:rPr>
          <w:lang w:eastAsia="nl-NL"/>
        </w:rPr>
        <w:t>)</w:t>
      </w:r>
      <w:bookmarkEnd w:id="2752"/>
    </w:p>
    <w:p w14:paraId="42D85F4D" w14:textId="06617A9A" w:rsidR="00C67599" w:rsidRDefault="00C67599" w:rsidP="00C67599">
      <w:pPr>
        <w:rPr>
          <w:lang w:eastAsia="nl-NL"/>
        </w:rPr>
      </w:pPr>
      <w:r>
        <w:rPr>
          <w:lang w:eastAsia="nl-NL"/>
        </w:rPr>
        <w:t>Gebeurtenis: Gegevens van een lopende zaak zijn gewijzigd</w:t>
      </w:r>
      <w:ins w:id="2754" w:author="Joost Wijnings" w:date="2014-03-10T17:17:00Z">
        <w:r w:rsidR="00AF6F81">
          <w:rPr>
            <w:lang w:eastAsia="nl-NL"/>
          </w:rPr>
          <w:t xml:space="preserve">. </w:t>
        </w:r>
      </w:ins>
    </w:p>
    <w:p w14:paraId="01CCEC23" w14:textId="77777777" w:rsidR="00DE4F98" w:rsidRPr="00DE4F98" w:rsidRDefault="00DE4F98" w:rsidP="00DE4F98">
      <w:pPr>
        <w:rPr>
          <w:lang w:eastAsia="nl-NL"/>
        </w:rPr>
      </w:pPr>
    </w:p>
    <w:p w14:paraId="2D8BA20E" w14:textId="6ACF6E46" w:rsidR="006E6C05" w:rsidRDefault="006E6C05" w:rsidP="006E6C05">
      <w:r w:rsidRPr="00E40358">
        <w:t xml:space="preserve">De </w:t>
      </w:r>
      <w:ins w:id="2755" w:author="Joost Wijnings" w:date="2014-03-18T08:15:00Z">
        <w:r w:rsidR="007F64EB">
          <w:t>‘</w:t>
        </w:r>
      </w:ins>
      <w:del w:id="2756" w:author="Joost Wijnings" w:date="2014-03-18T08:15:00Z">
        <w:r w:rsidR="00181487" w:rsidDel="007F64EB">
          <w:delText>U</w:delText>
        </w:r>
      </w:del>
      <w:ins w:id="2757" w:author="Joost Wijnings" w:date="2014-03-18T08:15:00Z">
        <w:r w:rsidR="007F64EB">
          <w:t>u</w:t>
        </w:r>
      </w:ins>
      <w:r>
        <w:t>pdate</w:t>
      </w:r>
      <w:del w:id="2758" w:author="Joost Wijnings" w:date="2014-03-18T08:15:00Z">
        <w:r w:rsidDel="007F64EB">
          <w:delText xml:space="preserve"> </w:delText>
        </w:r>
      </w:del>
      <w:r>
        <w:t>Zaak</w:t>
      </w:r>
      <w:ins w:id="2759" w:author="Joost Wijnings" w:date="2014-03-31T12:59:00Z">
        <w:r w:rsidR="009F347E">
          <w:t>_Lk01</w:t>
        </w:r>
      </w:ins>
      <w:ins w:id="2760" w:author="Joost Wijnings" w:date="2014-03-18T08:15:00Z">
        <w:r w:rsidR="007F64EB">
          <w:t>’</w:t>
        </w:r>
      </w:ins>
      <w:del w:id="2761" w:author="Joost Wijnings" w:date="2014-03-18T08:15:00Z">
        <w:r w:rsidRPr="00E40358" w:rsidDel="007F64EB">
          <w:delText xml:space="preserve"> </w:delText>
        </w:r>
      </w:del>
      <w:ins w:id="2762" w:author="Joost Wijnings" w:date="2014-03-18T08:15:00Z">
        <w:r w:rsidR="007F64EB">
          <w:t>-</w:t>
        </w:r>
      </w:ins>
      <w:r w:rsidRPr="00E40358">
        <w:t xml:space="preserve">service </w:t>
      </w:r>
      <w:r>
        <w:t>bi</w:t>
      </w:r>
      <w:r w:rsidRPr="00E40358">
        <w:t>e</w:t>
      </w:r>
      <w:r>
        <w:t>d</w:t>
      </w:r>
      <w:r w:rsidRPr="00E40358">
        <w:t xml:space="preserve">t </w:t>
      </w:r>
      <w:ins w:id="2763" w:author="Joost Wijnings" w:date="2014-03-18T08:13:00Z">
        <w:r w:rsidR="007F64EB">
          <w:t>ZSC’s</w:t>
        </w:r>
        <w:r w:rsidR="007F64EB" w:rsidRPr="00E40358">
          <w:t xml:space="preserve"> </w:t>
        </w:r>
      </w:ins>
      <w:r w:rsidRPr="00E40358">
        <w:t xml:space="preserve">de mogelijkheid </w:t>
      </w:r>
      <w:del w:id="2764" w:author="Joost Wijnings" w:date="2014-03-18T08:09:00Z">
        <w:r w:rsidRPr="00E40358" w:rsidDel="00664882">
          <w:delText xml:space="preserve">voor </w:delText>
        </w:r>
      </w:del>
      <w:del w:id="2765" w:author="Joost Wijnings" w:date="2014-03-07T15:30:00Z">
        <w:r w:rsidR="00D3500F" w:rsidDel="00D53713">
          <w:delText xml:space="preserve">Zaakservice </w:delText>
        </w:r>
      </w:del>
      <w:del w:id="2766" w:author="Joost Wijnings" w:date="2014-03-14T15:39:00Z">
        <w:r w:rsidR="00D3500F" w:rsidDel="00735DDB">
          <w:delText>consumer</w:delText>
        </w:r>
      </w:del>
      <w:del w:id="2767" w:author="Joost Wijnings" w:date="2014-03-14T15:40:00Z">
        <w:r w:rsidRPr="00E40358" w:rsidDel="00735DDB">
          <w:delText>s</w:delText>
        </w:r>
      </w:del>
      <w:del w:id="2768" w:author="Joost Wijnings" w:date="2014-03-18T08:13:00Z">
        <w:r w:rsidRPr="00E40358" w:rsidDel="007F64EB">
          <w:delText xml:space="preserve"> </w:delText>
        </w:r>
      </w:del>
      <w:r w:rsidRPr="00E40358">
        <w:t xml:space="preserve">om </w:t>
      </w:r>
      <w:r>
        <w:t>attributen van een</w:t>
      </w:r>
      <w:r w:rsidR="005136DC">
        <w:t xml:space="preserve"> bestaande</w:t>
      </w:r>
      <w:r w:rsidR="00C67599">
        <w:t xml:space="preserve"> lopende</w:t>
      </w:r>
      <w:r w:rsidRPr="00E40358">
        <w:t xml:space="preserve"> </w:t>
      </w:r>
      <w:r w:rsidR="00435072">
        <w:t>zaak</w:t>
      </w:r>
      <w:r w:rsidR="00906862">
        <w:t xml:space="preserve"> en gerelateerde objecten</w:t>
      </w:r>
      <w:r w:rsidR="00435072">
        <w:t xml:space="preserve"> </w:t>
      </w:r>
      <w:r>
        <w:t xml:space="preserve">in het </w:t>
      </w:r>
      <w:r w:rsidR="008235C4">
        <w:t>ZS</w:t>
      </w:r>
      <w:r w:rsidR="00C67599">
        <w:t xml:space="preserve"> te muteren middels een kennisgeving. </w:t>
      </w:r>
      <w:r w:rsidR="00F11618">
        <w:t xml:space="preserve">Bij ontvangst van de kennisgeving zorgt het </w:t>
      </w:r>
      <w:r w:rsidR="008235C4">
        <w:t>ZS</w:t>
      </w:r>
      <w:r w:rsidR="00F11618">
        <w:t xml:space="preserve"> dat </w:t>
      </w:r>
      <w:r w:rsidR="00181487">
        <w:t>alle</w:t>
      </w:r>
      <w:r w:rsidR="00F11618">
        <w:t xml:space="preserve"> aangeleverde </w:t>
      </w:r>
      <w:r w:rsidR="00181487">
        <w:t xml:space="preserve">attributen worden gemuteerd met uitzondering van zaakidentificatie en zaaktype. Deze laatste attributen </w:t>
      </w:r>
      <w:r w:rsidR="004367EA">
        <w:t>mogen</w:t>
      </w:r>
      <w:r w:rsidR="00181487">
        <w:t xml:space="preserve"> niet gemuteerd worden.</w:t>
      </w:r>
      <w:ins w:id="2769" w:author="Joost Wijnings" w:date="2014-03-10T15:09:00Z">
        <w:r w:rsidR="00596689">
          <w:t xml:space="preserve"> </w:t>
        </w:r>
      </w:ins>
    </w:p>
    <w:p w14:paraId="60D4B46D" w14:textId="35C8B9D9" w:rsidR="00913AE6" w:rsidDel="00295F26" w:rsidRDefault="00913AE6" w:rsidP="006E6C05">
      <w:pPr>
        <w:rPr>
          <w:del w:id="2770" w:author="Joost Wijnings" w:date="2014-03-14T16:42:00Z"/>
        </w:rPr>
      </w:pPr>
    </w:p>
    <w:p w14:paraId="5B1A9310" w14:textId="708E8BF3" w:rsidR="00913AE6" w:rsidDel="00295F26" w:rsidRDefault="00913AE6" w:rsidP="006E6C05">
      <w:pPr>
        <w:rPr>
          <w:del w:id="2771" w:author="Joost Wijnings" w:date="2014-03-14T16:42:00Z"/>
          <w:lang w:eastAsia="nl-NL"/>
        </w:rPr>
      </w:pPr>
    </w:p>
    <w:p w14:paraId="2588A202" w14:textId="77777777" w:rsidR="00EA03DF" w:rsidRDefault="00EA03DF" w:rsidP="006E6C05">
      <w:pPr>
        <w:rPr>
          <w:lang w:eastAsia="nl-NL"/>
        </w:rPr>
      </w:pPr>
    </w:p>
    <w:p w14:paraId="05BBEE5D" w14:textId="20ECC184" w:rsidR="00EA03DF" w:rsidRDefault="00435072" w:rsidP="00EA03DF">
      <w:pPr>
        <w:keepNext/>
      </w:pPr>
      <w:del w:id="2772" w:author="Joost Wijnings" w:date="2014-03-14T16:42:00Z">
        <w:r w:rsidDel="00295F26">
          <w:object w:dxaOrig="3281" w:dyaOrig="4055" w14:anchorId="0D97E627">
            <v:shape id="_x0000_i1037" type="#_x0000_t75" style="width:165.3pt;height:201.6pt" o:ole="">
              <v:imagedata r:id="rId53" o:title=""/>
            </v:shape>
            <o:OLEObject Type="Embed" ProgID="Visio.Drawing.11" ShapeID="_x0000_i1037" DrawAspect="Content" ObjectID="_1500198940" r:id="rId54"/>
          </w:object>
        </w:r>
      </w:del>
      <w:ins w:id="2773" w:author="Joost Wijnings" w:date="2014-03-14T16:42:00Z">
        <w:r w:rsidR="00295F26" w:rsidRPr="00295F26">
          <w:rPr>
            <w:noProof/>
            <w:lang w:eastAsia="nl-NL"/>
          </w:rPr>
          <w:t xml:space="preserve"> </w:t>
        </w:r>
        <w:r w:rsidR="00295F26" w:rsidRPr="00295F26">
          <w:rPr>
            <w:noProof/>
            <w:lang w:eastAsia="nl-NL"/>
          </w:rPr>
          <w:drawing>
            <wp:inline distT="0" distB="0" distL="0" distR="0" wp14:anchorId="1E3C3F9F" wp14:editId="086189B6">
              <wp:extent cx="1933575" cy="2162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3575" cy="2162175"/>
                      </a:xfrm>
                      <a:prstGeom prst="rect">
                        <a:avLst/>
                      </a:prstGeom>
                    </pic:spPr>
                  </pic:pic>
                </a:graphicData>
              </a:graphic>
            </wp:inline>
          </w:drawing>
        </w:r>
      </w:ins>
    </w:p>
    <w:p w14:paraId="15B40BC7" w14:textId="77777777" w:rsidR="00EA03DF" w:rsidRPr="00EA03DF" w:rsidRDefault="00EA03DF" w:rsidP="002348B3">
      <w:pPr>
        <w:pStyle w:val="Bijschrift"/>
        <w:outlineLvl w:val="0"/>
        <w:rPr>
          <w:lang w:eastAsia="nl-NL"/>
        </w:rPr>
      </w:pPr>
      <w:bookmarkStart w:id="2774" w:name="_Ref299092466"/>
      <w:r w:rsidRPr="00F938BA">
        <w:t xml:space="preserve">Figuur </w:t>
      </w:r>
      <w:r w:rsidRPr="00EA03DF">
        <w:fldChar w:fldCharType="begin"/>
      </w:r>
      <w:r w:rsidRPr="00F938BA">
        <w:instrText xml:space="preserve"> SEQ Figuur \* ARABIC </w:instrText>
      </w:r>
      <w:r w:rsidRPr="00EA03DF">
        <w:fldChar w:fldCharType="separate"/>
      </w:r>
      <w:r w:rsidR="0053520C">
        <w:rPr>
          <w:noProof/>
        </w:rPr>
        <w:t>10</w:t>
      </w:r>
      <w:r w:rsidRPr="00EA03DF">
        <w:fldChar w:fldCharType="end"/>
      </w:r>
      <w:bookmarkEnd w:id="2774"/>
      <w:r w:rsidRPr="00F938BA">
        <w:t>: Flow Update Zaak</w:t>
      </w:r>
    </w:p>
    <w:p w14:paraId="3734884B" w14:textId="77777777" w:rsidR="00181487" w:rsidRPr="00EC29AA" w:rsidRDefault="00181487" w:rsidP="00E57F8A">
      <w:pPr>
        <w:pStyle w:val="Kop4"/>
      </w:pPr>
      <w:r w:rsidRPr="00EC29AA">
        <w:t xml:space="preserve">Eisen aan </w:t>
      </w:r>
      <w:r w:rsidR="00F04DF1">
        <w:t>ZS</w:t>
      </w:r>
    </w:p>
    <w:p w14:paraId="755D6528" w14:textId="63EC19B3" w:rsidR="00C67599" w:rsidRDefault="00C67599" w:rsidP="00C67599">
      <w:pPr>
        <w:numPr>
          <w:ilvl w:val="0"/>
          <w:numId w:val="1"/>
        </w:numPr>
        <w:rPr>
          <w:lang w:eastAsia="nl-NL"/>
        </w:rPr>
      </w:pPr>
      <w:bookmarkStart w:id="2775" w:name="_Ref346481957"/>
      <w:r w:rsidRPr="00484A6B">
        <w:rPr>
          <w:lang w:eastAsia="nl-NL"/>
        </w:rPr>
        <w:t>Het ZS verwerkt alle aanwezige</w:t>
      </w:r>
      <w:r>
        <w:rPr>
          <w:lang w:eastAsia="nl-NL"/>
        </w:rPr>
        <w:t xml:space="preserve"> RGBZ</w:t>
      </w:r>
      <w:ins w:id="2776" w:author="Joost Wijnings" w:date="2014-03-08T03:27:00Z">
        <w:r w:rsidR="00A86DD7">
          <w:rPr>
            <w:lang w:eastAsia="nl-NL"/>
          </w:rPr>
          <w:t>-</w:t>
        </w:r>
      </w:ins>
      <w:del w:id="2777" w:author="Joost Wijnings" w:date="2014-03-08T03:27:00Z">
        <w:r w:rsidRPr="00484A6B" w:rsidDel="00A86DD7">
          <w:rPr>
            <w:lang w:eastAsia="nl-NL"/>
          </w:rPr>
          <w:delText xml:space="preserve"> </w:delText>
        </w:r>
      </w:del>
      <w:r w:rsidRPr="00484A6B">
        <w:rPr>
          <w:lang w:eastAsia="nl-NL"/>
        </w:rPr>
        <w:t xml:space="preserve">attributen die in het bericht door de </w:t>
      </w:r>
      <w:del w:id="2778" w:author="Joost Wijnings" w:date="2014-03-07T15:37:00Z">
        <w:r w:rsidDel="005F2B36">
          <w:rPr>
            <w:lang w:eastAsia="nl-NL"/>
          </w:rPr>
          <w:delText>Zaak</w:delText>
        </w:r>
        <w:r w:rsidRPr="00484A6B" w:rsidDel="005F2B36">
          <w:rPr>
            <w:lang w:eastAsia="nl-NL"/>
          </w:rPr>
          <w:delText xml:space="preserve">service </w:delText>
        </w:r>
      </w:del>
      <w:del w:id="2779" w:author="Joost Wijnings" w:date="2014-03-14T15:39:00Z">
        <w:r w:rsidRPr="00484A6B" w:rsidDel="00735DDB">
          <w:rPr>
            <w:lang w:eastAsia="nl-NL"/>
          </w:rPr>
          <w:delText>consumer</w:delText>
        </w:r>
      </w:del>
      <w:ins w:id="2780" w:author="Joost Wijnings" w:date="2014-03-14T15:39:00Z">
        <w:r w:rsidR="00735DDB">
          <w:rPr>
            <w:lang w:eastAsia="nl-NL"/>
          </w:rPr>
          <w:t>ZSC</w:t>
        </w:r>
      </w:ins>
      <w:r w:rsidRPr="00484A6B">
        <w:rPr>
          <w:lang w:eastAsia="nl-NL"/>
        </w:rPr>
        <w:t xml:space="preserve"> zijn toegestuurd</w:t>
      </w:r>
      <w:r>
        <w:rPr>
          <w:lang w:eastAsia="nl-NL"/>
        </w:rPr>
        <w:t>;</w:t>
      </w:r>
    </w:p>
    <w:p w14:paraId="1AFEAD6A" w14:textId="133D7615" w:rsidR="00C67599" w:rsidRPr="009E7797" w:rsidRDefault="00C67599" w:rsidP="00C67599">
      <w:pPr>
        <w:numPr>
          <w:ilvl w:val="0"/>
          <w:numId w:val="1"/>
        </w:numPr>
        <w:rPr>
          <w:lang w:eastAsia="nl-NL"/>
        </w:rPr>
      </w:pPr>
      <w:r w:rsidRPr="009E7797">
        <w:rPr>
          <w:lang w:eastAsia="nl-NL"/>
        </w:rPr>
        <w:t>Indien een fout optreedt</w:t>
      </w:r>
      <w:ins w:id="2781" w:author="Joost Wijnings" w:date="2014-03-10T11:04:00Z">
        <w:r w:rsidR="009446AF">
          <w:rPr>
            <w:lang w:eastAsia="nl-NL"/>
          </w:rPr>
          <w:t>,</w:t>
        </w:r>
      </w:ins>
      <w:r w:rsidRPr="009E7797">
        <w:rPr>
          <w:lang w:eastAsia="nl-NL"/>
        </w:rPr>
        <w:t xml:space="preserve"> </w:t>
      </w:r>
      <w:del w:id="2782" w:author="Joost Wijnings" w:date="2014-03-10T11:04:00Z">
        <w:r w:rsidRPr="009E7797" w:rsidDel="009446AF">
          <w:rPr>
            <w:lang w:eastAsia="nl-NL"/>
          </w:rPr>
          <w:delText xml:space="preserve">dan </w:delText>
        </w:r>
      </w:del>
      <w:r w:rsidRPr="009E7797">
        <w:rPr>
          <w:lang w:eastAsia="nl-NL"/>
        </w:rPr>
        <w:t>vindt er geen verwerking plaats (eventueel reeds uitgevoer</w:t>
      </w:r>
      <w:r>
        <w:rPr>
          <w:lang w:eastAsia="nl-NL"/>
        </w:rPr>
        <w:t>de acties worden teruggedraaid). D</w:t>
      </w:r>
      <w:r w:rsidRPr="009E7797">
        <w:rPr>
          <w:lang w:eastAsia="nl-NL"/>
        </w:rPr>
        <w:t xml:space="preserve">e </w:t>
      </w:r>
      <w:del w:id="2783" w:author="Joost Wijnings" w:date="2014-03-07T15:38:00Z">
        <w:r w:rsidRPr="009E7797" w:rsidDel="005F2B36">
          <w:rPr>
            <w:lang w:eastAsia="nl-NL"/>
          </w:rPr>
          <w:delText xml:space="preserve">Zaakservice </w:delText>
        </w:r>
      </w:del>
      <w:del w:id="2784" w:author="Joost Wijnings" w:date="2014-03-14T15:39:00Z">
        <w:r w:rsidRPr="009E7797" w:rsidDel="00735DDB">
          <w:rPr>
            <w:lang w:eastAsia="nl-NL"/>
          </w:rPr>
          <w:delText>consumer</w:delText>
        </w:r>
      </w:del>
      <w:ins w:id="2785" w:author="Joost Wijnings" w:date="2014-03-14T15:39:00Z">
        <w:r w:rsidR="00735DDB">
          <w:rPr>
            <w:lang w:eastAsia="nl-NL"/>
          </w:rPr>
          <w:t>ZSC</w:t>
        </w:r>
      </w:ins>
      <w:r>
        <w:rPr>
          <w:lang w:eastAsia="nl-NL"/>
        </w:rPr>
        <w:t xml:space="preserve"> wordt</w:t>
      </w:r>
      <w:r w:rsidRPr="009E7797">
        <w:rPr>
          <w:lang w:eastAsia="nl-NL"/>
        </w:rPr>
        <w:t xml:space="preserve"> hiervan op de hoogte gesteld middels een StUF</w:t>
      </w:r>
      <w:ins w:id="2786" w:author="Joost Wijnings" w:date="2014-03-08T03:17:00Z">
        <w:r w:rsidR="009037D9">
          <w:rPr>
            <w:lang w:eastAsia="nl-NL"/>
          </w:rPr>
          <w:t>-</w:t>
        </w:r>
      </w:ins>
      <w:del w:id="2787" w:author="Joost Wijnings" w:date="2014-03-08T03:17:00Z">
        <w:r w:rsidRPr="009E7797" w:rsidDel="009037D9">
          <w:rPr>
            <w:lang w:eastAsia="nl-NL"/>
          </w:rPr>
          <w:delText xml:space="preserve"> </w:delText>
        </w:r>
      </w:del>
      <w:r w:rsidRPr="009E7797">
        <w:rPr>
          <w:lang w:eastAsia="nl-NL"/>
        </w:rPr>
        <w:t>foutbericht.</w:t>
      </w:r>
    </w:p>
    <w:p w14:paraId="374F74FB" w14:textId="6AA12D8A" w:rsidR="006822FB" w:rsidRDefault="00181487" w:rsidP="00E57F8A">
      <w:pPr>
        <w:pStyle w:val="Kop4"/>
      </w:pPr>
      <w:r>
        <w:t xml:space="preserve">Interactie tussen </w:t>
      </w:r>
      <w:ins w:id="2788" w:author="Joost Wijnings" w:date="2014-03-17T07:47:00Z">
        <w:r w:rsidR="00480D16">
          <w:t>ZSC</w:t>
        </w:r>
      </w:ins>
      <w:del w:id="2789" w:author="Joost Wijnings" w:date="2014-03-07T15:39:00Z">
        <w:r w:rsidR="00F04DF1" w:rsidDel="005F2B36">
          <w:delText>Z</w:delText>
        </w:r>
      </w:del>
      <w:del w:id="2790" w:author="Joost Wijnings" w:date="2014-03-17T07:47:00Z">
        <w:r w:rsidR="00F04DF1" w:rsidDel="00480D16">
          <w:delText>aak</w:delText>
        </w:r>
        <w:r w:rsidDel="00480D16">
          <w:delText>service</w:delText>
        </w:r>
      </w:del>
      <w:del w:id="2791" w:author="Joost Wijnings" w:date="2014-03-07T15:39:00Z">
        <w:r w:rsidDel="005F2B36">
          <w:delText xml:space="preserve"> </w:delText>
        </w:r>
      </w:del>
      <w:del w:id="2792" w:author="Joost Wijnings" w:date="2014-03-17T07:47:00Z">
        <w:r w:rsidDel="00480D16">
          <w:delText>consumer</w:delText>
        </w:r>
      </w:del>
      <w:r>
        <w:t xml:space="preserve"> en </w:t>
      </w:r>
      <w:r w:rsidR="008235C4">
        <w:t>ZS</w:t>
      </w:r>
      <w:bookmarkEnd w:id="2775"/>
    </w:p>
    <w:p w14:paraId="7E4780DF" w14:textId="1364B295" w:rsidR="00181487" w:rsidRDefault="0057043E" w:rsidP="00181487">
      <w:r>
        <w:t xml:space="preserve">In onderstaande tabel staat aangegeven welke elementen verplicht aanwezig en gevuld moeten zijn met een geldige waarde (V) en welke elementen optioneel in de berichten mogen voorkomen (O). Indien een verplicht of optioneel element </w:t>
      </w:r>
      <w:del w:id="2793" w:author="Joost Wijnings" w:date="2014-03-10T11:06:00Z">
        <w:r w:rsidDel="00BE2CB1">
          <w:delText xml:space="preserve">wordt aangeleverd </w:delText>
        </w:r>
      </w:del>
      <w:r>
        <w:t xml:space="preserve">door </w:t>
      </w:r>
      <w:del w:id="2794" w:author="Joost Wijnings" w:date="2014-03-17T09:01:00Z">
        <w:r w:rsidDel="00DB4C1F">
          <w:delText xml:space="preserve">een </w:delText>
        </w:r>
      </w:del>
      <w:ins w:id="2795" w:author="Joost Wijnings" w:date="2014-03-17T09:01:00Z">
        <w:r w:rsidR="00DB4C1F">
          <w:t xml:space="preserve">de ZSC </w:t>
        </w:r>
      </w:ins>
      <w:del w:id="2796" w:author="Joost Wijnings" w:date="2014-03-17T09:01:00Z">
        <w:r w:rsidDel="00DB4C1F">
          <w:delText>service</w:delText>
        </w:r>
      </w:del>
      <w:del w:id="2797" w:author="Joost Wijnings" w:date="2014-03-07T15:39:00Z">
        <w:r w:rsidDel="005F2B36">
          <w:delText xml:space="preserve"> </w:delText>
        </w:r>
      </w:del>
      <w:del w:id="2798" w:author="Joost Wijnings" w:date="2014-03-17T09:01:00Z">
        <w:r w:rsidDel="00DB4C1F">
          <w:delText xml:space="preserve">consumer </w:delText>
        </w:r>
      </w:del>
      <w:ins w:id="2799" w:author="Joost Wijnings" w:date="2014-03-10T11:06:00Z">
        <w:r w:rsidR="00BE2CB1">
          <w:t xml:space="preserve">aangeleverd wordt, </w:t>
        </w:r>
      </w:ins>
      <w:del w:id="2800" w:author="Joost Wijnings" w:date="2014-03-10T11:06:00Z">
        <w:r w:rsidDel="00BE2CB1">
          <w:delText xml:space="preserve">dan </w:delText>
        </w:r>
      </w:del>
      <w:r>
        <w:t xml:space="preserve">dient dit verwerkt te worden door het ZS. </w:t>
      </w:r>
      <w:r w:rsidR="00051DF5">
        <w:t xml:space="preserve">Het betreft hier de te wijzigen gegevens en niet de identificerende gegevens. StUF schrijft voor dat alle kerngegevens van het te wijzigen object verplicht zijn opgenomen in het bericht. </w:t>
      </w:r>
    </w:p>
    <w:p w14:paraId="1827D3FD" w14:textId="77777777" w:rsidR="00C054BA" w:rsidRDefault="00C054BA" w:rsidP="00181487">
      <w:pPr>
        <w:rPr>
          <w:ins w:id="2801" w:author="Joost Wijnings" w:date="2014-04-05T01:03:00Z"/>
        </w:rPr>
      </w:pPr>
    </w:p>
    <w:p w14:paraId="5333828C" w14:textId="77777777" w:rsidR="00F90FA6" w:rsidRPr="00181487" w:rsidRDefault="00F90FA6" w:rsidP="00181487"/>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802" w:author="Joost Wijnings" w:date="2014-03-14T16:55:00Z">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6062"/>
        <w:gridCol w:w="3260"/>
        <w:gridCol w:w="709"/>
        <w:tblGridChange w:id="2803">
          <w:tblGrid>
            <w:gridCol w:w="6062"/>
            <w:gridCol w:w="3260"/>
            <w:gridCol w:w="709"/>
          </w:tblGrid>
        </w:tblGridChange>
      </w:tblGrid>
      <w:tr w:rsidR="00124D91" w:rsidRPr="00147A5D" w14:paraId="60EA16B5" w14:textId="77777777" w:rsidTr="00AC122B">
        <w:tc>
          <w:tcPr>
            <w:tcW w:w="9322" w:type="dxa"/>
            <w:gridSpan w:val="2"/>
            <w:tcPrChange w:id="2804" w:author="Joost Wijnings" w:date="2014-03-14T16:55:00Z">
              <w:tcPr>
                <w:tcW w:w="9322" w:type="dxa"/>
                <w:gridSpan w:val="2"/>
              </w:tcPr>
            </w:tcPrChange>
          </w:tcPr>
          <w:p w14:paraId="4AFC56D1" w14:textId="77777777" w:rsidR="00124D91" w:rsidRPr="00C709C8" w:rsidRDefault="00124D91" w:rsidP="0057043E">
            <w:pPr>
              <w:rPr>
                <w:b/>
                <w:lang w:eastAsia="nl-NL"/>
              </w:rPr>
            </w:pPr>
            <w:r>
              <w:rPr>
                <w:lang w:eastAsia="nl-NL"/>
              </w:rPr>
              <w:br w:type="page"/>
            </w:r>
            <w:r w:rsidRPr="00C709C8">
              <w:rPr>
                <w:b/>
                <w:lang w:eastAsia="nl-NL"/>
              </w:rPr>
              <w:t>Berichttype:</w:t>
            </w:r>
            <w:r w:rsidRPr="00C709C8">
              <w:rPr>
                <w:lang w:eastAsia="nl-NL"/>
              </w:rPr>
              <w:t xml:space="preserve"> </w:t>
            </w:r>
            <w:r>
              <w:rPr>
                <w:lang w:eastAsia="nl-NL"/>
              </w:rPr>
              <w:t>z</w:t>
            </w:r>
            <w:r w:rsidRPr="00C709C8">
              <w:rPr>
                <w:lang w:eastAsia="nl-NL"/>
              </w:rPr>
              <w:t>akLk01</w:t>
            </w:r>
            <w:r>
              <w:rPr>
                <w:lang w:eastAsia="nl-NL"/>
              </w:rPr>
              <w:t xml:space="preserve"> (kennisgeving met mutatiesoort W(ijzigen))</w:t>
            </w:r>
          </w:p>
        </w:tc>
        <w:tc>
          <w:tcPr>
            <w:tcW w:w="709" w:type="dxa"/>
            <w:tcPrChange w:id="2805" w:author="Joost Wijnings" w:date="2014-03-14T16:55:00Z">
              <w:tcPr>
                <w:tcW w:w="709" w:type="dxa"/>
              </w:tcPr>
            </w:tcPrChange>
          </w:tcPr>
          <w:p w14:paraId="4D9B7BD2" w14:textId="77777777" w:rsidR="00124D91" w:rsidRPr="00C709C8" w:rsidRDefault="00124D91" w:rsidP="0057043E">
            <w:pPr>
              <w:rPr>
                <w:b/>
                <w:lang w:eastAsia="nl-NL"/>
              </w:rPr>
            </w:pPr>
          </w:p>
        </w:tc>
      </w:tr>
      <w:tr w:rsidR="00124D91" w14:paraId="2765CBE9" w14:textId="77777777" w:rsidTr="00AC122B">
        <w:tc>
          <w:tcPr>
            <w:tcW w:w="6062" w:type="dxa"/>
            <w:tcPrChange w:id="2806" w:author="Joost Wijnings" w:date="2014-03-14T16:55:00Z">
              <w:tcPr>
                <w:tcW w:w="6062" w:type="dxa"/>
              </w:tcPr>
            </w:tcPrChange>
          </w:tcPr>
          <w:p w14:paraId="0F75FB6B" w14:textId="6BA37052" w:rsidR="00124D91" w:rsidRPr="00C709C8" w:rsidRDefault="00124D91" w:rsidP="0057043E">
            <w:pPr>
              <w:rPr>
                <w:b/>
                <w:lang w:eastAsia="nl-NL"/>
              </w:rPr>
            </w:pPr>
            <w:del w:id="2807" w:author="Joost Wijnings" w:date="2014-03-10T09:27:00Z">
              <w:r w:rsidDel="00237DAF">
                <w:rPr>
                  <w:b/>
                  <w:lang w:eastAsia="nl-NL"/>
                </w:rPr>
                <w:delText>StUF ZKN</w:delText>
              </w:r>
            </w:del>
            <w:ins w:id="2808" w:author="Joost Wijnings" w:date="2014-03-10T09:27:00Z">
              <w:r w:rsidR="00237DAF">
                <w:rPr>
                  <w:b/>
                  <w:lang w:eastAsia="nl-NL"/>
                </w:rPr>
                <w:t>StUF-ZKN</w:t>
              </w:r>
            </w:ins>
            <w:ins w:id="2809" w:author="Joost Wijnings" w:date="2014-03-08T03:27:00Z">
              <w:r w:rsidR="00A86DD7">
                <w:rPr>
                  <w:b/>
                  <w:lang w:eastAsia="nl-NL"/>
                </w:rPr>
                <w:t>-</w:t>
              </w:r>
            </w:ins>
            <w:del w:id="2810" w:author="Joost Wijnings" w:date="2014-03-08T03:27:00Z">
              <w:r w:rsidDel="00A86DD7">
                <w:rPr>
                  <w:b/>
                  <w:lang w:eastAsia="nl-NL"/>
                </w:rPr>
                <w:delText xml:space="preserve"> </w:delText>
              </w:r>
            </w:del>
            <w:r>
              <w:rPr>
                <w:b/>
                <w:lang w:eastAsia="nl-NL"/>
              </w:rPr>
              <w:t>E</w:t>
            </w:r>
            <w:r w:rsidRPr="00C709C8">
              <w:rPr>
                <w:b/>
                <w:lang w:eastAsia="nl-NL"/>
              </w:rPr>
              <w:t>lementen</w:t>
            </w:r>
          </w:p>
        </w:tc>
        <w:tc>
          <w:tcPr>
            <w:tcW w:w="3260" w:type="dxa"/>
            <w:tcPrChange w:id="2811" w:author="Joost Wijnings" w:date="2014-03-14T16:55:00Z">
              <w:tcPr>
                <w:tcW w:w="3260" w:type="dxa"/>
              </w:tcPr>
            </w:tcPrChange>
          </w:tcPr>
          <w:p w14:paraId="3C3AED4C" w14:textId="79C99EAD" w:rsidR="00124D91" w:rsidRPr="00C709C8" w:rsidRDefault="00124D91">
            <w:pPr>
              <w:rPr>
                <w:b/>
                <w:lang w:eastAsia="nl-NL"/>
              </w:rPr>
            </w:pPr>
            <w:r>
              <w:rPr>
                <w:b/>
                <w:lang w:eastAsia="nl-NL"/>
              </w:rPr>
              <w:t>RGBZ</w:t>
            </w:r>
            <w:del w:id="2812" w:author="Joost Wijnings" w:date="2014-03-08T03:27:00Z">
              <w:r w:rsidDel="00A86DD7">
                <w:rPr>
                  <w:b/>
                  <w:lang w:eastAsia="nl-NL"/>
                </w:rPr>
                <w:delText xml:space="preserve"> </w:delText>
              </w:r>
            </w:del>
            <w:ins w:id="2813" w:author="Joost Wijnings" w:date="2014-03-08T03:27:00Z">
              <w:r w:rsidR="00A86DD7">
                <w:rPr>
                  <w:b/>
                  <w:lang w:eastAsia="nl-NL"/>
                </w:rPr>
                <w:t>-</w:t>
              </w:r>
            </w:ins>
            <w:r>
              <w:rPr>
                <w:b/>
                <w:lang w:eastAsia="nl-NL"/>
              </w:rPr>
              <w:t>attribuut</w:t>
            </w:r>
          </w:p>
        </w:tc>
        <w:tc>
          <w:tcPr>
            <w:tcW w:w="709" w:type="dxa"/>
            <w:tcPrChange w:id="2814" w:author="Joost Wijnings" w:date="2014-03-14T16:55:00Z">
              <w:tcPr>
                <w:tcW w:w="709" w:type="dxa"/>
              </w:tcPr>
            </w:tcPrChange>
          </w:tcPr>
          <w:p w14:paraId="3BAE43A4" w14:textId="77777777" w:rsidR="00124D91" w:rsidRDefault="007924E2" w:rsidP="0057043E">
            <w:pPr>
              <w:jc w:val="center"/>
              <w:rPr>
                <w:b/>
                <w:lang w:eastAsia="nl-NL"/>
              </w:rPr>
            </w:pPr>
            <w:r>
              <w:rPr>
                <w:b/>
                <w:lang w:eastAsia="nl-NL"/>
              </w:rPr>
              <w:t>v/o</w:t>
            </w:r>
          </w:p>
        </w:tc>
      </w:tr>
      <w:tr w:rsidR="00124D91" w:rsidRPr="00C709C8" w14:paraId="1E24D7F5" w14:textId="77777777" w:rsidTr="00AC122B">
        <w:tc>
          <w:tcPr>
            <w:tcW w:w="6062" w:type="dxa"/>
            <w:tcPrChange w:id="2815" w:author="Joost Wijnings" w:date="2014-03-14T16:55:00Z">
              <w:tcPr>
                <w:tcW w:w="6062" w:type="dxa"/>
              </w:tcPr>
            </w:tcPrChange>
          </w:tcPr>
          <w:p w14:paraId="074C819D" w14:textId="77777777" w:rsidR="00124D91" w:rsidRPr="00E40358" w:rsidRDefault="00124D91" w:rsidP="0057043E">
            <w:pPr>
              <w:rPr>
                <w:lang w:eastAsia="nl-NL"/>
              </w:rPr>
            </w:pPr>
            <w:r w:rsidRPr="00E40358">
              <w:rPr>
                <w:lang w:eastAsia="nl-NL"/>
              </w:rPr>
              <w:t xml:space="preserve">object . identificatie </w:t>
            </w:r>
          </w:p>
        </w:tc>
        <w:tc>
          <w:tcPr>
            <w:tcW w:w="3260" w:type="dxa"/>
            <w:tcPrChange w:id="2816" w:author="Joost Wijnings" w:date="2014-03-14T16:55:00Z">
              <w:tcPr>
                <w:tcW w:w="3260" w:type="dxa"/>
              </w:tcPr>
            </w:tcPrChange>
          </w:tcPr>
          <w:p w14:paraId="1D1520F4" w14:textId="77777777" w:rsidR="00124D91" w:rsidRPr="00C709C8" w:rsidRDefault="00124D91" w:rsidP="0057043E">
            <w:pPr>
              <w:rPr>
                <w:b/>
                <w:lang w:eastAsia="nl-NL"/>
              </w:rPr>
            </w:pPr>
            <w:r w:rsidRPr="00C709C8">
              <w:rPr>
                <w:lang w:eastAsia="nl-NL"/>
              </w:rPr>
              <w:t>Zaak</w:t>
            </w:r>
            <w:r>
              <w:rPr>
                <w:lang w:eastAsia="nl-NL"/>
              </w:rPr>
              <w:t>identificatie</w:t>
            </w:r>
          </w:p>
        </w:tc>
        <w:tc>
          <w:tcPr>
            <w:tcW w:w="709" w:type="dxa"/>
            <w:tcPrChange w:id="2817" w:author="Joost Wijnings" w:date="2014-03-14T16:55:00Z">
              <w:tcPr>
                <w:tcW w:w="709" w:type="dxa"/>
              </w:tcPr>
            </w:tcPrChange>
          </w:tcPr>
          <w:p w14:paraId="4E9DFDF7" w14:textId="77777777" w:rsidR="00124D91" w:rsidRPr="00C709C8" w:rsidRDefault="00124D91" w:rsidP="0057043E">
            <w:pPr>
              <w:jc w:val="center"/>
              <w:rPr>
                <w:lang w:eastAsia="nl-NL"/>
              </w:rPr>
            </w:pPr>
            <w:r>
              <w:rPr>
                <w:lang w:eastAsia="nl-NL"/>
              </w:rPr>
              <w:t>v</w:t>
            </w:r>
          </w:p>
        </w:tc>
      </w:tr>
      <w:tr w:rsidR="00124D91" w:rsidRPr="007675CA" w14:paraId="55425780" w14:textId="77777777" w:rsidTr="00AC122B">
        <w:tc>
          <w:tcPr>
            <w:tcW w:w="6062" w:type="dxa"/>
            <w:tcPrChange w:id="2818" w:author="Joost Wijnings" w:date="2014-03-14T16:55:00Z">
              <w:tcPr>
                <w:tcW w:w="6062" w:type="dxa"/>
              </w:tcPr>
            </w:tcPrChange>
          </w:tcPr>
          <w:p w14:paraId="067D82B6" w14:textId="77777777" w:rsidR="00124D91" w:rsidRPr="00E40358" w:rsidRDefault="00124D91" w:rsidP="0057043E">
            <w:pPr>
              <w:rPr>
                <w:lang w:eastAsia="nl-NL"/>
              </w:rPr>
            </w:pPr>
            <w:r w:rsidRPr="00E40358">
              <w:rPr>
                <w:lang w:eastAsia="nl-NL"/>
              </w:rPr>
              <w:t xml:space="preserve">object . </w:t>
            </w:r>
            <w:r>
              <w:rPr>
                <w:lang w:eastAsia="nl-NL"/>
              </w:rPr>
              <w:t>einddatum</w:t>
            </w:r>
          </w:p>
        </w:tc>
        <w:tc>
          <w:tcPr>
            <w:tcW w:w="3260" w:type="dxa"/>
            <w:tcPrChange w:id="2819" w:author="Joost Wijnings" w:date="2014-03-14T16:55:00Z">
              <w:tcPr>
                <w:tcW w:w="3260" w:type="dxa"/>
              </w:tcPr>
            </w:tcPrChange>
          </w:tcPr>
          <w:p w14:paraId="180C3625" w14:textId="77777777" w:rsidR="00124D91" w:rsidRPr="00C709C8" w:rsidRDefault="00124D91" w:rsidP="0057043E">
            <w:pPr>
              <w:rPr>
                <w:lang w:eastAsia="nl-NL"/>
              </w:rPr>
            </w:pPr>
            <w:r w:rsidRPr="007675CA">
              <w:rPr>
                <w:lang w:eastAsia="nl-NL"/>
              </w:rPr>
              <w:t>Einddatum</w:t>
            </w:r>
          </w:p>
        </w:tc>
        <w:tc>
          <w:tcPr>
            <w:tcW w:w="709" w:type="dxa"/>
            <w:tcPrChange w:id="2820" w:author="Joost Wijnings" w:date="2014-03-14T16:55:00Z">
              <w:tcPr>
                <w:tcW w:w="709" w:type="dxa"/>
              </w:tcPr>
            </w:tcPrChange>
          </w:tcPr>
          <w:p w14:paraId="2785DB7F" w14:textId="77777777" w:rsidR="00124D91" w:rsidRPr="007675CA" w:rsidRDefault="00124D91" w:rsidP="0057043E">
            <w:pPr>
              <w:jc w:val="center"/>
              <w:rPr>
                <w:lang w:eastAsia="nl-NL"/>
              </w:rPr>
            </w:pPr>
            <w:r>
              <w:rPr>
                <w:lang w:eastAsia="nl-NL"/>
              </w:rPr>
              <w:t>o</w:t>
            </w:r>
          </w:p>
        </w:tc>
      </w:tr>
      <w:tr w:rsidR="00124D91" w:rsidRPr="007675CA" w14:paraId="35ABF736" w14:textId="77777777" w:rsidTr="00AC122B">
        <w:tc>
          <w:tcPr>
            <w:tcW w:w="6062" w:type="dxa"/>
            <w:tcPrChange w:id="2821" w:author="Joost Wijnings" w:date="2014-03-14T16:55:00Z">
              <w:tcPr>
                <w:tcW w:w="6062" w:type="dxa"/>
              </w:tcPr>
            </w:tcPrChange>
          </w:tcPr>
          <w:p w14:paraId="6D23A476" w14:textId="77777777" w:rsidR="00124D91" w:rsidRPr="00E40358" w:rsidRDefault="00124D91" w:rsidP="0057043E">
            <w:pPr>
              <w:rPr>
                <w:lang w:eastAsia="nl-NL"/>
              </w:rPr>
            </w:pPr>
            <w:r w:rsidRPr="00E40358">
              <w:rPr>
                <w:lang w:eastAsia="nl-NL"/>
              </w:rPr>
              <w:t xml:space="preserve">object . </w:t>
            </w:r>
            <w:r>
              <w:rPr>
                <w:lang w:eastAsia="nl-NL"/>
              </w:rPr>
              <w:t>einddatumGepland</w:t>
            </w:r>
          </w:p>
        </w:tc>
        <w:tc>
          <w:tcPr>
            <w:tcW w:w="3260" w:type="dxa"/>
            <w:tcPrChange w:id="2822" w:author="Joost Wijnings" w:date="2014-03-14T16:55:00Z">
              <w:tcPr>
                <w:tcW w:w="3260" w:type="dxa"/>
              </w:tcPr>
            </w:tcPrChange>
          </w:tcPr>
          <w:p w14:paraId="0B693057" w14:textId="77777777" w:rsidR="00124D91" w:rsidRDefault="00124D91" w:rsidP="0057043E">
            <w:pPr>
              <w:rPr>
                <w:rFonts w:ascii="Helvetica" w:hAnsi="Helvetica" w:cs="Helvetica"/>
                <w:color w:val="610E6A"/>
                <w:sz w:val="18"/>
                <w:szCs w:val="18"/>
                <w:lang w:eastAsia="nl-NL"/>
              </w:rPr>
            </w:pPr>
            <w:r w:rsidRPr="007675CA">
              <w:rPr>
                <w:lang w:eastAsia="nl-NL"/>
              </w:rPr>
              <w:t>Einddatum gepland</w:t>
            </w:r>
          </w:p>
        </w:tc>
        <w:tc>
          <w:tcPr>
            <w:tcW w:w="709" w:type="dxa"/>
            <w:tcPrChange w:id="2823" w:author="Joost Wijnings" w:date="2014-03-14T16:55:00Z">
              <w:tcPr>
                <w:tcW w:w="709" w:type="dxa"/>
              </w:tcPr>
            </w:tcPrChange>
          </w:tcPr>
          <w:p w14:paraId="5D703B9E" w14:textId="77777777" w:rsidR="00124D91" w:rsidRPr="007675CA" w:rsidRDefault="00124D91" w:rsidP="0057043E">
            <w:pPr>
              <w:jc w:val="center"/>
              <w:rPr>
                <w:lang w:eastAsia="nl-NL"/>
              </w:rPr>
            </w:pPr>
            <w:r>
              <w:rPr>
                <w:lang w:eastAsia="nl-NL"/>
              </w:rPr>
              <w:t>o</w:t>
            </w:r>
          </w:p>
        </w:tc>
      </w:tr>
      <w:tr w:rsidR="00124D91" w:rsidRPr="007675CA" w14:paraId="1615D160" w14:textId="77777777" w:rsidTr="00AC122B">
        <w:tc>
          <w:tcPr>
            <w:tcW w:w="6062" w:type="dxa"/>
            <w:tcPrChange w:id="2824" w:author="Joost Wijnings" w:date="2014-03-14T16:55:00Z">
              <w:tcPr>
                <w:tcW w:w="6062" w:type="dxa"/>
              </w:tcPr>
            </w:tcPrChange>
          </w:tcPr>
          <w:p w14:paraId="2137B227" w14:textId="77777777" w:rsidR="00124D91" w:rsidRPr="00E40358" w:rsidRDefault="00124D91" w:rsidP="0057043E">
            <w:pPr>
              <w:rPr>
                <w:lang w:eastAsia="nl-NL"/>
              </w:rPr>
            </w:pPr>
            <w:r w:rsidRPr="00E40358">
              <w:rPr>
                <w:lang w:eastAsia="nl-NL"/>
              </w:rPr>
              <w:t xml:space="preserve">object . </w:t>
            </w:r>
            <w:r>
              <w:rPr>
                <w:lang w:eastAsia="nl-NL"/>
              </w:rPr>
              <w:t>omschrijving</w:t>
            </w:r>
          </w:p>
        </w:tc>
        <w:tc>
          <w:tcPr>
            <w:tcW w:w="3260" w:type="dxa"/>
            <w:tcPrChange w:id="2825" w:author="Joost Wijnings" w:date="2014-03-14T16:55:00Z">
              <w:tcPr>
                <w:tcW w:w="3260" w:type="dxa"/>
              </w:tcPr>
            </w:tcPrChange>
          </w:tcPr>
          <w:p w14:paraId="70BA4C58" w14:textId="77777777" w:rsidR="00124D91" w:rsidRPr="007675CA" w:rsidRDefault="00124D91" w:rsidP="0057043E">
            <w:pPr>
              <w:rPr>
                <w:lang w:eastAsia="nl-NL"/>
              </w:rPr>
            </w:pPr>
            <w:r w:rsidRPr="007675CA">
              <w:rPr>
                <w:lang w:eastAsia="nl-NL"/>
              </w:rPr>
              <w:t>Omschrijving</w:t>
            </w:r>
          </w:p>
        </w:tc>
        <w:tc>
          <w:tcPr>
            <w:tcW w:w="709" w:type="dxa"/>
            <w:tcPrChange w:id="2826" w:author="Joost Wijnings" w:date="2014-03-14T16:55:00Z">
              <w:tcPr>
                <w:tcW w:w="709" w:type="dxa"/>
              </w:tcPr>
            </w:tcPrChange>
          </w:tcPr>
          <w:p w14:paraId="360FC56E" w14:textId="77777777" w:rsidR="00124D91" w:rsidRPr="007675CA" w:rsidRDefault="00124D91" w:rsidP="0057043E">
            <w:pPr>
              <w:jc w:val="center"/>
              <w:rPr>
                <w:lang w:eastAsia="nl-NL"/>
              </w:rPr>
            </w:pPr>
            <w:r>
              <w:rPr>
                <w:lang w:eastAsia="nl-NL"/>
              </w:rPr>
              <w:t>o</w:t>
            </w:r>
          </w:p>
        </w:tc>
      </w:tr>
      <w:tr w:rsidR="00124D91" w:rsidRPr="007675CA" w14:paraId="08819B88" w14:textId="77777777" w:rsidTr="00AC122B">
        <w:tc>
          <w:tcPr>
            <w:tcW w:w="6062" w:type="dxa"/>
            <w:tcPrChange w:id="2827" w:author="Joost Wijnings" w:date="2014-03-14T16:55:00Z">
              <w:tcPr>
                <w:tcW w:w="6062" w:type="dxa"/>
              </w:tcPr>
            </w:tcPrChange>
          </w:tcPr>
          <w:p w14:paraId="5E0DFD21" w14:textId="77777777" w:rsidR="00124D91" w:rsidRPr="00E40358" w:rsidRDefault="00124D91" w:rsidP="0057043E">
            <w:pPr>
              <w:rPr>
                <w:lang w:eastAsia="nl-NL"/>
              </w:rPr>
            </w:pPr>
            <w:r w:rsidRPr="00E40358">
              <w:rPr>
                <w:lang w:eastAsia="nl-NL"/>
              </w:rPr>
              <w:t>object .</w:t>
            </w:r>
            <w:r>
              <w:rPr>
                <w:lang w:eastAsia="nl-NL"/>
              </w:rPr>
              <w:t xml:space="preserve"> kenmerk</w:t>
            </w:r>
          </w:p>
        </w:tc>
        <w:tc>
          <w:tcPr>
            <w:tcW w:w="3260" w:type="dxa"/>
            <w:tcPrChange w:id="2828" w:author="Joost Wijnings" w:date="2014-03-14T16:55:00Z">
              <w:tcPr>
                <w:tcW w:w="3260" w:type="dxa"/>
              </w:tcPr>
            </w:tcPrChange>
          </w:tcPr>
          <w:p w14:paraId="59B4D01A" w14:textId="77777777" w:rsidR="00124D91" w:rsidRPr="007675CA" w:rsidRDefault="00124D91" w:rsidP="0057043E">
            <w:pPr>
              <w:rPr>
                <w:lang w:eastAsia="nl-NL"/>
              </w:rPr>
            </w:pPr>
            <w:r w:rsidRPr="007675CA">
              <w:rPr>
                <w:lang w:eastAsia="nl-NL"/>
              </w:rPr>
              <w:t>Kenmerken</w:t>
            </w:r>
            <w:r>
              <w:rPr>
                <w:lang w:eastAsia="nl-NL"/>
              </w:rPr>
              <w:t xml:space="preserve"> (Groep attribuut)</w:t>
            </w:r>
          </w:p>
        </w:tc>
        <w:tc>
          <w:tcPr>
            <w:tcW w:w="709" w:type="dxa"/>
            <w:tcPrChange w:id="2829" w:author="Joost Wijnings" w:date="2014-03-14T16:55:00Z">
              <w:tcPr>
                <w:tcW w:w="709" w:type="dxa"/>
              </w:tcPr>
            </w:tcPrChange>
          </w:tcPr>
          <w:p w14:paraId="08A04B9E" w14:textId="77777777" w:rsidR="00124D91" w:rsidRPr="007675CA" w:rsidRDefault="00BA6212" w:rsidP="0057043E">
            <w:pPr>
              <w:jc w:val="center"/>
              <w:rPr>
                <w:lang w:eastAsia="nl-NL"/>
              </w:rPr>
            </w:pPr>
            <w:r>
              <w:rPr>
                <w:lang w:eastAsia="nl-NL"/>
              </w:rPr>
              <w:t>0..N</w:t>
            </w:r>
          </w:p>
        </w:tc>
      </w:tr>
      <w:tr w:rsidR="00124D91" w:rsidRPr="007675CA" w14:paraId="250D090B" w14:textId="77777777" w:rsidTr="00AC122B">
        <w:tc>
          <w:tcPr>
            <w:tcW w:w="6062" w:type="dxa"/>
            <w:tcPrChange w:id="2830" w:author="Joost Wijnings" w:date="2014-03-14T16:55:00Z">
              <w:tcPr>
                <w:tcW w:w="6062" w:type="dxa"/>
              </w:tcPr>
            </w:tcPrChange>
          </w:tcPr>
          <w:p w14:paraId="6F386D8C" w14:textId="77777777" w:rsidR="00124D91" w:rsidRPr="00E40358" w:rsidRDefault="00124D91" w:rsidP="0057043E">
            <w:pPr>
              <w:rPr>
                <w:lang w:eastAsia="nl-NL"/>
              </w:rPr>
            </w:pPr>
            <w:r w:rsidRPr="00E40358">
              <w:rPr>
                <w:lang w:eastAsia="nl-NL"/>
              </w:rPr>
              <w:t>object .</w:t>
            </w:r>
            <w:r>
              <w:rPr>
                <w:lang w:eastAsia="nl-NL"/>
              </w:rPr>
              <w:t xml:space="preserve"> kenmerk . kenmerk</w:t>
            </w:r>
          </w:p>
        </w:tc>
        <w:tc>
          <w:tcPr>
            <w:tcW w:w="3260" w:type="dxa"/>
            <w:tcPrChange w:id="2831" w:author="Joost Wijnings" w:date="2014-03-14T16:55:00Z">
              <w:tcPr>
                <w:tcW w:w="3260" w:type="dxa"/>
              </w:tcPr>
            </w:tcPrChange>
          </w:tcPr>
          <w:p w14:paraId="62CF7617" w14:textId="77777777" w:rsidR="00124D91" w:rsidRPr="007675CA" w:rsidRDefault="00124D91" w:rsidP="00E666F8">
            <w:pPr>
              <w:numPr>
                <w:ilvl w:val="0"/>
                <w:numId w:val="21"/>
              </w:numPr>
              <w:rPr>
                <w:lang w:eastAsia="nl-NL"/>
              </w:rPr>
            </w:pPr>
            <w:r w:rsidRPr="007675CA">
              <w:rPr>
                <w:lang w:eastAsia="nl-NL"/>
              </w:rPr>
              <w:t>Kenmerk</w:t>
            </w:r>
          </w:p>
        </w:tc>
        <w:tc>
          <w:tcPr>
            <w:tcW w:w="709" w:type="dxa"/>
            <w:tcPrChange w:id="2832" w:author="Joost Wijnings" w:date="2014-03-14T16:55:00Z">
              <w:tcPr>
                <w:tcW w:w="709" w:type="dxa"/>
              </w:tcPr>
            </w:tcPrChange>
          </w:tcPr>
          <w:p w14:paraId="4BF22F4A" w14:textId="77777777" w:rsidR="00124D91" w:rsidRPr="007675CA" w:rsidRDefault="00BA6212" w:rsidP="0057043E">
            <w:pPr>
              <w:jc w:val="center"/>
              <w:rPr>
                <w:lang w:eastAsia="nl-NL"/>
              </w:rPr>
            </w:pPr>
            <w:r>
              <w:rPr>
                <w:lang w:eastAsia="nl-NL"/>
              </w:rPr>
              <w:t>v</w:t>
            </w:r>
            <w:r w:rsidR="00124D91">
              <w:rPr>
                <w:lang w:eastAsia="nl-NL"/>
              </w:rPr>
              <w:t>*</w:t>
            </w:r>
          </w:p>
        </w:tc>
      </w:tr>
      <w:tr w:rsidR="00124D91" w:rsidRPr="007675CA" w14:paraId="1EAF914F" w14:textId="77777777" w:rsidTr="00AC122B">
        <w:tc>
          <w:tcPr>
            <w:tcW w:w="6062" w:type="dxa"/>
            <w:tcPrChange w:id="2833" w:author="Joost Wijnings" w:date="2014-03-14T16:55:00Z">
              <w:tcPr>
                <w:tcW w:w="6062" w:type="dxa"/>
              </w:tcPr>
            </w:tcPrChange>
          </w:tcPr>
          <w:p w14:paraId="0020B8B3" w14:textId="77777777" w:rsidR="00124D91" w:rsidRPr="00E40358" w:rsidRDefault="00124D91" w:rsidP="0057043E">
            <w:pPr>
              <w:rPr>
                <w:lang w:eastAsia="nl-NL"/>
              </w:rPr>
            </w:pPr>
            <w:r w:rsidRPr="00E40358">
              <w:rPr>
                <w:lang w:eastAsia="nl-NL"/>
              </w:rPr>
              <w:t>object .</w:t>
            </w:r>
            <w:r>
              <w:rPr>
                <w:lang w:eastAsia="nl-NL"/>
              </w:rPr>
              <w:t xml:space="preserve"> kenmerk . bron</w:t>
            </w:r>
          </w:p>
        </w:tc>
        <w:tc>
          <w:tcPr>
            <w:tcW w:w="3260" w:type="dxa"/>
            <w:tcPrChange w:id="2834" w:author="Joost Wijnings" w:date="2014-03-14T16:55:00Z">
              <w:tcPr>
                <w:tcW w:w="3260" w:type="dxa"/>
              </w:tcPr>
            </w:tcPrChange>
          </w:tcPr>
          <w:p w14:paraId="025A6C5E" w14:textId="77777777" w:rsidR="00124D91" w:rsidRPr="007675CA" w:rsidRDefault="00124D91" w:rsidP="00E666F8">
            <w:pPr>
              <w:numPr>
                <w:ilvl w:val="0"/>
                <w:numId w:val="21"/>
              </w:numPr>
              <w:rPr>
                <w:lang w:eastAsia="nl-NL"/>
              </w:rPr>
            </w:pPr>
            <w:r w:rsidRPr="007675CA">
              <w:rPr>
                <w:lang w:eastAsia="nl-NL"/>
              </w:rPr>
              <w:t>Kenmerk bron</w:t>
            </w:r>
          </w:p>
        </w:tc>
        <w:tc>
          <w:tcPr>
            <w:tcW w:w="709" w:type="dxa"/>
            <w:tcPrChange w:id="2835" w:author="Joost Wijnings" w:date="2014-03-14T16:55:00Z">
              <w:tcPr>
                <w:tcW w:w="709" w:type="dxa"/>
              </w:tcPr>
            </w:tcPrChange>
          </w:tcPr>
          <w:p w14:paraId="61FC149C" w14:textId="77777777" w:rsidR="00124D91" w:rsidRPr="007675CA" w:rsidRDefault="00BA6212" w:rsidP="0057043E">
            <w:pPr>
              <w:jc w:val="center"/>
              <w:rPr>
                <w:lang w:eastAsia="nl-NL"/>
              </w:rPr>
            </w:pPr>
            <w:r>
              <w:rPr>
                <w:lang w:eastAsia="nl-NL"/>
              </w:rPr>
              <w:t>v</w:t>
            </w:r>
            <w:r w:rsidR="00124D91">
              <w:rPr>
                <w:lang w:eastAsia="nl-NL"/>
              </w:rPr>
              <w:t>*</w:t>
            </w:r>
          </w:p>
        </w:tc>
      </w:tr>
      <w:tr w:rsidR="00124D91" w:rsidRPr="007675CA" w14:paraId="5C7F8F04" w14:textId="77777777" w:rsidTr="00AC122B">
        <w:tc>
          <w:tcPr>
            <w:tcW w:w="6062" w:type="dxa"/>
            <w:tcPrChange w:id="2836" w:author="Joost Wijnings" w:date="2014-03-14T16:55:00Z">
              <w:tcPr>
                <w:tcW w:w="6062" w:type="dxa"/>
              </w:tcPr>
            </w:tcPrChange>
          </w:tcPr>
          <w:p w14:paraId="506645C9" w14:textId="77777777" w:rsidR="00124D91" w:rsidRPr="00E40358" w:rsidRDefault="00124D91" w:rsidP="0057043E">
            <w:pPr>
              <w:rPr>
                <w:lang w:eastAsia="nl-NL"/>
              </w:rPr>
            </w:pPr>
            <w:r w:rsidRPr="00E40358">
              <w:rPr>
                <w:lang w:eastAsia="nl-NL"/>
              </w:rPr>
              <w:t>object .</w:t>
            </w:r>
            <w:r>
              <w:rPr>
                <w:lang w:eastAsia="nl-NL"/>
              </w:rPr>
              <w:t xml:space="preserve"> resultaat . omschrijving</w:t>
            </w:r>
          </w:p>
        </w:tc>
        <w:tc>
          <w:tcPr>
            <w:tcW w:w="3260" w:type="dxa"/>
            <w:tcPrChange w:id="2837" w:author="Joost Wijnings" w:date="2014-03-14T16:55:00Z">
              <w:tcPr>
                <w:tcW w:w="3260" w:type="dxa"/>
              </w:tcPr>
            </w:tcPrChange>
          </w:tcPr>
          <w:p w14:paraId="7E9011CC" w14:textId="77777777" w:rsidR="00124D91" w:rsidRPr="007675CA" w:rsidRDefault="00124D91" w:rsidP="0057043E">
            <w:pPr>
              <w:rPr>
                <w:lang w:eastAsia="nl-NL"/>
              </w:rPr>
            </w:pPr>
            <w:r w:rsidRPr="007675CA">
              <w:rPr>
                <w:lang w:eastAsia="nl-NL"/>
              </w:rPr>
              <w:t>Resultaatomschrijving</w:t>
            </w:r>
          </w:p>
        </w:tc>
        <w:tc>
          <w:tcPr>
            <w:tcW w:w="709" w:type="dxa"/>
            <w:tcPrChange w:id="2838" w:author="Joost Wijnings" w:date="2014-03-14T16:55:00Z">
              <w:tcPr>
                <w:tcW w:w="709" w:type="dxa"/>
              </w:tcPr>
            </w:tcPrChange>
          </w:tcPr>
          <w:p w14:paraId="7807C0E2" w14:textId="77777777" w:rsidR="00124D91" w:rsidRPr="007675CA" w:rsidRDefault="00124D91" w:rsidP="0057043E">
            <w:pPr>
              <w:jc w:val="center"/>
              <w:rPr>
                <w:lang w:eastAsia="nl-NL"/>
              </w:rPr>
            </w:pPr>
            <w:r>
              <w:rPr>
                <w:lang w:eastAsia="nl-NL"/>
              </w:rPr>
              <w:t>o</w:t>
            </w:r>
          </w:p>
        </w:tc>
      </w:tr>
      <w:tr w:rsidR="00124D91" w:rsidRPr="007675CA" w14:paraId="79169F60" w14:textId="77777777" w:rsidTr="00AC122B">
        <w:tc>
          <w:tcPr>
            <w:tcW w:w="6062" w:type="dxa"/>
            <w:tcPrChange w:id="2839" w:author="Joost Wijnings" w:date="2014-03-14T16:55:00Z">
              <w:tcPr>
                <w:tcW w:w="6062" w:type="dxa"/>
              </w:tcPr>
            </w:tcPrChange>
          </w:tcPr>
          <w:p w14:paraId="249E8278" w14:textId="77777777" w:rsidR="00124D91" w:rsidRPr="00E40358" w:rsidRDefault="00124D91" w:rsidP="0057043E">
            <w:pPr>
              <w:rPr>
                <w:lang w:eastAsia="nl-NL"/>
              </w:rPr>
            </w:pPr>
            <w:r w:rsidRPr="00E40358">
              <w:rPr>
                <w:lang w:eastAsia="nl-NL"/>
              </w:rPr>
              <w:t>object .</w:t>
            </w:r>
            <w:r>
              <w:rPr>
                <w:lang w:eastAsia="nl-NL"/>
              </w:rPr>
              <w:t xml:space="preserve"> resultaat . toelichting</w:t>
            </w:r>
          </w:p>
        </w:tc>
        <w:tc>
          <w:tcPr>
            <w:tcW w:w="3260" w:type="dxa"/>
            <w:tcPrChange w:id="2840" w:author="Joost Wijnings" w:date="2014-03-14T16:55:00Z">
              <w:tcPr>
                <w:tcW w:w="3260" w:type="dxa"/>
              </w:tcPr>
            </w:tcPrChange>
          </w:tcPr>
          <w:p w14:paraId="6FFFEC4A" w14:textId="77777777" w:rsidR="00124D91" w:rsidRPr="007675CA" w:rsidRDefault="00124D91" w:rsidP="0057043E">
            <w:pPr>
              <w:rPr>
                <w:lang w:eastAsia="nl-NL"/>
              </w:rPr>
            </w:pPr>
            <w:r w:rsidRPr="007675CA">
              <w:rPr>
                <w:lang w:eastAsia="nl-NL"/>
              </w:rPr>
              <w:t>Resultaattoelichting</w:t>
            </w:r>
          </w:p>
        </w:tc>
        <w:tc>
          <w:tcPr>
            <w:tcW w:w="709" w:type="dxa"/>
            <w:tcPrChange w:id="2841" w:author="Joost Wijnings" w:date="2014-03-14T16:55:00Z">
              <w:tcPr>
                <w:tcW w:w="709" w:type="dxa"/>
              </w:tcPr>
            </w:tcPrChange>
          </w:tcPr>
          <w:p w14:paraId="4818C3A6" w14:textId="77777777" w:rsidR="00124D91" w:rsidRPr="007675CA" w:rsidRDefault="00124D91" w:rsidP="0057043E">
            <w:pPr>
              <w:jc w:val="center"/>
              <w:rPr>
                <w:lang w:eastAsia="nl-NL"/>
              </w:rPr>
            </w:pPr>
            <w:r>
              <w:rPr>
                <w:lang w:eastAsia="nl-NL"/>
              </w:rPr>
              <w:t>o</w:t>
            </w:r>
          </w:p>
        </w:tc>
      </w:tr>
      <w:tr w:rsidR="00124D91" w:rsidRPr="007675CA" w14:paraId="2AA968F6" w14:textId="77777777" w:rsidTr="00AC122B">
        <w:tc>
          <w:tcPr>
            <w:tcW w:w="6062" w:type="dxa"/>
            <w:tcPrChange w:id="2842" w:author="Joost Wijnings" w:date="2014-03-14T16:55:00Z">
              <w:tcPr>
                <w:tcW w:w="6062" w:type="dxa"/>
              </w:tcPr>
            </w:tcPrChange>
          </w:tcPr>
          <w:p w14:paraId="73ED318A" w14:textId="77777777" w:rsidR="00124D91" w:rsidRPr="00E40358" w:rsidRDefault="00124D91" w:rsidP="0057043E">
            <w:pPr>
              <w:rPr>
                <w:lang w:eastAsia="nl-NL"/>
              </w:rPr>
            </w:pPr>
            <w:r w:rsidRPr="00E40358">
              <w:rPr>
                <w:lang w:eastAsia="nl-NL"/>
              </w:rPr>
              <w:lastRenderedPageBreak/>
              <w:t>object .</w:t>
            </w:r>
            <w:r>
              <w:rPr>
                <w:lang w:eastAsia="nl-NL"/>
              </w:rPr>
              <w:t xml:space="preserve"> startdatum</w:t>
            </w:r>
          </w:p>
        </w:tc>
        <w:tc>
          <w:tcPr>
            <w:tcW w:w="3260" w:type="dxa"/>
            <w:tcPrChange w:id="2843" w:author="Joost Wijnings" w:date="2014-03-14T16:55:00Z">
              <w:tcPr>
                <w:tcW w:w="3260" w:type="dxa"/>
              </w:tcPr>
            </w:tcPrChange>
          </w:tcPr>
          <w:p w14:paraId="6D926B26" w14:textId="77777777" w:rsidR="00124D91" w:rsidRPr="007675CA" w:rsidRDefault="00124D91" w:rsidP="0057043E">
            <w:pPr>
              <w:rPr>
                <w:lang w:eastAsia="nl-NL"/>
              </w:rPr>
            </w:pPr>
            <w:r w:rsidRPr="007675CA">
              <w:rPr>
                <w:lang w:eastAsia="nl-NL"/>
              </w:rPr>
              <w:t>Startdatum</w:t>
            </w:r>
          </w:p>
        </w:tc>
        <w:tc>
          <w:tcPr>
            <w:tcW w:w="709" w:type="dxa"/>
            <w:tcPrChange w:id="2844" w:author="Joost Wijnings" w:date="2014-03-14T16:55:00Z">
              <w:tcPr>
                <w:tcW w:w="709" w:type="dxa"/>
              </w:tcPr>
            </w:tcPrChange>
          </w:tcPr>
          <w:p w14:paraId="25257FED" w14:textId="77777777" w:rsidR="00124D91" w:rsidRPr="007675CA" w:rsidRDefault="0057043E" w:rsidP="0057043E">
            <w:pPr>
              <w:jc w:val="center"/>
              <w:rPr>
                <w:lang w:eastAsia="nl-NL"/>
              </w:rPr>
            </w:pPr>
            <w:r>
              <w:rPr>
                <w:lang w:eastAsia="nl-NL"/>
              </w:rPr>
              <w:t>o</w:t>
            </w:r>
          </w:p>
        </w:tc>
      </w:tr>
      <w:tr w:rsidR="00124D91" w:rsidRPr="007675CA" w14:paraId="7489EC8E" w14:textId="77777777" w:rsidTr="00AC122B">
        <w:tc>
          <w:tcPr>
            <w:tcW w:w="6062" w:type="dxa"/>
            <w:tcPrChange w:id="2845" w:author="Joost Wijnings" w:date="2014-03-14T16:55:00Z">
              <w:tcPr>
                <w:tcW w:w="6062" w:type="dxa"/>
              </w:tcPr>
            </w:tcPrChange>
          </w:tcPr>
          <w:p w14:paraId="402C723E" w14:textId="77777777" w:rsidR="00124D91" w:rsidRPr="00E40358" w:rsidRDefault="00124D91" w:rsidP="0057043E">
            <w:pPr>
              <w:rPr>
                <w:lang w:eastAsia="nl-NL"/>
              </w:rPr>
            </w:pPr>
            <w:r w:rsidRPr="00E40358">
              <w:rPr>
                <w:lang w:eastAsia="nl-NL"/>
              </w:rPr>
              <w:t xml:space="preserve">object . </w:t>
            </w:r>
            <w:r>
              <w:rPr>
                <w:lang w:eastAsia="nl-NL"/>
              </w:rPr>
              <w:t>toelichting</w:t>
            </w:r>
          </w:p>
        </w:tc>
        <w:tc>
          <w:tcPr>
            <w:tcW w:w="3260" w:type="dxa"/>
            <w:tcPrChange w:id="2846" w:author="Joost Wijnings" w:date="2014-03-14T16:55:00Z">
              <w:tcPr>
                <w:tcW w:w="3260" w:type="dxa"/>
              </w:tcPr>
            </w:tcPrChange>
          </w:tcPr>
          <w:p w14:paraId="04279C4E" w14:textId="77777777" w:rsidR="00124D91" w:rsidRPr="007675CA" w:rsidRDefault="00124D91" w:rsidP="0057043E">
            <w:pPr>
              <w:rPr>
                <w:lang w:eastAsia="nl-NL"/>
              </w:rPr>
            </w:pPr>
            <w:r w:rsidRPr="007675CA">
              <w:rPr>
                <w:lang w:eastAsia="nl-NL"/>
              </w:rPr>
              <w:t>Toelichting</w:t>
            </w:r>
          </w:p>
        </w:tc>
        <w:tc>
          <w:tcPr>
            <w:tcW w:w="709" w:type="dxa"/>
            <w:tcPrChange w:id="2847" w:author="Joost Wijnings" w:date="2014-03-14T16:55:00Z">
              <w:tcPr>
                <w:tcW w:w="709" w:type="dxa"/>
              </w:tcPr>
            </w:tcPrChange>
          </w:tcPr>
          <w:p w14:paraId="7EA3FF66" w14:textId="77777777" w:rsidR="00124D91" w:rsidRPr="007675CA" w:rsidRDefault="00124D91" w:rsidP="0057043E">
            <w:pPr>
              <w:jc w:val="center"/>
              <w:rPr>
                <w:lang w:eastAsia="nl-NL"/>
              </w:rPr>
            </w:pPr>
            <w:r>
              <w:rPr>
                <w:lang w:eastAsia="nl-NL"/>
              </w:rPr>
              <w:t>o</w:t>
            </w:r>
          </w:p>
        </w:tc>
      </w:tr>
      <w:tr w:rsidR="00124D91" w:rsidRPr="007675CA" w14:paraId="2852D64D" w14:textId="77777777" w:rsidTr="00AC122B">
        <w:tc>
          <w:tcPr>
            <w:tcW w:w="6062" w:type="dxa"/>
            <w:tcPrChange w:id="2848" w:author="Joost Wijnings" w:date="2014-03-14T16:55:00Z">
              <w:tcPr>
                <w:tcW w:w="6062" w:type="dxa"/>
              </w:tcPr>
            </w:tcPrChange>
          </w:tcPr>
          <w:p w14:paraId="6A44F134" w14:textId="77777777" w:rsidR="00124D91" w:rsidRPr="00E40358" w:rsidRDefault="00124D91" w:rsidP="0057043E">
            <w:pPr>
              <w:rPr>
                <w:lang w:eastAsia="nl-NL"/>
              </w:rPr>
            </w:pPr>
            <w:r>
              <w:rPr>
                <w:lang w:eastAsia="nl-NL"/>
              </w:rPr>
              <w:t>object . uiterlijkeEinddatum</w:t>
            </w:r>
          </w:p>
        </w:tc>
        <w:tc>
          <w:tcPr>
            <w:tcW w:w="3260" w:type="dxa"/>
            <w:tcPrChange w:id="2849" w:author="Joost Wijnings" w:date="2014-03-14T16:55:00Z">
              <w:tcPr>
                <w:tcW w:w="3260" w:type="dxa"/>
              </w:tcPr>
            </w:tcPrChange>
          </w:tcPr>
          <w:p w14:paraId="71E64E33" w14:textId="77777777" w:rsidR="00124D91" w:rsidRPr="007675CA" w:rsidRDefault="00124D91" w:rsidP="0057043E">
            <w:pPr>
              <w:rPr>
                <w:lang w:eastAsia="nl-NL"/>
              </w:rPr>
            </w:pPr>
            <w:r w:rsidRPr="007675CA">
              <w:rPr>
                <w:lang w:eastAsia="nl-NL"/>
              </w:rPr>
              <w:t>Uiterlijke einddatum afdoening</w:t>
            </w:r>
          </w:p>
        </w:tc>
        <w:tc>
          <w:tcPr>
            <w:tcW w:w="709" w:type="dxa"/>
            <w:tcPrChange w:id="2850" w:author="Joost Wijnings" w:date="2014-03-14T16:55:00Z">
              <w:tcPr>
                <w:tcW w:w="709" w:type="dxa"/>
              </w:tcPr>
            </w:tcPrChange>
          </w:tcPr>
          <w:p w14:paraId="2B52F377" w14:textId="77777777" w:rsidR="00124D91" w:rsidRPr="007675CA" w:rsidRDefault="00124D91" w:rsidP="0057043E">
            <w:pPr>
              <w:jc w:val="center"/>
              <w:rPr>
                <w:lang w:eastAsia="nl-NL"/>
              </w:rPr>
            </w:pPr>
            <w:r>
              <w:rPr>
                <w:lang w:eastAsia="nl-NL"/>
              </w:rPr>
              <w:t>o</w:t>
            </w:r>
          </w:p>
        </w:tc>
      </w:tr>
      <w:tr w:rsidR="00124D91" w:rsidRPr="007675CA" w14:paraId="6DEBBCF0" w14:textId="77777777" w:rsidTr="00AC122B">
        <w:tc>
          <w:tcPr>
            <w:tcW w:w="6062" w:type="dxa"/>
            <w:tcPrChange w:id="2851" w:author="Joost Wijnings" w:date="2014-03-14T16:55:00Z">
              <w:tcPr>
                <w:tcW w:w="6062" w:type="dxa"/>
              </w:tcPr>
            </w:tcPrChange>
          </w:tcPr>
          <w:p w14:paraId="0CF4190C" w14:textId="77777777" w:rsidR="00124D91" w:rsidRPr="00E40358" w:rsidRDefault="00124D91" w:rsidP="0057043E">
            <w:pPr>
              <w:rPr>
                <w:lang w:eastAsia="nl-NL"/>
              </w:rPr>
            </w:pPr>
            <w:r>
              <w:rPr>
                <w:lang w:eastAsia="nl-NL"/>
              </w:rPr>
              <w:t>object . zaakniveau</w:t>
            </w:r>
          </w:p>
        </w:tc>
        <w:tc>
          <w:tcPr>
            <w:tcW w:w="3260" w:type="dxa"/>
            <w:tcPrChange w:id="2852" w:author="Joost Wijnings" w:date="2014-03-14T16:55:00Z">
              <w:tcPr>
                <w:tcW w:w="3260" w:type="dxa"/>
              </w:tcPr>
            </w:tcPrChange>
          </w:tcPr>
          <w:p w14:paraId="0B71A95E" w14:textId="77777777" w:rsidR="00124D91" w:rsidRPr="007675CA" w:rsidRDefault="00124D91" w:rsidP="0057043E">
            <w:pPr>
              <w:rPr>
                <w:lang w:eastAsia="nl-NL"/>
              </w:rPr>
            </w:pPr>
            <w:r w:rsidRPr="007675CA">
              <w:rPr>
                <w:lang w:eastAsia="nl-NL"/>
              </w:rPr>
              <w:t>Zaakniveau</w:t>
            </w:r>
          </w:p>
        </w:tc>
        <w:tc>
          <w:tcPr>
            <w:tcW w:w="709" w:type="dxa"/>
            <w:tcPrChange w:id="2853" w:author="Joost Wijnings" w:date="2014-03-14T16:55:00Z">
              <w:tcPr>
                <w:tcW w:w="709" w:type="dxa"/>
              </w:tcPr>
            </w:tcPrChange>
          </w:tcPr>
          <w:p w14:paraId="227B43FB" w14:textId="77777777" w:rsidR="00124D91" w:rsidRPr="007675CA" w:rsidRDefault="0057043E" w:rsidP="0057043E">
            <w:pPr>
              <w:jc w:val="center"/>
              <w:rPr>
                <w:lang w:eastAsia="nl-NL"/>
              </w:rPr>
            </w:pPr>
            <w:r>
              <w:rPr>
                <w:lang w:eastAsia="nl-NL"/>
              </w:rPr>
              <w:t>o</w:t>
            </w:r>
          </w:p>
        </w:tc>
      </w:tr>
      <w:tr w:rsidR="00124D91" w:rsidRPr="007675CA" w14:paraId="06C8EF40" w14:textId="77777777" w:rsidTr="00AC122B">
        <w:tc>
          <w:tcPr>
            <w:tcW w:w="6062" w:type="dxa"/>
            <w:tcPrChange w:id="2854" w:author="Joost Wijnings" w:date="2014-03-14T16:55:00Z">
              <w:tcPr>
                <w:tcW w:w="6062" w:type="dxa"/>
              </w:tcPr>
            </w:tcPrChange>
          </w:tcPr>
          <w:p w14:paraId="07BC2B57" w14:textId="77777777" w:rsidR="00124D91" w:rsidRPr="00E40358" w:rsidRDefault="00124D91" w:rsidP="0057043E">
            <w:pPr>
              <w:rPr>
                <w:lang w:eastAsia="nl-NL"/>
              </w:rPr>
            </w:pPr>
            <w:r>
              <w:rPr>
                <w:lang w:eastAsia="nl-NL"/>
              </w:rPr>
              <w:t>object . deelzakenI</w:t>
            </w:r>
            <w:r w:rsidRPr="007675CA">
              <w:rPr>
                <w:lang w:eastAsia="nl-NL"/>
              </w:rPr>
              <w:t>ndicatie</w:t>
            </w:r>
          </w:p>
        </w:tc>
        <w:tc>
          <w:tcPr>
            <w:tcW w:w="3260" w:type="dxa"/>
            <w:tcPrChange w:id="2855" w:author="Joost Wijnings" w:date="2014-03-14T16:55:00Z">
              <w:tcPr>
                <w:tcW w:w="3260" w:type="dxa"/>
              </w:tcPr>
            </w:tcPrChange>
          </w:tcPr>
          <w:p w14:paraId="58D76EAA" w14:textId="77777777" w:rsidR="00124D91" w:rsidRPr="007675CA" w:rsidRDefault="00124D91" w:rsidP="0057043E">
            <w:pPr>
              <w:rPr>
                <w:lang w:eastAsia="nl-NL"/>
              </w:rPr>
            </w:pPr>
            <w:r w:rsidRPr="007675CA">
              <w:rPr>
                <w:lang w:eastAsia="nl-NL"/>
              </w:rPr>
              <w:t>Deelzakenindicatie</w:t>
            </w:r>
          </w:p>
        </w:tc>
        <w:tc>
          <w:tcPr>
            <w:tcW w:w="709" w:type="dxa"/>
            <w:tcPrChange w:id="2856" w:author="Joost Wijnings" w:date="2014-03-14T16:55:00Z">
              <w:tcPr>
                <w:tcW w:w="709" w:type="dxa"/>
              </w:tcPr>
            </w:tcPrChange>
          </w:tcPr>
          <w:p w14:paraId="5BBD433A" w14:textId="77777777" w:rsidR="00124D91" w:rsidRPr="007675CA" w:rsidRDefault="0057043E" w:rsidP="0057043E">
            <w:pPr>
              <w:jc w:val="center"/>
              <w:rPr>
                <w:lang w:eastAsia="nl-NL"/>
              </w:rPr>
            </w:pPr>
            <w:r>
              <w:rPr>
                <w:lang w:eastAsia="nl-NL"/>
              </w:rPr>
              <w:t>o</w:t>
            </w:r>
          </w:p>
        </w:tc>
      </w:tr>
      <w:tr w:rsidR="00124D91" w:rsidRPr="007675CA" w14:paraId="22AF3C9B" w14:textId="77777777" w:rsidTr="00AC122B">
        <w:tc>
          <w:tcPr>
            <w:tcW w:w="6062" w:type="dxa"/>
            <w:tcPrChange w:id="2857" w:author="Joost Wijnings" w:date="2014-03-14T16:55:00Z">
              <w:tcPr>
                <w:tcW w:w="6062" w:type="dxa"/>
              </w:tcPr>
            </w:tcPrChange>
          </w:tcPr>
          <w:p w14:paraId="658F224B" w14:textId="77777777" w:rsidR="00124D91" w:rsidRPr="00E40358" w:rsidRDefault="00124D91" w:rsidP="0057043E">
            <w:pPr>
              <w:rPr>
                <w:lang w:eastAsia="nl-NL"/>
              </w:rPr>
            </w:pPr>
            <w:r>
              <w:rPr>
                <w:lang w:eastAsia="nl-NL"/>
              </w:rPr>
              <w:t>object . registratiedatum</w:t>
            </w:r>
          </w:p>
        </w:tc>
        <w:tc>
          <w:tcPr>
            <w:tcW w:w="3260" w:type="dxa"/>
            <w:tcPrChange w:id="2858" w:author="Joost Wijnings" w:date="2014-03-14T16:55:00Z">
              <w:tcPr>
                <w:tcW w:w="3260" w:type="dxa"/>
              </w:tcPr>
            </w:tcPrChange>
          </w:tcPr>
          <w:p w14:paraId="3F23925B" w14:textId="77777777" w:rsidR="00124D91" w:rsidRPr="007675CA" w:rsidRDefault="00124D91" w:rsidP="0057043E">
            <w:pPr>
              <w:rPr>
                <w:lang w:eastAsia="nl-NL"/>
              </w:rPr>
            </w:pPr>
            <w:r w:rsidRPr="007675CA">
              <w:rPr>
                <w:lang w:eastAsia="nl-NL"/>
              </w:rPr>
              <w:t>Registratiedatum</w:t>
            </w:r>
          </w:p>
        </w:tc>
        <w:tc>
          <w:tcPr>
            <w:tcW w:w="709" w:type="dxa"/>
            <w:tcPrChange w:id="2859" w:author="Joost Wijnings" w:date="2014-03-14T16:55:00Z">
              <w:tcPr>
                <w:tcW w:w="709" w:type="dxa"/>
              </w:tcPr>
            </w:tcPrChange>
          </w:tcPr>
          <w:p w14:paraId="52B2713E" w14:textId="77777777" w:rsidR="00124D91" w:rsidRPr="007675CA" w:rsidRDefault="0057043E" w:rsidP="0057043E">
            <w:pPr>
              <w:jc w:val="center"/>
              <w:rPr>
                <w:lang w:eastAsia="nl-NL"/>
              </w:rPr>
            </w:pPr>
            <w:r>
              <w:rPr>
                <w:lang w:eastAsia="nl-NL"/>
              </w:rPr>
              <w:t>o</w:t>
            </w:r>
          </w:p>
        </w:tc>
      </w:tr>
      <w:tr w:rsidR="00124D91" w:rsidRPr="007675CA" w14:paraId="629637F9" w14:textId="77777777" w:rsidTr="00AC122B">
        <w:tc>
          <w:tcPr>
            <w:tcW w:w="6062" w:type="dxa"/>
            <w:tcPrChange w:id="2860" w:author="Joost Wijnings" w:date="2014-03-14T16:55:00Z">
              <w:tcPr>
                <w:tcW w:w="6062" w:type="dxa"/>
              </w:tcPr>
            </w:tcPrChange>
          </w:tcPr>
          <w:p w14:paraId="37B4BB0F" w14:textId="77777777" w:rsidR="00124D91" w:rsidRPr="00E40358" w:rsidRDefault="00124D91" w:rsidP="0057043E">
            <w:pPr>
              <w:rPr>
                <w:lang w:eastAsia="nl-NL"/>
              </w:rPr>
            </w:pPr>
            <w:r>
              <w:rPr>
                <w:lang w:eastAsia="nl-NL"/>
              </w:rPr>
              <w:t>object . publicatiedatum</w:t>
            </w:r>
          </w:p>
        </w:tc>
        <w:tc>
          <w:tcPr>
            <w:tcW w:w="3260" w:type="dxa"/>
            <w:tcPrChange w:id="2861" w:author="Joost Wijnings" w:date="2014-03-14T16:55:00Z">
              <w:tcPr>
                <w:tcW w:w="3260" w:type="dxa"/>
              </w:tcPr>
            </w:tcPrChange>
          </w:tcPr>
          <w:p w14:paraId="2B79037F" w14:textId="77777777" w:rsidR="00124D91" w:rsidRPr="007675CA" w:rsidRDefault="00124D91" w:rsidP="0057043E">
            <w:pPr>
              <w:rPr>
                <w:lang w:eastAsia="nl-NL"/>
              </w:rPr>
            </w:pPr>
            <w:r w:rsidRPr="007675CA">
              <w:rPr>
                <w:lang w:eastAsia="nl-NL"/>
              </w:rPr>
              <w:t>Publicatiedatum</w:t>
            </w:r>
          </w:p>
        </w:tc>
        <w:tc>
          <w:tcPr>
            <w:tcW w:w="709" w:type="dxa"/>
            <w:tcPrChange w:id="2862" w:author="Joost Wijnings" w:date="2014-03-14T16:55:00Z">
              <w:tcPr>
                <w:tcW w:w="709" w:type="dxa"/>
              </w:tcPr>
            </w:tcPrChange>
          </w:tcPr>
          <w:p w14:paraId="5C87D8D5" w14:textId="77777777" w:rsidR="00124D91" w:rsidRPr="007675CA" w:rsidRDefault="00124D91" w:rsidP="0057043E">
            <w:pPr>
              <w:jc w:val="center"/>
              <w:rPr>
                <w:lang w:eastAsia="nl-NL"/>
              </w:rPr>
            </w:pPr>
            <w:r>
              <w:rPr>
                <w:lang w:eastAsia="nl-NL"/>
              </w:rPr>
              <w:t>o</w:t>
            </w:r>
          </w:p>
        </w:tc>
      </w:tr>
      <w:tr w:rsidR="00124D91" w:rsidRPr="00B013B9" w14:paraId="42A2ED96" w14:textId="77777777" w:rsidTr="00AC122B">
        <w:tc>
          <w:tcPr>
            <w:tcW w:w="6062" w:type="dxa"/>
            <w:tcPrChange w:id="2863" w:author="Joost Wijnings" w:date="2014-03-14T16:55:00Z">
              <w:tcPr>
                <w:tcW w:w="6062" w:type="dxa"/>
              </w:tcPr>
            </w:tcPrChange>
          </w:tcPr>
          <w:p w14:paraId="37EE2812" w14:textId="77777777" w:rsidR="00124D91" w:rsidRPr="00C67599" w:rsidRDefault="00124D91" w:rsidP="0057043E">
            <w:pPr>
              <w:rPr>
                <w:lang w:eastAsia="nl-NL"/>
              </w:rPr>
            </w:pPr>
            <w:r w:rsidRPr="00C67599">
              <w:rPr>
                <w:lang w:eastAsia="nl-NL"/>
              </w:rPr>
              <w:t>object . archiefnominatie</w:t>
            </w:r>
          </w:p>
        </w:tc>
        <w:tc>
          <w:tcPr>
            <w:tcW w:w="3260" w:type="dxa"/>
            <w:tcPrChange w:id="2864" w:author="Joost Wijnings" w:date="2014-03-14T16:55:00Z">
              <w:tcPr>
                <w:tcW w:w="3260" w:type="dxa"/>
              </w:tcPr>
            </w:tcPrChange>
          </w:tcPr>
          <w:p w14:paraId="4684017F" w14:textId="77777777" w:rsidR="00124D91" w:rsidRPr="00C67599" w:rsidRDefault="00124D91" w:rsidP="0057043E">
            <w:pPr>
              <w:rPr>
                <w:lang w:eastAsia="nl-NL"/>
              </w:rPr>
            </w:pPr>
            <w:r w:rsidRPr="00C67599">
              <w:rPr>
                <w:lang w:eastAsia="nl-NL"/>
              </w:rPr>
              <w:t>Archiefnominatie</w:t>
            </w:r>
          </w:p>
        </w:tc>
        <w:tc>
          <w:tcPr>
            <w:tcW w:w="709" w:type="dxa"/>
            <w:tcPrChange w:id="2865" w:author="Joost Wijnings" w:date="2014-03-14T16:55:00Z">
              <w:tcPr>
                <w:tcW w:w="709" w:type="dxa"/>
              </w:tcPr>
            </w:tcPrChange>
          </w:tcPr>
          <w:p w14:paraId="513A3F80" w14:textId="77777777" w:rsidR="00124D91" w:rsidRPr="00C67599" w:rsidRDefault="0057043E" w:rsidP="0057043E">
            <w:pPr>
              <w:jc w:val="center"/>
              <w:rPr>
                <w:lang w:eastAsia="nl-NL"/>
              </w:rPr>
            </w:pPr>
            <w:r w:rsidRPr="00C67599">
              <w:rPr>
                <w:lang w:eastAsia="nl-NL"/>
              </w:rPr>
              <w:t>o</w:t>
            </w:r>
          </w:p>
        </w:tc>
      </w:tr>
      <w:tr w:rsidR="00124D91" w:rsidRPr="007675CA" w14:paraId="19428EAB" w14:textId="77777777" w:rsidTr="00AC122B">
        <w:tc>
          <w:tcPr>
            <w:tcW w:w="6062" w:type="dxa"/>
            <w:tcPrChange w:id="2866" w:author="Joost Wijnings" w:date="2014-03-14T16:55:00Z">
              <w:tcPr>
                <w:tcW w:w="6062" w:type="dxa"/>
              </w:tcPr>
            </w:tcPrChange>
          </w:tcPr>
          <w:p w14:paraId="7F817665" w14:textId="77777777" w:rsidR="00124D91" w:rsidRPr="00E40358" w:rsidRDefault="00124D91" w:rsidP="0057043E">
            <w:pPr>
              <w:rPr>
                <w:lang w:eastAsia="nl-NL"/>
              </w:rPr>
            </w:pPr>
            <w:r>
              <w:rPr>
                <w:lang w:eastAsia="nl-NL"/>
              </w:rPr>
              <w:t>object . datumVernietigingDossier</w:t>
            </w:r>
          </w:p>
        </w:tc>
        <w:tc>
          <w:tcPr>
            <w:tcW w:w="3260" w:type="dxa"/>
            <w:tcPrChange w:id="2867" w:author="Joost Wijnings" w:date="2014-03-14T16:55:00Z">
              <w:tcPr>
                <w:tcW w:w="3260" w:type="dxa"/>
              </w:tcPr>
            </w:tcPrChange>
          </w:tcPr>
          <w:p w14:paraId="24A7F7E8" w14:textId="77777777" w:rsidR="00124D91" w:rsidRPr="007675CA" w:rsidRDefault="00124D91" w:rsidP="0057043E">
            <w:pPr>
              <w:rPr>
                <w:lang w:eastAsia="nl-NL"/>
              </w:rPr>
            </w:pPr>
            <w:r w:rsidRPr="007675CA">
              <w:rPr>
                <w:lang w:eastAsia="nl-NL"/>
              </w:rPr>
              <w:t>Datum vernietiging dossier</w:t>
            </w:r>
          </w:p>
        </w:tc>
        <w:tc>
          <w:tcPr>
            <w:tcW w:w="709" w:type="dxa"/>
            <w:tcPrChange w:id="2868" w:author="Joost Wijnings" w:date="2014-03-14T16:55:00Z">
              <w:tcPr>
                <w:tcW w:w="709" w:type="dxa"/>
              </w:tcPr>
            </w:tcPrChange>
          </w:tcPr>
          <w:p w14:paraId="5ADE3275" w14:textId="77777777" w:rsidR="00124D91" w:rsidRPr="007675CA" w:rsidRDefault="00124D91" w:rsidP="0057043E">
            <w:pPr>
              <w:jc w:val="center"/>
              <w:rPr>
                <w:lang w:eastAsia="nl-NL"/>
              </w:rPr>
            </w:pPr>
            <w:r>
              <w:rPr>
                <w:lang w:eastAsia="nl-NL"/>
              </w:rPr>
              <w:t>o</w:t>
            </w:r>
          </w:p>
        </w:tc>
      </w:tr>
      <w:tr w:rsidR="00124D91" w:rsidRPr="007675CA" w14:paraId="4A9A5EFB" w14:textId="77777777" w:rsidTr="00AC122B">
        <w:tc>
          <w:tcPr>
            <w:tcW w:w="6062" w:type="dxa"/>
            <w:tcPrChange w:id="2869" w:author="Joost Wijnings" w:date="2014-03-14T16:55:00Z">
              <w:tcPr>
                <w:tcW w:w="6062" w:type="dxa"/>
              </w:tcPr>
            </w:tcPrChange>
          </w:tcPr>
          <w:p w14:paraId="2967F9A2" w14:textId="77777777" w:rsidR="00124D91" w:rsidRPr="00E40358" w:rsidRDefault="00124D91" w:rsidP="0057043E">
            <w:pPr>
              <w:rPr>
                <w:lang w:eastAsia="nl-NL"/>
              </w:rPr>
            </w:pPr>
            <w:r>
              <w:rPr>
                <w:lang w:eastAsia="nl-NL"/>
              </w:rPr>
              <w:t>object . betalingsIndicatie</w:t>
            </w:r>
          </w:p>
        </w:tc>
        <w:tc>
          <w:tcPr>
            <w:tcW w:w="3260" w:type="dxa"/>
            <w:tcPrChange w:id="2870" w:author="Joost Wijnings" w:date="2014-03-14T16:55:00Z">
              <w:tcPr>
                <w:tcW w:w="3260" w:type="dxa"/>
              </w:tcPr>
            </w:tcPrChange>
          </w:tcPr>
          <w:p w14:paraId="14E08895" w14:textId="77777777" w:rsidR="00124D91" w:rsidRPr="007675CA" w:rsidRDefault="00124D91" w:rsidP="0057043E">
            <w:pPr>
              <w:rPr>
                <w:lang w:eastAsia="nl-NL"/>
              </w:rPr>
            </w:pPr>
            <w:r w:rsidRPr="007675CA">
              <w:rPr>
                <w:lang w:eastAsia="nl-NL"/>
              </w:rPr>
              <w:t>Betalingsindicatie</w:t>
            </w:r>
          </w:p>
        </w:tc>
        <w:tc>
          <w:tcPr>
            <w:tcW w:w="709" w:type="dxa"/>
            <w:tcPrChange w:id="2871" w:author="Joost Wijnings" w:date="2014-03-14T16:55:00Z">
              <w:tcPr>
                <w:tcW w:w="709" w:type="dxa"/>
              </w:tcPr>
            </w:tcPrChange>
          </w:tcPr>
          <w:p w14:paraId="04E46F9C" w14:textId="77777777" w:rsidR="00124D91" w:rsidRPr="007675CA" w:rsidRDefault="00124D91" w:rsidP="0057043E">
            <w:pPr>
              <w:jc w:val="center"/>
              <w:rPr>
                <w:lang w:eastAsia="nl-NL"/>
              </w:rPr>
            </w:pPr>
            <w:r>
              <w:rPr>
                <w:lang w:eastAsia="nl-NL"/>
              </w:rPr>
              <w:t>o</w:t>
            </w:r>
          </w:p>
        </w:tc>
      </w:tr>
      <w:tr w:rsidR="00124D91" w:rsidRPr="007675CA" w14:paraId="5D271B80" w14:textId="77777777" w:rsidTr="00AC122B">
        <w:tc>
          <w:tcPr>
            <w:tcW w:w="6062" w:type="dxa"/>
            <w:tcPrChange w:id="2872" w:author="Joost Wijnings" w:date="2014-03-14T16:55:00Z">
              <w:tcPr>
                <w:tcW w:w="6062" w:type="dxa"/>
              </w:tcPr>
            </w:tcPrChange>
          </w:tcPr>
          <w:p w14:paraId="1F3A9C93" w14:textId="77777777" w:rsidR="00124D91" w:rsidRPr="00E40358" w:rsidRDefault="00124D91" w:rsidP="0057043E">
            <w:pPr>
              <w:rPr>
                <w:lang w:eastAsia="nl-NL"/>
              </w:rPr>
            </w:pPr>
            <w:r>
              <w:rPr>
                <w:lang w:eastAsia="nl-NL"/>
              </w:rPr>
              <w:t>object . laatsteBetaaldatum</w:t>
            </w:r>
          </w:p>
        </w:tc>
        <w:tc>
          <w:tcPr>
            <w:tcW w:w="3260" w:type="dxa"/>
            <w:tcPrChange w:id="2873" w:author="Joost Wijnings" w:date="2014-03-14T16:55:00Z">
              <w:tcPr>
                <w:tcW w:w="3260" w:type="dxa"/>
              </w:tcPr>
            </w:tcPrChange>
          </w:tcPr>
          <w:p w14:paraId="269581A1" w14:textId="77777777" w:rsidR="00124D91" w:rsidRPr="007675CA" w:rsidRDefault="00124D91" w:rsidP="0057043E">
            <w:pPr>
              <w:rPr>
                <w:lang w:eastAsia="nl-NL"/>
              </w:rPr>
            </w:pPr>
            <w:r w:rsidRPr="007675CA">
              <w:rPr>
                <w:lang w:eastAsia="nl-NL"/>
              </w:rPr>
              <w:t>Laatste betaaldatum</w:t>
            </w:r>
          </w:p>
        </w:tc>
        <w:tc>
          <w:tcPr>
            <w:tcW w:w="709" w:type="dxa"/>
            <w:tcPrChange w:id="2874" w:author="Joost Wijnings" w:date="2014-03-14T16:55:00Z">
              <w:tcPr>
                <w:tcW w:w="709" w:type="dxa"/>
              </w:tcPr>
            </w:tcPrChange>
          </w:tcPr>
          <w:p w14:paraId="509AC93D" w14:textId="77777777" w:rsidR="00124D91" w:rsidRPr="007675CA" w:rsidRDefault="00124D91" w:rsidP="0057043E">
            <w:pPr>
              <w:jc w:val="center"/>
              <w:rPr>
                <w:lang w:eastAsia="nl-NL"/>
              </w:rPr>
            </w:pPr>
            <w:r>
              <w:rPr>
                <w:lang w:eastAsia="nl-NL"/>
              </w:rPr>
              <w:t>o</w:t>
            </w:r>
          </w:p>
        </w:tc>
      </w:tr>
      <w:tr w:rsidR="00124D91" w:rsidRPr="007675CA" w14:paraId="36D5DB5C" w14:textId="77777777" w:rsidTr="00AC122B">
        <w:tc>
          <w:tcPr>
            <w:tcW w:w="6062" w:type="dxa"/>
            <w:tcPrChange w:id="2875" w:author="Joost Wijnings" w:date="2014-03-14T16:55:00Z">
              <w:tcPr>
                <w:tcW w:w="6062" w:type="dxa"/>
              </w:tcPr>
            </w:tcPrChange>
          </w:tcPr>
          <w:p w14:paraId="4056DE62" w14:textId="77777777" w:rsidR="00124D91" w:rsidRPr="00E40358" w:rsidRDefault="00124D91" w:rsidP="0057043E">
            <w:pPr>
              <w:rPr>
                <w:lang w:eastAsia="nl-NL"/>
              </w:rPr>
            </w:pPr>
            <w:r>
              <w:rPr>
                <w:lang w:eastAsia="nl-NL"/>
              </w:rPr>
              <w:t>object . opschorting</w:t>
            </w:r>
          </w:p>
        </w:tc>
        <w:tc>
          <w:tcPr>
            <w:tcW w:w="3260" w:type="dxa"/>
            <w:tcPrChange w:id="2876" w:author="Joost Wijnings" w:date="2014-03-14T16:55:00Z">
              <w:tcPr>
                <w:tcW w:w="3260" w:type="dxa"/>
              </w:tcPr>
            </w:tcPrChange>
          </w:tcPr>
          <w:p w14:paraId="5F9E2A1E" w14:textId="77777777" w:rsidR="00124D91" w:rsidRPr="007675CA" w:rsidRDefault="00124D91" w:rsidP="0057043E">
            <w:pPr>
              <w:rPr>
                <w:lang w:eastAsia="nl-NL"/>
              </w:rPr>
            </w:pPr>
            <w:r w:rsidRPr="007675CA">
              <w:rPr>
                <w:lang w:eastAsia="nl-NL"/>
              </w:rPr>
              <w:t>Opschorting</w:t>
            </w:r>
            <w:r>
              <w:rPr>
                <w:lang w:eastAsia="nl-NL"/>
              </w:rPr>
              <w:t xml:space="preserve"> (Groep attribuut)</w:t>
            </w:r>
          </w:p>
        </w:tc>
        <w:tc>
          <w:tcPr>
            <w:tcW w:w="709" w:type="dxa"/>
            <w:tcPrChange w:id="2877" w:author="Joost Wijnings" w:date="2014-03-14T16:55:00Z">
              <w:tcPr>
                <w:tcW w:w="709" w:type="dxa"/>
              </w:tcPr>
            </w:tcPrChange>
          </w:tcPr>
          <w:p w14:paraId="51C2BCE7" w14:textId="77777777" w:rsidR="00124D91" w:rsidRPr="007675CA" w:rsidRDefault="00BA6212" w:rsidP="0057043E">
            <w:pPr>
              <w:jc w:val="center"/>
              <w:rPr>
                <w:lang w:eastAsia="nl-NL"/>
              </w:rPr>
            </w:pPr>
            <w:r>
              <w:rPr>
                <w:lang w:eastAsia="nl-NL"/>
              </w:rPr>
              <w:t>0..N</w:t>
            </w:r>
          </w:p>
        </w:tc>
      </w:tr>
      <w:tr w:rsidR="00124D91" w:rsidRPr="007675CA" w14:paraId="17C52F51" w14:textId="77777777" w:rsidTr="00AC122B">
        <w:tc>
          <w:tcPr>
            <w:tcW w:w="6062" w:type="dxa"/>
            <w:tcPrChange w:id="2878" w:author="Joost Wijnings" w:date="2014-03-14T16:55:00Z">
              <w:tcPr>
                <w:tcW w:w="6062" w:type="dxa"/>
              </w:tcPr>
            </w:tcPrChange>
          </w:tcPr>
          <w:p w14:paraId="454D3269" w14:textId="77777777" w:rsidR="00124D91" w:rsidRPr="00E40358" w:rsidRDefault="00124D91" w:rsidP="0057043E">
            <w:pPr>
              <w:rPr>
                <w:lang w:eastAsia="nl-NL"/>
              </w:rPr>
            </w:pPr>
            <w:r>
              <w:rPr>
                <w:lang w:eastAsia="nl-NL"/>
              </w:rPr>
              <w:t>object . opschorting . indicatie</w:t>
            </w:r>
          </w:p>
        </w:tc>
        <w:tc>
          <w:tcPr>
            <w:tcW w:w="3260" w:type="dxa"/>
            <w:tcPrChange w:id="2879" w:author="Joost Wijnings" w:date="2014-03-14T16:55:00Z">
              <w:tcPr>
                <w:tcW w:w="3260" w:type="dxa"/>
              </w:tcPr>
            </w:tcPrChange>
          </w:tcPr>
          <w:p w14:paraId="3D93C5C1" w14:textId="77777777" w:rsidR="00124D91" w:rsidRPr="007675CA" w:rsidRDefault="00124D91" w:rsidP="00E666F8">
            <w:pPr>
              <w:numPr>
                <w:ilvl w:val="0"/>
                <w:numId w:val="21"/>
              </w:numPr>
              <w:rPr>
                <w:lang w:eastAsia="nl-NL"/>
              </w:rPr>
            </w:pPr>
            <w:r w:rsidRPr="007675CA">
              <w:rPr>
                <w:lang w:eastAsia="nl-NL"/>
              </w:rPr>
              <w:t>Indicatie opschorting</w:t>
            </w:r>
          </w:p>
        </w:tc>
        <w:tc>
          <w:tcPr>
            <w:tcW w:w="709" w:type="dxa"/>
            <w:tcPrChange w:id="2880" w:author="Joost Wijnings" w:date="2014-03-14T16:55:00Z">
              <w:tcPr>
                <w:tcW w:w="709" w:type="dxa"/>
              </w:tcPr>
            </w:tcPrChange>
          </w:tcPr>
          <w:p w14:paraId="69164E42" w14:textId="77777777" w:rsidR="00124D91" w:rsidRPr="007675CA" w:rsidRDefault="00BA6212" w:rsidP="0057043E">
            <w:pPr>
              <w:jc w:val="center"/>
              <w:rPr>
                <w:lang w:eastAsia="nl-NL"/>
              </w:rPr>
            </w:pPr>
            <w:r>
              <w:rPr>
                <w:lang w:eastAsia="nl-NL"/>
              </w:rPr>
              <w:t>v</w:t>
            </w:r>
            <w:r w:rsidR="00124D91">
              <w:rPr>
                <w:lang w:eastAsia="nl-NL"/>
              </w:rPr>
              <w:t>*</w:t>
            </w:r>
          </w:p>
        </w:tc>
      </w:tr>
      <w:tr w:rsidR="00124D91" w:rsidRPr="007675CA" w14:paraId="4E676AC0" w14:textId="77777777" w:rsidTr="00AC122B">
        <w:tc>
          <w:tcPr>
            <w:tcW w:w="6062" w:type="dxa"/>
            <w:tcPrChange w:id="2881" w:author="Joost Wijnings" w:date="2014-03-14T16:55:00Z">
              <w:tcPr>
                <w:tcW w:w="6062" w:type="dxa"/>
              </w:tcPr>
            </w:tcPrChange>
          </w:tcPr>
          <w:p w14:paraId="02B4FB24" w14:textId="77777777" w:rsidR="00124D91" w:rsidRPr="00E40358" w:rsidRDefault="00124D91" w:rsidP="0057043E">
            <w:pPr>
              <w:rPr>
                <w:lang w:eastAsia="nl-NL"/>
              </w:rPr>
            </w:pPr>
            <w:r>
              <w:rPr>
                <w:lang w:eastAsia="nl-NL"/>
              </w:rPr>
              <w:t>object . opschorting . reden</w:t>
            </w:r>
          </w:p>
        </w:tc>
        <w:tc>
          <w:tcPr>
            <w:tcW w:w="3260" w:type="dxa"/>
            <w:tcPrChange w:id="2882" w:author="Joost Wijnings" w:date="2014-03-14T16:55:00Z">
              <w:tcPr>
                <w:tcW w:w="3260" w:type="dxa"/>
              </w:tcPr>
            </w:tcPrChange>
          </w:tcPr>
          <w:p w14:paraId="741336D8" w14:textId="77777777" w:rsidR="00124D91" w:rsidRPr="007675CA" w:rsidRDefault="00124D91" w:rsidP="00E666F8">
            <w:pPr>
              <w:numPr>
                <w:ilvl w:val="0"/>
                <w:numId w:val="21"/>
              </w:numPr>
              <w:rPr>
                <w:lang w:eastAsia="nl-NL"/>
              </w:rPr>
            </w:pPr>
            <w:r w:rsidRPr="007675CA">
              <w:rPr>
                <w:lang w:eastAsia="nl-NL"/>
              </w:rPr>
              <w:t>Reden opschorting</w:t>
            </w:r>
          </w:p>
        </w:tc>
        <w:tc>
          <w:tcPr>
            <w:tcW w:w="709" w:type="dxa"/>
            <w:tcPrChange w:id="2883" w:author="Joost Wijnings" w:date="2014-03-14T16:55:00Z">
              <w:tcPr>
                <w:tcW w:w="709" w:type="dxa"/>
              </w:tcPr>
            </w:tcPrChange>
          </w:tcPr>
          <w:p w14:paraId="202BE11A" w14:textId="77777777" w:rsidR="00124D91" w:rsidRPr="007675CA" w:rsidRDefault="00BA6212" w:rsidP="0057043E">
            <w:pPr>
              <w:jc w:val="center"/>
              <w:rPr>
                <w:lang w:eastAsia="nl-NL"/>
              </w:rPr>
            </w:pPr>
            <w:r>
              <w:rPr>
                <w:lang w:eastAsia="nl-NL"/>
              </w:rPr>
              <w:t>v</w:t>
            </w:r>
            <w:r w:rsidR="00124D91">
              <w:rPr>
                <w:lang w:eastAsia="nl-NL"/>
              </w:rPr>
              <w:t>*</w:t>
            </w:r>
          </w:p>
        </w:tc>
      </w:tr>
      <w:tr w:rsidR="00124D91" w:rsidRPr="007675CA" w14:paraId="3C7028D2" w14:textId="77777777" w:rsidTr="00AC122B">
        <w:tc>
          <w:tcPr>
            <w:tcW w:w="6062" w:type="dxa"/>
            <w:tcPrChange w:id="2884" w:author="Joost Wijnings" w:date="2014-03-14T16:55:00Z">
              <w:tcPr>
                <w:tcW w:w="6062" w:type="dxa"/>
              </w:tcPr>
            </w:tcPrChange>
          </w:tcPr>
          <w:p w14:paraId="70772C73" w14:textId="77777777" w:rsidR="00124D91" w:rsidRPr="00E40358" w:rsidRDefault="00124D91" w:rsidP="0057043E">
            <w:pPr>
              <w:rPr>
                <w:lang w:eastAsia="nl-NL"/>
              </w:rPr>
            </w:pPr>
            <w:r>
              <w:rPr>
                <w:lang w:eastAsia="nl-NL"/>
              </w:rPr>
              <w:t>object . verlenging</w:t>
            </w:r>
          </w:p>
        </w:tc>
        <w:tc>
          <w:tcPr>
            <w:tcW w:w="3260" w:type="dxa"/>
            <w:tcPrChange w:id="2885" w:author="Joost Wijnings" w:date="2014-03-14T16:55:00Z">
              <w:tcPr>
                <w:tcW w:w="3260" w:type="dxa"/>
              </w:tcPr>
            </w:tcPrChange>
          </w:tcPr>
          <w:p w14:paraId="26F13CC7" w14:textId="77777777" w:rsidR="00124D91" w:rsidRPr="007675CA" w:rsidRDefault="00124D91" w:rsidP="0057043E">
            <w:pPr>
              <w:rPr>
                <w:lang w:eastAsia="nl-NL"/>
              </w:rPr>
            </w:pPr>
            <w:r w:rsidRPr="007675CA">
              <w:rPr>
                <w:lang w:eastAsia="nl-NL"/>
              </w:rPr>
              <w:t>Verlenging</w:t>
            </w:r>
            <w:r>
              <w:rPr>
                <w:lang w:eastAsia="nl-NL"/>
              </w:rPr>
              <w:t xml:space="preserve"> (Groep attribuut)</w:t>
            </w:r>
          </w:p>
        </w:tc>
        <w:tc>
          <w:tcPr>
            <w:tcW w:w="709" w:type="dxa"/>
            <w:tcPrChange w:id="2886" w:author="Joost Wijnings" w:date="2014-03-14T16:55:00Z">
              <w:tcPr>
                <w:tcW w:w="709" w:type="dxa"/>
              </w:tcPr>
            </w:tcPrChange>
          </w:tcPr>
          <w:p w14:paraId="0FB561A8" w14:textId="77777777" w:rsidR="00124D91" w:rsidRPr="007675CA" w:rsidRDefault="00BA6212" w:rsidP="0057043E">
            <w:pPr>
              <w:jc w:val="center"/>
              <w:rPr>
                <w:lang w:eastAsia="nl-NL"/>
              </w:rPr>
            </w:pPr>
            <w:r>
              <w:rPr>
                <w:lang w:eastAsia="nl-NL"/>
              </w:rPr>
              <w:t>0..N</w:t>
            </w:r>
          </w:p>
        </w:tc>
      </w:tr>
      <w:tr w:rsidR="00124D91" w:rsidRPr="007675CA" w14:paraId="1DDABC8D" w14:textId="77777777" w:rsidTr="00AC122B">
        <w:tc>
          <w:tcPr>
            <w:tcW w:w="6062" w:type="dxa"/>
            <w:tcPrChange w:id="2887" w:author="Joost Wijnings" w:date="2014-03-14T16:55:00Z">
              <w:tcPr>
                <w:tcW w:w="6062" w:type="dxa"/>
              </w:tcPr>
            </w:tcPrChange>
          </w:tcPr>
          <w:p w14:paraId="35DAE25F" w14:textId="77777777" w:rsidR="00124D91" w:rsidRPr="00E40358" w:rsidRDefault="00124D91" w:rsidP="0057043E">
            <w:pPr>
              <w:rPr>
                <w:lang w:eastAsia="nl-NL"/>
              </w:rPr>
            </w:pPr>
            <w:r>
              <w:rPr>
                <w:lang w:eastAsia="nl-NL"/>
              </w:rPr>
              <w:t>object . verlenging . duur</w:t>
            </w:r>
          </w:p>
        </w:tc>
        <w:tc>
          <w:tcPr>
            <w:tcW w:w="3260" w:type="dxa"/>
            <w:tcPrChange w:id="2888" w:author="Joost Wijnings" w:date="2014-03-14T16:55:00Z">
              <w:tcPr>
                <w:tcW w:w="3260" w:type="dxa"/>
              </w:tcPr>
            </w:tcPrChange>
          </w:tcPr>
          <w:p w14:paraId="292B2770" w14:textId="77777777" w:rsidR="00124D91" w:rsidRPr="007675CA" w:rsidRDefault="00124D91" w:rsidP="00E666F8">
            <w:pPr>
              <w:numPr>
                <w:ilvl w:val="0"/>
                <w:numId w:val="21"/>
              </w:numPr>
              <w:rPr>
                <w:lang w:eastAsia="nl-NL"/>
              </w:rPr>
            </w:pPr>
            <w:r w:rsidRPr="007675CA">
              <w:rPr>
                <w:lang w:eastAsia="nl-NL"/>
              </w:rPr>
              <w:t>Duur verlenging</w:t>
            </w:r>
          </w:p>
        </w:tc>
        <w:tc>
          <w:tcPr>
            <w:tcW w:w="709" w:type="dxa"/>
            <w:tcPrChange w:id="2889" w:author="Joost Wijnings" w:date="2014-03-14T16:55:00Z">
              <w:tcPr>
                <w:tcW w:w="709" w:type="dxa"/>
              </w:tcPr>
            </w:tcPrChange>
          </w:tcPr>
          <w:p w14:paraId="7794ADC1" w14:textId="77777777" w:rsidR="00124D91" w:rsidRPr="007675CA" w:rsidRDefault="0045219B" w:rsidP="0057043E">
            <w:pPr>
              <w:jc w:val="center"/>
              <w:rPr>
                <w:lang w:eastAsia="nl-NL"/>
              </w:rPr>
            </w:pPr>
            <w:r>
              <w:rPr>
                <w:lang w:eastAsia="nl-NL"/>
              </w:rPr>
              <w:t>v*</w:t>
            </w:r>
          </w:p>
        </w:tc>
      </w:tr>
      <w:tr w:rsidR="00124D91" w14:paraId="6F0EEECC" w14:textId="77777777" w:rsidTr="00AC122B">
        <w:tc>
          <w:tcPr>
            <w:tcW w:w="6062" w:type="dxa"/>
            <w:tcPrChange w:id="2890" w:author="Joost Wijnings" w:date="2014-03-14T16:55:00Z">
              <w:tcPr>
                <w:tcW w:w="6062" w:type="dxa"/>
              </w:tcPr>
            </w:tcPrChange>
          </w:tcPr>
          <w:p w14:paraId="6B803560" w14:textId="77777777" w:rsidR="00124D91" w:rsidRPr="00E40358" w:rsidRDefault="00124D91" w:rsidP="0057043E">
            <w:pPr>
              <w:rPr>
                <w:lang w:eastAsia="nl-NL"/>
              </w:rPr>
            </w:pPr>
            <w:r>
              <w:rPr>
                <w:lang w:eastAsia="nl-NL"/>
              </w:rPr>
              <w:t>object . verlenging . reden</w:t>
            </w:r>
          </w:p>
        </w:tc>
        <w:tc>
          <w:tcPr>
            <w:tcW w:w="3260" w:type="dxa"/>
            <w:tcPrChange w:id="2891" w:author="Joost Wijnings" w:date="2014-03-14T16:55:00Z">
              <w:tcPr>
                <w:tcW w:w="3260" w:type="dxa"/>
              </w:tcPr>
            </w:tcPrChange>
          </w:tcPr>
          <w:p w14:paraId="308CA102" w14:textId="77777777" w:rsidR="00124D91" w:rsidRPr="007675CA" w:rsidRDefault="00124D91" w:rsidP="00E666F8">
            <w:pPr>
              <w:numPr>
                <w:ilvl w:val="0"/>
                <w:numId w:val="21"/>
              </w:numPr>
              <w:rPr>
                <w:lang w:eastAsia="nl-NL"/>
              </w:rPr>
            </w:pPr>
            <w:r>
              <w:rPr>
                <w:lang w:eastAsia="nl-NL"/>
              </w:rPr>
              <w:t>Rede</w:t>
            </w:r>
            <w:r w:rsidRPr="007675CA">
              <w:rPr>
                <w:lang w:eastAsia="nl-NL"/>
              </w:rPr>
              <w:t xml:space="preserve"> verlenging</w:t>
            </w:r>
          </w:p>
        </w:tc>
        <w:tc>
          <w:tcPr>
            <w:tcW w:w="709" w:type="dxa"/>
            <w:tcPrChange w:id="2892" w:author="Joost Wijnings" w:date="2014-03-14T16:55:00Z">
              <w:tcPr>
                <w:tcW w:w="709" w:type="dxa"/>
              </w:tcPr>
            </w:tcPrChange>
          </w:tcPr>
          <w:p w14:paraId="1E098A64" w14:textId="77777777" w:rsidR="00124D91" w:rsidRDefault="0045219B" w:rsidP="0057043E">
            <w:pPr>
              <w:jc w:val="center"/>
              <w:rPr>
                <w:lang w:eastAsia="nl-NL"/>
              </w:rPr>
            </w:pPr>
            <w:r>
              <w:rPr>
                <w:lang w:eastAsia="nl-NL"/>
              </w:rPr>
              <w:t>v*</w:t>
            </w:r>
          </w:p>
        </w:tc>
      </w:tr>
      <w:tr w:rsidR="00124D91" w:rsidRPr="007675CA" w14:paraId="26037792" w14:textId="77777777" w:rsidTr="00AC122B">
        <w:tc>
          <w:tcPr>
            <w:tcW w:w="6062" w:type="dxa"/>
            <w:tcPrChange w:id="2893" w:author="Joost Wijnings" w:date="2014-03-14T16:55:00Z">
              <w:tcPr>
                <w:tcW w:w="6062" w:type="dxa"/>
              </w:tcPr>
            </w:tcPrChange>
          </w:tcPr>
          <w:p w14:paraId="2AEC0B76" w14:textId="77777777" w:rsidR="00124D91" w:rsidRPr="00E40358" w:rsidRDefault="00124D91" w:rsidP="0057043E">
            <w:pPr>
              <w:rPr>
                <w:lang w:eastAsia="nl-NL"/>
              </w:rPr>
            </w:pPr>
            <w:r>
              <w:rPr>
                <w:lang w:eastAsia="nl-NL"/>
              </w:rPr>
              <w:t>object . anderZaakObject</w:t>
            </w:r>
          </w:p>
        </w:tc>
        <w:tc>
          <w:tcPr>
            <w:tcW w:w="3260" w:type="dxa"/>
            <w:tcPrChange w:id="2894" w:author="Joost Wijnings" w:date="2014-03-14T16:55:00Z">
              <w:tcPr>
                <w:tcW w:w="3260" w:type="dxa"/>
              </w:tcPr>
            </w:tcPrChange>
          </w:tcPr>
          <w:p w14:paraId="3C807161" w14:textId="77777777" w:rsidR="00124D91" w:rsidRDefault="00124D91" w:rsidP="005938EF">
            <w:pPr>
              <w:rPr>
                <w:lang w:eastAsia="nl-NL"/>
              </w:rPr>
            </w:pPr>
            <w:r w:rsidRPr="007675CA">
              <w:rPr>
                <w:lang w:eastAsia="nl-NL"/>
              </w:rPr>
              <w:t>Ander zaakobject</w:t>
            </w:r>
            <w:r>
              <w:rPr>
                <w:lang w:eastAsia="nl-NL"/>
              </w:rPr>
              <w:t xml:space="preserve"> (Groep</w:t>
            </w:r>
            <w:r w:rsidR="007B00FA">
              <w:rPr>
                <w:lang w:eastAsia="nl-NL"/>
              </w:rPr>
              <w:t xml:space="preserve"> </w:t>
            </w:r>
            <w:r>
              <w:rPr>
                <w:lang w:eastAsia="nl-NL"/>
              </w:rPr>
              <w:t>attribuut)</w:t>
            </w:r>
          </w:p>
        </w:tc>
        <w:tc>
          <w:tcPr>
            <w:tcW w:w="709" w:type="dxa"/>
            <w:tcPrChange w:id="2895" w:author="Joost Wijnings" w:date="2014-03-14T16:55:00Z">
              <w:tcPr>
                <w:tcW w:w="709" w:type="dxa"/>
              </w:tcPr>
            </w:tcPrChange>
          </w:tcPr>
          <w:p w14:paraId="268A62F7" w14:textId="77777777" w:rsidR="00124D91" w:rsidRPr="007675CA" w:rsidRDefault="00BA6212" w:rsidP="0057043E">
            <w:pPr>
              <w:jc w:val="center"/>
              <w:rPr>
                <w:lang w:eastAsia="nl-NL"/>
              </w:rPr>
            </w:pPr>
            <w:r>
              <w:rPr>
                <w:lang w:eastAsia="nl-NL"/>
              </w:rPr>
              <w:t>0..N</w:t>
            </w:r>
          </w:p>
        </w:tc>
      </w:tr>
      <w:tr w:rsidR="00124D91" w:rsidRPr="007675CA" w14:paraId="79878AC3" w14:textId="77777777" w:rsidTr="00AC122B">
        <w:tc>
          <w:tcPr>
            <w:tcW w:w="6062" w:type="dxa"/>
            <w:tcPrChange w:id="2896" w:author="Joost Wijnings" w:date="2014-03-14T16:55:00Z">
              <w:tcPr>
                <w:tcW w:w="6062" w:type="dxa"/>
              </w:tcPr>
            </w:tcPrChange>
          </w:tcPr>
          <w:p w14:paraId="6E0EEDB5" w14:textId="77777777" w:rsidR="00124D91" w:rsidRPr="000A0B2F" w:rsidRDefault="00124D91" w:rsidP="0057043E">
            <w:pPr>
              <w:rPr>
                <w:b/>
                <w:lang w:eastAsia="nl-NL"/>
              </w:rPr>
            </w:pPr>
            <w:r>
              <w:rPr>
                <w:lang w:eastAsia="nl-NL"/>
              </w:rPr>
              <w:t>object . anderZaakObject . omschrijving</w:t>
            </w:r>
          </w:p>
        </w:tc>
        <w:tc>
          <w:tcPr>
            <w:tcW w:w="3260" w:type="dxa"/>
            <w:tcPrChange w:id="2897" w:author="Joost Wijnings" w:date="2014-03-14T16:55:00Z">
              <w:tcPr>
                <w:tcW w:w="3260" w:type="dxa"/>
              </w:tcPr>
            </w:tcPrChange>
          </w:tcPr>
          <w:p w14:paraId="4DC23882" w14:textId="77777777" w:rsidR="00124D91" w:rsidRPr="007675CA" w:rsidRDefault="00124D91" w:rsidP="005938EF">
            <w:pPr>
              <w:numPr>
                <w:ilvl w:val="0"/>
                <w:numId w:val="21"/>
              </w:numPr>
              <w:rPr>
                <w:lang w:eastAsia="nl-NL"/>
              </w:rPr>
            </w:pPr>
            <w:r w:rsidRPr="007675CA">
              <w:rPr>
                <w:lang w:eastAsia="nl-NL"/>
              </w:rPr>
              <w:t>Ander zaakobject omschrijving</w:t>
            </w:r>
          </w:p>
        </w:tc>
        <w:tc>
          <w:tcPr>
            <w:tcW w:w="709" w:type="dxa"/>
            <w:tcPrChange w:id="2898" w:author="Joost Wijnings" w:date="2014-03-14T16:55:00Z">
              <w:tcPr>
                <w:tcW w:w="709" w:type="dxa"/>
              </w:tcPr>
            </w:tcPrChange>
          </w:tcPr>
          <w:p w14:paraId="2EFEA187" w14:textId="77777777" w:rsidR="00124D91" w:rsidRPr="007675CA" w:rsidRDefault="00BA6212" w:rsidP="0057043E">
            <w:pPr>
              <w:jc w:val="center"/>
              <w:rPr>
                <w:lang w:eastAsia="nl-NL"/>
              </w:rPr>
            </w:pPr>
            <w:r>
              <w:rPr>
                <w:lang w:eastAsia="nl-NL"/>
              </w:rPr>
              <w:t>v</w:t>
            </w:r>
            <w:r w:rsidR="00906862">
              <w:rPr>
                <w:lang w:eastAsia="nl-NL"/>
              </w:rPr>
              <w:t>*</w:t>
            </w:r>
          </w:p>
        </w:tc>
      </w:tr>
      <w:tr w:rsidR="00124D91" w:rsidRPr="007675CA" w14:paraId="398AD40B" w14:textId="77777777" w:rsidTr="00AC122B">
        <w:tc>
          <w:tcPr>
            <w:tcW w:w="6062" w:type="dxa"/>
            <w:tcPrChange w:id="2899" w:author="Joost Wijnings" w:date="2014-03-14T16:55:00Z">
              <w:tcPr>
                <w:tcW w:w="6062" w:type="dxa"/>
              </w:tcPr>
            </w:tcPrChange>
          </w:tcPr>
          <w:p w14:paraId="5FE3490F" w14:textId="77777777" w:rsidR="00124D91" w:rsidRPr="00E40358" w:rsidRDefault="00124D91" w:rsidP="0057043E">
            <w:pPr>
              <w:rPr>
                <w:lang w:eastAsia="nl-NL"/>
              </w:rPr>
            </w:pPr>
            <w:r>
              <w:rPr>
                <w:lang w:eastAsia="nl-NL"/>
              </w:rPr>
              <w:t>object . anderZaakObject . aanduiding</w:t>
            </w:r>
          </w:p>
        </w:tc>
        <w:tc>
          <w:tcPr>
            <w:tcW w:w="3260" w:type="dxa"/>
            <w:tcPrChange w:id="2900" w:author="Joost Wijnings" w:date="2014-03-14T16:55:00Z">
              <w:tcPr>
                <w:tcW w:w="3260" w:type="dxa"/>
              </w:tcPr>
            </w:tcPrChange>
          </w:tcPr>
          <w:p w14:paraId="2D76A5C8" w14:textId="77777777" w:rsidR="00124D91" w:rsidRPr="007675CA" w:rsidRDefault="00124D91" w:rsidP="005938EF">
            <w:pPr>
              <w:numPr>
                <w:ilvl w:val="0"/>
                <w:numId w:val="21"/>
              </w:numPr>
              <w:rPr>
                <w:lang w:eastAsia="nl-NL"/>
              </w:rPr>
            </w:pPr>
            <w:r w:rsidRPr="007675CA">
              <w:rPr>
                <w:lang w:eastAsia="nl-NL"/>
              </w:rPr>
              <w:t>Ander zaakobject aanduiding</w:t>
            </w:r>
          </w:p>
        </w:tc>
        <w:tc>
          <w:tcPr>
            <w:tcW w:w="709" w:type="dxa"/>
            <w:tcPrChange w:id="2901" w:author="Joost Wijnings" w:date="2014-03-14T16:55:00Z">
              <w:tcPr>
                <w:tcW w:w="709" w:type="dxa"/>
              </w:tcPr>
            </w:tcPrChange>
          </w:tcPr>
          <w:p w14:paraId="3BC2C19F" w14:textId="77777777" w:rsidR="00124D91" w:rsidRPr="007675CA" w:rsidRDefault="00BA6212" w:rsidP="0057043E">
            <w:pPr>
              <w:jc w:val="center"/>
              <w:rPr>
                <w:lang w:eastAsia="nl-NL"/>
              </w:rPr>
            </w:pPr>
            <w:r>
              <w:rPr>
                <w:lang w:eastAsia="nl-NL"/>
              </w:rPr>
              <w:t>v</w:t>
            </w:r>
            <w:r w:rsidR="00906862">
              <w:rPr>
                <w:lang w:eastAsia="nl-NL"/>
              </w:rPr>
              <w:t>*</w:t>
            </w:r>
          </w:p>
        </w:tc>
      </w:tr>
      <w:tr w:rsidR="00124D91" w:rsidRPr="007675CA" w14:paraId="4591AD11" w14:textId="77777777" w:rsidTr="00AC122B">
        <w:tc>
          <w:tcPr>
            <w:tcW w:w="6062" w:type="dxa"/>
            <w:tcPrChange w:id="2902" w:author="Joost Wijnings" w:date="2014-03-14T16:55:00Z">
              <w:tcPr>
                <w:tcW w:w="6062" w:type="dxa"/>
              </w:tcPr>
            </w:tcPrChange>
          </w:tcPr>
          <w:p w14:paraId="1DF57753" w14:textId="77777777" w:rsidR="00124D91" w:rsidRPr="00E40358" w:rsidRDefault="00124D91" w:rsidP="0057043E">
            <w:pPr>
              <w:rPr>
                <w:lang w:eastAsia="nl-NL"/>
              </w:rPr>
            </w:pPr>
            <w:r>
              <w:rPr>
                <w:lang w:eastAsia="nl-NL"/>
              </w:rPr>
              <w:t>object . anderZaakObject . lokatie</w:t>
            </w:r>
          </w:p>
        </w:tc>
        <w:tc>
          <w:tcPr>
            <w:tcW w:w="3260" w:type="dxa"/>
            <w:tcPrChange w:id="2903" w:author="Joost Wijnings" w:date="2014-03-14T16:55:00Z">
              <w:tcPr>
                <w:tcW w:w="3260" w:type="dxa"/>
              </w:tcPr>
            </w:tcPrChange>
          </w:tcPr>
          <w:p w14:paraId="6CEF7002" w14:textId="77777777" w:rsidR="00124D91" w:rsidRPr="007675CA" w:rsidRDefault="00124D91" w:rsidP="005938EF">
            <w:pPr>
              <w:numPr>
                <w:ilvl w:val="0"/>
                <w:numId w:val="21"/>
              </w:numPr>
              <w:rPr>
                <w:lang w:eastAsia="nl-NL"/>
              </w:rPr>
            </w:pPr>
            <w:r w:rsidRPr="007675CA">
              <w:rPr>
                <w:lang w:eastAsia="nl-NL"/>
              </w:rPr>
              <w:t>Ander zaakobject lokatie</w:t>
            </w:r>
          </w:p>
        </w:tc>
        <w:tc>
          <w:tcPr>
            <w:tcW w:w="709" w:type="dxa"/>
            <w:tcPrChange w:id="2904" w:author="Joost Wijnings" w:date="2014-03-14T16:55:00Z">
              <w:tcPr>
                <w:tcW w:w="709" w:type="dxa"/>
              </w:tcPr>
            </w:tcPrChange>
          </w:tcPr>
          <w:p w14:paraId="38A8FA28" w14:textId="77777777" w:rsidR="00124D91" w:rsidRPr="007675CA" w:rsidRDefault="00BA6212" w:rsidP="0057043E">
            <w:pPr>
              <w:jc w:val="center"/>
              <w:rPr>
                <w:lang w:eastAsia="nl-NL"/>
              </w:rPr>
            </w:pPr>
            <w:r>
              <w:rPr>
                <w:lang w:eastAsia="nl-NL"/>
              </w:rPr>
              <w:t>v</w:t>
            </w:r>
            <w:r w:rsidR="00906862">
              <w:rPr>
                <w:lang w:eastAsia="nl-NL"/>
              </w:rPr>
              <w:t>*</w:t>
            </w:r>
          </w:p>
        </w:tc>
      </w:tr>
      <w:tr w:rsidR="00124D91" w:rsidRPr="007675CA" w14:paraId="59CAF414" w14:textId="77777777" w:rsidTr="00AC122B">
        <w:tc>
          <w:tcPr>
            <w:tcW w:w="6062" w:type="dxa"/>
            <w:tcPrChange w:id="2905" w:author="Joost Wijnings" w:date="2014-03-14T16:55:00Z">
              <w:tcPr>
                <w:tcW w:w="6062" w:type="dxa"/>
              </w:tcPr>
            </w:tcPrChange>
          </w:tcPr>
          <w:p w14:paraId="00A94B88" w14:textId="77777777" w:rsidR="00124D91" w:rsidRPr="00E40358" w:rsidRDefault="00124D91" w:rsidP="0057043E">
            <w:pPr>
              <w:rPr>
                <w:lang w:eastAsia="nl-NL"/>
              </w:rPr>
            </w:pPr>
            <w:r>
              <w:rPr>
                <w:lang w:eastAsia="nl-NL"/>
              </w:rPr>
              <w:t>object . anderZaakObject . registratie</w:t>
            </w:r>
          </w:p>
        </w:tc>
        <w:tc>
          <w:tcPr>
            <w:tcW w:w="3260" w:type="dxa"/>
            <w:tcPrChange w:id="2906" w:author="Joost Wijnings" w:date="2014-03-14T16:55:00Z">
              <w:tcPr>
                <w:tcW w:w="3260" w:type="dxa"/>
              </w:tcPr>
            </w:tcPrChange>
          </w:tcPr>
          <w:p w14:paraId="79C35886" w14:textId="77777777" w:rsidR="00124D91" w:rsidRPr="007675CA" w:rsidRDefault="00124D91" w:rsidP="005938EF">
            <w:pPr>
              <w:numPr>
                <w:ilvl w:val="0"/>
                <w:numId w:val="21"/>
              </w:numPr>
              <w:rPr>
                <w:lang w:eastAsia="nl-NL"/>
              </w:rPr>
            </w:pPr>
            <w:r w:rsidRPr="007675CA">
              <w:rPr>
                <w:lang w:eastAsia="nl-NL"/>
              </w:rPr>
              <w:t>Ander zaakobject registratie</w:t>
            </w:r>
          </w:p>
        </w:tc>
        <w:tc>
          <w:tcPr>
            <w:tcW w:w="709" w:type="dxa"/>
            <w:tcPrChange w:id="2907" w:author="Joost Wijnings" w:date="2014-03-14T16:55:00Z">
              <w:tcPr>
                <w:tcW w:w="709" w:type="dxa"/>
              </w:tcPr>
            </w:tcPrChange>
          </w:tcPr>
          <w:p w14:paraId="56280EC1" w14:textId="77777777" w:rsidR="00124D91" w:rsidRPr="007675CA" w:rsidRDefault="00BA6212" w:rsidP="0057043E">
            <w:pPr>
              <w:jc w:val="center"/>
              <w:rPr>
                <w:lang w:eastAsia="nl-NL"/>
              </w:rPr>
            </w:pPr>
            <w:r>
              <w:rPr>
                <w:lang w:eastAsia="nl-NL"/>
              </w:rPr>
              <w:t>v</w:t>
            </w:r>
            <w:r w:rsidR="00906862">
              <w:rPr>
                <w:lang w:eastAsia="nl-NL"/>
              </w:rPr>
              <w:t>*</w:t>
            </w:r>
          </w:p>
        </w:tc>
      </w:tr>
      <w:tr w:rsidR="00C67599" w:rsidRPr="007675CA" w14:paraId="3C3FF1B8" w14:textId="77777777" w:rsidTr="00AC122B">
        <w:tc>
          <w:tcPr>
            <w:tcW w:w="6062" w:type="dxa"/>
            <w:tcPrChange w:id="2908" w:author="Joost Wijnings" w:date="2014-03-14T16:55:00Z">
              <w:tcPr>
                <w:tcW w:w="6062" w:type="dxa"/>
              </w:tcPr>
            </w:tcPrChange>
          </w:tcPr>
          <w:p w14:paraId="5A0287AB" w14:textId="77777777" w:rsidR="00C67599" w:rsidRDefault="00C67599" w:rsidP="00790946">
            <w:pPr>
              <w:rPr>
                <w:lang w:eastAsia="nl-NL"/>
              </w:rPr>
            </w:pPr>
            <w:r>
              <w:rPr>
                <w:lang w:eastAsia="nl-NL"/>
              </w:rPr>
              <w:t>object . heeftBetrekkingOp .</w:t>
            </w:r>
            <w:r w:rsidR="0045219B">
              <w:rPr>
                <w:lang w:eastAsia="nl-NL"/>
              </w:rPr>
              <w:t xml:space="preserve"> &lt;alle child elementen&gt;</w:t>
            </w:r>
          </w:p>
        </w:tc>
        <w:tc>
          <w:tcPr>
            <w:tcW w:w="3260" w:type="dxa"/>
            <w:tcPrChange w:id="2909" w:author="Joost Wijnings" w:date="2014-03-14T16:55:00Z">
              <w:tcPr>
                <w:tcW w:w="3260" w:type="dxa"/>
              </w:tcPr>
            </w:tcPrChange>
          </w:tcPr>
          <w:p w14:paraId="2E1B943F" w14:textId="77777777" w:rsidR="00C67599" w:rsidRDefault="00C67599" w:rsidP="005938EF">
            <w:pPr>
              <w:rPr>
                <w:lang w:eastAsia="nl-NL"/>
              </w:rPr>
            </w:pPr>
            <w:r w:rsidRPr="00BC5CA2">
              <w:rPr>
                <w:lang w:eastAsia="nl-NL"/>
              </w:rPr>
              <w:t>heeft betrekking op ZAAKOBJECTen</w:t>
            </w:r>
            <w:r>
              <w:rPr>
                <w:lang w:eastAsia="nl-NL"/>
              </w:rPr>
              <w:t xml:space="preserve"> (Relatie)</w:t>
            </w:r>
          </w:p>
        </w:tc>
        <w:tc>
          <w:tcPr>
            <w:tcW w:w="709" w:type="dxa"/>
            <w:tcPrChange w:id="2910" w:author="Joost Wijnings" w:date="2014-03-14T16:55:00Z">
              <w:tcPr>
                <w:tcW w:w="709" w:type="dxa"/>
              </w:tcPr>
            </w:tcPrChange>
          </w:tcPr>
          <w:p w14:paraId="731308A7" w14:textId="77777777" w:rsidR="00C67599" w:rsidRDefault="00C67599" w:rsidP="00790946">
            <w:pPr>
              <w:jc w:val="center"/>
              <w:rPr>
                <w:lang w:eastAsia="nl-NL"/>
              </w:rPr>
            </w:pPr>
            <w:r>
              <w:rPr>
                <w:lang w:eastAsia="nl-NL"/>
              </w:rPr>
              <w:t>o</w:t>
            </w:r>
          </w:p>
        </w:tc>
      </w:tr>
      <w:tr w:rsidR="00C67599" w:rsidRPr="007675CA" w14:paraId="3C2E53FB" w14:textId="77777777" w:rsidTr="00AC122B">
        <w:tc>
          <w:tcPr>
            <w:tcW w:w="6062" w:type="dxa"/>
            <w:tcPrChange w:id="2911" w:author="Joost Wijnings" w:date="2014-03-14T16:55:00Z">
              <w:tcPr>
                <w:tcW w:w="6062" w:type="dxa"/>
              </w:tcPr>
            </w:tcPrChange>
          </w:tcPr>
          <w:p w14:paraId="7C28EDD7" w14:textId="77777777" w:rsidR="00C67599" w:rsidRDefault="00C67599" w:rsidP="005938EF">
            <w:pPr>
              <w:rPr>
                <w:lang w:eastAsia="nl-NL"/>
              </w:rPr>
            </w:pPr>
            <w:r w:rsidRPr="005B709D">
              <w:rPr>
                <w:lang w:eastAsia="nl-NL"/>
              </w:rPr>
              <w:t xml:space="preserve">object . </w:t>
            </w:r>
            <w:r>
              <w:rPr>
                <w:lang w:eastAsia="nl-NL"/>
              </w:rPr>
              <w:t xml:space="preserve">&lt;heeftAlsBelanghebbende, heeftAlsGemachtigde, heeftAlsInitiator, heeftAlsUitvoerende, heeftAlsVerantwoordelijke, heeftAlsOverigBetrokkene&gt; . </w:t>
            </w:r>
            <w:r w:rsidR="0045219B">
              <w:rPr>
                <w:lang w:eastAsia="nl-NL"/>
              </w:rPr>
              <w:t>&lt;alle child elementen m.u.v. tijdvakRelatie, tijdvakGeldigheid, tijdstipRegistratie, extraElementen, historieMaterieel, historieFormeel, historieFormeelRelatie&gt;</w:t>
            </w:r>
          </w:p>
        </w:tc>
        <w:tc>
          <w:tcPr>
            <w:tcW w:w="3260" w:type="dxa"/>
            <w:tcPrChange w:id="2912" w:author="Joost Wijnings" w:date="2014-03-14T16:55:00Z">
              <w:tcPr>
                <w:tcW w:w="3260" w:type="dxa"/>
              </w:tcPr>
            </w:tcPrChange>
          </w:tcPr>
          <w:p w14:paraId="493954AE" w14:textId="77777777" w:rsidR="00C67599" w:rsidRPr="00EF0FB8" w:rsidRDefault="00C67599">
            <w:pPr>
              <w:rPr>
                <w:lang w:eastAsia="nl-NL"/>
              </w:rPr>
            </w:pPr>
            <w:r w:rsidRPr="005B709D">
              <w:rPr>
                <w:lang w:eastAsia="nl-NL"/>
              </w:rPr>
              <w:t>heeft betrokkenen in ROLlen (Relatie)</w:t>
            </w:r>
          </w:p>
        </w:tc>
        <w:tc>
          <w:tcPr>
            <w:tcW w:w="709" w:type="dxa"/>
            <w:tcPrChange w:id="2913" w:author="Joost Wijnings" w:date="2014-03-14T16:55:00Z">
              <w:tcPr>
                <w:tcW w:w="709" w:type="dxa"/>
              </w:tcPr>
            </w:tcPrChange>
          </w:tcPr>
          <w:p w14:paraId="37726F8D" w14:textId="77777777" w:rsidR="00C67599" w:rsidRDefault="00C67599" w:rsidP="00790946">
            <w:pPr>
              <w:jc w:val="center"/>
              <w:rPr>
                <w:lang w:eastAsia="nl-NL"/>
              </w:rPr>
            </w:pPr>
            <w:r>
              <w:rPr>
                <w:lang w:eastAsia="nl-NL"/>
              </w:rPr>
              <w:t>o</w:t>
            </w:r>
          </w:p>
        </w:tc>
      </w:tr>
    </w:tbl>
    <w:p w14:paraId="5858A344" w14:textId="77777777" w:rsidR="00C054BA" w:rsidRDefault="00C054BA" w:rsidP="00C054BA">
      <w:pPr>
        <w:rPr>
          <w:lang w:eastAsia="nl-NL"/>
        </w:rPr>
      </w:pPr>
      <w:r>
        <w:rPr>
          <w:lang w:eastAsia="nl-NL"/>
        </w:rPr>
        <w:t xml:space="preserve">* Geldt alleen als </w:t>
      </w:r>
      <w:r w:rsidRPr="00B013B9">
        <w:rPr>
          <w:lang w:eastAsia="nl-NL"/>
        </w:rPr>
        <w:t xml:space="preserve">het </w:t>
      </w:r>
      <w:r>
        <w:rPr>
          <w:lang w:eastAsia="nl-NL"/>
        </w:rPr>
        <w:t xml:space="preserve">bovenliggende </w:t>
      </w:r>
      <w:r w:rsidRPr="00B013B9">
        <w:rPr>
          <w:lang w:eastAsia="nl-NL"/>
        </w:rPr>
        <w:t>groep attribuut in het bericht voorkomt</w:t>
      </w:r>
    </w:p>
    <w:p w14:paraId="5B7C54CC" w14:textId="6F30D589" w:rsidR="00C054BA" w:rsidDel="00F90FA6" w:rsidRDefault="00C054BA" w:rsidP="00C054BA">
      <w:pPr>
        <w:rPr>
          <w:del w:id="2914" w:author="Joost Wijnings" w:date="2014-04-05T01:04:00Z"/>
          <w:lang w:eastAsia="nl-NL"/>
        </w:rPr>
      </w:pPr>
    </w:p>
    <w:p w14:paraId="4BCE01EE" w14:textId="02DCD153" w:rsidR="00C054BA" w:rsidRDefault="00C054BA" w:rsidP="00C054BA">
      <w:pPr>
        <w:rPr>
          <w:lang w:eastAsia="nl-NL"/>
        </w:rPr>
      </w:pPr>
      <w:bookmarkStart w:id="2915" w:name="OLE_LINK21"/>
      <w:bookmarkStart w:id="2916" w:name="OLE_LINK22"/>
      <w:r>
        <w:rPr>
          <w:lang w:eastAsia="nl-NL"/>
        </w:rPr>
        <w:t>Het ZS dient te antwoorden met een (volgens StUF) correcte bevestiging/foutmelding.</w:t>
      </w:r>
      <w:bookmarkEnd w:id="2915"/>
      <w:bookmarkEnd w:id="2916"/>
      <w:ins w:id="2917" w:author="Joost Wijnings" w:date="2014-03-14T16:55:00Z">
        <w:r w:rsidR="00AC122B">
          <w:rPr>
            <w:lang w:eastAsia="nl-NL"/>
          </w:rPr>
          <w:t xml:space="preserve"> Voor een toelichting zie de StUF-standaard 03.01 paragraaf 4.4. </w:t>
        </w:r>
      </w:ins>
    </w:p>
    <w:p w14:paraId="392CEFE9" w14:textId="4FA45A81" w:rsidR="007B00FA" w:rsidDel="00F90FA6" w:rsidRDefault="007B00FA" w:rsidP="00C054BA">
      <w:pPr>
        <w:rPr>
          <w:del w:id="2918" w:author="Joost Wijnings" w:date="2014-04-05T01:03:00Z"/>
          <w:lang w:eastAsia="nl-NL"/>
        </w:rPr>
      </w:pPr>
    </w:p>
    <w:p w14:paraId="0BFC9F6E" w14:textId="3EE918C8" w:rsidR="007B00FA" w:rsidRDefault="007B00FA" w:rsidP="00C054BA">
      <w:pPr>
        <w:rPr>
          <w:ins w:id="2919" w:author="Joost Wijnings" w:date="2014-03-10T10:15:00Z"/>
          <w:lang w:eastAsia="nl-NL"/>
        </w:rPr>
      </w:pPr>
      <w:r w:rsidRPr="00C76926">
        <w:rPr>
          <w:lang w:eastAsia="nl-NL"/>
        </w:rPr>
        <w:lastRenderedPageBreak/>
        <w:t>Voor alle niet expliciet benoemde child</w:t>
      </w:r>
      <w:ins w:id="2920" w:author="Joost Wijnings" w:date="2014-03-10T11:05:00Z">
        <w:r w:rsidR="009446AF">
          <w:rPr>
            <w:lang w:eastAsia="nl-NL"/>
          </w:rPr>
          <w:t>-</w:t>
        </w:r>
      </w:ins>
      <w:del w:id="2921" w:author="Joost Wijnings" w:date="2014-03-10T11:05:00Z">
        <w:r w:rsidRPr="00C76926" w:rsidDel="009446AF">
          <w:rPr>
            <w:lang w:eastAsia="nl-NL"/>
          </w:rPr>
          <w:delText xml:space="preserve"> </w:delText>
        </w:r>
      </w:del>
      <w:r w:rsidRPr="00C76926">
        <w:rPr>
          <w:lang w:eastAsia="nl-NL"/>
        </w:rPr>
        <w:t xml:space="preserve">elementen (aangegeven met &lt;child elementen&gt;) </w:t>
      </w:r>
      <w:r w:rsidR="001830F1">
        <w:rPr>
          <w:lang w:eastAsia="nl-NL"/>
        </w:rPr>
        <w:t>gelden</w:t>
      </w:r>
      <w:r w:rsidRPr="00C76926">
        <w:rPr>
          <w:lang w:eastAsia="nl-NL"/>
        </w:rPr>
        <w:t xml:space="preserve"> de onderliggende standaarden (RGBZ/</w:t>
      </w:r>
      <w:del w:id="2922" w:author="Joost Wijnings" w:date="2014-03-10T09:27:00Z">
        <w:r w:rsidRPr="00C76926" w:rsidDel="00237DAF">
          <w:rPr>
            <w:lang w:eastAsia="nl-NL"/>
          </w:rPr>
          <w:delText>StUF ZKN</w:delText>
        </w:r>
      </w:del>
      <w:ins w:id="2923" w:author="Joost Wijnings" w:date="2014-03-10T09:27:00Z">
        <w:r w:rsidR="00237DAF">
          <w:rPr>
            <w:lang w:eastAsia="nl-NL"/>
          </w:rPr>
          <w:t>StUF-ZKN</w:t>
        </w:r>
      </w:ins>
      <w:r w:rsidRPr="00C76926">
        <w:rPr>
          <w:lang w:eastAsia="nl-NL"/>
        </w:rPr>
        <w:t>) welke attributen verplicht danwel optioneel zijn.</w:t>
      </w:r>
    </w:p>
    <w:p w14:paraId="308FF0FD" w14:textId="77777777" w:rsidR="00E42DA6" w:rsidRPr="00C054BA" w:rsidRDefault="00E42DA6" w:rsidP="00C054BA">
      <w:pPr>
        <w:rPr>
          <w:lang w:eastAsia="nl-NL"/>
        </w:rPr>
      </w:pPr>
    </w:p>
    <w:p w14:paraId="757CF402" w14:textId="33E23C04" w:rsidR="00C054BA" w:rsidRPr="00F90FA6" w:rsidRDefault="00C054BA">
      <w:pPr>
        <w:rPr>
          <w:sz w:val="26"/>
          <w:szCs w:val="26"/>
          <w:rPrChange w:id="2924" w:author="Joost Wijnings" w:date="2014-04-05T01:03:00Z">
            <w:rPr>
              <w:lang w:eastAsia="nl-NL"/>
            </w:rPr>
          </w:rPrChange>
        </w:rPr>
        <w:pPrChange w:id="2925" w:author="Joost Wijnings" w:date="2014-04-05T01:03:00Z">
          <w:pPr>
            <w:pStyle w:val="Kop4"/>
            <w:numPr>
              <w:ilvl w:val="0"/>
              <w:numId w:val="0"/>
            </w:numPr>
            <w:ind w:left="0" w:firstLine="0"/>
          </w:pPr>
        </w:pPrChange>
      </w:pPr>
      <w:bookmarkStart w:id="2926" w:name="_Toc347788494"/>
      <w:bookmarkStart w:id="2927" w:name="_Toc347788602"/>
      <w:bookmarkStart w:id="2928" w:name="_Toc347788694"/>
      <w:bookmarkStart w:id="2929" w:name="_Toc347788786"/>
      <w:bookmarkStart w:id="2930" w:name="_Toc352940263"/>
      <w:r w:rsidRPr="00F90FA6">
        <w:rPr>
          <w:b/>
          <w:color w:val="DA5C21"/>
          <w:sz w:val="26"/>
          <w:szCs w:val="26"/>
          <w:rPrChange w:id="2931" w:author="Joost Wijnings" w:date="2014-04-05T01:03:00Z">
            <w:rPr>
              <w:i w:val="0"/>
              <w:iCs w:val="0"/>
              <w:sz w:val="28"/>
              <w:szCs w:val="28"/>
              <w:lang w:eastAsia="nl-NL"/>
            </w:rPr>
          </w:rPrChange>
        </w:rPr>
        <w:t xml:space="preserve">Volledige </w:t>
      </w:r>
      <w:del w:id="2932" w:author="Joost Wijnings" w:date="2014-03-10T10:53:00Z">
        <w:r w:rsidRPr="00F90FA6" w:rsidDel="00C24858">
          <w:rPr>
            <w:b/>
            <w:color w:val="DA5C21"/>
            <w:sz w:val="26"/>
            <w:szCs w:val="26"/>
            <w:rPrChange w:id="2933" w:author="Joost Wijnings" w:date="2014-04-05T01:03:00Z">
              <w:rPr>
                <w:i w:val="0"/>
                <w:iCs w:val="0"/>
                <w:sz w:val="28"/>
                <w:szCs w:val="28"/>
                <w:lang w:eastAsia="nl-NL"/>
              </w:rPr>
            </w:rPrChange>
          </w:rPr>
          <w:delText xml:space="preserve">RGBZ </w:delText>
        </w:r>
      </w:del>
      <w:ins w:id="2934" w:author="Joost Wijnings" w:date="2014-03-10T10:53:00Z">
        <w:r w:rsidR="00C24858" w:rsidRPr="00F90FA6">
          <w:rPr>
            <w:b/>
            <w:color w:val="DA5C21"/>
            <w:sz w:val="26"/>
            <w:szCs w:val="26"/>
            <w:rPrChange w:id="2935" w:author="Joost Wijnings" w:date="2014-04-05T01:03:00Z">
              <w:rPr>
                <w:i w:val="0"/>
                <w:iCs w:val="0"/>
                <w:sz w:val="28"/>
                <w:szCs w:val="28"/>
                <w:lang w:eastAsia="nl-NL"/>
              </w:rPr>
            </w:rPrChange>
          </w:rPr>
          <w:t>RGBZ-</w:t>
        </w:r>
      </w:ins>
      <w:r w:rsidRPr="00F90FA6">
        <w:rPr>
          <w:b/>
          <w:color w:val="DA5C21"/>
          <w:sz w:val="26"/>
          <w:szCs w:val="26"/>
          <w:rPrChange w:id="2936" w:author="Joost Wijnings" w:date="2014-04-05T01:03:00Z">
            <w:rPr>
              <w:i w:val="0"/>
              <w:iCs w:val="0"/>
              <w:sz w:val="28"/>
              <w:szCs w:val="28"/>
              <w:lang w:eastAsia="nl-NL"/>
            </w:rPr>
          </w:rPrChange>
        </w:rPr>
        <w:t>ondersteuning</w:t>
      </w:r>
      <w:bookmarkEnd w:id="2926"/>
      <w:bookmarkEnd w:id="2927"/>
      <w:bookmarkEnd w:id="2928"/>
      <w:bookmarkEnd w:id="2929"/>
      <w:bookmarkEnd w:id="2930"/>
    </w:p>
    <w:p w14:paraId="55A9E1A4" w14:textId="6E0BDC96" w:rsidR="0057043E" w:rsidRDefault="00C054BA" w:rsidP="00E1601A">
      <w:pPr>
        <w:rPr>
          <w:lang w:eastAsia="nl-NL"/>
        </w:rPr>
      </w:pPr>
      <w:r w:rsidRPr="00C054BA">
        <w:rPr>
          <w:lang w:eastAsia="nl-NL"/>
        </w:rPr>
        <w:t xml:space="preserve">Indien het ZS het RGBZ volledig ondersteunt, </w:t>
      </w:r>
      <w:del w:id="2937" w:author="Joost Wijnings" w:date="2014-03-10T11:04:00Z">
        <w:r w:rsidRPr="00C054BA" w:rsidDel="009446AF">
          <w:rPr>
            <w:lang w:eastAsia="nl-NL"/>
          </w:rPr>
          <w:delText xml:space="preserve">dan </w:delText>
        </w:r>
      </w:del>
      <w:r w:rsidRPr="00C054BA">
        <w:rPr>
          <w:lang w:eastAsia="nl-NL"/>
        </w:rPr>
        <w:t>geldt dat</w:t>
      </w:r>
      <w:r w:rsidRPr="00C054BA">
        <w:t xml:space="preserve"> alle </w:t>
      </w:r>
      <w:del w:id="2938" w:author="Joost Wijnings" w:date="2014-03-08T03:32:00Z">
        <w:r w:rsidRPr="00C054BA" w:rsidDel="00084FC7">
          <w:delText xml:space="preserve">RGBZ </w:delText>
        </w:r>
      </w:del>
      <w:ins w:id="2939" w:author="Joost Wijnings" w:date="2014-03-08T03:32:00Z">
        <w:r w:rsidR="00084FC7" w:rsidRPr="00C054BA">
          <w:t>RGBZ</w:t>
        </w:r>
        <w:r w:rsidR="00084FC7">
          <w:t>-</w:t>
        </w:r>
      </w:ins>
      <w:r w:rsidRPr="00C054BA">
        <w:t>attributen</w:t>
      </w:r>
      <w:r w:rsidR="001F1E43">
        <w:t xml:space="preserve"> en relaties</w:t>
      </w:r>
      <w:r w:rsidRPr="00C054BA">
        <w:t xml:space="preserve"> die niet genoemd zijn in bovenstaande tabellen</w:t>
      </w:r>
      <w:ins w:id="2940" w:author="Joost Wijnings" w:date="2014-03-10T11:04:00Z">
        <w:r w:rsidR="009446AF">
          <w:t>,</w:t>
        </w:r>
      </w:ins>
      <w:r w:rsidRPr="00C054BA">
        <w:t xml:space="preserve"> maar</w:t>
      </w:r>
      <w:del w:id="2941" w:author="Joost Wijnings" w:date="2014-03-10T11:04:00Z">
        <w:r w:rsidRPr="00C054BA" w:rsidDel="009446AF">
          <w:delText>,</w:delText>
        </w:r>
      </w:del>
      <w:r w:rsidRPr="00C054BA">
        <w:t xml:space="preserve"> volgens de </w:t>
      </w:r>
      <w:del w:id="2942" w:author="Joost Wijnings" w:date="2014-03-10T09:27:00Z">
        <w:r w:rsidRPr="00C054BA" w:rsidDel="00237DAF">
          <w:delText>StUF ZKN</w:delText>
        </w:r>
      </w:del>
      <w:ins w:id="2943" w:author="Joost Wijnings" w:date="2014-03-10T09:27:00Z">
        <w:r w:rsidR="00237DAF">
          <w:t>StUF-ZKN</w:t>
        </w:r>
      </w:ins>
      <w:r w:rsidRPr="00C054BA">
        <w:t xml:space="preserve"> wel in een zakL</w:t>
      </w:r>
      <w:r>
        <w:t xml:space="preserve">k01 </w:t>
      </w:r>
      <w:r w:rsidRPr="00C054BA">
        <w:rPr>
          <w:lang w:eastAsia="nl-NL"/>
        </w:rPr>
        <w:t>voor mogen komen</w:t>
      </w:r>
      <w:ins w:id="2944" w:author="Joost Wijnings" w:date="2014-03-10T11:04:00Z">
        <w:r w:rsidR="009446AF">
          <w:rPr>
            <w:lang w:eastAsia="nl-NL"/>
          </w:rPr>
          <w:t>,</w:t>
        </w:r>
      </w:ins>
      <w:r w:rsidRPr="00C054BA">
        <w:rPr>
          <w:lang w:eastAsia="nl-NL"/>
        </w:rPr>
        <w:t xml:space="preserve"> verwerkt moeten worden door het </w:t>
      </w:r>
      <w:del w:id="2945" w:author="Joost Wijnings" w:date="2014-03-07T15:34:00Z">
        <w:r w:rsidRPr="00C054BA" w:rsidDel="005F2B36">
          <w:rPr>
            <w:lang w:eastAsia="nl-NL"/>
          </w:rPr>
          <w:delText xml:space="preserve">Zaaksysteem </w:delText>
        </w:r>
      </w:del>
      <w:ins w:id="2946" w:author="Joost Wijnings" w:date="2014-03-07T15:34:00Z">
        <w:r w:rsidR="005F2B36">
          <w:rPr>
            <w:lang w:eastAsia="nl-NL"/>
          </w:rPr>
          <w:t>ZS</w:t>
        </w:r>
        <w:r w:rsidR="005F2B36" w:rsidRPr="00C054BA">
          <w:rPr>
            <w:lang w:eastAsia="nl-NL"/>
          </w:rPr>
          <w:t xml:space="preserve"> </w:t>
        </w:r>
      </w:ins>
      <w:r w:rsidRPr="00C054BA">
        <w:rPr>
          <w:lang w:eastAsia="nl-NL"/>
        </w:rPr>
        <w:t>indien deze aanwezig zijn in het bericht.</w:t>
      </w:r>
      <w:ins w:id="2947" w:author="Joost Wijnings" w:date="2014-03-17T09:02:00Z">
        <w:r w:rsidR="00DB4C1F">
          <w:rPr>
            <w:lang w:eastAsia="nl-NL"/>
          </w:rPr>
          <w:t xml:space="preserve"> </w:t>
        </w:r>
      </w:ins>
    </w:p>
    <w:p w14:paraId="71424696" w14:textId="77777777" w:rsidR="00BE3F74" w:rsidRDefault="00BE3F74" w:rsidP="00E1601A">
      <w:pPr>
        <w:rPr>
          <w:lang w:eastAsia="nl-NL"/>
        </w:rPr>
      </w:pPr>
    </w:p>
    <w:p w14:paraId="169AEBEB" w14:textId="4BA40EC6" w:rsidR="00BE3F74" w:rsidRDefault="00BE3F74" w:rsidP="00BE3F74">
      <w:pPr>
        <w:pStyle w:val="Kop3"/>
      </w:pPr>
      <w:bookmarkStart w:id="2948" w:name="_Ref346803233"/>
      <w:bookmarkStart w:id="2949" w:name="_Toc402174433"/>
      <w:r>
        <w:t>#6 Genereer Zaakidentificatie (</w:t>
      </w:r>
      <w:del w:id="2950" w:author="Joost Wijnings" w:date="2014-03-31T13:00:00Z">
        <w:r w:rsidDel="009F347E">
          <w:delText>genereerZaakidentificatie</w:delText>
        </w:r>
      </w:del>
      <w:ins w:id="2951" w:author="Joost Wijnings" w:date="2014-03-31T13:00:00Z">
        <w:r w:rsidR="009F347E">
          <w:t>genereerZaakIdentificatie_Di02</w:t>
        </w:r>
      </w:ins>
      <w:r>
        <w:t>)</w:t>
      </w:r>
      <w:bookmarkEnd w:id="2948"/>
      <w:bookmarkEnd w:id="2949"/>
    </w:p>
    <w:p w14:paraId="505960ED" w14:textId="21E19E36" w:rsidR="00BE3F74" w:rsidRPr="00D3500F" w:rsidRDefault="00BE3F74" w:rsidP="00BE3F74">
      <w:pPr>
        <w:rPr>
          <w:color w:val="000000"/>
        </w:rPr>
      </w:pPr>
      <w:r w:rsidRPr="00D3500F">
        <w:rPr>
          <w:color w:val="000000"/>
        </w:rPr>
        <w:t xml:space="preserve">De </w:t>
      </w:r>
      <w:ins w:id="2952" w:author="Joost Wijnings" w:date="2014-03-18T08:16:00Z">
        <w:r w:rsidR="007F64EB">
          <w:rPr>
            <w:color w:val="000000"/>
          </w:rPr>
          <w:t>‘</w:t>
        </w:r>
      </w:ins>
      <w:del w:id="2953" w:author="Joost Wijnings" w:date="2014-03-18T08:16:00Z">
        <w:r w:rsidRPr="00D3500F" w:rsidDel="007F64EB">
          <w:rPr>
            <w:color w:val="000000"/>
          </w:rPr>
          <w:delText>G</w:delText>
        </w:r>
      </w:del>
      <w:ins w:id="2954" w:author="Joost Wijnings" w:date="2014-03-18T08:16:00Z">
        <w:r w:rsidR="007F64EB">
          <w:rPr>
            <w:color w:val="000000"/>
          </w:rPr>
          <w:t>g</w:t>
        </w:r>
      </w:ins>
      <w:r w:rsidRPr="00D3500F">
        <w:rPr>
          <w:color w:val="000000"/>
        </w:rPr>
        <w:t>enereer</w:t>
      </w:r>
      <w:del w:id="2955" w:author="Joost Wijnings" w:date="2014-03-18T08:16:00Z">
        <w:r w:rsidRPr="00D3500F" w:rsidDel="007F64EB">
          <w:rPr>
            <w:color w:val="000000"/>
          </w:rPr>
          <w:delText xml:space="preserve"> </w:delText>
        </w:r>
      </w:del>
      <w:r w:rsidRPr="00D3500F">
        <w:rPr>
          <w:color w:val="000000"/>
        </w:rPr>
        <w:t>Zaakidentificatie</w:t>
      </w:r>
      <w:ins w:id="2956" w:author="Joost Wijnings" w:date="2014-03-31T13:00:00Z">
        <w:r w:rsidR="009F347E">
          <w:t>_Di02</w:t>
        </w:r>
      </w:ins>
      <w:ins w:id="2957" w:author="Joost Wijnings" w:date="2014-03-18T08:16:00Z">
        <w:r w:rsidR="007F64EB">
          <w:rPr>
            <w:color w:val="000000"/>
          </w:rPr>
          <w:t>’-</w:t>
        </w:r>
      </w:ins>
      <w:del w:id="2958" w:author="Joost Wijnings" w:date="2014-03-18T08:16:00Z">
        <w:r w:rsidRPr="00D3500F" w:rsidDel="007F64EB">
          <w:rPr>
            <w:color w:val="000000"/>
          </w:rPr>
          <w:delText xml:space="preserve"> </w:delText>
        </w:r>
      </w:del>
      <w:r w:rsidRPr="00D3500F">
        <w:rPr>
          <w:color w:val="000000"/>
        </w:rPr>
        <w:t xml:space="preserve">service biedt </w:t>
      </w:r>
      <w:ins w:id="2959" w:author="Joost Wijnings" w:date="2014-03-18T08:14:00Z">
        <w:r w:rsidR="007F64EB">
          <w:rPr>
            <w:color w:val="000000"/>
          </w:rPr>
          <w:t>ZSC’s</w:t>
        </w:r>
        <w:r w:rsidR="007F64EB" w:rsidRPr="00D3500F">
          <w:rPr>
            <w:color w:val="000000"/>
          </w:rPr>
          <w:t xml:space="preserve"> </w:t>
        </w:r>
      </w:ins>
      <w:r w:rsidRPr="00D3500F">
        <w:rPr>
          <w:color w:val="000000"/>
        </w:rPr>
        <w:t xml:space="preserve">de mogelijkheid </w:t>
      </w:r>
      <w:del w:id="2960" w:author="Joost Wijnings" w:date="2014-03-18T08:09:00Z">
        <w:r w:rsidRPr="00D3500F" w:rsidDel="00664882">
          <w:rPr>
            <w:color w:val="000000"/>
          </w:rPr>
          <w:delText xml:space="preserve">voor </w:delText>
        </w:r>
      </w:del>
      <w:del w:id="2961" w:author="Joost Wijnings" w:date="2014-03-07T15:39:00Z">
        <w:r w:rsidRPr="00D3500F" w:rsidDel="005F2B36">
          <w:rPr>
            <w:color w:val="000000"/>
          </w:rPr>
          <w:delText>Z</w:delText>
        </w:r>
      </w:del>
      <w:del w:id="2962" w:author="Joost Wijnings" w:date="2014-03-17T08:00:00Z">
        <w:r w:rsidRPr="00D3500F" w:rsidDel="00590653">
          <w:rPr>
            <w:color w:val="000000"/>
          </w:rPr>
          <w:delText>aakservice</w:delText>
        </w:r>
      </w:del>
      <w:del w:id="2963" w:author="Joost Wijnings" w:date="2014-03-07T15:39:00Z">
        <w:r w:rsidRPr="00D3500F" w:rsidDel="005F2B36">
          <w:rPr>
            <w:color w:val="000000"/>
          </w:rPr>
          <w:delText xml:space="preserve"> </w:delText>
        </w:r>
      </w:del>
      <w:del w:id="2964" w:author="Joost Wijnings" w:date="2014-03-17T08:00:00Z">
        <w:r w:rsidRPr="00D3500F" w:rsidDel="00590653">
          <w:rPr>
            <w:color w:val="000000"/>
          </w:rPr>
          <w:delText>consumers</w:delText>
        </w:r>
      </w:del>
      <w:del w:id="2965" w:author="Joost Wijnings" w:date="2014-03-18T08:14:00Z">
        <w:r w:rsidRPr="00D3500F" w:rsidDel="007F64EB">
          <w:rPr>
            <w:color w:val="000000"/>
          </w:rPr>
          <w:delText xml:space="preserve"> </w:delText>
        </w:r>
      </w:del>
      <w:r w:rsidRPr="00D3500F">
        <w:rPr>
          <w:color w:val="000000"/>
        </w:rPr>
        <w:t xml:space="preserve">om een uniek en geldige Zaakidentificatie te ontvangen. De </w:t>
      </w:r>
      <w:del w:id="2966" w:author="Joost Wijnings" w:date="2014-03-17T08:01:00Z">
        <w:r w:rsidRPr="00D3500F" w:rsidDel="00590653">
          <w:rPr>
            <w:color w:val="000000"/>
          </w:rPr>
          <w:delText>service</w:delText>
        </w:r>
      </w:del>
      <w:del w:id="2967" w:author="Joost Wijnings" w:date="2014-03-07T15:39:00Z">
        <w:r w:rsidRPr="00D3500F" w:rsidDel="005F2B36">
          <w:rPr>
            <w:color w:val="000000"/>
          </w:rPr>
          <w:delText xml:space="preserve"> </w:delText>
        </w:r>
      </w:del>
      <w:del w:id="2968" w:author="Joost Wijnings" w:date="2014-03-17T08:01:00Z">
        <w:r w:rsidRPr="00D3500F" w:rsidDel="00590653">
          <w:rPr>
            <w:color w:val="000000"/>
          </w:rPr>
          <w:delText>consumer</w:delText>
        </w:r>
      </w:del>
      <w:ins w:id="2969" w:author="Joost Wijnings" w:date="2014-03-17T08:01:00Z">
        <w:r w:rsidR="00590653">
          <w:rPr>
            <w:color w:val="000000"/>
          </w:rPr>
          <w:t>ZSC</w:t>
        </w:r>
      </w:ins>
      <w:ins w:id="2970" w:author="Joost Wijnings" w:date="2014-03-07T15:39:00Z">
        <w:r w:rsidR="005F2B36">
          <w:rPr>
            <w:color w:val="000000"/>
          </w:rPr>
          <w:t xml:space="preserve"> </w:t>
        </w:r>
      </w:ins>
      <w:del w:id="2971" w:author="Joost Wijnings" w:date="2014-03-07T15:39:00Z">
        <w:r w:rsidRPr="00D3500F" w:rsidDel="005F2B36">
          <w:rPr>
            <w:color w:val="000000"/>
          </w:rPr>
          <w:delText xml:space="preserve"> </w:delText>
        </w:r>
      </w:del>
      <w:r w:rsidRPr="00D3500F">
        <w:rPr>
          <w:color w:val="000000"/>
        </w:rPr>
        <w:t xml:space="preserve">stuurt hiervoor een vrij bericht </w:t>
      </w:r>
      <w:ins w:id="2972" w:author="Joost Wijnings" w:date="2014-03-14T16:47:00Z">
        <w:r w:rsidR="00295F26" w:rsidRPr="00680D02">
          <w:rPr>
            <w:lang w:eastAsia="nl-NL"/>
          </w:rPr>
          <w:t>genereerZaakIdentificatie_D</w:t>
        </w:r>
        <w:r w:rsidR="00295F26">
          <w:rPr>
            <w:lang w:eastAsia="nl-NL"/>
          </w:rPr>
          <w:t>i</w:t>
        </w:r>
        <w:r w:rsidR="00295F26" w:rsidRPr="00680D02">
          <w:rPr>
            <w:lang w:eastAsia="nl-NL"/>
          </w:rPr>
          <w:t>02</w:t>
        </w:r>
        <w:r w:rsidR="00295F26">
          <w:rPr>
            <w:lang w:eastAsia="nl-NL"/>
          </w:rPr>
          <w:t xml:space="preserve"> </w:t>
        </w:r>
      </w:ins>
      <w:r w:rsidRPr="00D3500F">
        <w:rPr>
          <w:color w:val="000000"/>
        </w:rPr>
        <w:t xml:space="preserve">naar het </w:t>
      </w:r>
      <w:del w:id="2973" w:author="Joost Wijnings" w:date="2014-03-07T15:39:00Z">
        <w:r w:rsidRPr="00D3500F" w:rsidDel="005F2B36">
          <w:rPr>
            <w:color w:val="000000"/>
          </w:rPr>
          <w:delText xml:space="preserve">ZaakSysteem </w:delText>
        </w:r>
      </w:del>
      <w:ins w:id="2974" w:author="Joost Wijnings" w:date="2014-03-07T15:39:00Z">
        <w:r w:rsidR="005F2B36">
          <w:rPr>
            <w:color w:val="000000"/>
          </w:rPr>
          <w:t>ZS</w:t>
        </w:r>
        <w:r w:rsidR="005F2B36" w:rsidRPr="00D3500F">
          <w:rPr>
            <w:color w:val="000000"/>
          </w:rPr>
          <w:t xml:space="preserve"> </w:t>
        </w:r>
      </w:ins>
      <w:r w:rsidRPr="00D3500F">
        <w:rPr>
          <w:color w:val="000000"/>
        </w:rPr>
        <w:t>en ontvangt synchroon als reactie de Zaakidentificatie</w:t>
      </w:r>
      <w:ins w:id="2975" w:author="Joost Wijnings" w:date="2014-03-14T16:47:00Z">
        <w:r w:rsidR="00295F26">
          <w:rPr>
            <w:color w:val="000000"/>
          </w:rPr>
          <w:t xml:space="preserve"> in een </w:t>
        </w:r>
        <w:r w:rsidR="00295F26" w:rsidRPr="00680D02">
          <w:rPr>
            <w:lang w:eastAsia="nl-NL"/>
          </w:rPr>
          <w:t>genereerZaakIdentificatie_D</w:t>
        </w:r>
        <w:r w:rsidR="00295F26">
          <w:rPr>
            <w:lang w:eastAsia="nl-NL"/>
          </w:rPr>
          <w:t>u</w:t>
        </w:r>
        <w:r w:rsidR="00295F26" w:rsidRPr="00680D02">
          <w:rPr>
            <w:lang w:eastAsia="nl-NL"/>
          </w:rPr>
          <w:t>02</w:t>
        </w:r>
        <w:r w:rsidR="00295F26">
          <w:rPr>
            <w:lang w:eastAsia="nl-NL"/>
          </w:rPr>
          <w:t>-bericht</w:t>
        </w:r>
      </w:ins>
      <w:r w:rsidRPr="00D3500F">
        <w:rPr>
          <w:color w:val="000000"/>
        </w:rPr>
        <w:t>.</w:t>
      </w:r>
    </w:p>
    <w:p w14:paraId="0FE833AD" w14:textId="3F7CDE55" w:rsidR="00BE3F74" w:rsidRPr="00C93500" w:rsidDel="00F90FA6" w:rsidRDefault="00BE3F74" w:rsidP="00BE3F74">
      <w:pPr>
        <w:rPr>
          <w:del w:id="2976" w:author="Joost Wijnings" w:date="2014-04-05T01:04:00Z"/>
        </w:rPr>
      </w:pPr>
    </w:p>
    <w:p w14:paraId="5A132393" w14:textId="346A3C92" w:rsidR="00BE3F74" w:rsidDel="00F90FA6" w:rsidRDefault="00BE3F74" w:rsidP="00BE3F74">
      <w:pPr>
        <w:rPr>
          <w:del w:id="2977" w:author="Joost Wijnings" w:date="2014-04-05T01:04:00Z"/>
          <w:color w:val="000000"/>
          <w:lang w:eastAsia="nl-NL"/>
        </w:rPr>
      </w:pPr>
    </w:p>
    <w:bookmarkStart w:id="2978" w:name="OLE_LINK25"/>
    <w:bookmarkStart w:id="2979" w:name="OLE_LINK26"/>
    <w:p w14:paraId="2B48B34B" w14:textId="6E6FB7F6" w:rsidR="00BE3F74" w:rsidRDefault="00BE3F74" w:rsidP="00BE3F74">
      <w:pPr>
        <w:keepNext/>
      </w:pPr>
      <w:del w:id="2980" w:author="Joost Wijnings" w:date="2014-03-14T16:46:00Z">
        <w:r w:rsidDel="00295F26">
          <w:object w:dxaOrig="4350" w:dyaOrig="4055" w14:anchorId="176529C2">
            <v:shape id="_x0000_i1038" type="#_x0000_t75" style="width:3in;height:201.6pt" o:ole="">
              <v:imagedata r:id="rId56" o:title=""/>
            </v:shape>
            <o:OLEObject Type="Embed" ProgID="Visio.Drawing.11" ShapeID="_x0000_i1038" DrawAspect="Content" ObjectID="_1500198941" r:id="rId57"/>
          </w:object>
        </w:r>
      </w:del>
      <w:bookmarkEnd w:id="2978"/>
      <w:bookmarkEnd w:id="2979"/>
      <w:ins w:id="2981" w:author="Joost Wijnings" w:date="2014-03-14T16:46:00Z">
        <w:r w:rsidR="00295F26" w:rsidRPr="00295F26">
          <w:rPr>
            <w:noProof/>
            <w:lang w:eastAsia="nl-NL"/>
          </w:rPr>
          <w:t xml:space="preserve"> </w:t>
        </w:r>
        <w:r w:rsidR="00295F26">
          <w:rPr>
            <w:noProof/>
            <w:lang w:eastAsia="nl-NL"/>
          </w:rPr>
          <w:drawing>
            <wp:inline distT="0" distB="0" distL="0" distR="0" wp14:anchorId="064A4F3D" wp14:editId="6BCE8FCE">
              <wp:extent cx="2019300" cy="2019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9300" cy="2019300"/>
                      </a:xfrm>
                      <a:prstGeom prst="rect">
                        <a:avLst/>
                      </a:prstGeom>
                    </pic:spPr>
                  </pic:pic>
                </a:graphicData>
              </a:graphic>
            </wp:inline>
          </w:drawing>
        </w:r>
      </w:ins>
    </w:p>
    <w:p w14:paraId="1F130583" w14:textId="77777777" w:rsidR="00BE3F74" w:rsidRPr="009F0E12" w:rsidRDefault="00BE3F74" w:rsidP="00BE3F74">
      <w:pPr>
        <w:pStyle w:val="Bijschrift"/>
        <w:outlineLvl w:val="0"/>
      </w:pPr>
      <w:r w:rsidRPr="00215E6B">
        <w:t xml:space="preserve">Figuur </w:t>
      </w:r>
      <w:r w:rsidRPr="009F0E12">
        <w:fldChar w:fldCharType="begin"/>
      </w:r>
      <w:r w:rsidRPr="00215E6B">
        <w:instrText xml:space="preserve"> SEQ Figuur \* ARABIC </w:instrText>
      </w:r>
      <w:r w:rsidRPr="009F0E12">
        <w:fldChar w:fldCharType="separate"/>
      </w:r>
      <w:r w:rsidR="0053520C">
        <w:rPr>
          <w:noProof/>
        </w:rPr>
        <w:t>11</w:t>
      </w:r>
      <w:r w:rsidRPr="009F0E12">
        <w:fldChar w:fldCharType="end"/>
      </w:r>
      <w:r>
        <w:t>: Genereer Zaakidentificatie</w:t>
      </w:r>
    </w:p>
    <w:p w14:paraId="37C72E15" w14:textId="77777777" w:rsidR="00BE3F74" w:rsidRPr="009D4E18" w:rsidRDefault="00BE3F74" w:rsidP="00BE3F74">
      <w:pPr>
        <w:pStyle w:val="Kop4"/>
      </w:pPr>
      <w:r w:rsidRPr="00500B94">
        <w:t xml:space="preserve">Eisen </w:t>
      </w:r>
      <w:r w:rsidR="00F04DF1">
        <w:t>aan ZS</w:t>
      </w:r>
    </w:p>
    <w:p w14:paraId="6F3FBE02" w14:textId="3135D753" w:rsidR="00BE3F74" w:rsidRDefault="00BE3F74" w:rsidP="00BE3F74">
      <w:pPr>
        <w:numPr>
          <w:ilvl w:val="0"/>
          <w:numId w:val="13"/>
        </w:numPr>
      </w:pPr>
      <w:r>
        <w:t>De uitgegeven Zaakidentificatie wordt gereserveerd en wordt eenmalig uitgegeven</w:t>
      </w:r>
      <w:ins w:id="2982" w:author="Joost Wijnings" w:date="2014-03-18T09:22:00Z">
        <w:r w:rsidR="00786BD2">
          <w:t xml:space="preserve">; </w:t>
        </w:r>
      </w:ins>
    </w:p>
    <w:p w14:paraId="7B693F85" w14:textId="79924884" w:rsidR="00BE3F74" w:rsidRDefault="00BE3F74" w:rsidP="00BE3F74">
      <w:pPr>
        <w:numPr>
          <w:ilvl w:val="0"/>
          <w:numId w:val="13"/>
        </w:numPr>
      </w:pPr>
      <w:r>
        <w:t>De uitgegeven Zaakidentificatie is uniek binnen de gemeente</w:t>
      </w:r>
      <w:ins w:id="2983" w:author="Joost Wijnings" w:date="2014-03-18T09:22:00Z">
        <w:r w:rsidR="00786BD2">
          <w:t xml:space="preserve">; </w:t>
        </w:r>
      </w:ins>
    </w:p>
    <w:p w14:paraId="0FB6C7A2" w14:textId="0BC895E0" w:rsidR="00BE3F74" w:rsidRDefault="00BE3F74" w:rsidP="00BE3F74">
      <w:pPr>
        <w:numPr>
          <w:ilvl w:val="0"/>
          <w:numId w:val="13"/>
        </w:numPr>
      </w:pPr>
      <w:r>
        <w:t>Er wordt direct (synchroon) een Zaakidentificatie teruggestuurd</w:t>
      </w:r>
      <w:ins w:id="2984" w:author="Joost Wijnings" w:date="2014-03-18T09:22:00Z">
        <w:r w:rsidR="00786BD2">
          <w:t xml:space="preserve">; </w:t>
        </w:r>
      </w:ins>
    </w:p>
    <w:p w14:paraId="72153E22" w14:textId="292A7331" w:rsidR="00BE3F74" w:rsidRPr="00E16A13" w:rsidRDefault="00BE3F74" w:rsidP="00BE3F74">
      <w:pPr>
        <w:numPr>
          <w:ilvl w:val="0"/>
          <w:numId w:val="13"/>
        </w:numPr>
        <w:rPr>
          <w:lang w:eastAsia="nl-NL"/>
        </w:rPr>
      </w:pPr>
      <w:r>
        <w:rPr>
          <w:lang w:eastAsia="nl-NL"/>
        </w:rPr>
        <w:t>Het formaat van de zaakidentificatie voldoet aan het RGBZ (</w:t>
      </w:r>
      <w:ins w:id="2985" w:author="Joost Wijnings" w:date="2014-03-17T08:02:00Z">
        <w:r w:rsidR="00590653">
          <w:rPr>
            <w:lang w:eastAsia="nl-NL"/>
          </w:rPr>
          <w:t xml:space="preserve">maximaal </w:t>
        </w:r>
      </w:ins>
      <w:r>
        <w:rPr>
          <w:lang w:eastAsia="nl-NL"/>
        </w:rPr>
        <w:t>40 alfanumerieke karakters waarvan de eerste vier gevuld zijn met de gemeentecode van de gemeente die verantwoordelijk is voor de behandeling van de zaak)</w:t>
      </w:r>
      <w:ins w:id="2986" w:author="Joost Wijnings" w:date="2014-03-18T09:22:00Z">
        <w:r w:rsidR="00786BD2">
          <w:rPr>
            <w:lang w:eastAsia="nl-NL"/>
          </w:rPr>
          <w:t xml:space="preserve">. </w:t>
        </w:r>
      </w:ins>
    </w:p>
    <w:p w14:paraId="33FD859B" w14:textId="57730E73" w:rsidR="00BE3F74" w:rsidRDefault="00BE3F74" w:rsidP="00BE3F74">
      <w:pPr>
        <w:pStyle w:val="Kop4"/>
      </w:pPr>
      <w:r>
        <w:lastRenderedPageBreak/>
        <w:t xml:space="preserve">Interactie tussen </w:t>
      </w:r>
      <w:ins w:id="2987" w:author="Joost Wijnings" w:date="2014-03-17T08:02:00Z">
        <w:r w:rsidR="00F67917">
          <w:t>ZSC</w:t>
        </w:r>
      </w:ins>
      <w:del w:id="2988" w:author="Joost Wijnings" w:date="2014-03-07T15:40:00Z">
        <w:r w:rsidR="00F04DF1" w:rsidDel="005F2B36">
          <w:delText>Z</w:delText>
        </w:r>
      </w:del>
      <w:del w:id="2989" w:author="Joost Wijnings" w:date="2014-03-17T08:02:00Z">
        <w:r w:rsidR="00F04DF1" w:rsidDel="00F67917">
          <w:delText>aak</w:delText>
        </w:r>
        <w:r w:rsidDel="00F67917">
          <w:delText>service</w:delText>
        </w:r>
      </w:del>
      <w:del w:id="2990" w:author="Joost Wijnings" w:date="2014-03-07T15:40:00Z">
        <w:r w:rsidDel="005F2B36">
          <w:delText xml:space="preserve"> </w:delText>
        </w:r>
      </w:del>
      <w:del w:id="2991" w:author="Joost Wijnings" w:date="2014-03-17T08:02:00Z">
        <w:r w:rsidDel="00F67917">
          <w:delText>consumer</w:delText>
        </w:r>
      </w:del>
      <w:r>
        <w:t xml:space="preserve"> en ZS</w:t>
      </w:r>
    </w:p>
    <w:p w14:paraId="1FFB4A7A" w14:textId="78362D6F" w:rsidR="00BE3F74" w:rsidRDefault="00BE3F74" w:rsidP="00BE3F74">
      <w:pPr>
        <w:rPr>
          <w:ins w:id="2992" w:author="Joost Wijnings" w:date="2014-03-14T16:48:00Z"/>
        </w:rPr>
      </w:pPr>
      <w:r>
        <w:t>Het inkomende bericht heeft naast de stuurgegevens geen verplichte elementen. Wel dient het stuurgegeven ‘functie’ de waarde “genereerZaakidentificatie” te hebben.</w:t>
      </w:r>
      <w:ins w:id="2993" w:author="Joost Wijnings" w:date="2014-03-14T16:48:00Z">
        <w:r w:rsidR="00295F26">
          <w:t xml:space="preserve"> </w:t>
        </w:r>
      </w:ins>
    </w:p>
    <w:p w14:paraId="30B3AE65" w14:textId="77777777" w:rsidR="00295F26" w:rsidRDefault="00295F26" w:rsidP="00BE3F74">
      <w:pPr>
        <w:rPr>
          <w:ins w:id="2994" w:author="Joost Wijnings" w:date="2014-03-14T16:48:00Z"/>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969"/>
      </w:tblGrid>
      <w:tr w:rsidR="00295F26" w:rsidRPr="00147A5D" w14:paraId="01BBE66C" w14:textId="77777777" w:rsidTr="00802FAD">
        <w:trPr>
          <w:ins w:id="2995" w:author="Joost Wijnings" w:date="2014-03-14T16:48:00Z"/>
        </w:trPr>
        <w:tc>
          <w:tcPr>
            <w:tcW w:w="10031" w:type="dxa"/>
            <w:gridSpan w:val="2"/>
          </w:tcPr>
          <w:p w14:paraId="2C8EEA36" w14:textId="33757BFB" w:rsidR="00295F26" w:rsidRPr="00C709C8" w:rsidRDefault="00295F26">
            <w:pPr>
              <w:keepNext/>
              <w:rPr>
                <w:ins w:id="2996" w:author="Joost Wijnings" w:date="2014-03-14T16:48:00Z"/>
                <w:b/>
                <w:lang w:eastAsia="nl-NL"/>
              </w:rPr>
              <w:pPrChange w:id="2997" w:author="Joost Wijnings" w:date="2014-03-17T09:03:00Z">
                <w:pPr/>
              </w:pPrChange>
            </w:pPr>
            <w:ins w:id="2998" w:author="Joost Wijnings" w:date="2014-03-14T16:48:00Z">
              <w:r w:rsidRPr="00C709C8">
                <w:rPr>
                  <w:b/>
                  <w:lang w:eastAsia="nl-NL"/>
                </w:rPr>
                <w:t>Berichttype:</w:t>
              </w:r>
              <w:r w:rsidRPr="00C709C8">
                <w:rPr>
                  <w:lang w:eastAsia="nl-NL"/>
                </w:rPr>
                <w:t xml:space="preserve"> </w:t>
              </w:r>
              <w:r w:rsidRPr="00680D02">
                <w:rPr>
                  <w:lang w:eastAsia="nl-NL"/>
                </w:rPr>
                <w:t>genereerZaakIdentificatie_D</w:t>
              </w:r>
              <w:r>
                <w:rPr>
                  <w:lang w:eastAsia="nl-NL"/>
                </w:rPr>
                <w:t>i</w:t>
              </w:r>
              <w:r w:rsidRPr="00680D02">
                <w:rPr>
                  <w:lang w:eastAsia="nl-NL"/>
                </w:rPr>
                <w:t>02</w:t>
              </w:r>
              <w:r>
                <w:rPr>
                  <w:lang w:eastAsia="nl-NL"/>
                </w:rPr>
                <w:t xml:space="preserve"> (vrij bericht)</w:t>
              </w:r>
            </w:ins>
          </w:p>
        </w:tc>
      </w:tr>
      <w:tr w:rsidR="00295F26" w:rsidRPr="00C709C8" w14:paraId="1C9CF89C" w14:textId="77777777" w:rsidTr="00802FAD">
        <w:trPr>
          <w:ins w:id="2999" w:author="Joost Wijnings" w:date="2014-03-14T16:48:00Z"/>
        </w:trPr>
        <w:tc>
          <w:tcPr>
            <w:tcW w:w="6062" w:type="dxa"/>
          </w:tcPr>
          <w:p w14:paraId="208377AE" w14:textId="77777777" w:rsidR="00295F26" w:rsidRPr="00C709C8" w:rsidRDefault="00295F26">
            <w:pPr>
              <w:keepNext/>
              <w:rPr>
                <w:ins w:id="3000" w:author="Joost Wijnings" w:date="2014-03-14T16:48:00Z"/>
                <w:b/>
                <w:lang w:eastAsia="nl-NL"/>
              </w:rPr>
              <w:pPrChange w:id="3001" w:author="Joost Wijnings" w:date="2014-03-17T09:03:00Z">
                <w:pPr/>
              </w:pPrChange>
            </w:pPr>
            <w:ins w:id="3002" w:author="Joost Wijnings" w:date="2014-03-14T16:48:00Z">
              <w:r w:rsidRPr="00C709C8">
                <w:rPr>
                  <w:b/>
                  <w:lang w:eastAsia="nl-NL"/>
                </w:rPr>
                <w:t>Verplichte elementen</w:t>
              </w:r>
            </w:ins>
          </w:p>
        </w:tc>
        <w:tc>
          <w:tcPr>
            <w:tcW w:w="3969" w:type="dxa"/>
          </w:tcPr>
          <w:p w14:paraId="6E931BC3" w14:textId="77777777" w:rsidR="00295F26" w:rsidRPr="00C709C8" w:rsidRDefault="00295F26">
            <w:pPr>
              <w:keepNext/>
              <w:rPr>
                <w:ins w:id="3003" w:author="Joost Wijnings" w:date="2014-03-14T16:48:00Z"/>
                <w:b/>
                <w:lang w:eastAsia="nl-NL"/>
              </w:rPr>
              <w:pPrChange w:id="3004" w:author="Joost Wijnings" w:date="2014-03-17T09:03:00Z">
                <w:pPr/>
              </w:pPrChange>
            </w:pPr>
            <w:ins w:id="3005" w:author="Joost Wijnings" w:date="2014-03-14T16:48:00Z">
              <w:r>
                <w:rPr>
                  <w:b/>
                  <w:lang w:eastAsia="nl-NL"/>
                </w:rPr>
                <w:t>RGBZ-attribuut</w:t>
              </w:r>
            </w:ins>
          </w:p>
        </w:tc>
      </w:tr>
      <w:tr w:rsidR="00295F26" w:rsidRPr="00295F26" w14:paraId="7F75DBEF" w14:textId="77777777" w:rsidTr="00802FAD">
        <w:trPr>
          <w:ins w:id="3006" w:author="Joost Wijnings" w:date="2014-03-14T16:48:00Z"/>
        </w:trPr>
        <w:tc>
          <w:tcPr>
            <w:tcW w:w="6062" w:type="dxa"/>
          </w:tcPr>
          <w:p w14:paraId="4CFA3A62" w14:textId="76DFAF58" w:rsidR="00295F26" w:rsidRPr="00E40358" w:rsidRDefault="00295F26">
            <w:pPr>
              <w:keepNext/>
              <w:rPr>
                <w:ins w:id="3007" w:author="Joost Wijnings" w:date="2014-03-14T16:48:00Z"/>
                <w:lang w:eastAsia="nl-NL"/>
              </w:rPr>
              <w:pPrChange w:id="3008" w:author="Joost Wijnings" w:date="2014-03-17T09:03:00Z">
                <w:pPr/>
              </w:pPrChange>
            </w:pPr>
            <w:ins w:id="3009" w:author="Joost Wijnings" w:date="2014-03-14T16:49:00Z">
              <w:r>
                <w:rPr>
                  <w:lang w:eastAsia="nl-NL"/>
                </w:rPr>
                <w:t xml:space="preserve">stuurgegevens . functie (waarde: </w:t>
              </w:r>
              <w:r>
                <w:t>genereerZaakidentificatie)</w:t>
              </w:r>
            </w:ins>
          </w:p>
        </w:tc>
        <w:tc>
          <w:tcPr>
            <w:tcW w:w="3969" w:type="dxa"/>
          </w:tcPr>
          <w:p w14:paraId="369EA6E8" w14:textId="020AD4A7" w:rsidR="00295F26" w:rsidRPr="00C709C8" w:rsidRDefault="00295F26">
            <w:pPr>
              <w:keepNext/>
              <w:rPr>
                <w:ins w:id="3010" w:author="Joost Wijnings" w:date="2014-03-14T16:48:00Z"/>
                <w:b/>
                <w:lang w:eastAsia="nl-NL"/>
              </w:rPr>
              <w:pPrChange w:id="3011" w:author="Joost Wijnings" w:date="2014-03-17T09:03:00Z">
                <w:pPr/>
              </w:pPrChange>
            </w:pPr>
            <w:ins w:id="3012" w:author="Joost Wijnings" w:date="2014-03-14T16:48:00Z">
              <w:r>
                <w:rPr>
                  <w:lang w:eastAsia="nl-NL"/>
                </w:rPr>
                <w:t>-</w:t>
              </w:r>
            </w:ins>
          </w:p>
        </w:tc>
      </w:tr>
    </w:tbl>
    <w:p w14:paraId="4C74813D" w14:textId="77777777" w:rsidR="00295F26" w:rsidRDefault="00295F26" w:rsidP="00BE3F74">
      <w:pPr>
        <w:rPr>
          <w:ins w:id="3013" w:author="Joost Wijnings" w:date="2014-03-14T16:48:00Z"/>
        </w:rPr>
      </w:pPr>
    </w:p>
    <w:p w14:paraId="5179E5DF" w14:textId="6AA270C6" w:rsidR="00295F26" w:rsidDel="00F90FA6" w:rsidRDefault="00295F26" w:rsidP="00BE3F74">
      <w:pPr>
        <w:rPr>
          <w:del w:id="3014" w:author="Joost Wijnings" w:date="2014-04-05T01:04:00Z"/>
        </w:rPr>
      </w:pPr>
    </w:p>
    <w:p w14:paraId="0664E285" w14:textId="19A7C5F4" w:rsidR="00BE3F74" w:rsidRPr="00E04CCE" w:rsidRDefault="00BE3F74" w:rsidP="00BE3F74">
      <w:del w:id="3015" w:author="Joost Wijnings" w:date="2014-03-17T08:02:00Z">
        <w:r w:rsidDel="00F67917">
          <w:delText xml:space="preserve">De </w:delText>
        </w:r>
      </w:del>
      <w:ins w:id="3016" w:author="Joost Wijnings" w:date="2014-03-17T08:02:00Z">
        <w:r w:rsidR="00F67917">
          <w:t xml:space="preserve">Het </w:t>
        </w:r>
      </w:ins>
      <w:del w:id="3017" w:author="Joost Wijnings" w:date="2014-03-17T08:02:00Z">
        <w:r w:rsidDel="00F67917">
          <w:delText>service provider</w:delText>
        </w:r>
      </w:del>
      <w:ins w:id="3018" w:author="Joost Wijnings" w:date="2014-03-17T08:02:00Z">
        <w:r w:rsidR="00F67917">
          <w:t>ZS</w:t>
        </w:r>
      </w:ins>
      <w:r>
        <w:t xml:space="preserve"> dient als reactie op het inkomende bericht met functie “genereerZaakidentificatie” te antwoorden met een vrij bericht (</w:t>
      </w:r>
      <w:del w:id="3019" w:author="Joost Wijnings" w:date="2014-03-10T15:02:00Z">
        <w:r w:rsidDel="00680D02">
          <w:delText>Di02</w:delText>
        </w:r>
      </w:del>
      <w:ins w:id="3020" w:author="Joost Wijnings" w:date="2014-03-10T15:02:00Z">
        <w:r w:rsidR="00680D02">
          <w:t>Du02</w:t>
        </w:r>
      </w:ins>
      <w:r>
        <w:t xml:space="preserve">). Ook in dit bericht is het stuurgegeven ‘functie’ gevuld met de waarde “genereerZaakidentificatie”. Na de stuurgegevens volgt een element </w:t>
      </w:r>
      <w:r w:rsidRPr="00480D16">
        <w:rPr>
          <w:rFonts w:ascii="Courier New" w:hAnsi="Courier New" w:cs="Courier New"/>
          <w:sz w:val="24"/>
          <w:szCs w:val="20"/>
          <w:lang w:eastAsia="nl-NL"/>
          <w:rPrChange w:id="3021" w:author="Joost Wijnings" w:date="2014-03-17T07:52:00Z">
            <w:rPr>
              <w:rFonts w:ascii="Courier New" w:hAnsi="Courier New" w:cs="Courier New"/>
              <w:sz w:val="20"/>
              <w:szCs w:val="20"/>
              <w:lang w:eastAsia="nl-NL"/>
            </w:rPr>
          </w:rPrChange>
        </w:rPr>
        <w:t xml:space="preserve">zaak </w:t>
      </w:r>
      <w:r>
        <w:t xml:space="preserve">met attribuut </w:t>
      </w:r>
      <w:r w:rsidRPr="00480D16">
        <w:rPr>
          <w:rFonts w:ascii="Courier New" w:hAnsi="Courier New" w:cs="Courier New"/>
          <w:sz w:val="24"/>
          <w:szCs w:val="20"/>
          <w:lang w:eastAsia="nl-NL"/>
          <w:rPrChange w:id="3022" w:author="Joost Wijnings" w:date="2014-03-17T07:52:00Z">
            <w:rPr>
              <w:rFonts w:ascii="Courier New" w:hAnsi="Courier New" w:cs="Courier New"/>
              <w:sz w:val="20"/>
              <w:szCs w:val="20"/>
              <w:lang w:eastAsia="nl-NL"/>
            </w:rPr>
          </w:rPrChange>
        </w:rPr>
        <w:t>StUF:entiteittype="ZAK"</w:t>
      </w:r>
      <w:r>
        <w:rPr>
          <w:rFonts w:ascii="Courier New" w:hAnsi="Courier New" w:cs="Courier New"/>
          <w:sz w:val="20"/>
          <w:szCs w:val="20"/>
          <w:lang w:eastAsia="nl-NL"/>
        </w:rPr>
        <w:t>.</w:t>
      </w:r>
      <w:r w:rsidRPr="008C629E">
        <w:t xml:space="preserve"> </w:t>
      </w:r>
      <w:r w:rsidRPr="00E04CCE">
        <w:t xml:space="preserve">Binnen </w:t>
      </w:r>
      <w:r w:rsidRPr="00480D16">
        <w:rPr>
          <w:rFonts w:ascii="Courier New" w:hAnsi="Courier New" w:cs="Courier New"/>
          <w:sz w:val="24"/>
          <w:szCs w:val="20"/>
          <w:lang w:eastAsia="nl-NL"/>
          <w:rPrChange w:id="3023" w:author="Joost Wijnings" w:date="2014-03-17T07:52:00Z">
            <w:rPr>
              <w:rFonts w:ascii="Courier New" w:hAnsi="Courier New" w:cs="Courier New"/>
              <w:sz w:val="20"/>
              <w:szCs w:val="20"/>
              <w:lang w:eastAsia="nl-NL"/>
            </w:rPr>
          </w:rPrChange>
        </w:rPr>
        <w:t>zaak</w:t>
      </w:r>
      <w:r w:rsidRPr="00480D16">
        <w:rPr>
          <w:sz w:val="32"/>
          <w:rPrChange w:id="3024" w:author="Joost Wijnings" w:date="2014-03-17T07:52:00Z">
            <w:rPr/>
          </w:rPrChange>
        </w:rPr>
        <w:t xml:space="preserve"> </w:t>
      </w:r>
      <w:r w:rsidRPr="00E04CCE">
        <w:t>is één verplicht element opgenomen</w:t>
      </w:r>
      <w:r>
        <w:t>,</w:t>
      </w:r>
      <w:r w:rsidRPr="00E04CCE">
        <w:t xml:space="preserve"> namelijk de zaakidentificatie. </w:t>
      </w:r>
      <w:r>
        <w:t>Tot deze specificatie behoren ook een aantal XML schema’s waarin dit vrije bericht exact gespecificeerd is.</w:t>
      </w:r>
    </w:p>
    <w:p w14:paraId="6752C4A2" w14:textId="77777777" w:rsidR="00BE3F74" w:rsidRDefault="00BE3F74" w:rsidP="00BE3F74"/>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969"/>
      </w:tblGrid>
      <w:tr w:rsidR="00BE3F74" w:rsidRPr="00147A5D" w14:paraId="7258AD5B" w14:textId="77777777" w:rsidTr="00BE3F74">
        <w:tc>
          <w:tcPr>
            <w:tcW w:w="10031" w:type="dxa"/>
            <w:gridSpan w:val="2"/>
          </w:tcPr>
          <w:p w14:paraId="6D4E5D28" w14:textId="14F6AFD5" w:rsidR="00BE3F74" w:rsidRPr="00C709C8" w:rsidRDefault="00BE3F74" w:rsidP="00BE3F74">
            <w:pPr>
              <w:rPr>
                <w:b/>
                <w:lang w:eastAsia="nl-NL"/>
              </w:rPr>
            </w:pPr>
            <w:r w:rsidRPr="00C709C8">
              <w:rPr>
                <w:b/>
                <w:lang w:eastAsia="nl-NL"/>
              </w:rPr>
              <w:t>Berichttype:</w:t>
            </w:r>
            <w:r w:rsidRPr="00C709C8">
              <w:rPr>
                <w:lang w:eastAsia="nl-NL"/>
              </w:rPr>
              <w:t xml:space="preserve"> </w:t>
            </w:r>
            <w:ins w:id="3025" w:author="Joost Wijnings" w:date="2014-03-10T15:02:00Z">
              <w:r w:rsidR="00680D02" w:rsidRPr="00680D02">
                <w:rPr>
                  <w:lang w:eastAsia="nl-NL"/>
                </w:rPr>
                <w:t>genereerZaakIdentificatie_Du02</w:t>
              </w:r>
            </w:ins>
            <w:del w:id="3026" w:author="Joost Wijnings" w:date="2014-03-10T15:02:00Z">
              <w:r w:rsidDel="00680D02">
                <w:rPr>
                  <w:lang w:eastAsia="nl-NL"/>
                </w:rPr>
                <w:delText>Di02</w:delText>
              </w:r>
            </w:del>
            <w:r>
              <w:rPr>
                <w:lang w:eastAsia="nl-NL"/>
              </w:rPr>
              <w:t xml:space="preserve"> (vrij bericht)</w:t>
            </w:r>
          </w:p>
        </w:tc>
      </w:tr>
      <w:tr w:rsidR="00BE3F74" w:rsidRPr="00C709C8" w14:paraId="434304A9" w14:textId="77777777" w:rsidTr="00BE3F74">
        <w:tc>
          <w:tcPr>
            <w:tcW w:w="6062" w:type="dxa"/>
          </w:tcPr>
          <w:p w14:paraId="4EFF7691" w14:textId="77777777" w:rsidR="00BE3F74" w:rsidRPr="00C709C8" w:rsidRDefault="00BE3F74" w:rsidP="00BE3F74">
            <w:pPr>
              <w:rPr>
                <w:b/>
                <w:lang w:eastAsia="nl-NL"/>
              </w:rPr>
            </w:pPr>
            <w:r w:rsidRPr="00C709C8">
              <w:rPr>
                <w:b/>
                <w:lang w:eastAsia="nl-NL"/>
              </w:rPr>
              <w:t>Verplichte elementen</w:t>
            </w:r>
          </w:p>
        </w:tc>
        <w:tc>
          <w:tcPr>
            <w:tcW w:w="3969" w:type="dxa"/>
          </w:tcPr>
          <w:p w14:paraId="397471EB" w14:textId="1A536D3F" w:rsidR="00BE3F74" w:rsidRPr="00C709C8" w:rsidRDefault="00BE3F74">
            <w:pPr>
              <w:rPr>
                <w:b/>
                <w:lang w:eastAsia="nl-NL"/>
              </w:rPr>
            </w:pPr>
            <w:del w:id="3027" w:author="Joost Wijnings" w:date="2014-03-08T03:33:00Z">
              <w:r w:rsidDel="00084FC7">
                <w:rPr>
                  <w:b/>
                  <w:lang w:eastAsia="nl-NL"/>
                </w:rPr>
                <w:delText xml:space="preserve">RGBZ </w:delText>
              </w:r>
            </w:del>
            <w:ins w:id="3028" w:author="Joost Wijnings" w:date="2014-03-08T03:33:00Z">
              <w:r w:rsidR="00084FC7">
                <w:rPr>
                  <w:b/>
                  <w:lang w:eastAsia="nl-NL"/>
                </w:rPr>
                <w:t>RGBZ-</w:t>
              </w:r>
            </w:ins>
            <w:r>
              <w:rPr>
                <w:b/>
                <w:lang w:eastAsia="nl-NL"/>
              </w:rPr>
              <w:t>attribuut</w:t>
            </w:r>
          </w:p>
        </w:tc>
      </w:tr>
      <w:tr w:rsidR="00BE3F74" w:rsidRPr="00C709C8" w14:paraId="1FF22D84" w14:textId="77777777" w:rsidTr="00BE3F74">
        <w:tc>
          <w:tcPr>
            <w:tcW w:w="6062" w:type="dxa"/>
          </w:tcPr>
          <w:p w14:paraId="7D169B63" w14:textId="77777777" w:rsidR="00BE3F74" w:rsidRPr="00E40358" w:rsidRDefault="00BE3F74" w:rsidP="00BE3F74">
            <w:pPr>
              <w:rPr>
                <w:lang w:eastAsia="nl-NL"/>
              </w:rPr>
            </w:pPr>
            <w:r>
              <w:rPr>
                <w:lang w:eastAsia="nl-NL"/>
              </w:rPr>
              <w:t>zaak . identificatie</w:t>
            </w:r>
          </w:p>
        </w:tc>
        <w:tc>
          <w:tcPr>
            <w:tcW w:w="3969" w:type="dxa"/>
          </w:tcPr>
          <w:p w14:paraId="6754168E" w14:textId="77777777" w:rsidR="00BE3F74" w:rsidRPr="00C709C8" w:rsidRDefault="00BE3F74" w:rsidP="00BE3F74">
            <w:pPr>
              <w:rPr>
                <w:b/>
                <w:lang w:eastAsia="nl-NL"/>
              </w:rPr>
            </w:pPr>
            <w:r>
              <w:rPr>
                <w:lang w:eastAsia="nl-NL"/>
              </w:rPr>
              <w:t>Zaakidentificatie</w:t>
            </w:r>
          </w:p>
        </w:tc>
      </w:tr>
    </w:tbl>
    <w:p w14:paraId="28C8D1F5" w14:textId="3DD47E77" w:rsidR="00425D0D" w:rsidRDefault="00E57F8A" w:rsidP="00E57F8A">
      <w:pPr>
        <w:pStyle w:val="Kop2"/>
      </w:pPr>
      <w:bookmarkStart w:id="3029" w:name="_Ref346742891"/>
      <w:bookmarkStart w:id="3030" w:name="_Toc402174434"/>
      <w:r>
        <w:t>StUF</w:t>
      </w:r>
      <w:ins w:id="3031" w:author="Joost Wijnings" w:date="2014-03-18T08:27:00Z">
        <w:r w:rsidR="00C17B98">
          <w:t>-</w:t>
        </w:r>
      </w:ins>
      <w:del w:id="3032" w:author="Joost Wijnings" w:date="2014-03-18T08:27:00Z">
        <w:r w:rsidDel="00C17B98">
          <w:delText xml:space="preserve"> </w:delText>
        </w:r>
      </w:del>
      <w:r w:rsidRPr="00E57F8A">
        <w:t>Zaakdocumentservices</w:t>
      </w:r>
      <w:bookmarkEnd w:id="3029"/>
      <w:bookmarkEnd w:id="3030"/>
    </w:p>
    <w:p w14:paraId="3B2B75E7" w14:textId="1C045F58" w:rsidR="00BE3F74" w:rsidRDefault="00E57F8A" w:rsidP="00E57F8A">
      <w:r>
        <w:rPr>
          <w:lang w:eastAsia="nl-NL"/>
        </w:rPr>
        <w:t>De StUF</w:t>
      </w:r>
      <w:ins w:id="3033" w:author="Joost Wijnings" w:date="2014-03-18T08:27:00Z">
        <w:r w:rsidR="00C17B98">
          <w:rPr>
            <w:lang w:eastAsia="nl-NL"/>
          </w:rPr>
          <w:t>-</w:t>
        </w:r>
      </w:ins>
      <w:del w:id="3034" w:author="Joost Wijnings" w:date="2014-03-18T08:27:00Z">
        <w:r w:rsidDel="00C17B98">
          <w:rPr>
            <w:lang w:eastAsia="nl-NL"/>
          </w:rPr>
          <w:delText xml:space="preserve"> </w:delText>
        </w:r>
      </w:del>
      <w:r>
        <w:rPr>
          <w:lang w:eastAsia="nl-NL"/>
        </w:rPr>
        <w:t>Zaakdocument</w:t>
      </w:r>
      <w:del w:id="3035" w:author="Joost Wijnings" w:date="2014-03-07T15:40:00Z">
        <w:r w:rsidDel="005F2B36">
          <w:rPr>
            <w:lang w:eastAsia="nl-NL"/>
          </w:rPr>
          <w:delText xml:space="preserve"> </w:delText>
        </w:r>
      </w:del>
      <w:r>
        <w:rPr>
          <w:lang w:eastAsia="nl-NL"/>
        </w:rPr>
        <w:t xml:space="preserve">services is een groep van services </w:t>
      </w:r>
      <w:r w:rsidR="00665B95">
        <w:rPr>
          <w:lang w:eastAsia="nl-NL"/>
        </w:rPr>
        <w:t>om</w:t>
      </w:r>
      <w:r>
        <w:t xml:space="preserve"> </w:t>
      </w:r>
      <w:r w:rsidR="00665B95">
        <w:t>zaakgerelateerde documenten te onderhouden en ontsluiten</w:t>
      </w:r>
      <w:r>
        <w:t>. De volgende a</w:t>
      </w:r>
      <w:r w:rsidR="006C5A4E">
        <w:t>linea’s beschrijven de services.</w:t>
      </w:r>
    </w:p>
    <w:p w14:paraId="0D56E6DA" w14:textId="677F3AE8" w:rsidR="00BE3F74" w:rsidRDefault="00BE3F74" w:rsidP="004A4D52">
      <w:pPr>
        <w:pStyle w:val="Kop3"/>
      </w:pPr>
      <w:bookmarkStart w:id="3036" w:name="_Toc402174435"/>
      <w:r>
        <w:t xml:space="preserve">#7 </w:t>
      </w:r>
      <w:r w:rsidRPr="00C80F8E">
        <w:t>Geef lijst Zaakdocumenten</w:t>
      </w:r>
      <w:r>
        <w:t xml:space="preserve"> (geefLijstZaakdocumenten</w:t>
      </w:r>
      <w:ins w:id="3037" w:author="Joost Wijnings" w:date="2014-03-31T13:01:00Z">
        <w:r w:rsidR="009F347E">
          <w:t>_Lv01</w:t>
        </w:r>
      </w:ins>
      <w:r>
        <w:t>)</w:t>
      </w:r>
      <w:bookmarkEnd w:id="3036"/>
    </w:p>
    <w:p w14:paraId="59E2FB0E" w14:textId="00D8FBA3" w:rsidR="00BE3F74" w:rsidRDefault="00BE3F74" w:rsidP="00BE3F74">
      <w:r>
        <w:t xml:space="preserve">De </w:t>
      </w:r>
      <w:ins w:id="3038" w:author="Joost Wijnings" w:date="2014-03-18T08:16:00Z">
        <w:r w:rsidR="007F64EB">
          <w:t>‘</w:t>
        </w:r>
      </w:ins>
      <w:del w:id="3039" w:author="Joost Wijnings" w:date="2014-03-18T08:16:00Z">
        <w:r w:rsidDel="007F64EB">
          <w:delText>G</w:delText>
        </w:r>
      </w:del>
      <w:ins w:id="3040" w:author="Joost Wijnings" w:date="2014-03-18T08:16:00Z">
        <w:r w:rsidR="007F64EB">
          <w:t>g</w:t>
        </w:r>
      </w:ins>
      <w:r>
        <w:t>eef</w:t>
      </w:r>
      <w:del w:id="3041" w:author="Joost Wijnings" w:date="2014-03-18T08:16:00Z">
        <w:r w:rsidDel="007F64EB">
          <w:delText xml:space="preserve"> l</w:delText>
        </w:r>
      </w:del>
      <w:ins w:id="3042" w:author="Joost Wijnings" w:date="2014-03-18T08:16:00Z">
        <w:r w:rsidR="007F64EB">
          <w:t>L</w:t>
        </w:r>
      </w:ins>
      <w:r>
        <w:t>ijst</w:t>
      </w:r>
      <w:del w:id="3043" w:author="Joost Wijnings" w:date="2014-03-18T08:16:00Z">
        <w:r w:rsidDel="007F64EB">
          <w:delText xml:space="preserve"> </w:delText>
        </w:r>
      </w:del>
      <w:r>
        <w:t>Zaakdocumenten</w:t>
      </w:r>
      <w:ins w:id="3044" w:author="Joost Wijnings" w:date="2014-03-31T13:01:00Z">
        <w:r w:rsidR="009F347E">
          <w:t>_Lv01</w:t>
        </w:r>
      </w:ins>
      <w:ins w:id="3045" w:author="Joost Wijnings" w:date="2014-03-18T08:16:00Z">
        <w:r w:rsidR="007F64EB">
          <w:t>’-</w:t>
        </w:r>
      </w:ins>
      <w:del w:id="3046" w:author="Joost Wijnings" w:date="2014-03-18T08:16:00Z">
        <w:r w:rsidDel="007F64EB">
          <w:delText xml:space="preserve"> </w:delText>
        </w:r>
      </w:del>
      <w:r>
        <w:t xml:space="preserve">service biedt </w:t>
      </w:r>
      <w:ins w:id="3047" w:author="Joost Wijnings" w:date="2014-03-18T08:14:00Z">
        <w:r w:rsidR="007F64EB">
          <w:t xml:space="preserve">ZSC’s </w:t>
        </w:r>
      </w:ins>
      <w:r>
        <w:t xml:space="preserve">de mogelijkheid </w:t>
      </w:r>
      <w:del w:id="3048" w:author="Joost Wijnings" w:date="2014-03-18T08:09:00Z">
        <w:r w:rsidDel="00664882">
          <w:delText xml:space="preserve">voor </w:delText>
        </w:r>
      </w:del>
      <w:del w:id="3049" w:author="Joost Wijnings" w:date="2014-03-07T15:41:00Z">
        <w:r w:rsidDel="005F2B36">
          <w:delText>Z</w:delText>
        </w:r>
      </w:del>
      <w:del w:id="3050" w:author="Joost Wijnings" w:date="2014-03-17T08:03:00Z">
        <w:r w:rsidDel="00F67917">
          <w:delText>aakservice</w:delText>
        </w:r>
      </w:del>
      <w:del w:id="3051" w:author="Joost Wijnings" w:date="2014-03-07T15:41:00Z">
        <w:r w:rsidDel="005F2B36">
          <w:delText xml:space="preserve"> </w:delText>
        </w:r>
      </w:del>
      <w:del w:id="3052" w:author="Joost Wijnings" w:date="2014-03-17T08:03:00Z">
        <w:r w:rsidDel="00F67917">
          <w:delText>consumers</w:delText>
        </w:r>
      </w:del>
      <w:del w:id="3053" w:author="Joost Wijnings" w:date="2014-03-18T08:14:00Z">
        <w:r w:rsidDel="007F64EB">
          <w:delText xml:space="preserve"> </w:delText>
        </w:r>
      </w:del>
      <w:r>
        <w:t xml:space="preserve">om een lijst met referenties op te vragen naar DOCUMENTen behorende bij een lopende zaak middels een </w:t>
      </w:r>
      <w:del w:id="3054" w:author="Joost Wijnings" w:date="2014-03-14T15:47:00Z">
        <w:r w:rsidDel="00735DDB">
          <w:delText xml:space="preserve">vraag/antwoord </w:delText>
        </w:r>
      </w:del>
      <w:ins w:id="3055" w:author="Joost Wijnings" w:date="2014-03-14T15:47:00Z">
        <w:r w:rsidR="00735DDB">
          <w:t>vraag-/antwoord</w:t>
        </w:r>
      </w:ins>
      <w:r>
        <w:t xml:space="preserve">interactie. </w:t>
      </w:r>
      <w:ins w:id="3056" w:author="Joost Wijnings" w:date="2014-03-17T08:06:00Z">
        <w:r w:rsidR="00F67917">
          <w:t xml:space="preserve">De ZSC krijgt </w:t>
        </w:r>
      </w:ins>
      <w:ins w:id="3057" w:author="Joost Wijnings" w:date="2014-03-17T08:07:00Z">
        <w:r w:rsidR="00F67917">
          <w:t>in deze interactie</w:t>
        </w:r>
      </w:ins>
      <w:ins w:id="3058" w:author="Joost Wijnings" w:date="2014-03-17T08:06:00Z">
        <w:r w:rsidR="00F67917">
          <w:t xml:space="preserve"> de hoedanigheid van DSC. </w:t>
        </w:r>
      </w:ins>
      <w:r>
        <w:t xml:space="preserve">In het antwoordbericht staan alle ZAAKDOCUMENTEN (de relatie tussen ZAAK en DOCUMENT) die bekend zijn bij het ZS. </w:t>
      </w:r>
    </w:p>
    <w:p w14:paraId="73C63B53" w14:textId="77777777" w:rsidR="00BE3F74" w:rsidRDefault="00BE3F74" w:rsidP="00BE3F74"/>
    <w:p w14:paraId="16DEC6EE" w14:textId="7F65E298" w:rsidR="00BE3F74" w:rsidRDefault="00F04DF1" w:rsidP="00BE3F74">
      <w:pPr>
        <w:keepNext/>
      </w:pPr>
      <w:del w:id="3059" w:author="Joost Wijnings" w:date="2014-03-14T17:03:00Z">
        <w:r w:rsidDel="00AC122B">
          <w:object w:dxaOrig="4609" w:dyaOrig="4055" w14:anchorId="1EFFA4CF">
            <v:shape id="_x0000_i1039" type="#_x0000_t75" style="width:230.4pt;height:201.6pt" o:ole="">
              <v:imagedata r:id="rId59" o:title=""/>
            </v:shape>
            <o:OLEObject Type="Embed" ProgID="Visio.Drawing.11" ShapeID="_x0000_i1039" DrawAspect="Content" ObjectID="_1500198942" r:id="rId60"/>
          </w:object>
        </w:r>
      </w:del>
      <w:ins w:id="3060" w:author="Joost Wijnings" w:date="2014-03-14T17:54:00Z">
        <w:r w:rsidR="00087592">
          <w:rPr>
            <w:noProof/>
            <w:lang w:eastAsia="nl-NL"/>
          </w:rPr>
          <w:drawing>
            <wp:inline distT="0" distB="0" distL="0" distR="0" wp14:anchorId="002CA44D" wp14:editId="4BA7CCBA">
              <wp:extent cx="2181225" cy="2000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81225" cy="2000250"/>
                      </a:xfrm>
                      <a:prstGeom prst="rect">
                        <a:avLst/>
                      </a:prstGeom>
                    </pic:spPr>
                  </pic:pic>
                </a:graphicData>
              </a:graphic>
            </wp:inline>
          </w:drawing>
        </w:r>
      </w:ins>
    </w:p>
    <w:p w14:paraId="7B8261F6" w14:textId="77777777" w:rsidR="00BE3F74" w:rsidRPr="009F0E12" w:rsidRDefault="00BE3F74" w:rsidP="00BE3F74">
      <w:pPr>
        <w:pStyle w:val="Bijschrift"/>
        <w:outlineLvl w:val="0"/>
      </w:pPr>
      <w:r w:rsidRPr="009F0E12">
        <w:t xml:space="preserve">Figuur </w:t>
      </w:r>
      <w:r w:rsidR="00112AED">
        <w:fldChar w:fldCharType="begin"/>
      </w:r>
      <w:r w:rsidR="00112AED">
        <w:instrText xml:space="preserve"> SEQ Figuur \* ARABIC </w:instrText>
      </w:r>
      <w:r w:rsidR="00112AED">
        <w:fldChar w:fldCharType="separate"/>
      </w:r>
      <w:r w:rsidR="0053520C">
        <w:rPr>
          <w:noProof/>
        </w:rPr>
        <w:t>12</w:t>
      </w:r>
      <w:r w:rsidR="00112AED">
        <w:rPr>
          <w:noProof/>
        </w:rPr>
        <w:fldChar w:fldCharType="end"/>
      </w:r>
      <w:r w:rsidRPr="009F0E12">
        <w:t>: Flow Geef lijst Zaakdocumenten</w:t>
      </w:r>
    </w:p>
    <w:p w14:paraId="53F521D6" w14:textId="77777777" w:rsidR="00BE3F74" w:rsidRPr="00713587" w:rsidRDefault="00BE3F74" w:rsidP="004A4D52">
      <w:pPr>
        <w:pStyle w:val="Kop4"/>
      </w:pPr>
      <w:r w:rsidRPr="00713587">
        <w:t xml:space="preserve">Eisen aan </w:t>
      </w:r>
      <w:r w:rsidR="00F04DF1">
        <w:t>ZS</w:t>
      </w:r>
    </w:p>
    <w:p w14:paraId="7E1FF82A" w14:textId="64E72977" w:rsidR="00BE3F74" w:rsidRDefault="00BE3F74" w:rsidP="00BE3F74">
      <w:pPr>
        <w:numPr>
          <w:ilvl w:val="0"/>
          <w:numId w:val="5"/>
        </w:numPr>
        <w:rPr>
          <w:lang w:eastAsia="nl-NL"/>
        </w:rPr>
      </w:pPr>
      <w:r>
        <w:rPr>
          <w:lang w:eastAsia="nl-NL"/>
        </w:rPr>
        <w:t>Het ZS is de authentieke bron voor de relatie ZAAKDOCUMENT</w:t>
      </w:r>
      <w:ins w:id="3061" w:author="Joost Wijnings" w:date="2014-03-07T14:33:00Z">
        <w:r w:rsidR="00E07EC2">
          <w:rPr>
            <w:lang w:eastAsia="nl-NL"/>
          </w:rPr>
          <w:t xml:space="preserve">; </w:t>
        </w:r>
      </w:ins>
    </w:p>
    <w:p w14:paraId="2B8052E7" w14:textId="132EBA10" w:rsidR="00BE3F74" w:rsidRDefault="00BE3F74" w:rsidP="00237DAF">
      <w:pPr>
        <w:numPr>
          <w:ilvl w:val="0"/>
          <w:numId w:val="5"/>
        </w:numPr>
        <w:rPr>
          <w:lang w:eastAsia="nl-NL"/>
        </w:rPr>
      </w:pPr>
      <w:r>
        <w:rPr>
          <w:lang w:eastAsia="nl-NL"/>
        </w:rPr>
        <w:t>Het</w:t>
      </w:r>
      <w:ins w:id="3062" w:author="Joost Wijnings" w:date="2014-03-07T14:33:00Z">
        <w:r w:rsidR="00E07EC2">
          <w:rPr>
            <w:lang w:eastAsia="nl-NL"/>
          </w:rPr>
          <w:t xml:space="preserve"> </w:t>
        </w:r>
      </w:ins>
      <w:del w:id="3063" w:author="Joost Wijnings" w:date="2014-03-07T14:33:00Z">
        <w:r w:rsidDel="00E07EC2">
          <w:rPr>
            <w:lang w:eastAsia="nl-NL"/>
          </w:rPr>
          <w:delText xml:space="preserve"> </w:delText>
        </w:r>
      </w:del>
      <w:r>
        <w:rPr>
          <w:lang w:eastAsia="nl-NL"/>
        </w:rPr>
        <w:t>ZS retourneert alle voor hem bekende ZAAKDOCUMENT relaties in het antwoordbericht</w:t>
      </w:r>
      <w:ins w:id="3064" w:author="Joost Wijnings" w:date="2014-03-07T14:33:00Z">
        <w:r w:rsidR="00E07EC2">
          <w:rPr>
            <w:lang w:eastAsia="nl-NL"/>
          </w:rPr>
          <w:t xml:space="preserve">. </w:t>
        </w:r>
      </w:ins>
    </w:p>
    <w:p w14:paraId="74F93444" w14:textId="7727CFF2" w:rsidR="00BE3F74" w:rsidRDefault="00BE3F74" w:rsidP="004A4D52">
      <w:pPr>
        <w:pStyle w:val="Kop4"/>
      </w:pPr>
      <w:r>
        <w:t xml:space="preserve">Interactie tussen </w:t>
      </w:r>
      <w:del w:id="3065" w:author="Joost Wijnings" w:date="2014-03-07T15:42:00Z">
        <w:r w:rsidR="00F04DF1" w:rsidDel="005F2B36">
          <w:delText>Document</w:delText>
        </w:r>
        <w:r w:rsidDel="005F2B36">
          <w:delText xml:space="preserve">service </w:delText>
        </w:r>
      </w:del>
      <w:del w:id="3066" w:author="Joost Wijnings" w:date="2014-03-14T15:41:00Z">
        <w:r w:rsidDel="00735DDB">
          <w:delText>consumer</w:delText>
        </w:r>
      </w:del>
      <w:ins w:id="3067" w:author="Joost Wijnings" w:date="2014-03-14T15:41:00Z">
        <w:r w:rsidR="00735DDB">
          <w:t>DSC</w:t>
        </w:r>
      </w:ins>
      <w:r>
        <w:t xml:space="preserve"> en ZS</w:t>
      </w:r>
    </w:p>
    <w:p w14:paraId="1757186E" w14:textId="68DD70AA" w:rsidR="001830F1" w:rsidRDefault="00BE3F74" w:rsidP="00E127D1">
      <w:r>
        <w:t xml:space="preserve">Tussen </w:t>
      </w:r>
      <w:del w:id="3068" w:author="Joost Wijnings" w:date="2014-03-14T17:31:00Z">
        <w:r w:rsidDel="00F3077C">
          <w:delText xml:space="preserve">de </w:delText>
        </w:r>
      </w:del>
      <w:del w:id="3069" w:author="Joost Wijnings" w:date="2014-03-14T17:30:00Z">
        <w:r w:rsidDel="00F3077C">
          <w:delText>service</w:delText>
        </w:r>
      </w:del>
      <w:del w:id="3070" w:author="Joost Wijnings" w:date="2014-03-07T15:42:00Z">
        <w:r w:rsidDel="005F2B36">
          <w:delText xml:space="preserve"> </w:delText>
        </w:r>
      </w:del>
      <w:del w:id="3071" w:author="Joost Wijnings" w:date="2014-03-14T17:30:00Z">
        <w:r w:rsidDel="00F3077C">
          <w:delText>consumer</w:delText>
        </w:r>
      </w:del>
      <w:ins w:id="3072" w:author="Joost Wijnings" w:date="2014-03-14T17:30:00Z">
        <w:r w:rsidR="00F3077C">
          <w:t>DSC</w:t>
        </w:r>
      </w:ins>
      <w:r>
        <w:t xml:space="preserve"> en </w:t>
      </w:r>
      <w:del w:id="3073" w:author="Joost Wijnings" w:date="2014-03-14T17:30:00Z">
        <w:r w:rsidDel="00F3077C">
          <w:delText xml:space="preserve">service provider </w:delText>
        </w:r>
      </w:del>
      <w:ins w:id="3074" w:author="Joost Wijnings" w:date="2014-03-14T17:30:00Z">
        <w:r w:rsidR="00F3077C">
          <w:t xml:space="preserve">ZS </w:t>
        </w:r>
      </w:ins>
      <w:r>
        <w:t xml:space="preserve">is een </w:t>
      </w:r>
      <w:del w:id="3075" w:author="Joost Wijnings" w:date="2014-03-14T15:47:00Z">
        <w:r w:rsidDel="00735DDB">
          <w:delText xml:space="preserve">vraag/antwoord </w:delText>
        </w:r>
      </w:del>
      <w:ins w:id="3076" w:author="Joost Wijnings" w:date="2014-03-14T15:47:00Z">
        <w:r w:rsidR="00735DDB">
          <w:t>vraag-/antwoord</w:t>
        </w:r>
      </w:ins>
      <w:r>
        <w:t xml:space="preserve">interactie. In onderstaande tabellen staat aangegeven welke elementen verplicht aanwezig en gevuld moeten zijn met een geldige waarde (V) en welke elementen optioneel in de berichten mogen voorkomen (O). Andere elementen mogen in </w:t>
      </w:r>
      <w:r w:rsidR="008E141C">
        <w:t>de</w:t>
      </w:r>
      <w:r>
        <w:t xml:space="preserve"> </w:t>
      </w:r>
      <w:r w:rsidR="001830F1">
        <w:t>vraag</w:t>
      </w:r>
      <w:r>
        <w:t>bericht</w:t>
      </w:r>
      <w:r w:rsidR="008E141C">
        <w:t>en</w:t>
      </w:r>
      <w:r>
        <w:t xml:space="preserve"> voorkomen zolang </w:t>
      </w:r>
      <w:r w:rsidR="008E141C">
        <w:t>de</w:t>
      </w:r>
      <w:r>
        <w:t xml:space="preserve"> bericht</w:t>
      </w:r>
      <w:r w:rsidR="008E141C">
        <w:t>en</w:t>
      </w:r>
      <w:r>
        <w:t xml:space="preserve"> voldoe</w:t>
      </w:r>
      <w:r w:rsidR="008E141C">
        <w:t>n</w:t>
      </w:r>
      <w:r>
        <w:t xml:space="preserve"> aan de </w:t>
      </w:r>
      <w:del w:id="3077" w:author="Joost Wijnings" w:date="2014-03-10T09:27:00Z">
        <w:r w:rsidDel="00237DAF">
          <w:delText>StUF ZKN</w:delText>
        </w:r>
      </w:del>
      <w:del w:id="3078" w:author="Joost Wijnings" w:date="2014-03-10T09:28:00Z">
        <w:r w:rsidDel="00237DAF">
          <w:delText xml:space="preserve"> sch</w:delText>
        </w:r>
      </w:del>
      <w:ins w:id="3079" w:author="Joost Wijnings" w:date="2014-03-10T09:28:00Z">
        <w:r w:rsidR="00237DAF">
          <w:t>StUF-ZKN</w:t>
        </w:r>
      </w:ins>
      <w:ins w:id="3080" w:author="Joost Wijnings" w:date="2014-03-10T09:29:00Z">
        <w:r w:rsidR="00237DAF">
          <w:t>-sch</w:t>
        </w:r>
      </w:ins>
      <w:r>
        <w:t>ema’s</w:t>
      </w:r>
      <w:r w:rsidR="001830F1">
        <w:t xml:space="preserve">. </w:t>
      </w:r>
      <w:del w:id="3081" w:author="Joost Wijnings" w:date="2014-03-07T15:42:00Z">
        <w:r w:rsidDel="005F2B36">
          <w:delText xml:space="preserve"> </w:delText>
        </w:r>
      </w:del>
    </w:p>
    <w:p w14:paraId="0350F407" w14:textId="0BFCDE97" w:rsidR="001830F1" w:rsidRDefault="001830F1" w:rsidP="00E127D1">
      <w:r>
        <w:t>Het antwoorden</w:t>
      </w:r>
      <w:ins w:id="3082" w:author="Joost Wijnings" w:date="2014-03-14T17:33:00Z">
        <w:r w:rsidR="00F3077C">
          <w:t>d</w:t>
        </w:r>
      </w:ins>
      <w:r>
        <w:t xml:space="preserve"> systeeem dient ten</w:t>
      </w:r>
      <w:ins w:id="3083" w:author="Joost Wijnings" w:date="2014-03-14T17:27:00Z">
        <w:r w:rsidR="00F3077C">
          <w:t xml:space="preserve"> </w:t>
        </w:r>
      </w:ins>
      <w:r>
        <w:t xml:space="preserve">minste conform onderstaande tabel te antwoorden. </w:t>
      </w:r>
    </w:p>
    <w:p w14:paraId="4901FE23" w14:textId="77777777" w:rsidR="005F2B36" w:rsidRDefault="00683D61" w:rsidP="00E127D1">
      <w:pPr>
        <w:rPr>
          <w:ins w:id="3084" w:author="Joost Wijnings" w:date="2014-03-07T15:42:00Z"/>
        </w:rPr>
      </w:pPr>
      <w:r>
        <w:t>D</w:t>
      </w:r>
      <w:r w:rsidR="00E127D1">
        <w:t>e</w:t>
      </w:r>
      <w:r>
        <w:t>ze</w:t>
      </w:r>
      <w:r w:rsidR="00E127D1">
        <w:t xml:space="preserve"> specificatie dwingt niet af </w:t>
      </w:r>
      <w:r w:rsidR="008E141C">
        <w:t>dat</w:t>
      </w:r>
      <w:r>
        <w:t xml:space="preserve"> de</w:t>
      </w:r>
      <w:r w:rsidR="00E127D1">
        <w:t xml:space="preserve"> </w:t>
      </w:r>
      <w:r>
        <w:t xml:space="preserve">andere </w:t>
      </w:r>
      <w:r w:rsidR="00E127D1">
        <w:t xml:space="preserve">elementen op een correcte wijze geretourneerd worden. </w:t>
      </w:r>
    </w:p>
    <w:p w14:paraId="53AE6FA2" w14:textId="6DA31C06" w:rsidR="00BE3F74" w:rsidRDefault="00BE3F74" w:rsidP="00E127D1">
      <w:pPr>
        <w:rPr>
          <w:lang w:eastAsia="nl-NL"/>
        </w:rPr>
      </w:pPr>
      <w:del w:id="3085" w:author="Joost Wijnings" w:date="2014-03-07T15:42:00Z">
        <w:r w:rsidDel="005F2B36">
          <w:br/>
        </w:r>
      </w:del>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260"/>
        <w:gridCol w:w="709"/>
      </w:tblGrid>
      <w:tr w:rsidR="00BE3F74" w:rsidRPr="00C709C8" w14:paraId="657F1F6C" w14:textId="77777777" w:rsidTr="00BE3F74">
        <w:tc>
          <w:tcPr>
            <w:tcW w:w="9322" w:type="dxa"/>
            <w:gridSpan w:val="2"/>
          </w:tcPr>
          <w:p w14:paraId="65FD7171" w14:textId="77777777" w:rsidR="00BE3F74" w:rsidRPr="00C709C8" w:rsidRDefault="00BE3F74" w:rsidP="00237DAF">
            <w:pPr>
              <w:rPr>
                <w:b/>
                <w:lang w:eastAsia="nl-NL"/>
              </w:rPr>
            </w:pPr>
            <w:r w:rsidRPr="00C709C8">
              <w:rPr>
                <w:b/>
                <w:lang w:eastAsia="nl-NL"/>
              </w:rPr>
              <w:t>Berichttype:</w:t>
            </w:r>
            <w:r>
              <w:rPr>
                <w:lang w:eastAsia="nl-NL"/>
              </w:rPr>
              <w:t xml:space="preserve"> zak</w:t>
            </w:r>
            <w:r w:rsidRPr="00C709C8">
              <w:rPr>
                <w:lang w:eastAsia="nl-NL"/>
              </w:rPr>
              <w:t>Lv01</w:t>
            </w:r>
            <w:r>
              <w:rPr>
                <w:lang w:eastAsia="nl-NL"/>
              </w:rPr>
              <w:t xml:space="preserve"> (vraagbericht)</w:t>
            </w:r>
          </w:p>
        </w:tc>
        <w:tc>
          <w:tcPr>
            <w:tcW w:w="709" w:type="dxa"/>
          </w:tcPr>
          <w:p w14:paraId="46F5F9DB" w14:textId="77777777" w:rsidR="00BE3F74" w:rsidRPr="00C709C8" w:rsidRDefault="00BE3F74" w:rsidP="00C24858">
            <w:pPr>
              <w:rPr>
                <w:b/>
                <w:lang w:eastAsia="nl-NL"/>
              </w:rPr>
            </w:pPr>
          </w:p>
        </w:tc>
      </w:tr>
      <w:tr w:rsidR="00BE3F74" w:rsidRPr="00C709C8" w14:paraId="1CBBDC40" w14:textId="77777777" w:rsidTr="00BE3F74">
        <w:tc>
          <w:tcPr>
            <w:tcW w:w="6062" w:type="dxa"/>
          </w:tcPr>
          <w:p w14:paraId="58E55C68" w14:textId="6D9DDFA3" w:rsidR="00BE3F74" w:rsidRPr="00C709C8" w:rsidRDefault="00BE3F74" w:rsidP="00C24858">
            <w:pPr>
              <w:rPr>
                <w:b/>
                <w:lang w:eastAsia="nl-NL"/>
              </w:rPr>
            </w:pPr>
            <w:del w:id="3086" w:author="Joost Wijnings" w:date="2014-03-10T09:30:00Z">
              <w:r w:rsidDel="00237DAF">
                <w:rPr>
                  <w:b/>
                  <w:lang w:eastAsia="nl-NL"/>
                </w:rPr>
                <w:delText xml:space="preserve">StUF </w:delText>
              </w:r>
            </w:del>
            <w:ins w:id="3087" w:author="Joost Wijnings" w:date="2014-03-10T09:30:00Z">
              <w:r w:rsidR="00237DAF">
                <w:rPr>
                  <w:b/>
                  <w:lang w:eastAsia="nl-NL"/>
                </w:rPr>
                <w:t>StUF-</w:t>
              </w:r>
            </w:ins>
            <w:del w:id="3088" w:author="Joost Wijnings" w:date="2014-03-08T03:33:00Z">
              <w:r w:rsidDel="00084FC7">
                <w:rPr>
                  <w:b/>
                  <w:lang w:eastAsia="nl-NL"/>
                </w:rPr>
                <w:delText xml:space="preserve">ZKN </w:delText>
              </w:r>
            </w:del>
            <w:ins w:id="3089" w:author="Joost Wijnings" w:date="2014-03-08T03:33:00Z">
              <w:r w:rsidR="00084FC7">
                <w:rPr>
                  <w:b/>
                  <w:lang w:eastAsia="nl-NL"/>
                </w:rPr>
                <w:t>ZKN-</w:t>
              </w:r>
            </w:ins>
            <w:r>
              <w:rPr>
                <w:b/>
                <w:lang w:eastAsia="nl-NL"/>
              </w:rPr>
              <w:t>E</w:t>
            </w:r>
            <w:r w:rsidRPr="00C709C8">
              <w:rPr>
                <w:b/>
                <w:lang w:eastAsia="nl-NL"/>
              </w:rPr>
              <w:t>lementen</w:t>
            </w:r>
          </w:p>
        </w:tc>
        <w:tc>
          <w:tcPr>
            <w:tcW w:w="3260" w:type="dxa"/>
          </w:tcPr>
          <w:p w14:paraId="7216EA61" w14:textId="411D55EC" w:rsidR="00BE3F74" w:rsidRPr="00C709C8" w:rsidRDefault="00BE3F74" w:rsidP="00BE2CB1">
            <w:pPr>
              <w:rPr>
                <w:b/>
                <w:lang w:eastAsia="nl-NL"/>
              </w:rPr>
            </w:pPr>
            <w:del w:id="3090" w:author="Joost Wijnings" w:date="2014-03-08T03:33:00Z">
              <w:r w:rsidDel="00084FC7">
                <w:rPr>
                  <w:b/>
                  <w:lang w:eastAsia="nl-NL"/>
                </w:rPr>
                <w:delText xml:space="preserve">RGBZ </w:delText>
              </w:r>
            </w:del>
            <w:ins w:id="3091" w:author="Joost Wijnings" w:date="2014-03-08T03:33:00Z">
              <w:r w:rsidR="00084FC7">
                <w:rPr>
                  <w:b/>
                  <w:lang w:eastAsia="nl-NL"/>
                </w:rPr>
                <w:t>RGBZ-</w:t>
              </w:r>
            </w:ins>
            <w:r>
              <w:rPr>
                <w:b/>
                <w:lang w:eastAsia="nl-NL"/>
              </w:rPr>
              <w:t>attribuut</w:t>
            </w:r>
          </w:p>
        </w:tc>
        <w:tc>
          <w:tcPr>
            <w:tcW w:w="709" w:type="dxa"/>
          </w:tcPr>
          <w:p w14:paraId="742A7AF4" w14:textId="77777777" w:rsidR="00BE3F74" w:rsidRDefault="007924E2" w:rsidP="005938EF">
            <w:pPr>
              <w:rPr>
                <w:b/>
                <w:lang w:eastAsia="nl-NL"/>
              </w:rPr>
            </w:pPr>
            <w:r>
              <w:rPr>
                <w:b/>
                <w:lang w:eastAsia="nl-NL"/>
              </w:rPr>
              <w:t>v/o</w:t>
            </w:r>
          </w:p>
        </w:tc>
      </w:tr>
      <w:tr w:rsidR="00BE3F74" w:rsidRPr="00C709C8" w14:paraId="71057083" w14:textId="77777777" w:rsidTr="00BE3F74">
        <w:tc>
          <w:tcPr>
            <w:tcW w:w="6062" w:type="dxa"/>
          </w:tcPr>
          <w:p w14:paraId="6DFD5598" w14:textId="40A93B66" w:rsidR="00BE3F74" w:rsidRPr="00C709C8" w:rsidRDefault="00BE3F74" w:rsidP="0001315D">
            <w:pPr>
              <w:rPr>
                <w:lang w:eastAsia="nl-NL"/>
              </w:rPr>
            </w:pPr>
            <w:r>
              <w:rPr>
                <w:lang w:eastAsia="nl-NL"/>
              </w:rPr>
              <w:t xml:space="preserve">gelijk . </w:t>
            </w:r>
            <w:del w:id="3092" w:author="Michiel Verhoef" w:date="2015-03-09T11:35:00Z">
              <w:r w:rsidDel="0001315D">
                <w:rPr>
                  <w:lang w:eastAsia="nl-NL"/>
                </w:rPr>
                <w:delText xml:space="preserve">object . </w:delText>
              </w:r>
            </w:del>
            <w:r>
              <w:rPr>
                <w:lang w:eastAsia="nl-NL"/>
              </w:rPr>
              <w:t>identificatie</w:t>
            </w:r>
          </w:p>
        </w:tc>
        <w:tc>
          <w:tcPr>
            <w:tcW w:w="3260" w:type="dxa"/>
          </w:tcPr>
          <w:p w14:paraId="2AC999F6" w14:textId="77777777" w:rsidR="00BE3F74" w:rsidRPr="00C709C8" w:rsidRDefault="00BE3F74" w:rsidP="00C24858">
            <w:pPr>
              <w:rPr>
                <w:lang w:eastAsia="nl-NL"/>
              </w:rPr>
            </w:pPr>
            <w:r w:rsidRPr="00C709C8">
              <w:rPr>
                <w:lang w:eastAsia="nl-NL"/>
              </w:rPr>
              <w:t>Zaak</w:t>
            </w:r>
            <w:r>
              <w:rPr>
                <w:lang w:eastAsia="nl-NL"/>
              </w:rPr>
              <w:t>identificatie</w:t>
            </w:r>
          </w:p>
        </w:tc>
        <w:tc>
          <w:tcPr>
            <w:tcW w:w="709" w:type="dxa"/>
          </w:tcPr>
          <w:p w14:paraId="13244205" w14:textId="77777777" w:rsidR="00BE3F74" w:rsidRPr="00C709C8" w:rsidRDefault="00BE3F74" w:rsidP="00BE2CB1">
            <w:pPr>
              <w:rPr>
                <w:lang w:eastAsia="nl-NL"/>
              </w:rPr>
            </w:pPr>
            <w:r>
              <w:rPr>
                <w:lang w:eastAsia="nl-NL"/>
              </w:rPr>
              <w:t>v</w:t>
            </w:r>
          </w:p>
        </w:tc>
      </w:tr>
      <w:tr w:rsidR="00BE3F74" w:rsidRPr="00C709C8" w14:paraId="76E92C8E" w14:textId="77777777" w:rsidTr="00BE3F74">
        <w:tc>
          <w:tcPr>
            <w:tcW w:w="6062" w:type="dxa"/>
          </w:tcPr>
          <w:p w14:paraId="78BA425B" w14:textId="77777777" w:rsidR="00BE3F74" w:rsidRDefault="00BE3F74" w:rsidP="00237DAF">
            <w:pPr>
              <w:rPr>
                <w:lang w:eastAsia="nl-NL"/>
              </w:rPr>
            </w:pPr>
            <w:bookmarkStart w:id="3093" w:name="_Hlk346634026"/>
            <w:r>
              <w:rPr>
                <w:lang w:eastAsia="nl-NL"/>
              </w:rPr>
              <w:t>scope . object . heeftRelevant . gerelateerde . identificatie</w:t>
            </w:r>
          </w:p>
        </w:tc>
        <w:tc>
          <w:tcPr>
            <w:tcW w:w="3260" w:type="dxa"/>
          </w:tcPr>
          <w:p w14:paraId="1C908523" w14:textId="77777777" w:rsidR="00BE3F74" w:rsidRDefault="00BE3F74" w:rsidP="005938EF">
            <w:pPr>
              <w:pStyle w:val="Geenafstand"/>
              <w:rPr>
                <w:lang w:eastAsia="nl-NL"/>
              </w:rPr>
            </w:pPr>
            <w:r>
              <w:rPr>
                <w:lang w:eastAsia="nl-NL"/>
              </w:rPr>
              <w:t>-</w:t>
            </w:r>
          </w:p>
        </w:tc>
        <w:tc>
          <w:tcPr>
            <w:tcW w:w="709" w:type="dxa"/>
          </w:tcPr>
          <w:p w14:paraId="6F504EBA" w14:textId="77777777" w:rsidR="00BE3F74" w:rsidRDefault="00BE3F74">
            <w:pPr>
              <w:pStyle w:val="Geenafstand"/>
              <w:rPr>
                <w:lang w:eastAsia="nl-NL"/>
              </w:rPr>
            </w:pPr>
            <w:r>
              <w:rPr>
                <w:lang w:eastAsia="nl-NL"/>
              </w:rPr>
              <w:t>v</w:t>
            </w:r>
          </w:p>
        </w:tc>
      </w:tr>
      <w:tr w:rsidR="00BE3F74" w:rsidRPr="00147A5D" w14:paraId="437E5005" w14:textId="77777777" w:rsidTr="00BE3F74">
        <w:tc>
          <w:tcPr>
            <w:tcW w:w="6062" w:type="dxa"/>
          </w:tcPr>
          <w:p w14:paraId="6A5F2E82" w14:textId="77777777" w:rsidR="00BE3F74" w:rsidRDefault="00BE3F74" w:rsidP="00237DAF">
            <w:pPr>
              <w:rPr>
                <w:lang w:eastAsia="nl-NL"/>
              </w:rPr>
            </w:pPr>
            <w:r>
              <w:rPr>
                <w:lang w:eastAsia="nl-NL"/>
              </w:rPr>
              <w:t>antwoord . object . heeftRelevant . *</w:t>
            </w:r>
          </w:p>
          <w:p w14:paraId="608812DB" w14:textId="77777777" w:rsidR="00BE3F74" w:rsidRDefault="00BE3F74" w:rsidP="00C24858">
            <w:pPr>
              <w:rPr>
                <w:lang w:eastAsia="nl-NL"/>
              </w:rPr>
            </w:pPr>
            <w:r w:rsidRPr="005958B8">
              <w:rPr>
                <w:i/>
                <w:lang w:eastAsia="nl-NL"/>
              </w:rPr>
              <w:t>In de scope mogen alle elementen opgenomen worden die in het antwoordbericht gespecificeerd zijn.</w:t>
            </w:r>
          </w:p>
        </w:tc>
        <w:tc>
          <w:tcPr>
            <w:tcW w:w="3260" w:type="dxa"/>
          </w:tcPr>
          <w:p w14:paraId="5F484F65" w14:textId="3FF1A248" w:rsidR="00BE3F74" w:rsidRDefault="00BE3F74" w:rsidP="005938EF">
            <w:pPr>
              <w:pStyle w:val="Geenafstand"/>
              <w:rPr>
                <w:lang w:eastAsia="nl-NL"/>
              </w:rPr>
            </w:pPr>
            <w:r>
              <w:rPr>
                <w:lang w:eastAsia="nl-NL"/>
              </w:rPr>
              <w:t xml:space="preserve">Via de scope kan de </w:t>
            </w:r>
            <w:del w:id="3094" w:author="Joost Wijnings" w:date="2014-03-17T08:09:00Z">
              <w:r w:rsidDel="00CC0B91">
                <w:rPr>
                  <w:lang w:eastAsia="nl-NL"/>
                </w:rPr>
                <w:delText xml:space="preserve">serviceconsumer </w:delText>
              </w:r>
            </w:del>
            <w:ins w:id="3095" w:author="Joost Wijnings" w:date="2014-03-17T08:09:00Z">
              <w:r w:rsidR="00CC0B91">
                <w:rPr>
                  <w:lang w:eastAsia="nl-NL"/>
                </w:rPr>
                <w:t xml:space="preserve">DSC </w:t>
              </w:r>
            </w:ins>
            <w:r>
              <w:rPr>
                <w:lang w:eastAsia="nl-NL"/>
              </w:rPr>
              <w:t xml:space="preserve">aangeven welke zaakgegevens hij in het antwoord verwacht (zie </w:t>
            </w:r>
            <w:del w:id="3096" w:author="Joost Wijnings" w:date="2014-03-10T11:08:00Z">
              <w:r w:rsidDel="00BE2CB1">
                <w:rPr>
                  <w:lang w:eastAsia="nl-NL"/>
                </w:rPr>
                <w:delText xml:space="preserve">StUF </w:delText>
              </w:r>
            </w:del>
            <w:ins w:id="3097" w:author="Joost Wijnings" w:date="2014-03-10T11:08:00Z">
              <w:r w:rsidR="00BE2CB1">
                <w:rPr>
                  <w:lang w:eastAsia="nl-NL"/>
                </w:rPr>
                <w:t>StUF-</w:t>
              </w:r>
            </w:ins>
            <w:r>
              <w:rPr>
                <w:lang w:eastAsia="nl-NL"/>
              </w:rPr>
              <w:t xml:space="preserve">standaard </w:t>
            </w:r>
            <w:r w:rsidR="007924E2">
              <w:rPr>
                <w:lang w:eastAsia="nl-NL"/>
              </w:rPr>
              <w:t>H6</w:t>
            </w:r>
            <w:r>
              <w:rPr>
                <w:lang w:eastAsia="nl-NL"/>
              </w:rPr>
              <w:t>).</w:t>
            </w:r>
          </w:p>
        </w:tc>
        <w:tc>
          <w:tcPr>
            <w:tcW w:w="709" w:type="dxa"/>
          </w:tcPr>
          <w:p w14:paraId="741ACED9" w14:textId="77777777" w:rsidR="00BE3F74" w:rsidRDefault="00BE3F74">
            <w:pPr>
              <w:pStyle w:val="Geenafstand"/>
              <w:rPr>
                <w:lang w:eastAsia="nl-NL"/>
              </w:rPr>
            </w:pPr>
          </w:p>
        </w:tc>
      </w:tr>
      <w:bookmarkEnd w:id="3093"/>
    </w:tbl>
    <w:p w14:paraId="5FD0ACF3" w14:textId="77777777" w:rsidR="00BE3F74" w:rsidRDefault="00BE3F74" w:rsidP="00237DAF">
      <w:pPr>
        <w:rPr>
          <w:lang w:eastAsia="nl-NL"/>
        </w:rPr>
      </w:pPr>
    </w:p>
    <w:p w14:paraId="6387DE03" w14:textId="77777777" w:rsidR="00BE3F74" w:rsidRDefault="00BE3F74" w:rsidP="00C24858">
      <w:pPr>
        <w:rPr>
          <w:lang w:eastAsia="nl-NL"/>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260"/>
        <w:gridCol w:w="709"/>
      </w:tblGrid>
      <w:tr w:rsidR="00BE3F74" w:rsidRPr="00C709C8" w14:paraId="3A966D17" w14:textId="77777777" w:rsidTr="00BE3F74">
        <w:tc>
          <w:tcPr>
            <w:tcW w:w="9322" w:type="dxa"/>
            <w:gridSpan w:val="2"/>
          </w:tcPr>
          <w:p w14:paraId="6E5CFCF7" w14:textId="77777777" w:rsidR="00BE3F74" w:rsidRPr="00C709C8" w:rsidRDefault="00BE3F74" w:rsidP="00BE2CB1">
            <w:pPr>
              <w:rPr>
                <w:b/>
                <w:lang w:eastAsia="nl-NL"/>
              </w:rPr>
            </w:pPr>
            <w:r w:rsidRPr="00C709C8">
              <w:rPr>
                <w:b/>
                <w:lang w:eastAsia="nl-NL"/>
              </w:rPr>
              <w:t>Berichttype:</w:t>
            </w:r>
            <w:r>
              <w:rPr>
                <w:lang w:eastAsia="nl-NL"/>
              </w:rPr>
              <w:t xml:space="preserve"> zak</w:t>
            </w:r>
            <w:r w:rsidRPr="00C709C8">
              <w:rPr>
                <w:lang w:eastAsia="nl-NL"/>
              </w:rPr>
              <w:t>La01</w:t>
            </w:r>
            <w:r>
              <w:rPr>
                <w:lang w:eastAsia="nl-NL"/>
              </w:rPr>
              <w:t xml:space="preserve"> (antwoordbericht)</w:t>
            </w:r>
          </w:p>
        </w:tc>
        <w:tc>
          <w:tcPr>
            <w:tcW w:w="709" w:type="dxa"/>
          </w:tcPr>
          <w:p w14:paraId="006194CF" w14:textId="77777777" w:rsidR="00BE3F74" w:rsidRPr="00C709C8" w:rsidRDefault="00BE3F74" w:rsidP="005938EF">
            <w:pPr>
              <w:rPr>
                <w:b/>
                <w:lang w:eastAsia="nl-NL"/>
              </w:rPr>
            </w:pPr>
          </w:p>
        </w:tc>
      </w:tr>
      <w:tr w:rsidR="00BE3F74" w:rsidRPr="00C709C8" w14:paraId="779A2130" w14:textId="77777777" w:rsidTr="00BE3F74">
        <w:tc>
          <w:tcPr>
            <w:tcW w:w="6062" w:type="dxa"/>
          </w:tcPr>
          <w:p w14:paraId="37E3E56C" w14:textId="45273184" w:rsidR="00BE3F74" w:rsidRPr="00C709C8" w:rsidRDefault="00BE3F74" w:rsidP="00C24858">
            <w:pPr>
              <w:rPr>
                <w:b/>
                <w:lang w:eastAsia="nl-NL"/>
              </w:rPr>
            </w:pPr>
            <w:del w:id="3098" w:author="Joost Wijnings" w:date="2014-03-10T09:30:00Z">
              <w:r w:rsidDel="00237DAF">
                <w:rPr>
                  <w:b/>
                  <w:lang w:eastAsia="nl-NL"/>
                </w:rPr>
                <w:delText xml:space="preserve">StUF </w:delText>
              </w:r>
            </w:del>
            <w:ins w:id="3099" w:author="Joost Wijnings" w:date="2014-03-10T09:30:00Z">
              <w:r w:rsidR="00237DAF">
                <w:rPr>
                  <w:b/>
                  <w:lang w:eastAsia="nl-NL"/>
                </w:rPr>
                <w:t>StUF-</w:t>
              </w:r>
            </w:ins>
            <w:del w:id="3100" w:author="Joost Wijnings" w:date="2014-03-08T03:33:00Z">
              <w:r w:rsidDel="00084FC7">
                <w:rPr>
                  <w:b/>
                  <w:lang w:eastAsia="nl-NL"/>
                </w:rPr>
                <w:delText xml:space="preserve">ZKN </w:delText>
              </w:r>
            </w:del>
            <w:ins w:id="3101" w:author="Joost Wijnings" w:date="2014-03-08T03:33:00Z">
              <w:r w:rsidR="00084FC7">
                <w:rPr>
                  <w:b/>
                  <w:lang w:eastAsia="nl-NL"/>
                </w:rPr>
                <w:t>ZKN-</w:t>
              </w:r>
            </w:ins>
            <w:r>
              <w:rPr>
                <w:b/>
                <w:lang w:eastAsia="nl-NL"/>
              </w:rPr>
              <w:t>E</w:t>
            </w:r>
            <w:r w:rsidRPr="00C709C8">
              <w:rPr>
                <w:b/>
                <w:lang w:eastAsia="nl-NL"/>
              </w:rPr>
              <w:t>lementen</w:t>
            </w:r>
          </w:p>
        </w:tc>
        <w:tc>
          <w:tcPr>
            <w:tcW w:w="3260" w:type="dxa"/>
          </w:tcPr>
          <w:p w14:paraId="3CE52ED6" w14:textId="04E21FDA" w:rsidR="00BE3F74" w:rsidRPr="00C709C8" w:rsidRDefault="00BE3F74" w:rsidP="00BE2CB1">
            <w:pPr>
              <w:rPr>
                <w:b/>
                <w:lang w:eastAsia="nl-NL"/>
              </w:rPr>
            </w:pPr>
            <w:del w:id="3102" w:author="Joost Wijnings" w:date="2014-03-08T03:33:00Z">
              <w:r w:rsidDel="00084FC7">
                <w:rPr>
                  <w:b/>
                  <w:lang w:eastAsia="nl-NL"/>
                </w:rPr>
                <w:delText xml:space="preserve">RGBZ </w:delText>
              </w:r>
            </w:del>
            <w:ins w:id="3103" w:author="Joost Wijnings" w:date="2014-03-08T03:33:00Z">
              <w:r w:rsidR="00084FC7">
                <w:rPr>
                  <w:b/>
                  <w:lang w:eastAsia="nl-NL"/>
                </w:rPr>
                <w:t>RGBZ-</w:t>
              </w:r>
            </w:ins>
            <w:r>
              <w:rPr>
                <w:b/>
                <w:lang w:eastAsia="nl-NL"/>
              </w:rPr>
              <w:t>attribuut</w:t>
            </w:r>
          </w:p>
        </w:tc>
        <w:tc>
          <w:tcPr>
            <w:tcW w:w="709" w:type="dxa"/>
          </w:tcPr>
          <w:p w14:paraId="3F428FF9" w14:textId="77777777" w:rsidR="00BE3F74" w:rsidRDefault="007924E2" w:rsidP="005938EF">
            <w:pPr>
              <w:rPr>
                <w:b/>
                <w:lang w:eastAsia="nl-NL"/>
              </w:rPr>
            </w:pPr>
            <w:r>
              <w:rPr>
                <w:b/>
                <w:lang w:eastAsia="nl-NL"/>
              </w:rPr>
              <w:t>v/o</w:t>
            </w:r>
          </w:p>
        </w:tc>
      </w:tr>
      <w:tr w:rsidR="00BE3F74" w:rsidRPr="00C709C8" w14:paraId="6BAB4095" w14:textId="77777777" w:rsidTr="00BE3F74">
        <w:tc>
          <w:tcPr>
            <w:tcW w:w="6062" w:type="dxa"/>
          </w:tcPr>
          <w:p w14:paraId="6EF8378E" w14:textId="77777777" w:rsidR="00BE3F74" w:rsidRPr="00E40358" w:rsidRDefault="00BE3F74" w:rsidP="00237DAF">
            <w:pPr>
              <w:rPr>
                <w:lang w:eastAsia="nl-NL"/>
              </w:rPr>
            </w:pPr>
            <w:r w:rsidRPr="00E40358">
              <w:rPr>
                <w:lang w:eastAsia="nl-NL"/>
              </w:rPr>
              <w:lastRenderedPageBreak/>
              <w:t xml:space="preserve">antwoord . object . identificatie </w:t>
            </w:r>
          </w:p>
        </w:tc>
        <w:tc>
          <w:tcPr>
            <w:tcW w:w="3260" w:type="dxa"/>
          </w:tcPr>
          <w:p w14:paraId="43782C03" w14:textId="77777777" w:rsidR="00BE3F74" w:rsidRPr="00C709C8" w:rsidRDefault="00BE3F74" w:rsidP="00C24858">
            <w:pPr>
              <w:rPr>
                <w:b/>
                <w:lang w:eastAsia="nl-NL"/>
              </w:rPr>
            </w:pPr>
            <w:r w:rsidRPr="00C709C8">
              <w:rPr>
                <w:lang w:eastAsia="nl-NL"/>
              </w:rPr>
              <w:t>Zaak</w:t>
            </w:r>
            <w:r>
              <w:rPr>
                <w:lang w:eastAsia="nl-NL"/>
              </w:rPr>
              <w:t>identificatie</w:t>
            </w:r>
          </w:p>
        </w:tc>
        <w:tc>
          <w:tcPr>
            <w:tcW w:w="709" w:type="dxa"/>
          </w:tcPr>
          <w:p w14:paraId="743D3871" w14:textId="77777777" w:rsidR="00BE3F74" w:rsidRPr="00C709C8" w:rsidRDefault="00BE3F74" w:rsidP="00BE2CB1">
            <w:pPr>
              <w:rPr>
                <w:lang w:eastAsia="nl-NL"/>
              </w:rPr>
            </w:pPr>
            <w:r>
              <w:rPr>
                <w:lang w:eastAsia="nl-NL"/>
              </w:rPr>
              <w:t>v</w:t>
            </w:r>
          </w:p>
        </w:tc>
      </w:tr>
      <w:tr w:rsidR="00BE3F74" w:rsidRPr="00C709C8" w14:paraId="3868CC5F" w14:textId="77777777" w:rsidTr="00BE3F74">
        <w:tc>
          <w:tcPr>
            <w:tcW w:w="6062" w:type="dxa"/>
          </w:tcPr>
          <w:p w14:paraId="23D985F2" w14:textId="77777777" w:rsidR="00BE3F74" w:rsidRDefault="00BE3F74" w:rsidP="00237DAF">
            <w:r>
              <w:t>antwoord . object . heeftRelevant . registratiedatum</w:t>
            </w:r>
          </w:p>
        </w:tc>
        <w:tc>
          <w:tcPr>
            <w:tcW w:w="3260" w:type="dxa"/>
          </w:tcPr>
          <w:p w14:paraId="6AF46B74" w14:textId="77777777" w:rsidR="00BE3F74" w:rsidRPr="00394325" w:rsidRDefault="00BE3F74" w:rsidP="00C24858">
            <w:r w:rsidRPr="00952616">
              <w:t>Registratiedatum</w:t>
            </w:r>
          </w:p>
        </w:tc>
        <w:tc>
          <w:tcPr>
            <w:tcW w:w="709" w:type="dxa"/>
          </w:tcPr>
          <w:p w14:paraId="3DCB397A" w14:textId="77777777" w:rsidR="00BE3F74" w:rsidRPr="00394325" w:rsidRDefault="00BE3F74" w:rsidP="00BE2CB1">
            <w:r>
              <w:t>v</w:t>
            </w:r>
          </w:p>
        </w:tc>
      </w:tr>
      <w:tr w:rsidR="00BE3F74" w:rsidRPr="00C709C8" w14:paraId="73A45108" w14:textId="77777777" w:rsidTr="00BE3F74">
        <w:tc>
          <w:tcPr>
            <w:tcW w:w="6062" w:type="dxa"/>
          </w:tcPr>
          <w:p w14:paraId="27752431" w14:textId="77777777" w:rsidR="00BE3F74" w:rsidRPr="00D600DD" w:rsidRDefault="00BE3F74" w:rsidP="00237DAF">
            <w:pPr>
              <w:rPr>
                <w:b/>
                <w:lang w:eastAsia="nl-NL"/>
              </w:rPr>
            </w:pPr>
            <w:r w:rsidRPr="00D600DD">
              <w:rPr>
                <w:b/>
                <w:lang w:eastAsia="nl-NL"/>
              </w:rPr>
              <w:t>Voor elk gerelateerd document</w:t>
            </w:r>
          </w:p>
        </w:tc>
        <w:tc>
          <w:tcPr>
            <w:tcW w:w="3260" w:type="dxa"/>
          </w:tcPr>
          <w:p w14:paraId="53FA30CF" w14:textId="77777777" w:rsidR="00BE3F74" w:rsidRDefault="00BE3F74" w:rsidP="00C24858"/>
        </w:tc>
        <w:tc>
          <w:tcPr>
            <w:tcW w:w="709" w:type="dxa"/>
          </w:tcPr>
          <w:p w14:paraId="402F5A34" w14:textId="77777777" w:rsidR="00BE3F74" w:rsidRDefault="00BE3F74" w:rsidP="00BE2CB1"/>
        </w:tc>
      </w:tr>
      <w:tr w:rsidR="00BE3F74" w:rsidRPr="00C709C8" w14:paraId="4A11551B" w14:textId="77777777" w:rsidTr="00BE3F74">
        <w:tc>
          <w:tcPr>
            <w:tcW w:w="6062" w:type="dxa"/>
          </w:tcPr>
          <w:p w14:paraId="01C59F70" w14:textId="77777777" w:rsidR="00BE3F74" w:rsidRDefault="00BE3F74" w:rsidP="00237DAF">
            <w:pPr>
              <w:rPr>
                <w:lang w:eastAsia="nl-NL"/>
              </w:rPr>
            </w:pPr>
            <w:r>
              <w:rPr>
                <w:lang w:eastAsia="nl-NL"/>
              </w:rPr>
              <w:t>antwoord . object . heeftRelevant . titel</w:t>
            </w:r>
          </w:p>
        </w:tc>
        <w:tc>
          <w:tcPr>
            <w:tcW w:w="3260" w:type="dxa"/>
          </w:tcPr>
          <w:p w14:paraId="15824529" w14:textId="77777777" w:rsidR="00BE3F74" w:rsidRPr="00394325" w:rsidRDefault="00BE3F74" w:rsidP="00C24858">
            <w:r>
              <w:t>Zaakdocument titel</w:t>
            </w:r>
          </w:p>
        </w:tc>
        <w:tc>
          <w:tcPr>
            <w:tcW w:w="709" w:type="dxa"/>
          </w:tcPr>
          <w:p w14:paraId="41A3F596" w14:textId="77777777" w:rsidR="00BE3F74" w:rsidRDefault="00BE3F74" w:rsidP="00BE2CB1">
            <w:r>
              <w:t>o</w:t>
            </w:r>
          </w:p>
        </w:tc>
      </w:tr>
      <w:tr w:rsidR="00BE3F74" w:rsidRPr="00C709C8" w14:paraId="4B0DA5FC" w14:textId="77777777" w:rsidTr="00BE3F74">
        <w:tc>
          <w:tcPr>
            <w:tcW w:w="6062" w:type="dxa"/>
          </w:tcPr>
          <w:p w14:paraId="15FACFF1" w14:textId="77777777" w:rsidR="00BE3F74" w:rsidRDefault="00BE3F74" w:rsidP="00237DAF">
            <w:pPr>
              <w:rPr>
                <w:lang w:eastAsia="nl-NL"/>
              </w:rPr>
            </w:pPr>
            <w:r>
              <w:rPr>
                <w:lang w:eastAsia="nl-NL"/>
              </w:rPr>
              <w:t>antwoord . object . heeftRelevant . beschrijving</w:t>
            </w:r>
          </w:p>
        </w:tc>
        <w:tc>
          <w:tcPr>
            <w:tcW w:w="3260" w:type="dxa"/>
          </w:tcPr>
          <w:p w14:paraId="52080FF0" w14:textId="77777777" w:rsidR="00BE3F74" w:rsidRPr="00394325" w:rsidRDefault="00BE3F74" w:rsidP="00C24858">
            <w:r>
              <w:t>Zaakdocument beschrijving</w:t>
            </w:r>
          </w:p>
        </w:tc>
        <w:tc>
          <w:tcPr>
            <w:tcW w:w="709" w:type="dxa"/>
          </w:tcPr>
          <w:p w14:paraId="1A585DA8" w14:textId="77777777" w:rsidR="00BE3F74" w:rsidRDefault="00BE3F74" w:rsidP="00BE2CB1">
            <w:r>
              <w:t>o</w:t>
            </w:r>
          </w:p>
        </w:tc>
      </w:tr>
      <w:tr w:rsidR="00BE3F74" w:rsidRPr="00C709C8" w14:paraId="4F67757D" w14:textId="77777777" w:rsidTr="00BE3F74">
        <w:tc>
          <w:tcPr>
            <w:tcW w:w="6062" w:type="dxa"/>
          </w:tcPr>
          <w:p w14:paraId="65A597FA" w14:textId="77777777" w:rsidR="00BE3F74" w:rsidRDefault="00BE3F74" w:rsidP="00237DAF">
            <w:pPr>
              <w:rPr>
                <w:lang w:eastAsia="nl-NL"/>
              </w:rPr>
            </w:pPr>
            <w:r>
              <w:rPr>
                <w:lang w:eastAsia="nl-NL"/>
              </w:rPr>
              <w:t>antwoord . object . heeftRelevant . gerelateerde . identificatie</w:t>
            </w:r>
          </w:p>
        </w:tc>
        <w:tc>
          <w:tcPr>
            <w:tcW w:w="3260" w:type="dxa"/>
          </w:tcPr>
          <w:p w14:paraId="1CC42D16" w14:textId="77777777" w:rsidR="00BE3F74" w:rsidRPr="00172CD1" w:rsidRDefault="00BE3F74" w:rsidP="00C24858">
            <w:pPr>
              <w:rPr>
                <w:lang w:eastAsia="nl-NL"/>
              </w:rPr>
            </w:pPr>
            <w:r w:rsidRPr="00172CD1">
              <w:rPr>
                <w:lang w:eastAsia="nl-NL"/>
              </w:rPr>
              <w:t>Documentidentificatie</w:t>
            </w:r>
          </w:p>
        </w:tc>
        <w:tc>
          <w:tcPr>
            <w:tcW w:w="709" w:type="dxa"/>
          </w:tcPr>
          <w:p w14:paraId="2D02619C" w14:textId="77777777" w:rsidR="00BE3F74" w:rsidRPr="00172CD1" w:rsidRDefault="00BE3F74" w:rsidP="00BE2CB1">
            <w:pPr>
              <w:rPr>
                <w:lang w:eastAsia="nl-NL"/>
              </w:rPr>
            </w:pPr>
            <w:r w:rsidRPr="00172CD1">
              <w:rPr>
                <w:lang w:eastAsia="nl-NL"/>
              </w:rPr>
              <w:t>v</w:t>
            </w:r>
          </w:p>
        </w:tc>
      </w:tr>
      <w:tr w:rsidR="00BE3F74" w:rsidRPr="00C709C8" w14:paraId="5BCBDEAF" w14:textId="77777777" w:rsidTr="00BE3F74">
        <w:tc>
          <w:tcPr>
            <w:tcW w:w="6062" w:type="dxa"/>
          </w:tcPr>
          <w:p w14:paraId="4F1311C1" w14:textId="77777777" w:rsidR="00BE3F74" w:rsidRDefault="00BE3F74" w:rsidP="00237DAF">
            <w:pPr>
              <w:rPr>
                <w:lang w:eastAsia="nl-NL"/>
              </w:rPr>
            </w:pPr>
            <w:r>
              <w:rPr>
                <w:lang w:eastAsia="nl-NL"/>
              </w:rPr>
              <w:t>antwoord . object . heeftRelevant . gerelateerde . creatiedatum</w:t>
            </w:r>
          </w:p>
        </w:tc>
        <w:tc>
          <w:tcPr>
            <w:tcW w:w="3260" w:type="dxa"/>
          </w:tcPr>
          <w:p w14:paraId="299CEEAF" w14:textId="77777777" w:rsidR="00BE3F74" w:rsidRPr="00172CD1" w:rsidRDefault="00BE3F74" w:rsidP="00C24858">
            <w:pPr>
              <w:rPr>
                <w:lang w:eastAsia="nl-NL"/>
              </w:rPr>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Documentcreatiedatum</w:t>
            </w:r>
            <w:r w:rsidRPr="00172CD1">
              <w:rPr>
                <w:lang w:eastAsia="nl-NL"/>
              </w:rPr>
              <w:fldChar w:fldCharType="end"/>
            </w:r>
          </w:p>
        </w:tc>
        <w:tc>
          <w:tcPr>
            <w:tcW w:w="709" w:type="dxa"/>
          </w:tcPr>
          <w:p w14:paraId="047D73B0" w14:textId="77777777" w:rsidR="00BE3F74" w:rsidRPr="00172CD1" w:rsidRDefault="00BE3F74" w:rsidP="00BE2CB1">
            <w:pPr>
              <w:rPr>
                <w:lang w:eastAsia="nl-NL"/>
              </w:rPr>
            </w:pPr>
            <w:r>
              <w:rPr>
                <w:lang w:eastAsia="nl-NL"/>
              </w:rPr>
              <w:t>o</w:t>
            </w:r>
          </w:p>
        </w:tc>
      </w:tr>
      <w:tr w:rsidR="00BE3F74" w:rsidRPr="00C709C8" w14:paraId="02B23959" w14:textId="77777777" w:rsidTr="00BE3F74">
        <w:tc>
          <w:tcPr>
            <w:tcW w:w="6062" w:type="dxa"/>
          </w:tcPr>
          <w:p w14:paraId="372ABECF" w14:textId="77777777" w:rsidR="00BE3F74" w:rsidRDefault="00BE3F74" w:rsidP="00237DAF">
            <w:pPr>
              <w:rPr>
                <w:lang w:eastAsia="nl-NL"/>
              </w:rPr>
            </w:pPr>
            <w:r>
              <w:rPr>
                <w:lang w:eastAsia="nl-NL"/>
              </w:rPr>
              <w:t>antwoord . object . heeftRelevant . gerelateerde . ontvangstdatum</w:t>
            </w:r>
          </w:p>
        </w:tc>
        <w:tc>
          <w:tcPr>
            <w:tcW w:w="3260" w:type="dxa"/>
          </w:tcPr>
          <w:p w14:paraId="7DE6DFDD" w14:textId="77777777" w:rsidR="00BE3F74" w:rsidRPr="00172CD1" w:rsidRDefault="00BE3F74" w:rsidP="00C24858">
            <w:pPr>
              <w:rPr>
                <w:lang w:eastAsia="nl-NL"/>
              </w:rPr>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Documentontvangstdatum</w:t>
            </w:r>
            <w:r w:rsidRPr="00172CD1">
              <w:rPr>
                <w:lang w:eastAsia="nl-NL"/>
              </w:rPr>
              <w:fldChar w:fldCharType="end"/>
            </w:r>
          </w:p>
        </w:tc>
        <w:tc>
          <w:tcPr>
            <w:tcW w:w="709" w:type="dxa"/>
          </w:tcPr>
          <w:p w14:paraId="1D272B3B" w14:textId="77777777" w:rsidR="00BE3F74" w:rsidRPr="00172CD1" w:rsidRDefault="00BE3F74" w:rsidP="00BE2CB1">
            <w:pPr>
              <w:rPr>
                <w:lang w:eastAsia="nl-NL"/>
              </w:rPr>
            </w:pPr>
            <w:r w:rsidRPr="00172CD1">
              <w:rPr>
                <w:lang w:eastAsia="nl-NL"/>
              </w:rPr>
              <w:t>o</w:t>
            </w:r>
          </w:p>
        </w:tc>
      </w:tr>
      <w:tr w:rsidR="00BE3F74" w:rsidRPr="00C709C8" w14:paraId="6524AF3F" w14:textId="77777777" w:rsidTr="00BE3F74">
        <w:tc>
          <w:tcPr>
            <w:tcW w:w="6062" w:type="dxa"/>
          </w:tcPr>
          <w:p w14:paraId="0A4EC6AE" w14:textId="77777777" w:rsidR="00BE3F74" w:rsidRDefault="00BE3F74" w:rsidP="00237DAF">
            <w:pPr>
              <w:rPr>
                <w:lang w:eastAsia="nl-NL"/>
              </w:rPr>
            </w:pPr>
            <w:r>
              <w:rPr>
                <w:lang w:eastAsia="nl-NL"/>
              </w:rPr>
              <w:t>antwoord . object . heeftRelevant . gerelateerde . titel</w:t>
            </w:r>
          </w:p>
        </w:tc>
        <w:tc>
          <w:tcPr>
            <w:tcW w:w="3260" w:type="dxa"/>
          </w:tcPr>
          <w:p w14:paraId="0B28AF4C" w14:textId="77777777" w:rsidR="00BE3F74" w:rsidRPr="00172CD1" w:rsidRDefault="00BE3F74" w:rsidP="00C24858">
            <w:pPr>
              <w:rPr>
                <w:lang w:eastAsia="nl-NL"/>
              </w:rPr>
            </w:pPr>
            <w:r w:rsidRPr="00172CD1">
              <w:rPr>
                <w:lang w:eastAsia="nl-NL"/>
              </w:rPr>
              <w:t>Documenttitel</w:t>
            </w:r>
          </w:p>
        </w:tc>
        <w:tc>
          <w:tcPr>
            <w:tcW w:w="709" w:type="dxa"/>
          </w:tcPr>
          <w:p w14:paraId="32D9B5EA" w14:textId="77777777" w:rsidR="00BE3F74" w:rsidRPr="00172CD1" w:rsidRDefault="00BE3F74" w:rsidP="00BE2CB1">
            <w:pPr>
              <w:rPr>
                <w:lang w:eastAsia="nl-NL"/>
              </w:rPr>
            </w:pPr>
            <w:r>
              <w:rPr>
                <w:lang w:eastAsia="nl-NL"/>
              </w:rPr>
              <w:t>o</w:t>
            </w:r>
          </w:p>
        </w:tc>
      </w:tr>
      <w:tr w:rsidR="00BE3F74" w:rsidRPr="00C709C8" w14:paraId="5134A040" w14:textId="77777777" w:rsidTr="00BE3F74">
        <w:tc>
          <w:tcPr>
            <w:tcW w:w="6062" w:type="dxa"/>
          </w:tcPr>
          <w:p w14:paraId="4B63E3A5" w14:textId="77777777" w:rsidR="00BE3F74" w:rsidRDefault="00BE3F74" w:rsidP="00237DAF">
            <w:pPr>
              <w:rPr>
                <w:lang w:eastAsia="nl-NL"/>
              </w:rPr>
            </w:pPr>
            <w:r>
              <w:rPr>
                <w:lang w:eastAsia="nl-NL"/>
              </w:rPr>
              <w:t>antwoord . object . heeftRelevant . gerelateerde . beschrijving</w:t>
            </w:r>
          </w:p>
        </w:tc>
        <w:tc>
          <w:tcPr>
            <w:tcW w:w="3260" w:type="dxa"/>
          </w:tcPr>
          <w:p w14:paraId="52211006" w14:textId="77777777" w:rsidR="00BE3F74" w:rsidRPr="00172CD1" w:rsidRDefault="00BE3F74" w:rsidP="00C24858">
            <w:pPr>
              <w:rPr>
                <w:lang w:eastAsia="nl-NL"/>
              </w:rPr>
            </w:pPr>
            <w:r w:rsidRPr="00172CD1">
              <w:rPr>
                <w:lang w:eastAsia="nl-NL"/>
              </w:rPr>
              <w:t>Documentbeschrijving</w:t>
            </w:r>
          </w:p>
        </w:tc>
        <w:tc>
          <w:tcPr>
            <w:tcW w:w="709" w:type="dxa"/>
          </w:tcPr>
          <w:p w14:paraId="5970A346" w14:textId="77777777" w:rsidR="00BE3F74" w:rsidRPr="00172CD1" w:rsidRDefault="00BE3F74" w:rsidP="00BE2CB1">
            <w:pPr>
              <w:rPr>
                <w:lang w:eastAsia="nl-NL"/>
              </w:rPr>
            </w:pPr>
            <w:r w:rsidRPr="00172CD1">
              <w:rPr>
                <w:lang w:eastAsia="nl-NL"/>
              </w:rPr>
              <w:t>o</w:t>
            </w:r>
          </w:p>
        </w:tc>
      </w:tr>
      <w:tr w:rsidR="00BE3F74" w:rsidRPr="00C709C8" w14:paraId="2B670076" w14:textId="77777777" w:rsidTr="00BE3F74">
        <w:tc>
          <w:tcPr>
            <w:tcW w:w="6062" w:type="dxa"/>
          </w:tcPr>
          <w:p w14:paraId="6AF49FB3" w14:textId="77777777" w:rsidR="00BE3F74" w:rsidRDefault="00BE3F74" w:rsidP="00237DAF">
            <w:pPr>
              <w:rPr>
                <w:lang w:eastAsia="nl-NL"/>
              </w:rPr>
            </w:pPr>
            <w:r>
              <w:rPr>
                <w:lang w:eastAsia="nl-NL"/>
              </w:rPr>
              <w:t>antwoord . object . heeftRelevant . gerelateerde . verzenddatum</w:t>
            </w:r>
          </w:p>
        </w:tc>
        <w:tc>
          <w:tcPr>
            <w:tcW w:w="3260" w:type="dxa"/>
          </w:tcPr>
          <w:p w14:paraId="459F77CF" w14:textId="77777777" w:rsidR="00BE3F74" w:rsidRPr="00172CD1" w:rsidRDefault="00BE3F74" w:rsidP="00C24858">
            <w:pPr>
              <w:rPr>
                <w:lang w:eastAsia="nl-NL"/>
              </w:rPr>
            </w:pPr>
            <w:r w:rsidRPr="00172CD1">
              <w:rPr>
                <w:lang w:eastAsia="nl-NL"/>
              </w:rPr>
              <w:t>Document verzenddatum</w:t>
            </w:r>
          </w:p>
        </w:tc>
        <w:tc>
          <w:tcPr>
            <w:tcW w:w="709" w:type="dxa"/>
          </w:tcPr>
          <w:p w14:paraId="11C41BB1" w14:textId="77777777" w:rsidR="00BE3F74" w:rsidRPr="00172CD1" w:rsidRDefault="00BE3F74" w:rsidP="00BE2CB1">
            <w:pPr>
              <w:rPr>
                <w:lang w:eastAsia="nl-NL"/>
              </w:rPr>
            </w:pPr>
            <w:r w:rsidRPr="00172CD1">
              <w:rPr>
                <w:lang w:eastAsia="nl-NL"/>
              </w:rPr>
              <w:t>o</w:t>
            </w:r>
          </w:p>
        </w:tc>
      </w:tr>
      <w:tr w:rsidR="00BE3F74" w:rsidRPr="00C709C8" w14:paraId="489D2834" w14:textId="77777777" w:rsidTr="00BE3F74">
        <w:tc>
          <w:tcPr>
            <w:tcW w:w="6062" w:type="dxa"/>
          </w:tcPr>
          <w:p w14:paraId="29897A52" w14:textId="77777777" w:rsidR="00BE3F74" w:rsidRDefault="00BE3F74" w:rsidP="00237DAF">
            <w:pPr>
              <w:rPr>
                <w:lang w:eastAsia="nl-NL"/>
              </w:rPr>
            </w:pPr>
            <w:r>
              <w:rPr>
                <w:lang w:eastAsia="nl-NL"/>
              </w:rPr>
              <w:t>antwoord . object . heeftRelevant . gerelateerde . vertrouwelijkheidAanduiding</w:t>
            </w:r>
          </w:p>
        </w:tc>
        <w:tc>
          <w:tcPr>
            <w:tcW w:w="3260" w:type="dxa"/>
          </w:tcPr>
          <w:p w14:paraId="1A267242" w14:textId="77777777" w:rsidR="00BE3F74" w:rsidRPr="00172CD1" w:rsidRDefault="00BE3F74" w:rsidP="00C24858">
            <w:pPr>
              <w:rPr>
                <w:lang w:eastAsia="nl-NL"/>
              </w:rPr>
            </w:pPr>
            <w:r w:rsidRPr="00172CD1">
              <w:rPr>
                <w:lang w:eastAsia="nl-NL"/>
              </w:rPr>
              <w:t>Vertrouwelijkaanduiding</w:t>
            </w:r>
          </w:p>
        </w:tc>
        <w:tc>
          <w:tcPr>
            <w:tcW w:w="709" w:type="dxa"/>
          </w:tcPr>
          <w:p w14:paraId="4FFA18FB" w14:textId="77777777" w:rsidR="00BE3F74" w:rsidRPr="00172CD1" w:rsidRDefault="00BE3F74" w:rsidP="00BE2CB1">
            <w:pPr>
              <w:rPr>
                <w:lang w:eastAsia="nl-NL"/>
              </w:rPr>
            </w:pPr>
            <w:r>
              <w:rPr>
                <w:lang w:eastAsia="nl-NL"/>
              </w:rPr>
              <w:t>o</w:t>
            </w:r>
          </w:p>
        </w:tc>
      </w:tr>
      <w:tr w:rsidR="00BE3F74" w:rsidRPr="00C709C8" w14:paraId="3F268E05" w14:textId="77777777" w:rsidTr="00BE3F74">
        <w:tc>
          <w:tcPr>
            <w:tcW w:w="6062" w:type="dxa"/>
          </w:tcPr>
          <w:p w14:paraId="501C369F" w14:textId="77777777" w:rsidR="00BE3F74" w:rsidRDefault="00BE3F74" w:rsidP="00237DAF">
            <w:pPr>
              <w:rPr>
                <w:lang w:eastAsia="nl-NL"/>
              </w:rPr>
            </w:pPr>
            <w:r>
              <w:rPr>
                <w:lang w:eastAsia="nl-NL"/>
              </w:rPr>
              <w:t>antwoord . object . heeftRelevant . gerelateerde . auteur</w:t>
            </w:r>
          </w:p>
        </w:tc>
        <w:tc>
          <w:tcPr>
            <w:tcW w:w="3260" w:type="dxa"/>
          </w:tcPr>
          <w:p w14:paraId="65684288" w14:textId="77777777" w:rsidR="00BE3F74" w:rsidRPr="00172CD1" w:rsidRDefault="00BE3F74" w:rsidP="00C24858">
            <w:pPr>
              <w:rPr>
                <w:lang w:eastAsia="nl-NL"/>
              </w:rPr>
            </w:pPr>
            <w:r w:rsidRPr="00172CD1">
              <w:rPr>
                <w:lang w:eastAsia="nl-NL"/>
              </w:rPr>
              <w:t>Documentauteur</w:t>
            </w:r>
          </w:p>
        </w:tc>
        <w:tc>
          <w:tcPr>
            <w:tcW w:w="709" w:type="dxa"/>
          </w:tcPr>
          <w:p w14:paraId="6BCD5443" w14:textId="77777777" w:rsidR="00BE3F74" w:rsidRPr="00172CD1" w:rsidRDefault="00BE3F74" w:rsidP="00BE2CB1">
            <w:pPr>
              <w:rPr>
                <w:lang w:eastAsia="nl-NL"/>
              </w:rPr>
            </w:pPr>
            <w:r>
              <w:rPr>
                <w:lang w:eastAsia="nl-NL"/>
              </w:rPr>
              <w:t>o</w:t>
            </w:r>
          </w:p>
        </w:tc>
      </w:tr>
      <w:tr w:rsidR="00BE3F74" w:rsidRPr="00C709C8" w14:paraId="22A2B7AC" w14:textId="77777777" w:rsidTr="00BE3F74">
        <w:tc>
          <w:tcPr>
            <w:tcW w:w="6062" w:type="dxa"/>
          </w:tcPr>
          <w:p w14:paraId="45231D13" w14:textId="77777777" w:rsidR="00BE3F74" w:rsidRDefault="00BE3F74" w:rsidP="00237DAF">
            <w:pPr>
              <w:rPr>
                <w:lang w:eastAsia="nl-NL"/>
              </w:rPr>
            </w:pPr>
            <w:r>
              <w:rPr>
                <w:lang w:eastAsia="nl-NL"/>
              </w:rPr>
              <w:t>antwoord . object . heeftRelevant . gerelateerde . formaat</w:t>
            </w:r>
          </w:p>
        </w:tc>
        <w:tc>
          <w:tcPr>
            <w:tcW w:w="3260" w:type="dxa"/>
          </w:tcPr>
          <w:p w14:paraId="6F1F31C6" w14:textId="77777777" w:rsidR="00BE3F74" w:rsidRPr="00172CD1" w:rsidRDefault="00BE3F74" w:rsidP="00C24858">
            <w:pPr>
              <w:rPr>
                <w:lang w:eastAsia="nl-NL"/>
              </w:rPr>
            </w:pPr>
            <w:r w:rsidRPr="00172CD1">
              <w:rPr>
                <w:lang w:eastAsia="nl-NL"/>
              </w:rPr>
              <w:t>Documentformaat</w:t>
            </w:r>
          </w:p>
        </w:tc>
        <w:tc>
          <w:tcPr>
            <w:tcW w:w="709" w:type="dxa"/>
          </w:tcPr>
          <w:p w14:paraId="1AC56AE6" w14:textId="77777777" w:rsidR="00BE3F74" w:rsidRPr="00172CD1" w:rsidRDefault="00BE3F74" w:rsidP="00BE2CB1">
            <w:pPr>
              <w:rPr>
                <w:lang w:eastAsia="nl-NL"/>
              </w:rPr>
            </w:pPr>
            <w:r>
              <w:rPr>
                <w:lang w:eastAsia="nl-NL"/>
              </w:rPr>
              <w:t>o</w:t>
            </w:r>
          </w:p>
        </w:tc>
      </w:tr>
      <w:tr w:rsidR="00BE3F74" w:rsidRPr="00C709C8" w14:paraId="6CF940A0" w14:textId="77777777" w:rsidTr="00BE3F74">
        <w:tc>
          <w:tcPr>
            <w:tcW w:w="6062" w:type="dxa"/>
          </w:tcPr>
          <w:p w14:paraId="576D0B36" w14:textId="77777777" w:rsidR="00BE3F74" w:rsidRDefault="00BE3F74" w:rsidP="00237DAF">
            <w:pPr>
              <w:rPr>
                <w:lang w:eastAsia="nl-NL"/>
              </w:rPr>
            </w:pPr>
            <w:r>
              <w:rPr>
                <w:lang w:eastAsia="nl-NL"/>
              </w:rPr>
              <w:t>antwoord . object . heeftRelevant . gerelateerde . taal</w:t>
            </w:r>
          </w:p>
        </w:tc>
        <w:tc>
          <w:tcPr>
            <w:tcW w:w="3260" w:type="dxa"/>
          </w:tcPr>
          <w:p w14:paraId="0D540CA2" w14:textId="77777777" w:rsidR="00BE3F74" w:rsidRPr="00172CD1" w:rsidRDefault="00BE3F74" w:rsidP="00C24858">
            <w:pPr>
              <w:rPr>
                <w:lang w:eastAsia="nl-NL"/>
              </w:rPr>
            </w:pPr>
            <w:r w:rsidRPr="00172CD1">
              <w:rPr>
                <w:lang w:eastAsia="nl-NL"/>
              </w:rPr>
              <w:t>Documenttaal</w:t>
            </w:r>
          </w:p>
        </w:tc>
        <w:tc>
          <w:tcPr>
            <w:tcW w:w="709" w:type="dxa"/>
          </w:tcPr>
          <w:p w14:paraId="6C75598C" w14:textId="77777777" w:rsidR="00BE3F74" w:rsidRPr="00172CD1" w:rsidRDefault="00BE3F74" w:rsidP="00BE2CB1">
            <w:pPr>
              <w:rPr>
                <w:lang w:eastAsia="nl-NL"/>
              </w:rPr>
            </w:pPr>
            <w:r>
              <w:rPr>
                <w:lang w:eastAsia="nl-NL"/>
              </w:rPr>
              <w:t>o</w:t>
            </w:r>
          </w:p>
        </w:tc>
      </w:tr>
      <w:tr w:rsidR="00BE3F74" w:rsidRPr="00C709C8" w14:paraId="0D3A87D8" w14:textId="77777777" w:rsidTr="00BE3F74">
        <w:tc>
          <w:tcPr>
            <w:tcW w:w="6062" w:type="dxa"/>
          </w:tcPr>
          <w:p w14:paraId="31312234" w14:textId="77777777" w:rsidR="00BE3F74" w:rsidRDefault="00BE3F74" w:rsidP="00237DAF">
            <w:pPr>
              <w:rPr>
                <w:lang w:eastAsia="nl-NL"/>
              </w:rPr>
            </w:pPr>
            <w:r>
              <w:rPr>
                <w:lang w:eastAsia="nl-NL"/>
              </w:rPr>
              <w:t>antwoord . object . heeftRelevant . gerelateerde . versie</w:t>
            </w:r>
          </w:p>
        </w:tc>
        <w:tc>
          <w:tcPr>
            <w:tcW w:w="3260" w:type="dxa"/>
          </w:tcPr>
          <w:p w14:paraId="44F9E3E8" w14:textId="77777777" w:rsidR="00BE3F74" w:rsidRPr="00172CD1" w:rsidRDefault="00BE3F74" w:rsidP="00C24858">
            <w:pPr>
              <w:rPr>
                <w:lang w:eastAsia="nl-NL"/>
              </w:rPr>
            </w:pPr>
            <w:r w:rsidRPr="00172CD1">
              <w:rPr>
                <w:lang w:eastAsia="nl-NL"/>
              </w:rPr>
              <w:t>Documentversie</w:t>
            </w:r>
          </w:p>
        </w:tc>
        <w:tc>
          <w:tcPr>
            <w:tcW w:w="709" w:type="dxa"/>
          </w:tcPr>
          <w:p w14:paraId="41A90BE8" w14:textId="77777777" w:rsidR="00BE3F74" w:rsidRPr="00172CD1" w:rsidRDefault="00BE3F74" w:rsidP="00BE2CB1">
            <w:pPr>
              <w:rPr>
                <w:lang w:eastAsia="nl-NL"/>
              </w:rPr>
            </w:pPr>
            <w:r w:rsidRPr="00172CD1">
              <w:rPr>
                <w:lang w:eastAsia="nl-NL"/>
              </w:rPr>
              <w:t>o</w:t>
            </w:r>
          </w:p>
        </w:tc>
      </w:tr>
      <w:tr w:rsidR="00BE3F74" w:rsidRPr="00C709C8" w14:paraId="43572136" w14:textId="77777777" w:rsidTr="00BE3F74">
        <w:tc>
          <w:tcPr>
            <w:tcW w:w="6062" w:type="dxa"/>
          </w:tcPr>
          <w:p w14:paraId="197A24AA" w14:textId="77777777" w:rsidR="00BE3F74" w:rsidRDefault="00BE3F74" w:rsidP="00237DAF">
            <w:pPr>
              <w:rPr>
                <w:lang w:eastAsia="nl-NL"/>
              </w:rPr>
            </w:pPr>
            <w:r>
              <w:rPr>
                <w:lang w:eastAsia="nl-NL"/>
              </w:rPr>
              <w:t>antwoord . object . heeftRelevant . gerelateerde . status</w:t>
            </w:r>
          </w:p>
        </w:tc>
        <w:tc>
          <w:tcPr>
            <w:tcW w:w="3260" w:type="dxa"/>
          </w:tcPr>
          <w:p w14:paraId="7DDD5443" w14:textId="77777777" w:rsidR="00BE3F74" w:rsidRPr="00172CD1" w:rsidRDefault="00BE3F74" w:rsidP="00C24858">
            <w:pPr>
              <w:rPr>
                <w:lang w:eastAsia="nl-NL"/>
              </w:rPr>
            </w:pPr>
            <w:r w:rsidRPr="00172CD1">
              <w:rPr>
                <w:lang w:eastAsia="nl-NL"/>
              </w:rPr>
              <w:t>Documentstatus</w:t>
            </w:r>
          </w:p>
        </w:tc>
        <w:tc>
          <w:tcPr>
            <w:tcW w:w="709" w:type="dxa"/>
          </w:tcPr>
          <w:p w14:paraId="2EF68B9F" w14:textId="77777777" w:rsidR="00BE3F74" w:rsidRPr="00172CD1" w:rsidRDefault="00BE3F74" w:rsidP="00BE2CB1">
            <w:pPr>
              <w:rPr>
                <w:lang w:eastAsia="nl-NL"/>
              </w:rPr>
            </w:pPr>
            <w:r w:rsidRPr="00172CD1">
              <w:rPr>
                <w:lang w:eastAsia="nl-NL"/>
              </w:rPr>
              <w:t>o</w:t>
            </w:r>
          </w:p>
        </w:tc>
      </w:tr>
      <w:tr w:rsidR="00BE3F74" w:rsidRPr="00C709C8" w14:paraId="0E31D9CE" w14:textId="77777777" w:rsidTr="00BE3F74">
        <w:tc>
          <w:tcPr>
            <w:tcW w:w="6062" w:type="dxa"/>
          </w:tcPr>
          <w:p w14:paraId="00A1F547" w14:textId="77777777" w:rsidR="00BE3F74" w:rsidRDefault="00BE3F74" w:rsidP="00237DAF">
            <w:pPr>
              <w:rPr>
                <w:lang w:eastAsia="nl-NL"/>
              </w:rPr>
            </w:pPr>
            <w:r>
              <w:rPr>
                <w:lang w:eastAsia="nl-NL"/>
              </w:rPr>
              <w:t>antwoord . object . heeftRelevant . gerelateerde . link</w:t>
            </w:r>
          </w:p>
        </w:tc>
        <w:tc>
          <w:tcPr>
            <w:tcW w:w="3260" w:type="dxa"/>
          </w:tcPr>
          <w:p w14:paraId="604B6468" w14:textId="77777777" w:rsidR="00BE3F74" w:rsidRPr="00172CD1" w:rsidRDefault="00BE3F74" w:rsidP="00C24858">
            <w:pPr>
              <w:rPr>
                <w:lang w:eastAsia="nl-NL"/>
              </w:rPr>
            </w:pPr>
            <w:r w:rsidRPr="00172CD1">
              <w:rPr>
                <w:lang w:eastAsia="nl-NL"/>
              </w:rPr>
              <w:t>Documentlink</w:t>
            </w:r>
          </w:p>
        </w:tc>
        <w:tc>
          <w:tcPr>
            <w:tcW w:w="709" w:type="dxa"/>
          </w:tcPr>
          <w:p w14:paraId="4757CBCA" w14:textId="77777777" w:rsidR="00BE3F74" w:rsidRPr="00172CD1" w:rsidRDefault="00BE3F74" w:rsidP="00BE2CB1">
            <w:pPr>
              <w:rPr>
                <w:lang w:eastAsia="nl-NL"/>
              </w:rPr>
            </w:pPr>
            <w:r w:rsidRPr="00172CD1">
              <w:rPr>
                <w:lang w:eastAsia="nl-NL"/>
              </w:rPr>
              <w:t>o</w:t>
            </w:r>
          </w:p>
        </w:tc>
      </w:tr>
    </w:tbl>
    <w:p w14:paraId="297D6A03" w14:textId="77777777" w:rsidR="00BE3F74" w:rsidRPr="00E57F8A" w:rsidRDefault="00BE3F74" w:rsidP="00E57F8A">
      <w:pPr>
        <w:rPr>
          <w:lang w:eastAsia="nl-NL"/>
        </w:rPr>
      </w:pPr>
    </w:p>
    <w:p w14:paraId="4B58B514" w14:textId="66445573" w:rsidR="00404971" w:rsidRDefault="001E6311" w:rsidP="00E57F8A">
      <w:pPr>
        <w:pStyle w:val="Kop3"/>
      </w:pPr>
      <w:bookmarkStart w:id="3104" w:name="_Ref346617265"/>
      <w:bookmarkStart w:id="3105" w:name="_Toc402174436"/>
      <w:bookmarkStart w:id="3106" w:name="_Ref326924349"/>
      <w:bookmarkStart w:id="3107" w:name="_Ref332367732"/>
      <w:r>
        <w:t>#</w:t>
      </w:r>
      <w:r w:rsidR="00BE3F74">
        <w:t>8</w:t>
      </w:r>
      <w:r>
        <w:t xml:space="preserve"> </w:t>
      </w:r>
      <w:r w:rsidRPr="00C80F8E">
        <w:t>Geef Zaakdocument lezen</w:t>
      </w:r>
      <w:r w:rsidR="00587DC0">
        <w:t xml:space="preserve"> (geefZaakdocumentLezen</w:t>
      </w:r>
      <w:ins w:id="3108" w:author="Joost Wijnings" w:date="2014-03-31T13:20:00Z">
        <w:r w:rsidR="00CE3C38">
          <w:t>_Lv01</w:t>
        </w:r>
      </w:ins>
      <w:r w:rsidR="00587DC0">
        <w:t>)</w:t>
      </w:r>
      <w:bookmarkEnd w:id="3104"/>
      <w:bookmarkEnd w:id="3105"/>
    </w:p>
    <w:p w14:paraId="25279EC1" w14:textId="64A91992" w:rsidR="00AB7C68" w:rsidRPr="006F0D03" w:rsidRDefault="00AB7C68" w:rsidP="00AB7C68">
      <w:r>
        <w:t xml:space="preserve">Gebeurtenis: </w:t>
      </w:r>
      <w:r w:rsidR="007901CA">
        <w:t>Een document dat tot een lopende zaak behoort, wordt opgevraagd</w:t>
      </w:r>
      <w:ins w:id="3109" w:author="Joost Wijnings" w:date="2014-03-10T17:17:00Z">
        <w:r w:rsidR="00AF6F81">
          <w:t xml:space="preserve">. </w:t>
        </w:r>
      </w:ins>
    </w:p>
    <w:p w14:paraId="7C020775" w14:textId="77777777" w:rsidR="00AB7C68" w:rsidRPr="00AB7C68" w:rsidRDefault="00AB7C68" w:rsidP="00AB7C68"/>
    <w:p w14:paraId="74E5204B" w14:textId="1624B6BC" w:rsidR="00C84F5B" w:rsidRDefault="00404971" w:rsidP="001E6311">
      <w:r>
        <w:t xml:space="preserve">De </w:t>
      </w:r>
      <w:ins w:id="3110" w:author="Joost Wijnings" w:date="2014-03-18T08:16:00Z">
        <w:r w:rsidR="007F64EB">
          <w:t>‘</w:t>
        </w:r>
      </w:ins>
      <w:del w:id="3111" w:author="Joost Wijnings" w:date="2014-03-18T08:16:00Z">
        <w:r w:rsidDel="007F64EB">
          <w:delText>G</w:delText>
        </w:r>
      </w:del>
      <w:ins w:id="3112" w:author="Joost Wijnings" w:date="2014-03-18T08:16:00Z">
        <w:r w:rsidR="007F64EB">
          <w:t>g</w:t>
        </w:r>
      </w:ins>
      <w:r>
        <w:t>eef</w:t>
      </w:r>
      <w:del w:id="3113" w:author="Joost Wijnings" w:date="2014-03-18T08:16:00Z">
        <w:r w:rsidDel="007F64EB">
          <w:delText xml:space="preserve"> </w:delText>
        </w:r>
      </w:del>
      <w:r>
        <w:t>Zaakdocument</w:t>
      </w:r>
      <w:del w:id="3114" w:author="Joost Wijnings" w:date="2014-03-18T08:16:00Z">
        <w:r w:rsidDel="007F64EB">
          <w:delText xml:space="preserve"> l</w:delText>
        </w:r>
      </w:del>
      <w:ins w:id="3115" w:author="Joost Wijnings" w:date="2014-03-18T08:16:00Z">
        <w:r w:rsidR="007F64EB">
          <w:t>L</w:t>
        </w:r>
      </w:ins>
      <w:r>
        <w:t>ezen</w:t>
      </w:r>
      <w:ins w:id="3116" w:author="Joost Wijnings" w:date="2014-03-31T13:20:00Z">
        <w:r w:rsidR="00CE3C38">
          <w:t>_Lv01</w:t>
        </w:r>
      </w:ins>
      <w:ins w:id="3117" w:author="Joost Wijnings" w:date="2014-03-18T08:16:00Z">
        <w:r w:rsidR="007F64EB">
          <w:t>’-</w:t>
        </w:r>
      </w:ins>
      <w:del w:id="3118" w:author="Joost Wijnings" w:date="2014-03-18T08:16:00Z">
        <w:r w:rsidDel="007F64EB">
          <w:delText xml:space="preserve"> </w:delText>
        </w:r>
      </w:del>
      <w:r>
        <w:t xml:space="preserve">service biedt </w:t>
      </w:r>
      <w:ins w:id="3119" w:author="Joost Wijnings" w:date="2014-03-18T08:12:00Z">
        <w:r w:rsidR="007F64EB">
          <w:t xml:space="preserve">DSC’s </w:t>
        </w:r>
      </w:ins>
      <w:r>
        <w:t xml:space="preserve">de mogelijkheid </w:t>
      </w:r>
      <w:del w:id="3120" w:author="Joost Wijnings" w:date="2014-03-18T08:09:00Z">
        <w:r w:rsidDel="00664882">
          <w:delText xml:space="preserve">voor </w:delText>
        </w:r>
      </w:del>
      <w:del w:id="3121" w:author="Joost Wijnings" w:date="2014-03-07T15:42:00Z">
        <w:r w:rsidDel="005F2B36">
          <w:delText xml:space="preserve">Documentservice </w:delText>
        </w:r>
      </w:del>
      <w:del w:id="3122" w:author="Joost Wijnings" w:date="2014-03-14T15:41:00Z">
        <w:r w:rsidDel="00735DDB">
          <w:delText>consumer</w:delText>
        </w:r>
      </w:del>
      <w:del w:id="3123" w:author="Joost Wijnings" w:date="2014-03-18T08:12:00Z">
        <w:r w:rsidDel="007F64EB">
          <w:delText xml:space="preserve">s </w:delText>
        </w:r>
      </w:del>
      <w:r>
        <w:t>om een kopie van een document behorende bij een</w:t>
      </w:r>
      <w:r w:rsidR="00665B95">
        <w:t xml:space="preserve"> ZAAK op te vragen uit het DMS middels een </w:t>
      </w:r>
      <w:del w:id="3124" w:author="Joost Wijnings" w:date="2014-03-14T15:47:00Z">
        <w:r w:rsidR="00665B95" w:rsidDel="00735DDB">
          <w:delText xml:space="preserve">vraag/antwoord </w:delText>
        </w:r>
      </w:del>
      <w:ins w:id="3125" w:author="Joost Wijnings" w:date="2014-03-14T15:47:00Z">
        <w:r w:rsidR="00735DDB">
          <w:t>vraag-/antwoord</w:t>
        </w:r>
        <w:r w:rsidR="0004038D">
          <w:softHyphen/>
        </w:r>
      </w:ins>
      <w:r w:rsidR="00665B95">
        <w:t xml:space="preserve">interactie. </w:t>
      </w:r>
      <w:r w:rsidR="006F0D03">
        <w:t>Het ZS benader</w:t>
      </w:r>
      <w:r w:rsidR="007901CA">
        <w:t>t</w:t>
      </w:r>
      <w:r w:rsidR="006F0D03">
        <w:t xml:space="preserve"> het DMS middels CMIS om het gewenste document op te halen en in een StUF</w:t>
      </w:r>
      <w:ins w:id="3126" w:author="Joost Wijnings" w:date="2014-03-14T17:11:00Z">
        <w:r w:rsidR="0004038D">
          <w:t>-</w:t>
        </w:r>
      </w:ins>
      <w:del w:id="3127" w:author="Joost Wijnings" w:date="2014-03-14T17:11:00Z">
        <w:r w:rsidR="006F0D03" w:rsidDel="0004038D">
          <w:delText xml:space="preserve"> </w:delText>
        </w:r>
      </w:del>
      <w:r w:rsidR="006F0D03">
        <w:t>antwoordbericht terug te sturen naa</w:t>
      </w:r>
      <w:r w:rsidR="00C01CA1">
        <w:t xml:space="preserve">r de </w:t>
      </w:r>
      <w:ins w:id="3128" w:author="Joost Wijnings" w:date="2014-03-17T08:09:00Z">
        <w:r w:rsidR="00CC0B91">
          <w:t>DSC</w:t>
        </w:r>
      </w:ins>
      <w:del w:id="3129" w:author="Joost Wijnings" w:date="2014-03-07T15:42:00Z">
        <w:r w:rsidR="00C01CA1" w:rsidDel="005F2B36">
          <w:delText>D</w:delText>
        </w:r>
      </w:del>
      <w:del w:id="3130" w:author="Joost Wijnings" w:date="2014-03-17T08:09:00Z">
        <w:r w:rsidR="00C01CA1" w:rsidDel="00CC0B91">
          <w:delText>ocumentservice</w:delText>
        </w:r>
      </w:del>
      <w:del w:id="3131" w:author="Joost Wijnings" w:date="2014-03-07T15:42:00Z">
        <w:r w:rsidR="00C84F5B" w:rsidDel="005F2B36">
          <w:delText xml:space="preserve"> </w:delText>
        </w:r>
      </w:del>
      <w:del w:id="3132" w:author="Joost Wijnings" w:date="2014-03-17T08:09:00Z">
        <w:r w:rsidR="00C84F5B" w:rsidDel="00CC0B91">
          <w:delText>consumer</w:delText>
        </w:r>
      </w:del>
      <w:r w:rsidR="00C84F5B">
        <w:t>.</w:t>
      </w:r>
    </w:p>
    <w:bookmarkStart w:id="3133" w:name="OLE_LINK30"/>
    <w:bookmarkStart w:id="3134" w:name="OLE_LINK31"/>
    <w:bookmarkStart w:id="3135" w:name="OLE_LINK32"/>
    <w:p w14:paraId="1514C2C7" w14:textId="74B160FA" w:rsidR="001E6311" w:rsidRDefault="004A4D52" w:rsidP="001E6311">
      <w:pPr>
        <w:keepNext/>
      </w:pPr>
      <w:del w:id="3136" w:author="Joost Wijnings" w:date="2014-03-14T17:09:00Z">
        <w:r w:rsidDel="00AC122B">
          <w:object w:dxaOrig="6257" w:dyaOrig="4657" w14:anchorId="50626EEB">
            <v:shape id="_x0000_i1040" type="#_x0000_t75" style="width:317.4pt;height:230.4pt" o:ole="">
              <v:imagedata r:id="rId62" o:title=""/>
            </v:shape>
            <o:OLEObject Type="Embed" ProgID="Visio.Drawing.11" ShapeID="_x0000_i1040" DrawAspect="Content" ObjectID="_1500198943" r:id="rId63"/>
          </w:object>
        </w:r>
      </w:del>
      <w:bookmarkEnd w:id="3133"/>
      <w:bookmarkEnd w:id="3134"/>
      <w:bookmarkEnd w:id="3135"/>
      <w:ins w:id="3137" w:author="Joost Wijnings" w:date="2014-03-17T09:12:00Z">
        <w:r w:rsidR="00F261E2">
          <w:rPr>
            <w:noProof/>
            <w:lang w:eastAsia="nl-NL"/>
          </w:rPr>
          <w:drawing>
            <wp:inline distT="0" distB="0" distL="0" distR="0" wp14:anchorId="54D25603" wp14:editId="243A8948">
              <wp:extent cx="4610100" cy="2219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10100" cy="2219325"/>
                      </a:xfrm>
                      <a:prstGeom prst="rect">
                        <a:avLst/>
                      </a:prstGeom>
                    </pic:spPr>
                  </pic:pic>
                </a:graphicData>
              </a:graphic>
            </wp:inline>
          </w:drawing>
        </w:r>
      </w:ins>
    </w:p>
    <w:p w14:paraId="58810490" w14:textId="77777777" w:rsidR="001E6311" w:rsidRPr="009F0E12" w:rsidRDefault="001E6311" w:rsidP="001E6311">
      <w:pPr>
        <w:pStyle w:val="Bijschrift"/>
        <w:outlineLvl w:val="0"/>
      </w:pPr>
      <w:bookmarkStart w:id="3138" w:name="_Ref299094956"/>
      <w:r w:rsidRPr="00215E6B">
        <w:t xml:space="preserve">Figuur </w:t>
      </w:r>
      <w:r w:rsidRPr="009F0E12">
        <w:fldChar w:fldCharType="begin"/>
      </w:r>
      <w:r w:rsidRPr="00215E6B">
        <w:instrText xml:space="preserve"> SEQ Figuur \* ARABIC </w:instrText>
      </w:r>
      <w:r w:rsidRPr="009F0E12">
        <w:fldChar w:fldCharType="separate"/>
      </w:r>
      <w:r w:rsidR="0053520C">
        <w:rPr>
          <w:noProof/>
        </w:rPr>
        <w:t>13</w:t>
      </w:r>
      <w:r w:rsidRPr="009F0E12">
        <w:fldChar w:fldCharType="end"/>
      </w:r>
      <w:bookmarkEnd w:id="3138"/>
      <w:r w:rsidRPr="00215E6B">
        <w:t>: Flow Geef Zaakdocument Lezen</w:t>
      </w:r>
    </w:p>
    <w:p w14:paraId="6898F1F6" w14:textId="77777777" w:rsidR="001E6311" w:rsidRDefault="001E6311" w:rsidP="00E57F8A">
      <w:pPr>
        <w:pStyle w:val="Kop4"/>
      </w:pPr>
      <w:bookmarkStart w:id="3139" w:name="OLE_LINK1"/>
      <w:bookmarkStart w:id="3140" w:name="OLE_LINK2"/>
      <w:r w:rsidRPr="00500B94">
        <w:t xml:space="preserve">Eisen aan </w:t>
      </w:r>
      <w:r w:rsidR="00C77468">
        <w:t>ZS</w:t>
      </w:r>
    </w:p>
    <w:p w14:paraId="4E87488D" w14:textId="29548C19" w:rsidR="00C01CA1" w:rsidRPr="009E7797" w:rsidRDefault="00C01CA1" w:rsidP="00C01CA1">
      <w:pPr>
        <w:numPr>
          <w:ilvl w:val="0"/>
          <w:numId w:val="1"/>
        </w:numPr>
        <w:rPr>
          <w:lang w:eastAsia="nl-NL"/>
        </w:rPr>
      </w:pPr>
      <w:bookmarkStart w:id="3141" w:name="_Ref326926680"/>
      <w:bookmarkEnd w:id="3139"/>
      <w:bookmarkEnd w:id="3140"/>
      <w:r w:rsidRPr="009E7797">
        <w:rPr>
          <w:lang w:eastAsia="nl-NL"/>
        </w:rPr>
        <w:t>Indien een fout optreedt</w:t>
      </w:r>
      <w:ins w:id="3142" w:author="Joost Wijnings" w:date="2014-03-10T10:55:00Z">
        <w:r w:rsidR="00C24858">
          <w:rPr>
            <w:lang w:eastAsia="nl-NL"/>
          </w:rPr>
          <w:t>,</w:t>
        </w:r>
      </w:ins>
      <w:r w:rsidRPr="009E7797">
        <w:rPr>
          <w:lang w:eastAsia="nl-NL"/>
        </w:rPr>
        <w:t xml:space="preserve"> </w:t>
      </w:r>
      <w:del w:id="3143" w:author="Joost Wijnings" w:date="2014-03-10T10:55:00Z">
        <w:r w:rsidRPr="009E7797" w:rsidDel="00C24858">
          <w:rPr>
            <w:lang w:eastAsia="nl-NL"/>
          </w:rPr>
          <w:delText xml:space="preserve">dan </w:delText>
        </w:r>
      </w:del>
      <w:r w:rsidRPr="009E7797">
        <w:rPr>
          <w:lang w:eastAsia="nl-NL"/>
        </w:rPr>
        <w:t>vindt er geen verwerking plaats (eventueel reeds uitgevoer</w:t>
      </w:r>
      <w:r>
        <w:rPr>
          <w:lang w:eastAsia="nl-NL"/>
        </w:rPr>
        <w:t>de acties worden teruggedraaid). D</w:t>
      </w:r>
      <w:r w:rsidRPr="009E7797">
        <w:rPr>
          <w:lang w:eastAsia="nl-NL"/>
        </w:rPr>
        <w:t xml:space="preserve">e </w:t>
      </w:r>
      <w:ins w:id="3144" w:author="Joost Wijnings" w:date="2014-03-18T07:58:00Z">
        <w:r w:rsidR="00664882">
          <w:rPr>
            <w:lang w:eastAsia="nl-NL"/>
          </w:rPr>
          <w:t>DSC</w:t>
        </w:r>
      </w:ins>
      <w:del w:id="3145" w:author="Joost Wijnings" w:date="2014-03-07T15:42:00Z">
        <w:r w:rsidRPr="009E7797" w:rsidDel="005F2B36">
          <w:rPr>
            <w:lang w:eastAsia="nl-NL"/>
          </w:rPr>
          <w:delText>Z</w:delText>
        </w:r>
      </w:del>
      <w:del w:id="3146" w:author="Joost Wijnings" w:date="2014-03-18T07:58:00Z">
        <w:r w:rsidRPr="009E7797" w:rsidDel="00664882">
          <w:rPr>
            <w:lang w:eastAsia="nl-NL"/>
          </w:rPr>
          <w:delText>aakservice</w:delText>
        </w:r>
      </w:del>
      <w:del w:id="3147" w:author="Joost Wijnings" w:date="2014-03-07T15:42:00Z">
        <w:r w:rsidRPr="009E7797" w:rsidDel="005F2B36">
          <w:rPr>
            <w:lang w:eastAsia="nl-NL"/>
          </w:rPr>
          <w:delText xml:space="preserve"> </w:delText>
        </w:r>
      </w:del>
      <w:del w:id="3148" w:author="Joost Wijnings" w:date="2014-03-18T07:58:00Z">
        <w:r w:rsidRPr="009E7797" w:rsidDel="00664882">
          <w:rPr>
            <w:lang w:eastAsia="nl-NL"/>
          </w:rPr>
          <w:delText>consumer</w:delText>
        </w:r>
      </w:del>
      <w:r>
        <w:rPr>
          <w:lang w:eastAsia="nl-NL"/>
        </w:rPr>
        <w:t xml:space="preserve"> wordt</w:t>
      </w:r>
      <w:r w:rsidRPr="009E7797">
        <w:rPr>
          <w:lang w:eastAsia="nl-NL"/>
        </w:rPr>
        <w:t xml:space="preserve"> hiervan op de hoogte gesteld middels een StUF</w:t>
      </w:r>
      <w:ins w:id="3149" w:author="Joost Wijnings" w:date="2014-03-08T03:17:00Z">
        <w:r w:rsidR="009037D9">
          <w:rPr>
            <w:lang w:eastAsia="nl-NL"/>
          </w:rPr>
          <w:t>-</w:t>
        </w:r>
      </w:ins>
      <w:del w:id="3150" w:author="Joost Wijnings" w:date="2014-03-08T03:17:00Z">
        <w:r w:rsidRPr="009E7797" w:rsidDel="009037D9">
          <w:rPr>
            <w:lang w:eastAsia="nl-NL"/>
          </w:rPr>
          <w:delText xml:space="preserve"> </w:delText>
        </w:r>
      </w:del>
      <w:r w:rsidRPr="009E7797">
        <w:rPr>
          <w:lang w:eastAsia="nl-NL"/>
        </w:rPr>
        <w:t>foutbericht.</w:t>
      </w:r>
    </w:p>
    <w:p w14:paraId="36F72F6D" w14:textId="6909997E" w:rsidR="001E6311" w:rsidRDefault="001E6311" w:rsidP="00E57F8A">
      <w:pPr>
        <w:pStyle w:val="Kop4"/>
      </w:pPr>
      <w:r>
        <w:t xml:space="preserve">Interactie tussen </w:t>
      </w:r>
      <w:del w:id="3151" w:author="Joost Wijnings" w:date="2014-03-07T15:42:00Z">
        <w:r w:rsidR="00C77468" w:rsidDel="005F2B36">
          <w:delText>Documentservice</w:delText>
        </w:r>
        <w:r w:rsidDel="005F2B36">
          <w:delText xml:space="preserve"> </w:delText>
        </w:r>
      </w:del>
      <w:del w:id="3152" w:author="Joost Wijnings" w:date="2014-03-14T15:41:00Z">
        <w:r w:rsidDel="00735DDB">
          <w:delText>consumer</w:delText>
        </w:r>
      </w:del>
      <w:ins w:id="3153" w:author="Joost Wijnings" w:date="2014-03-14T15:41:00Z">
        <w:r w:rsidR="00735DDB">
          <w:t>DSC</w:t>
        </w:r>
      </w:ins>
      <w:r>
        <w:t xml:space="preserve"> en </w:t>
      </w:r>
      <w:bookmarkEnd w:id="3141"/>
      <w:r w:rsidR="0097781C">
        <w:t>ZS</w:t>
      </w:r>
    </w:p>
    <w:p w14:paraId="43E33925" w14:textId="630C0FD4" w:rsidR="0097781C" w:rsidRDefault="00C01CA1" w:rsidP="001E6311">
      <w:pPr>
        <w:rPr>
          <w:ins w:id="3154" w:author="Joost Wijnings" w:date="2014-03-07T15:43:00Z"/>
        </w:rPr>
      </w:pPr>
      <w:r>
        <w:t xml:space="preserve">Tussen </w:t>
      </w:r>
      <w:del w:id="3155" w:author="Joost Wijnings" w:date="2014-03-14T17:30:00Z">
        <w:r w:rsidDel="00F3077C">
          <w:delText xml:space="preserve">de </w:delText>
        </w:r>
      </w:del>
      <w:ins w:id="3156" w:author="Joost Wijnings" w:date="2014-03-14T17:30:00Z">
        <w:r w:rsidR="00F3077C">
          <w:t>DSC</w:t>
        </w:r>
      </w:ins>
      <w:del w:id="3157" w:author="Joost Wijnings" w:date="2014-03-07T15:43:00Z">
        <w:r w:rsidR="00C77468" w:rsidDel="005F2B36">
          <w:delText>D</w:delText>
        </w:r>
      </w:del>
      <w:del w:id="3158" w:author="Joost Wijnings" w:date="2014-03-14T17:30:00Z">
        <w:r w:rsidR="00C77468" w:rsidDel="00F3077C">
          <w:delText>ocument</w:delText>
        </w:r>
        <w:r w:rsidDel="00F3077C">
          <w:delText>service</w:delText>
        </w:r>
      </w:del>
      <w:del w:id="3159" w:author="Joost Wijnings" w:date="2014-03-07T15:43:00Z">
        <w:r w:rsidDel="005F2B36">
          <w:delText xml:space="preserve"> </w:delText>
        </w:r>
      </w:del>
      <w:del w:id="3160" w:author="Joost Wijnings" w:date="2014-03-14T17:30:00Z">
        <w:r w:rsidDel="00F3077C">
          <w:delText>consumer</w:delText>
        </w:r>
      </w:del>
      <w:r>
        <w:t xml:space="preserve"> en </w:t>
      </w:r>
      <w:del w:id="3161" w:author="Joost Wijnings" w:date="2014-03-14T17:30:00Z">
        <w:r w:rsidR="00C77468" w:rsidDel="00F3077C">
          <w:delText xml:space="preserve">het </w:delText>
        </w:r>
      </w:del>
      <w:r w:rsidR="00C77468">
        <w:t xml:space="preserve">ZS </w:t>
      </w:r>
      <w:r>
        <w:t xml:space="preserve">is een </w:t>
      </w:r>
      <w:del w:id="3162" w:author="Joost Wijnings" w:date="2014-03-14T15:47:00Z">
        <w:r w:rsidDel="00735DDB">
          <w:delText xml:space="preserve">vraag/antwoord </w:delText>
        </w:r>
      </w:del>
      <w:ins w:id="3163" w:author="Joost Wijnings" w:date="2014-03-14T15:47:00Z">
        <w:r w:rsidR="00735DDB">
          <w:t>vraag-/antwoord</w:t>
        </w:r>
      </w:ins>
      <w:r>
        <w:t xml:space="preserve">interactie. In onderstaande tabellen staat aangegeven welke elementen verplicht aanwezig en gevuld moeten zijn met een geldige waarde (V) en welke elementen optioneel in de berichten mogen voorkomen (O). Andere elementen mogen in het bericht voorkomen (zolang het bericht voldoet aan de </w:t>
      </w:r>
      <w:del w:id="3164" w:author="Joost Wijnings" w:date="2014-03-10T09:27:00Z">
        <w:r w:rsidDel="00237DAF">
          <w:delText>StUF ZKN</w:delText>
        </w:r>
      </w:del>
      <w:del w:id="3165" w:author="Joost Wijnings" w:date="2014-03-10T09:28:00Z">
        <w:r w:rsidDel="00237DAF">
          <w:delText xml:space="preserve"> sch</w:delText>
        </w:r>
      </w:del>
      <w:ins w:id="3166" w:author="Joost Wijnings" w:date="2014-03-10T09:28:00Z">
        <w:r w:rsidR="00237DAF">
          <w:t>StUF-ZKN</w:t>
        </w:r>
      </w:ins>
      <w:ins w:id="3167" w:author="Joost Wijnings" w:date="2014-03-10T09:29:00Z">
        <w:r w:rsidR="00237DAF">
          <w:t>-sch</w:t>
        </w:r>
      </w:ins>
      <w:r>
        <w:t>ema’s)</w:t>
      </w:r>
      <w:ins w:id="3168" w:author="Joost Wijnings" w:date="2014-03-10T11:38:00Z">
        <w:r w:rsidR="009A3801">
          <w:t>,</w:t>
        </w:r>
      </w:ins>
      <w:r>
        <w:t xml:space="preserve"> maar</w:t>
      </w:r>
      <w:del w:id="3169" w:author="Joost Wijnings" w:date="2014-03-10T11:38:00Z">
        <w:r w:rsidDel="009A3801">
          <w:delText>,</w:delText>
        </w:r>
      </w:del>
      <w:r>
        <w:t xml:space="preserve"> verwerking hiervan wordt niet door deze specificatie afgedwongen.</w:t>
      </w:r>
    </w:p>
    <w:p w14:paraId="185CBACE" w14:textId="77777777" w:rsidR="005F2B36" w:rsidRDefault="005F2B36" w:rsidP="001E6311"/>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260"/>
        <w:gridCol w:w="709"/>
      </w:tblGrid>
      <w:tr w:rsidR="0097781C" w:rsidRPr="00C709C8" w14:paraId="1EDE2EB9" w14:textId="77777777" w:rsidTr="00C52D66">
        <w:tc>
          <w:tcPr>
            <w:tcW w:w="9322" w:type="dxa"/>
            <w:gridSpan w:val="2"/>
          </w:tcPr>
          <w:p w14:paraId="7F142464" w14:textId="77777777" w:rsidR="0097781C" w:rsidRPr="00C709C8" w:rsidRDefault="0097781C" w:rsidP="00237DAF">
            <w:pPr>
              <w:rPr>
                <w:b/>
                <w:lang w:eastAsia="nl-NL"/>
              </w:rPr>
            </w:pPr>
            <w:bookmarkStart w:id="3170" w:name="OLE_LINK11"/>
            <w:bookmarkStart w:id="3171" w:name="OLE_LINK12"/>
            <w:r w:rsidRPr="00C709C8">
              <w:rPr>
                <w:b/>
                <w:lang w:eastAsia="nl-NL"/>
              </w:rPr>
              <w:t>Berichttype:</w:t>
            </w:r>
            <w:r>
              <w:rPr>
                <w:lang w:eastAsia="nl-NL"/>
              </w:rPr>
              <w:t xml:space="preserve"> edc</w:t>
            </w:r>
            <w:r w:rsidRPr="00C709C8">
              <w:rPr>
                <w:lang w:eastAsia="nl-NL"/>
              </w:rPr>
              <w:t>Lv01</w:t>
            </w:r>
            <w:r>
              <w:rPr>
                <w:lang w:eastAsia="nl-NL"/>
              </w:rPr>
              <w:t xml:space="preserve"> (vraagbericht)</w:t>
            </w:r>
          </w:p>
        </w:tc>
        <w:tc>
          <w:tcPr>
            <w:tcW w:w="709" w:type="dxa"/>
          </w:tcPr>
          <w:p w14:paraId="42C51C5F" w14:textId="77777777" w:rsidR="0097781C" w:rsidRPr="00C709C8" w:rsidRDefault="0097781C" w:rsidP="00C24858">
            <w:pPr>
              <w:rPr>
                <w:b/>
                <w:lang w:eastAsia="nl-NL"/>
              </w:rPr>
            </w:pPr>
          </w:p>
        </w:tc>
      </w:tr>
      <w:tr w:rsidR="0097781C" w14:paraId="601E457F" w14:textId="77777777" w:rsidTr="00C52D66">
        <w:tc>
          <w:tcPr>
            <w:tcW w:w="6062" w:type="dxa"/>
          </w:tcPr>
          <w:p w14:paraId="4CB32A40" w14:textId="39D5A9D2" w:rsidR="0097781C" w:rsidRPr="00C709C8" w:rsidRDefault="0097781C" w:rsidP="00C24858">
            <w:pPr>
              <w:rPr>
                <w:b/>
                <w:lang w:eastAsia="nl-NL"/>
              </w:rPr>
            </w:pPr>
            <w:del w:id="3172" w:author="Joost Wijnings" w:date="2014-03-10T09:30:00Z">
              <w:r w:rsidDel="00237DAF">
                <w:rPr>
                  <w:b/>
                  <w:lang w:eastAsia="nl-NL"/>
                </w:rPr>
                <w:delText xml:space="preserve">StUF </w:delText>
              </w:r>
            </w:del>
            <w:ins w:id="3173" w:author="Joost Wijnings" w:date="2014-03-10T09:30:00Z">
              <w:r w:rsidR="00237DAF">
                <w:rPr>
                  <w:b/>
                  <w:lang w:eastAsia="nl-NL"/>
                </w:rPr>
                <w:t>StUF-</w:t>
              </w:r>
            </w:ins>
            <w:del w:id="3174" w:author="Joost Wijnings" w:date="2014-03-08T03:33:00Z">
              <w:r w:rsidDel="00084FC7">
                <w:rPr>
                  <w:b/>
                  <w:lang w:eastAsia="nl-NL"/>
                </w:rPr>
                <w:delText xml:space="preserve">ZKN </w:delText>
              </w:r>
            </w:del>
            <w:ins w:id="3175" w:author="Joost Wijnings" w:date="2014-03-08T03:33:00Z">
              <w:r w:rsidR="00084FC7">
                <w:rPr>
                  <w:b/>
                  <w:lang w:eastAsia="nl-NL"/>
                </w:rPr>
                <w:t>ZKN-</w:t>
              </w:r>
            </w:ins>
            <w:r>
              <w:rPr>
                <w:b/>
                <w:lang w:eastAsia="nl-NL"/>
              </w:rPr>
              <w:t>E</w:t>
            </w:r>
            <w:r w:rsidRPr="00C709C8">
              <w:rPr>
                <w:b/>
                <w:lang w:eastAsia="nl-NL"/>
              </w:rPr>
              <w:t>lementen</w:t>
            </w:r>
          </w:p>
        </w:tc>
        <w:tc>
          <w:tcPr>
            <w:tcW w:w="3260" w:type="dxa"/>
          </w:tcPr>
          <w:p w14:paraId="1068B830" w14:textId="20B21E15" w:rsidR="0097781C" w:rsidRPr="00C709C8" w:rsidRDefault="0097781C" w:rsidP="00BE2CB1">
            <w:pPr>
              <w:rPr>
                <w:b/>
                <w:lang w:eastAsia="nl-NL"/>
              </w:rPr>
            </w:pPr>
            <w:del w:id="3176" w:author="Joost Wijnings" w:date="2014-03-08T03:33:00Z">
              <w:r w:rsidDel="00084FC7">
                <w:rPr>
                  <w:b/>
                  <w:lang w:eastAsia="nl-NL"/>
                </w:rPr>
                <w:delText xml:space="preserve">RGBZ </w:delText>
              </w:r>
            </w:del>
            <w:ins w:id="3177" w:author="Joost Wijnings" w:date="2014-03-08T03:33:00Z">
              <w:r w:rsidR="00084FC7">
                <w:rPr>
                  <w:b/>
                  <w:lang w:eastAsia="nl-NL"/>
                </w:rPr>
                <w:t>RGBZ-</w:t>
              </w:r>
            </w:ins>
            <w:r>
              <w:rPr>
                <w:b/>
                <w:lang w:eastAsia="nl-NL"/>
              </w:rPr>
              <w:t>attribuut</w:t>
            </w:r>
          </w:p>
        </w:tc>
        <w:tc>
          <w:tcPr>
            <w:tcW w:w="709" w:type="dxa"/>
          </w:tcPr>
          <w:p w14:paraId="1C6EC23C" w14:textId="77777777" w:rsidR="0097781C" w:rsidRDefault="007924E2" w:rsidP="005938EF">
            <w:pPr>
              <w:rPr>
                <w:b/>
                <w:lang w:eastAsia="nl-NL"/>
              </w:rPr>
            </w:pPr>
            <w:r>
              <w:rPr>
                <w:b/>
                <w:lang w:eastAsia="nl-NL"/>
              </w:rPr>
              <w:t>v/o</w:t>
            </w:r>
          </w:p>
        </w:tc>
      </w:tr>
      <w:tr w:rsidR="0097781C" w:rsidRPr="00C709C8" w14:paraId="68054024" w14:textId="77777777" w:rsidTr="00C52D66">
        <w:tc>
          <w:tcPr>
            <w:tcW w:w="6062" w:type="dxa"/>
          </w:tcPr>
          <w:p w14:paraId="045D00D7" w14:textId="77777777" w:rsidR="0097781C" w:rsidRPr="00C709C8" w:rsidRDefault="0097781C" w:rsidP="00237DAF">
            <w:pPr>
              <w:rPr>
                <w:lang w:eastAsia="nl-NL"/>
              </w:rPr>
            </w:pPr>
            <w:r>
              <w:rPr>
                <w:lang w:eastAsia="nl-NL"/>
              </w:rPr>
              <w:t>gelijk . identificatie</w:t>
            </w:r>
          </w:p>
        </w:tc>
        <w:tc>
          <w:tcPr>
            <w:tcW w:w="3260" w:type="dxa"/>
          </w:tcPr>
          <w:p w14:paraId="7EF5FA90" w14:textId="77777777" w:rsidR="0097781C" w:rsidRPr="00C709C8" w:rsidRDefault="0097781C" w:rsidP="00C24858">
            <w:pPr>
              <w:rPr>
                <w:lang w:eastAsia="nl-NL"/>
              </w:rPr>
            </w:pPr>
            <w:r>
              <w:rPr>
                <w:lang w:eastAsia="nl-NL"/>
              </w:rPr>
              <w:t>Documentidentificatie</w:t>
            </w:r>
          </w:p>
        </w:tc>
        <w:tc>
          <w:tcPr>
            <w:tcW w:w="709" w:type="dxa"/>
          </w:tcPr>
          <w:p w14:paraId="3D9A6AF0" w14:textId="77777777" w:rsidR="0097781C" w:rsidRPr="00C709C8" w:rsidRDefault="00CF3D0C" w:rsidP="00BE2CB1">
            <w:pPr>
              <w:rPr>
                <w:lang w:eastAsia="nl-NL"/>
              </w:rPr>
            </w:pPr>
            <w:r>
              <w:rPr>
                <w:lang w:eastAsia="nl-NL"/>
              </w:rPr>
              <w:t>v</w:t>
            </w:r>
          </w:p>
        </w:tc>
      </w:tr>
      <w:tr w:rsidR="005958B8" w:rsidRPr="00AC1F9D" w14:paraId="3720E76D" w14:textId="77777777" w:rsidTr="00C52D66">
        <w:tc>
          <w:tcPr>
            <w:tcW w:w="6062" w:type="dxa"/>
          </w:tcPr>
          <w:p w14:paraId="2C7AA5CE" w14:textId="3889D24A" w:rsidR="00AC1F9D" w:rsidRDefault="009D4513" w:rsidP="00237DAF">
            <w:pPr>
              <w:rPr>
                <w:lang w:eastAsia="nl-NL"/>
              </w:rPr>
            </w:pPr>
            <w:del w:id="3178" w:author="Joost Wijnings" w:date="2014-03-10T11:59:00Z">
              <w:r w:rsidDel="00AC1F9D">
                <w:rPr>
                  <w:lang w:eastAsia="nl-NL"/>
                </w:rPr>
                <w:lastRenderedPageBreak/>
                <w:delText>scope</w:delText>
              </w:r>
              <w:r w:rsidR="005958B8" w:rsidDel="00AC1F9D">
                <w:rPr>
                  <w:lang w:eastAsia="nl-NL"/>
                </w:rPr>
                <w:delText xml:space="preserve"> . object . heeftRelevant . gerelateerde . identificatie</w:delText>
              </w:r>
            </w:del>
            <w:ins w:id="3179" w:author="Joost Wijnings" w:date="2014-03-10T11:59:00Z">
              <w:r w:rsidR="00AC1F9D" w:rsidRPr="00AC1F9D">
                <w:rPr>
                  <w:lang w:eastAsia="nl-NL"/>
                </w:rPr>
                <w:t>scope.object.isRelevantVoor.gerelateerde.identificatie</w:t>
              </w:r>
            </w:ins>
          </w:p>
        </w:tc>
        <w:tc>
          <w:tcPr>
            <w:tcW w:w="3260" w:type="dxa"/>
          </w:tcPr>
          <w:p w14:paraId="7837ABEB" w14:textId="77777777" w:rsidR="005958B8" w:rsidRDefault="005958B8" w:rsidP="005938EF">
            <w:pPr>
              <w:pStyle w:val="Geenafstand"/>
              <w:rPr>
                <w:lang w:eastAsia="nl-NL"/>
              </w:rPr>
            </w:pPr>
            <w:r>
              <w:rPr>
                <w:lang w:eastAsia="nl-NL"/>
              </w:rPr>
              <w:t>-</w:t>
            </w:r>
          </w:p>
        </w:tc>
        <w:tc>
          <w:tcPr>
            <w:tcW w:w="709" w:type="dxa"/>
          </w:tcPr>
          <w:p w14:paraId="0ACB5FA5" w14:textId="77777777" w:rsidR="005958B8" w:rsidRDefault="005958B8">
            <w:pPr>
              <w:pStyle w:val="Geenafstand"/>
              <w:rPr>
                <w:lang w:eastAsia="nl-NL"/>
              </w:rPr>
            </w:pPr>
            <w:r>
              <w:rPr>
                <w:lang w:eastAsia="nl-NL"/>
              </w:rPr>
              <w:t>v</w:t>
            </w:r>
          </w:p>
        </w:tc>
      </w:tr>
      <w:tr w:rsidR="005958B8" w:rsidRPr="00147A5D" w14:paraId="3B33BF4A" w14:textId="77777777" w:rsidTr="00C52D66">
        <w:tc>
          <w:tcPr>
            <w:tcW w:w="6062" w:type="dxa"/>
          </w:tcPr>
          <w:p w14:paraId="045B1A11" w14:textId="77777777" w:rsidR="005958B8" w:rsidRDefault="009D4513" w:rsidP="00237DAF">
            <w:pPr>
              <w:rPr>
                <w:lang w:eastAsia="nl-NL"/>
              </w:rPr>
            </w:pPr>
            <w:r>
              <w:rPr>
                <w:lang w:eastAsia="nl-NL"/>
              </w:rPr>
              <w:t>scope</w:t>
            </w:r>
            <w:r w:rsidR="005958B8">
              <w:rPr>
                <w:lang w:eastAsia="nl-NL"/>
              </w:rPr>
              <w:t xml:space="preserve"> . object . heeftRelevant . *</w:t>
            </w:r>
          </w:p>
          <w:p w14:paraId="3603AD02" w14:textId="77777777" w:rsidR="005958B8" w:rsidRDefault="005958B8" w:rsidP="00C24858">
            <w:pPr>
              <w:rPr>
                <w:lang w:eastAsia="nl-NL"/>
              </w:rPr>
            </w:pPr>
            <w:r w:rsidRPr="005958B8">
              <w:rPr>
                <w:i/>
                <w:lang w:eastAsia="nl-NL"/>
              </w:rPr>
              <w:t>In de scope mogen alle elementen opgenomen worden die in het antwoordbericht gespecificeerd zijn.</w:t>
            </w:r>
          </w:p>
        </w:tc>
        <w:tc>
          <w:tcPr>
            <w:tcW w:w="3260" w:type="dxa"/>
          </w:tcPr>
          <w:p w14:paraId="4610ED5C" w14:textId="538FE6B9" w:rsidR="005958B8" w:rsidRDefault="001F1E43" w:rsidP="005938EF">
            <w:pPr>
              <w:pStyle w:val="Geenafstand"/>
              <w:rPr>
                <w:lang w:eastAsia="nl-NL"/>
              </w:rPr>
            </w:pPr>
            <w:r>
              <w:rPr>
                <w:lang w:eastAsia="nl-NL"/>
              </w:rPr>
              <w:t xml:space="preserve">Via de scope kan de serviceconsumer aangeven welke zaakgegevens hij in het antwoord verwacht (zie </w:t>
            </w:r>
            <w:del w:id="3180" w:author="Joost Wijnings" w:date="2014-03-10T11:08:00Z">
              <w:r w:rsidDel="00BE2CB1">
                <w:rPr>
                  <w:lang w:eastAsia="nl-NL"/>
                </w:rPr>
                <w:delText xml:space="preserve">StUF </w:delText>
              </w:r>
            </w:del>
            <w:ins w:id="3181" w:author="Joost Wijnings" w:date="2014-03-10T11:08:00Z">
              <w:r w:rsidR="00BE2CB1">
                <w:rPr>
                  <w:lang w:eastAsia="nl-NL"/>
                </w:rPr>
                <w:t>StUF-</w:t>
              </w:r>
            </w:ins>
            <w:r>
              <w:rPr>
                <w:lang w:eastAsia="nl-NL"/>
              </w:rPr>
              <w:t xml:space="preserve">standaard </w:t>
            </w:r>
            <w:r w:rsidR="007924E2">
              <w:rPr>
                <w:lang w:eastAsia="nl-NL"/>
              </w:rPr>
              <w:t>H6</w:t>
            </w:r>
            <w:r>
              <w:rPr>
                <w:lang w:eastAsia="nl-NL"/>
              </w:rPr>
              <w:t>).</w:t>
            </w:r>
          </w:p>
        </w:tc>
        <w:tc>
          <w:tcPr>
            <w:tcW w:w="709" w:type="dxa"/>
          </w:tcPr>
          <w:p w14:paraId="126EAEC7" w14:textId="77777777" w:rsidR="005958B8" w:rsidRDefault="005958B8">
            <w:pPr>
              <w:pStyle w:val="Geenafstand"/>
              <w:rPr>
                <w:lang w:eastAsia="nl-NL"/>
              </w:rPr>
            </w:pPr>
          </w:p>
        </w:tc>
      </w:tr>
    </w:tbl>
    <w:p w14:paraId="4B3E6029" w14:textId="77777777" w:rsidR="001E6311" w:rsidRDefault="001E6311">
      <w:pPr>
        <w:pStyle w:val="Kop3"/>
        <w:numPr>
          <w:ilvl w:val="0"/>
          <w:numId w:val="0"/>
        </w:numPr>
        <w:rPr>
          <w:lang w:eastAsia="nl-NL"/>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260"/>
        <w:gridCol w:w="709"/>
      </w:tblGrid>
      <w:tr w:rsidR="005157DC" w:rsidRPr="00C709C8" w14:paraId="50C467DF" w14:textId="77777777" w:rsidTr="00C52D66">
        <w:tc>
          <w:tcPr>
            <w:tcW w:w="9322" w:type="dxa"/>
            <w:gridSpan w:val="2"/>
          </w:tcPr>
          <w:p w14:paraId="32FBDC69" w14:textId="77777777" w:rsidR="005157DC" w:rsidRPr="00C709C8" w:rsidRDefault="005157DC">
            <w:pPr>
              <w:keepNext/>
              <w:rPr>
                <w:b/>
                <w:lang w:eastAsia="nl-NL"/>
              </w:rPr>
              <w:pPrChange w:id="3182" w:author="Joost Wijnings" w:date="2014-03-08T03:33:00Z">
                <w:pPr/>
              </w:pPrChange>
            </w:pPr>
            <w:r w:rsidRPr="00C709C8">
              <w:rPr>
                <w:b/>
                <w:lang w:eastAsia="nl-NL"/>
              </w:rPr>
              <w:t>Berichttype:</w:t>
            </w:r>
            <w:r>
              <w:rPr>
                <w:lang w:eastAsia="nl-NL"/>
              </w:rPr>
              <w:t xml:space="preserve"> edc</w:t>
            </w:r>
            <w:r w:rsidRPr="00C709C8">
              <w:rPr>
                <w:lang w:eastAsia="nl-NL"/>
              </w:rPr>
              <w:t>La01</w:t>
            </w:r>
            <w:r>
              <w:rPr>
                <w:lang w:eastAsia="nl-NL"/>
              </w:rPr>
              <w:t xml:space="preserve"> (antwoordbericht)</w:t>
            </w:r>
          </w:p>
        </w:tc>
        <w:tc>
          <w:tcPr>
            <w:tcW w:w="709" w:type="dxa"/>
          </w:tcPr>
          <w:p w14:paraId="034387FB" w14:textId="77777777" w:rsidR="005157DC" w:rsidRPr="00C709C8" w:rsidRDefault="005157DC">
            <w:pPr>
              <w:keepNext/>
              <w:rPr>
                <w:b/>
                <w:lang w:eastAsia="nl-NL"/>
              </w:rPr>
              <w:pPrChange w:id="3183" w:author="Joost Wijnings" w:date="2014-03-08T03:33:00Z">
                <w:pPr/>
              </w:pPrChange>
            </w:pPr>
          </w:p>
        </w:tc>
      </w:tr>
      <w:tr w:rsidR="005157DC" w14:paraId="29FE4041" w14:textId="77777777" w:rsidTr="00C52D66">
        <w:tc>
          <w:tcPr>
            <w:tcW w:w="6062" w:type="dxa"/>
          </w:tcPr>
          <w:p w14:paraId="19D1BEFE" w14:textId="2F2BB152" w:rsidR="005157DC" w:rsidRPr="00C709C8" w:rsidRDefault="00FD0AD5">
            <w:pPr>
              <w:keepNext/>
              <w:rPr>
                <w:b/>
                <w:lang w:eastAsia="nl-NL"/>
              </w:rPr>
              <w:pPrChange w:id="3184" w:author="Joost Wijnings" w:date="2014-03-08T03:33:00Z">
                <w:pPr/>
              </w:pPrChange>
            </w:pPr>
            <w:del w:id="3185" w:author="Joost Wijnings" w:date="2014-03-10T09:27:00Z">
              <w:r w:rsidDel="00237DAF">
                <w:rPr>
                  <w:b/>
                  <w:lang w:eastAsia="nl-NL"/>
                </w:rPr>
                <w:delText>StUF ZKN</w:delText>
              </w:r>
            </w:del>
            <w:ins w:id="3186" w:author="Joost Wijnings" w:date="2014-03-10T09:27:00Z">
              <w:r w:rsidR="00237DAF">
                <w:rPr>
                  <w:b/>
                  <w:lang w:eastAsia="nl-NL"/>
                </w:rPr>
                <w:t>StUF-ZKN</w:t>
              </w:r>
            </w:ins>
            <w:ins w:id="3187" w:author="Joost Wijnings" w:date="2014-03-08T03:33:00Z">
              <w:r w:rsidR="00084FC7">
                <w:rPr>
                  <w:b/>
                  <w:lang w:eastAsia="nl-NL"/>
                </w:rPr>
                <w:t>-</w:t>
              </w:r>
            </w:ins>
            <w:del w:id="3188" w:author="Joost Wijnings" w:date="2014-03-08T03:33:00Z">
              <w:r w:rsidDel="00084FC7">
                <w:rPr>
                  <w:b/>
                  <w:lang w:eastAsia="nl-NL"/>
                </w:rPr>
                <w:delText xml:space="preserve"> </w:delText>
              </w:r>
            </w:del>
            <w:r>
              <w:rPr>
                <w:b/>
                <w:lang w:eastAsia="nl-NL"/>
              </w:rPr>
              <w:t>E</w:t>
            </w:r>
            <w:r w:rsidRPr="00C709C8">
              <w:rPr>
                <w:b/>
                <w:lang w:eastAsia="nl-NL"/>
              </w:rPr>
              <w:t>lementen</w:t>
            </w:r>
          </w:p>
        </w:tc>
        <w:tc>
          <w:tcPr>
            <w:tcW w:w="3260" w:type="dxa"/>
          </w:tcPr>
          <w:p w14:paraId="1E98CCC0" w14:textId="19C5366B" w:rsidR="005157DC" w:rsidRPr="00C709C8" w:rsidRDefault="005157DC">
            <w:pPr>
              <w:keepNext/>
              <w:rPr>
                <w:b/>
                <w:lang w:eastAsia="nl-NL"/>
              </w:rPr>
              <w:pPrChange w:id="3189" w:author="Joost Wijnings" w:date="2014-03-08T03:33:00Z">
                <w:pPr/>
              </w:pPrChange>
            </w:pPr>
            <w:del w:id="3190" w:author="Joost Wijnings" w:date="2014-03-08T03:33:00Z">
              <w:r w:rsidDel="00084FC7">
                <w:rPr>
                  <w:b/>
                  <w:lang w:eastAsia="nl-NL"/>
                </w:rPr>
                <w:delText xml:space="preserve">RGBZ </w:delText>
              </w:r>
            </w:del>
            <w:ins w:id="3191" w:author="Joost Wijnings" w:date="2014-03-08T03:33:00Z">
              <w:r w:rsidR="00084FC7">
                <w:rPr>
                  <w:b/>
                  <w:lang w:eastAsia="nl-NL"/>
                </w:rPr>
                <w:t>RGBZ-</w:t>
              </w:r>
            </w:ins>
            <w:r>
              <w:rPr>
                <w:b/>
                <w:lang w:eastAsia="nl-NL"/>
              </w:rPr>
              <w:t>attribuut</w:t>
            </w:r>
          </w:p>
        </w:tc>
        <w:tc>
          <w:tcPr>
            <w:tcW w:w="709" w:type="dxa"/>
          </w:tcPr>
          <w:p w14:paraId="66F3973F" w14:textId="77777777" w:rsidR="005157DC" w:rsidRDefault="007924E2">
            <w:pPr>
              <w:keepNext/>
              <w:rPr>
                <w:b/>
                <w:lang w:eastAsia="nl-NL"/>
              </w:rPr>
              <w:pPrChange w:id="3192" w:author="Joost Wijnings" w:date="2014-03-08T03:33:00Z">
                <w:pPr/>
              </w:pPrChange>
            </w:pPr>
            <w:r>
              <w:rPr>
                <w:b/>
                <w:lang w:eastAsia="nl-NL"/>
              </w:rPr>
              <w:t>v/o</w:t>
            </w:r>
          </w:p>
        </w:tc>
      </w:tr>
      <w:tr w:rsidR="005157DC" w:rsidRPr="00C709C8" w14:paraId="58A8C22C" w14:textId="77777777" w:rsidTr="00C52D66">
        <w:tc>
          <w:tcPr>
            <w:tcW w:w="6062" w:type="dxa"/>
          </w:tcPr>
          <w:p w14:paraId="19F3B477" w14:textId="77777777" w:rsidR="005157DC" w:rsidRPr="00E40358" w:rsidRDefault="005157DC">
            <w:pPr>
              <w:keepNext/>
              <w:rPr>
                <w:lang w:eastAsia="nl-NL"/>
              </w:rPr>
              <w:pPrChange w:id="3193" w:author="Joost Wijnings" w:date="2014-03-08T03:33:00Z">
                <w:pPr/>
              </w:pPrChange>
            </w:pPr>
            <w:r w:rsidRPr="00E40358">
              <w:rPr>
                <w:lang w:eastAsia="nl-NL"/>
              </w:rPr>
              <w:t xml:space="preserve">antwoord . object . identificatie </w:t>
            </w:r>
          </w:p>
        </w:tc>
        <w:tc>
          <w:tcPr>
            <w:tcW w:w="3260" w:type="dxa"/>
          </w:tcPr>
          <w:p w14:paraId="355EEB35" w14:textId="77777777" w:rsidR="005157DC" w:rsidRPr="00C709C8" w:rsidRDefault="005157DC">
            <w:pPr>
              <w:keepNext/>
              <w:rPr>
                <w:b/>
                <w:lang w:eastAsia="nl-NL"/>
              </w:rPr>
              <w:pPrChange w:id="3194" w:author="Joost Wijnings" w:date="2014-03-08T03:33:00Z">
                <w:pPr/>
              </w:pPrChange>
            </w:pPr>
            <w:r>
              <w:rPr>
                <w:lang w:eastAsia="nl-NL"/>
              </w:rPr>
              <w:t>Documentidentificatie</w:t>
            </w:r>
          </w:p>
        </w:tc>
        <w:tc>
          <w:tcPr>
            <w:tcW w:w="709" w:type="dxa"/>
          </w:tcPr>
          <w:p w14:paraId="15723004" w14:textId="77777777" w:rsidR="005157DC" w:rsidRPr="00C709C8" w:rsidRDefault="005157DC">
            <w:pPr>
              <w:keepNext/>
              <w:rPr>
                <w:lang w:eastAsia="nl-NL"/>
              </w:rPr>
              <w:pPrChange w:id="3195" w:author="Joost Wijnings" w:date="2014-03-08T03:33:00Z">
                <w:pPr/>
              </w:pPrChange>
            </w:pPr>
            <w:r>
              <w:rPr>
                <w:lang w:eastAsia="nl-NL"/>
              </w:rPr>
              <w:t>v</w:t>
            </w:r>
          </w:p>
        </w:tc>
      </w:tr>
      <w:tr w:rsidR="003D27E5" w:rsidRPr="00C709C8" w14:paraId="1AD532D6" w14:textId="77777777" w:rsidTr="00C52D66">
        <w:tc>
          <w:tcPr>
            <w:tcW w:w="6062" w:type="dxa"/>
          </w:tcPr>
          <w:p w14:paraId="5D2DFF14" w14:textId="77777777" w:rsidR="003D27E5" w:rsidRPr="00C709C8" w:rsidRDefault="003D27E5">
            <w:pPr>
              <w:pStyle w:val="Geenafstand"/>
              <w:keepNext/>
              <w:rPr>
                <w:lang w:eastAsia="nl-NL"/>
              </w:rPr>
              <w:pPrChange w:id="3196" w:author="Joost Wijnings" w:date="2014-03-08T03:33:00Z">
                <w:pPr>
                  <w:pStyle w:val="Geenafstand"/>
                </w:pPr>
              </w:pPrChange>
            </w:pPr>
            <w:r>
              <w:rPr>
                <w:lang w:eastAsia="nl-NL"/>
              </w:rPr>
              <w:t xml:space="preserve">antwoord . </w:t>
            </w:r>
            <w:r w:rsidRPr="00C709C8">
              <w:rPr>
                <w:lang w:eastAsia="nl-NL"/>
              </w:rPr>
              <w:t xml:space="preserve">object . </w:t>
            </w:r>
            <w:r>
              <w:rPr>
                <w:lang w:eastAsia="nl-NL"/>
              </w:rPr>
              <w:t xml:space="preserve">isRelevantVoor . gerelateerde . </w:t>
            </w:r>
            <w:r w:rsidRPr="00C709C8">
              <w:rPr>
                <w:lang w:eastAsia="nl-NL"/>
              </w:rPr>
              <w:t>identificatie</w:t>
            </w:r>
          </w:p>
        </w:tc>
        <w:tc>
          <w:tcPr>
            <w:tcW w:w="3260" w:type="dxa"/>
          </w:tcPr>
          <w:p w14:paraId="489F8E16" w14:textId="77777777" w:rsidR="003D27E5" w:rsidRDefault="003D27E5">
            <w:pPr>
              <w:keepNext/>
              <w:rPr>
                <w:lang w:eastAsia="nl-NL"/>
              </w:rPr>
              <w:pPrChange w:id="3197" w:author="Joost Wijnings" w:date="2014-03-08T03:33:00Z">
                <w:pPr/>
              </w:pPrChange>
            </w:pPr>
            <w:r>
              <w:rPr>
                <w:lang w:eastAsia="nl-NL"/>
              </w:rPr>
              <w:t>Zaakidentificatie</w:t>
            </w:r>
          </w:p>
        </w:tc>
        <w:tc>
          <w:tcPr>
            <w:tcW w:w="709" w:type="dxa"/>
          </w:tcPr>
          <w:p w14:paraId="2C1ACA72" w14:textId="77777777" w:rsidR="003D27E5" w:rsidRDefault="003D27E5">
            <w:pPr>
              <w:keepNext/>
              <w:rPr>
                <w:lang w:eastAsia="nl-NL"/>
              </w:rPr>
              <w:pPrChange w:id="3198" w:author="Joost Wijnings" w:date="2014-03-08T03:33:00Z">
                <w:pPr/>
              </w:pPrChange>
            </w:pPr>
            <w:r>
              <w:rPr>
                <w:lang w:eastAsia="nl-NL"/>
              </w:rPr>
              <w:t>o</w:t>
            </w:r>
          </w:p>
        </w:tc>
      </w:tr>
      <w:tr w:rsidR="003D27E5" w:rsidRPr="00394325" w14:paraId="39B74997" w14:textId="77777777" w:rsidTr="00C52D66">
        <w:tc>
          <w:tcPr>
            <w:tcW w:w="6062" w:type="dxa"/>
          </w:tcPr>
          <w:p w14:paraId="000BF0CC" w14:textId="77777777" w:rsidR="003D27E5" w:rsidRDefault="003D27E5">
            <w:pPr>
              <w:keepNext/>
              <w:rPr>
                <w:lang w:eastAsia="nl-NL"/>
              </w:rPr>
              <w:pPrChange w:id="3199" w:author="Joost Wijnings" w:date="2014-03-08T03:33:00Z">
                <w:pPr/>
              </w:pPrChange>
            </w:pPr>
            <w:r>
              <w:rPr>
                <w:lang w:eastAsia="nl-NL"/>
              </w:rPr>
              <w:t>antwoord . object . dct.omschrijving</w:t>
            </w:r>
          </w:p>
        </w:tc>
        <w:tc>
          <w:tcPr>
            <w:tcW w:w="3260" w:type="dxa"/>
          </w:tcPr>
          <w:p w14:paraId="6521664C" w14:textId="77777777" w:rsidR="003D27E5" w:rsidRPr="00394325" w:rsidRDefault="003D27E5">
            <w:pPr>
              <w:keepNext/>
              <w:rPr>
                <w:lang w:eastAsia="nl-NL"/>
              </w:rPr>
              <w:pPrChange w:id="3200" w:author="Joost Wijnings" w:date="2014-03-08T03:33:00Z">
                <w:pPr/>
              </w:pPrChange>
            </w:pPr>
            <w:r>
              <w:rPr>
                <w:lang w:eastAsia="nl-NL"/>
              </w:rPr>
              <w:t>Documenttype omschrijving</w:t>
            </w:r>
          </w:p>
        </w:tc>
        <w:tc>
          <w:tcPr>
            <w:tcW w:w="709" w:type="dxa"/>
          </w:tcPr>
          <w:p w14:paraId="4D5E678C" w14:textId="77777777" w:rsidR="003D27E5" w:rsidRPr="00394325" w:rsidRDefault="003D27E5">
            <w:pPr>
              <w:keepNext/>
              <w:pPrChange w:id="3201" w:author="Joost Wijnings" w:date="2014-03-08T03:33:00Z">
                <w:pPr/>
              </w:pPrChange>
            </w:pPr>
            <w:r>
              <w:t>o</w:t>
            </w:r>
          </w:p>
        </w:tc>
      </w:tr>
      <w:tr w:rsidR="003D27E5" w:rsidRPr="00394325" w14:paraId="7C5F618A" w14:textId="77777777" w:rsidTr="00C52D66">
        <w:tc>
          <w:tcPr>
            <w:tcW w:w="6062" w:type="dxa"/>
          </w:tcPr>
          <w:p w14:paraId="478EF6A1" w14:textId="77777777" w:rsidR="003D27E5" w:rsidRDefault="003D27E5">
            <w:pPr>
              <w:keepNext/>
              <w:rPr>
                <w:lang w:eastAsia="nl-NL"/>
              </w:rPr>
              <w:pPrChange w:id="3202" w:author="Joost Wijnings" w:date="2014-03-08T03:33:00Z">
                <w:pPr/>
              </w:pPrChange>
            </w:pPr>
            <w:r>
              <w:rPr>
                <w:lang w:eastAsia="nl-NL"/>
              </w:rPr>
              <w:t>antwoord . object . dct.categorie</w:t>
            </w:r>
          </w:p>
        </w:tc>
        <w:tc>
          <w:tcPr>
            <w:tcW w:w="3260" w:type="dxa"/>
          </w:tcPr>
          <w:p w14:paraId="529850FC" w14:textId="77777777" w:rsidR="003D27E5" w:rsidRDefault="003D27E5">
            <w:pPr>
              <w:keepNext/>
              <w:rPr>
                <w:lang w:eastAsia="nl-NL"/>
              </w:rPr>
              <w:pPrChange w:id="3203" w:author="Joost Wijnings" w:date="2014-03-08T03:33:00Z">
                <w:pPr/>
              </w:pPrChange>
            </w:pPr>
            <w:r>
              <w:rPr>
                <w:lang w:eastAsia="nl-NL"/>
              </w:rPr>
              <w:t>Docmenttype categorie</w:t>
            </w:r>
          </w:p>
        </w:tc>
        <w:tc>
          <w:tcPr>
            <w:tcW w:w="709" w:type="dxa"/>
          </w:tcPr>
          <w:p w14:paraId="3867ACDD" w14:textId="77777777" w:rsidR="003D27E5" w:rsidRDefault="003D27E5">
            <w:pPr>
              <w:keepNext/>
              <w:pPrChange w:id="3204" w:author="Joost Wijnings" w:date="2014-03-08T03:33:00Z">
                <w:pPr/>
              </w:pPrChange>
            </w:pPr>
            <w:r>
              <w:t>o</w:t>
            </w:r>
          </w:p>
        </w:tc>
      </w:tr>
      <w:tr w:rsidR="003D27E5" w14:paraId="16BA0CF7" w14:textId="77777777" w:rsidTr="00C52D66">
        <w:tc>
          <w:tcPr>
            <w:tcW w:w="6062" w:type="dxa"/>
          </w:tcPr>
          <w:p w14:paraId="722DE15E" w14:textId="77777777" w:rsidR="003D27E5" w:rsidRDefault="003D27E5">
            <w:pPr>
              <w:keepNext/>
              <w:rPr>
                <w:lang w:eastAsia="nl-NL"/>
              </w:rPr>
              <w:pPrChange w:id="3205" w:author="Joost Wijnings" w:date="2014-03-08T03:33:00Z">
                <w:pPr/>
              </w:pPrChange>
            </w:pPr>
            <w:r>
              <w:rPr>
                <w:lang w:eastAsia="nl-NL"/>
              </w:rPr>
              <w:t>antwoord . object . titel</w:t>
            </w:r>
          </w:p>
        </w:tc>
        <w:tc>
          <w:tcPr>
            <w:tcW w:w="3260" w:type="dxa"/>
          </w:tcPr>
          <w:p w14:paraId="652BC543" w14:textId="77777777" w:rsidR="003D27E5" w:rsidRPr="00394325" w:rsidRDefault="003D27E5">
            <w:pPr>
              <w:keepNext/>
              <w:pPrChange w:id="3206" w:author="Joost Wijnings" w:date="2014-03-08T03:33:00Z">
                <w:pPr/>
              </w:pPrChange>
            </w:pPr>
            <w:r>
              <w:t>Documenttitel</w:t>
            </w:r>
          </w:p>
        </w:tc>
        <w:tc>
          <w:tcPr>
            <w:tcW w:w="709" w:type="dxa"/>
          </w:tcPr>
          <w:p w14:paraId="5B3B8DC1" w14:textId="35BFC6F7" w:rsidR="003D27E5" w:rsidRDefault="003D27E5">
            <w:pPr>
              <w:keepNext/>
              <w:pPrChange w:id="3207" w:author="Joost Wijnings" w:date="2014-03-08T03:33:00Z">
                <w:pPr/>
              </w:pPrChange>
            </w:pPr>
            <w:del w:id="3208" w:author="Michiel Verhoef" w:date="2015-06-26T10:32:00Z">
              <w:r w:rsidDel="004A14CC">
                <w:delText>o</w:delText>
              </w:r>
            </w:del>
            <w:ins w:id="3209" w:author="Michiel Verhoef" w:date="2015-06-26T10:32:00Z">
              <w:r w:rsidR="004A14CC">
                <w:t>v</w:t>
              </w:r>
            </w:ins>
          </w:p>
        </w:tc>
      </w:tr>
      <w:tr w:rsidR="003D27E5" w:rsidRPr="00172CD1" w14:paraId="13BEF1E8" w14:textId="77777777" w:rsidTr="00C52D66">
        <w:tc>
          <w:tcPr>
            <w:tcW w:w="6062" w:type="dxa"/>
          </w:tcPr>
          <w:p w14:paraId="7A903020" w14:textId="77777777" w:rsidR="003D27E5" w:rsidRDefault="003D27E5">
            <w:pPr>
              <w:keepNext/>
              <w:rPr>
                <w:lang w:eastAsia="nl-NL"/>
              </w:rPr>
              <w:pPrChange w:id="3210" w:author="Joost Wijnings" w:date="2014-03-08T03:33:00Z">
                <w:pPr/>
              </w:pPrChange>
            </w:pPr>
            <w:r>
              <w:rPr>
                <w:lang w:eastAsia="nl-NL"/>
              </w:rPr>
              <w:t>antwoord . object . creatiedatum</w:t>
            </w:r>
          </w:p>
        </w:tc>
        <w:tc>
          <w:tcPr>
            <w:tcW w:w="3260" w:type="dxa"/>
          </w:tcPr>
          <w:p w14:paraId="08933802" w14:textId="77777777" w:rsidR="003D27E5" w:rsidRPr="00172CD1" w:rsidRDefault="003D27E5">
            <w:pPr>
              <w:keepNext/>
              <w:rPr>
                <w:lang w:eastAsia="nl-NL"/>
              </w:rPr>
              <w:pPrChange w:id="3211" w:author="Joost Wijnings" w:date="2014-03-08T03:33:00Z">
                <w:pPr/>
              </w:pPrChange>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Documentcreatiedatum</w:t>
            </w:r>
            <w:r w:rsidRPr="00172CD1">
              <w:rPr>
                <w:lang w:eastAsia="nl-NL"/>
              </w:rPr>
              <w:fldChar w:fldCharType="end"/>
            </w:r>
          </w:p>
        </w:tc>
        <w:tc>
          <w:tcPr>
            <w:tcW w:w="709" w:type="dxa"/>
          </w:tcPr>
          <w:p w14:paraId="12D86C49" w14:textId="77777777" w:rsidR="003D27E5" w:rsidRPr="00172CD1" w:rsidRDefault="003D27E5">
            <w:pPr>
              <w:keepNext/>
              <w:rPr>
                <w:lang w:eastAsia="nl-NL"/>
              </w:rPr>
              <w:pPrChange w:id="3212" w:author="Joost Wijnings" w:date="2014-03-08T03:33:00Z">
                <w:pPr/>
              </w:pPrChange>
            </w:pPr>
            <w:r w:rsidRPr="00172CD1">
              <w:rPr>
                <w:lang w:eastAsia="nl-NL"/>
              </w:rPr>
              <w:t>v</w:t>
            </w:r>
          </w:p>
        </w:tc>
      </w:tr>
      <w:tr w:rsidR="003D27E5" w:rsidRPr="00172CD1" w14:paraId="22D1D813" w14:textId="77777777" w:rsidTr="00C52D66">
        <w:tc>
          <w:tcPr>
            <w:tcW w:w="6062" w:type="dxa"/>
          </w:tcPr>
          <w:p w14:paraId="1F530C67" w14:textId="77777777" w:rsidR="003D27E5" w:rsidRDefault="003D27E5">
            <w:pPr>
              <w:keepNext/>
              <w:rPr>
                <w:lang w:eastAsia="nl-NL"/>
              </w:rPr>
              <w:pPrChange w:id="3213" w:author="Joost Wijnings" w:date="2014-03-08T03:33:00Z">
                <w:pPr/>
              </w:pPrChange>
            </w:pPr>
            <w:r>
              <w:rPr>
                <w:lang w:eastAsia="nl-NL"/>
              </w:rPr>
              <w:t>antwoord . object . ontvangstdatum</w:t>
            </w:r>
          </w:p>
        </w:tc>
        <w:tc>
          <w:tcPr>
            <w:tcW w:w="3260" w:type="dxa"/>
          </w:tcPr>
          <w:p w14:paraId="500F8AF5" w14:textId="77777777" w:rsidR="003D27E5" w:rsidRPr="00172CD1" w:rsidRDefault="003D27E5">
            <w:pPr>
              <w:keepNext/>
              <w:rPr>
                <w:lang w:eastAsia="nl-NL"/>
              </w:rPr>
              <w:pPrChange w:id="3214" w:author="Joost Wijnings" w:date="2014-03-08T03:33:00Z">
                <w:pPr/>
              </w:pPrChange>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Documentontvangstdatum</w:t>
            </w:r>
            <w:r w:rsidRPr="00172CD1">
              <w:rPr>
                <w:lang w:eastAsia="nl-NL"/>
              </w:rPr>
              <w:fldChar w:fldCharType="end"/>
            </w:r>
          </w:p>
        </w:tc>
        <w:tc>
          <w:tcPr>
            <w:tcW w:w="709" w:type="dxa"/>
          </w:tcPr>
          <w:p w14:paraId="7F52B40A" w14:textId="77777777" w:rsidR="003D27E5" w:rsidRPr="00172CD1" w:rsidRDefault="003D27E5">
            <w:pPr>
              <w:keepNext/>
              <w:rPr>
                <w:lang w:eastAsia="nl-NL"/>
              </w:rPr>
              <w:pPrChange w:id="3215" w:author="Joost Wijnings" w:date="2014-03-08T03:33:00Z">
                <w:pPr/>
              </w:pPrChange>
            </w:pPr>
            <w:r w:rsidRPr="00172CD1">
              <w:rPr>
                <w:lang w:eastAsia="nl-NL"/>
              </w:rPr>
              <w:t>o</w:t>
            </w:r>
          </w:p>
        </w:tc>
      </w:tr>
      <w:tr w:rsidR="003D27E5" w:rsidRPr="00172CD1" w:rsidDel="004A14CC" w14:paraId="6C0EF5E1" w14:textId="2CA6B32F" w:rsidTr="00C52D66">
        <w:trPr>
          <w:del w:id="3216" w:author="Michiel Verhoef" w:date="2015-06-26T10:32:00Z"/>
        </w:trPr>
        <w:tc>
          <w:tcPr>
            <w:tcW w:w="6062" w:type="dxa"/>
          </w:tcPr>
          <w:p w14:paraId="675B0EDE" w14:textId="642DA476" w:rsidR="003D27E5" w:rsidDel="004A14CC" w:rsidRDefault="003D27E5">
            <w:pPr>
              <w:keepNext/>
              <w:rPr>
                <w:del w:id="3217" w:author="Michiel Verhoef" w:date="2015-06-26T10:32:00Z"/>
                <w:lang w:eastAsia="nl-NL"/>
              </w:rPr>
              <w:pPrChange w:id="3218" w:author="Joost Wijnings" w:date="2014-03-08T03:33:00Z">
                <w:pPr/>
              </w:pPrChange>
            </w:pPr>
            <w:del w:id="3219" w:author="Michiel Verhoef" w:date="2015-06-26T10:32:00Z">
              <w:r w:rsidDel="004A14CC">
                <w:rPr>
                  <w:lang w:eastAsia="nl-NL"/>
                </w:rPr>
                <w:delText>antwoord . object . titel</w:delText>
              </w:r>
            </w:del>
          </w:p>
        </w:tc>
        <w:tc>
          <w:tcPr>
            <w:tcW w:w="3260" w:type="dxa"/>
          </w:tcPr>
          <w:p w14:paraId="2B563CCE" w14:textId="3697D80D" w:rsidR="003D27E5" w:rsidRPr="00172CD1" w:rsidDel="004A14CC" w:rsidRDefault="003D27E5">
            <w:pPr>
              <w:keepNext/>
              <w:rPr>
                <w:del w:id="3220" w:author="Michiel Verhoef" w:date="2015-06-26T10:32:00Z"/>
                <w:lang w:eastAsia="nl-NL"/>
              </w:rPr>
              <w:pPrChange w:id="3221" w:author="Joost Wijnings" w:date="2014-03-08T03:33:00Z">
                <w:pPr/>
              </w:pPrChange>
            </w:pPr>
            <w:del w:id="3222" w:author="Michiel Verhoef" w:date="2015-06-26T10:32:00Z">
              <w:r w:rsidRPr="00172CD1" w:rsidDel="004A14CC">
                <w:rPr>
                  <w:lang w:eastAsia="nl-NL"/>
                </w:rPr>
                <w:delText>Documenttitel</w:delText>
              </w:r>
            </w:del>
          </w:p>
        </w:tc>
        <w:tc>
          <w:tcPr>
            <w:tcW w:w="709" w:type="dxa"/>
          </w:tcPr>
          <w:p w14:paraId="266782BB" w14:textId="4127BDBC" w:rsidR="003D27E5" w:rsidRPr="00172CD1" w:rsidDel="004A14CC" w:rsidRDefault="003D27E5">
            <w:pPr>
              <w:keepNext/>
              <w:rPr>
                <w:del w:id="3223" w:author="Michiel Verhoef" w:date="2015-06-26T10:32:00Z"/>
                <w:lang w:eastAsia="nl-NL"/>
              </w:rPr>
              <w:pPrChange w:id="3224" w:author="Joost Wijnings" w:date="2014-03-08T03:33:00Z">
                <w:pPr/>
              </w:pPrChange>
            </w:pPr>
            <w:del w:id="3225" w:author="Michiel Verhoef" w:date="2015-06-26T10:32:00Z">
              <w:r w:rsidRPr="00172CD1" w:rsidDel="004A14CC">
                <w:rPr>
                  <w:lang w:eastAsia="nl-NL"/>
                </w:rPr>
                <w:delText>v</w:delText>
              </w:r>
            </w:del>
          </w:p>
        </w:tc>
      </w:tr>
      <w:tr w:rsidR="003D27E5" w:rsidRPr="00172CD1" w14:paraId="1F1A737E" w14:textId="77777777" w:rsidTr="00C52D66">
        <w:tc>
          <w:tcPr>
            <w:tcW w:w="6062" w:type="dxa"/>
          </w:tcPr>
          <w:p w14:paraId="14FBB08D" w14:textId="77777777" w:rsidR="003D27E5" w:rsidRDefault="003D27E5">
            <w:pPr>
              <w:keepNext/>
              <w:rPr>
                <w:lang w:eastAsia="nl-NL"/>
              </w:rPr>
              <w:pPrChange w:id="3226" w:author="Joost Wijnings" w:date="2014-03-08T03:33:00Z">
                <w:pPr/>
              </w:pPrChange>
            </w:pPr>
            <w:r>
              <w:rPr>
                <w:lang w:eastAsia="nl-NL"/>
              </w:rPr>
              <w:t>antwoord . object . beschrijving</w:t>
            </w:r>
          </w:p>
        </w:tc>
        <w:tc>
          <w:tcPr>
            <w:tcW w:w="3260" w:type="dxa"/>
          </w:tcPr>
          <w:p w14:paraId="16B0D5C9" w14:textId="77777777" w:rsidR="003D27E5" w:rsidRPr="00172CD1" w:rsidRDefault="003D27E5">
            <w:pPr>
              <w:keepNext/>
              <w:rPr>
                <w:lang w:eastAsia="nl-NL"/>
              </w:rPr>
              <w:pPrChange w:id="3227" w:author="Joost Wijnings" w:date="2014-03-08T03:33:00Z">
                <w:pPr/>
              </w:pPrChange>
            </w:pPr>
            <w:r w:rsidRPr="00172CD1">
              <w:rPr>
                <w:lang w:eastAsia="nl-NL"/>
              </w:rPr>
              <w:t>Documentbeschrijving</w:t>
            </w:r>
          </w:p>
        </w:tc>
        <w:tc>
          <w:tcPr>
            <w:tcW w:w="709" w:type="dxa"/>
          </w:tcPr>
          <w:p w14:paraId="19063B37" w14:textId="77777777" w:rsidR="003D27E5" w:rsidRPr="00172CD1" w:rsidRDefault="003D27E5">
            <w:pPr>
              <w:keepNext/>
              <w:rPr>
                <w:lang w:eastAsia="nl-NL"/>
              </w:rPr>
              <w:pPrChange w:id="3228" w:author="Joost Wijnings" w:date="2014-03-08T03:33:00Z">
                <w:pPr/>
              </w:pPrChange>
            </w:pPr>
            <w:r w:rsidRPr="00172CD1">
              <w:rPr>
                <w:lang w:eastAsia="nl-NL"/>
              </w:rPr>
              <w:t>o</w:t>
            </w:r>
          </w:p>
        </w:tc>
      </w:tr>
      <w:tr w:rsidR="003D27E5" w:rsidRPr="00172CD1" w14:paraId="7661D0F0" w14:textId="77777777" w:rsidTr="00C52D66">
        <w:tc>
          <w:tcPr>
            <w:tcW w:w="6062" w:type="dxa"/>
          </w:tcPr>
          <w:p w14:paraId="54CD5953" w14:textId="77777777" w:rsidR="003D27E5" w:rsidRDefault="003D27E5">
            <w:pPr>
              <w:keepNext/>
              <w:rPr>
                <w:lang w:eastAsia="nl-NL"/>
              </w:rPr>
              <w:pPrChange w:id="3229" w:author="Joost Wijnings" w:date="2014-03-08T03:33:00Z">
                <w:pPr/>
              </w:pPrChange>
            </w:pPr>
            <w:r>
              <w:rPr>
                <w:lang w:eastAsia="nl-NL"/>
              </w:rPr>
              <w:t>antwoord . object . verzenddatum</w:t>
            </w:r>
          </w:p>
        </w:tc>
        <w:tc>
          <w:tcPr>
            <w:tcW w:w="3260" w:type="dxa"/>
          </w:tcPr>
          <w:p w14:paraId="64E8B9F7" w14:textId="77777777" w:rsidR="003D27E5" w:rsidRPr="00172CD1" w:rsidRDefault="003D27E5">
            <w:pPr>
              <w:keepNext/>
              <w:rPr>
                <w:lang w:eastAsia="nl-NL"/>
              </w:rPr>
              <w:pPrChange w:id="3230" w:author="Joost Wijnings" w:date="2014-03-08T03:33:00Z">
                <w:pPr/>
              </w:pPrChange>
            </w:pPr>
            <w:r w:rsidRPr="00172CD1">
              <w:rPr>
                <w:lang w:eastAsia="nl-NL"/>
              </w:rPr>
              <w:t>Document verzenddatum</w:t>
            </w:r>
          </w:p>
        </w:tc>
        <w:tc>
          <w:tcPr>
            <w:tcW w:w="709" w:type="dxa"/>
          </w:tcPr>
          <w:p w14:paraId="4F331963" w14:textId="77777777" w:rsidR="003D27E5" w:rsidRPr="00172CD1" w:rsidRDefault="003D27E5">
            <w:pPr>
              <w:keepNext/>
              <w:rPr>
                <w:lang w:eastAsia="nl-NL"/>
              </w:rPr>
              <w:pPrChange w:id="3231" w:author="Joost Wijnings" w:date="2014-03-08T03:33:00Z">
                <w:pPr/>
              </w:pPrChange>
            </w:pPr>
            <w:r w:rsidRPr="00172CD1">
              <w:rPr>
                <w:lang w:eastAsia="nl-NL"/>
              </w:rPr>
              <w:t>o</w:t>
            </w:r>
          </w:p>
        </w:tc>
      </w:tr>
      <w:tr w:rsidR="003D27E5" w:rsidRPr="00172CD1" w14:paraId="1EDD26A8" w14:textId="77777777" w:rsidTr="00C52D66">
        <w:tc>
          <w:tcPr>
            <w:tcW w:w="6062" w:type="dxa"/>
          </w:tcPr>
          <w:p w14:paraId="21998F8F" w14:textId="77777777" w:rsidR="003D27E5" w:rsidRDefault="003D27E5">
            <w:pPr>
              <w:keepNext/>
              <w:rPr>
                <w:lang w:eastAsia="nl-NL"/>
              </w:rPr>
              <w:pPrChange w:id="3232" w:author="Joost Wijnings" w:date="2014-03-08T03:33:00Z">
                <w:pPr/>
              </w:pPrChange>
            </w:pPr>
            <w:r>
              <w:rPr>
                <w:lang w:eastAsia="nl-NL"/>
              </w:rPr>
              <w:t>antwoord . object . vertrouwelijkAanduiding</w:t>
            </w:r>
          </w:p>
        </w:tc>
        <w:tc>
          <w:tcPr>
            <w:tcW w:w="3260" w:type="dxa"/>
          </w:tcPr>
          <w:p w14:paraId="1B252AE8" w14:textId="77777777" w:rsidR="003D27E5" w:rsidRPr="00172CD1" w:rsidRDefault="003D27E5">
            <w:pPr>
              <w:keepNext/>
              <w:rPr>
                <w:lang w:eastAsia="nl-NL"/>
              </w:rPr>
              <w:pPrChange w:id="3233" w:author="Joost Wijnings" w:date="2014-03-08T03:33:00Z">
                <w:pPr/>
              </w:pPrChange>
            </w:pPr>
            <w:r w:rsidRPr="00172CD1">
              <w:rPr>
                <w:lang w:eastAsia="nl-NL"/>
              </w:rPr>
              <w:t>Vertrouwelijkaanduiding</w:t>
            </w:r>
          </w:p>
        </w:tc>
        <w:tc>
          <w:tcPr>
            <w:tcW w:w="709" w:type="dxa"/>
          </w:tcPr>
          <w:p w14:paraId="7BEBC478" w14:textId="77777777" w:rsidR="003D27E5" w:rsidRPr="00172CD1" w:rsidRDefault="003D27E5">
            <w:pPr>
              <w:keepNext/>
              <w:rPr>
                <w:lang w:eastAsia="nl-NL"/>
              </w:rPr>
              <w:pPrChange w:id="3234" w:author="Joost Wijnings" w:date="2014-03-08T03:33:00Z">
                <w:pPr/>
              </w:pPrChange>
            </w:pPr>
            <w:r w:rsidRPr="00172CD1">
              <w:rPr>
                <w:lang w:eastAsia="nl-NL"/>
              </w:rPr>
              <w:t>v</w:t>
            </w:r>
          </w:p>
        </w:tc>
      </w:tr>
      <w:tr w:rsidR="003D27E5" w:rsidRPr="00172CD1" w14:paraId="2B491582" w14:textId="77777777" w:rsidTr="00C52D66">
        <w:tc>
          <w:tcPr>
            <w:tcW w:w="6062" w:type="dxa"/>
          </w:tcPr>
          <w:p w14:paraId="2520C6A3" w14:textId="77777777" w:rsidR="003D27E5" w:rsidRDefault="003D27E5">
            <w:pPr>
              <w:keepNext/>
              <w:rPr>
                <w:lang w:eastAsia="nl-NL"/>
              </w:rPr>
              <w:pPrChange w:id="3235" w:author="Joost Wijnings" w:date="2014-03-08T03:33:00Z">
                <w:pPr/>
              </w:pPrChange>
            </w:pPr>
            <w:r>
              <w:rPr>
                <w:lang w:eastAsia="nl-NL"/>
              </w:rPr>
              <w:t>antwoord . object . auteur</w:t>
            </w:r>
          </w:p>
        </w:tc>
        <w:tc>
          <w:tcPr>
            <w:tcW w:w="3260" w:type="dxa"/>
          </w:tcPr>
          <w:p w14:paraId="75711941" w14:textId="77777777" w:rsidR="003D27E5" w:rsidRPr="00172CD1" w:rsidRDefault="003D27E5">
            <w:pPr>
              <w:keepNext/>
              <w:rPr>
                <w:lang w:eastAsia="nl-NL"/>
              </w:rPr>
              <w:pPrChange w:id="3236" w:author="Joost Wijnings" w:date="2014-03-08T03:33:00Z">
                <w:pPr/>
              </w:pPrChange>
            </w:pPr>
            <w:r w:rsidRPr="00172CD1">
              <w:rPr>
                <w:lang w:eastAsia="nl-NL"/>
              </w:rPr>
              <w:t>Documentauteur</w:t>
            </w:r>
          </w:p>
        </w:tc>
        <w:tc>
          <w:tcPr>
            <w:tcW w:w="709" w:type="dxa"/>
          </w:tcPr>
          <w:p w14:paraId="0EE2BBBE" w14:textId="77777777" w:rsidR="003D27E5" w:rsidRPr="00172CD1" w:rsidRDefault="003D27E5">
            <w:pPr>
              <w:keepNext/>
              <w:rPr>
                <w:lang w:eastAsia="nl-NL"/>
              </w:rPr>
              <w:pPrChange w:id="3237" w:author="Joost Wijnings" w:date="2014-03-08T03:33:00Z">
                <w:pPr/>
              </w:pPrChange>
            </w:pPr>
            <w:r w:rsidRPr="00172CD1">
              <w:rPr>
                <w:lang w:eastAsia="nl-NL"/>
              </w:rPr>
              <w:t>v</w:t>
            </w:r>
          </w:p>
        </w:tc>
      </w:tr>
      <w:tr w:rsidR="003D27E5" w:rsidRPr="00172CD1" w14:paraId="7ED0F4AD" w14:textId="77777777" w:rsidTr="00C52D66">
        <w:tc>
          <w:tcPr>
            <w:tcW w:w="6062" w:type="dxa"/>
          </w:tcPr>
          <w:p w14:paraId="2DCAD985" w14:textId="77777777" w:rsidR="003D27E5" w:rsidRDefault="003D27E5">
            <w:pPr>
              <w:keepNext/>
              <w:rPr>
                <w:lang w:eastAsia="nl-NL"/>
              </w:rPr>
              <w:pPrChange w:id="3238" w:author="Joost Wijnings" w:date="2014-03-08T03:33:00Z">
                <w:pPr/>
              </w:pPrChange>
            </w:pPr>
            <w:r>
              <w:rPr>
                <w:lang w:eastAsia="nl-NL"/>
              </w:rPr>
              <w:t>antwoord . object . formaat</w:t>
            </w:r>
          </w:p>
        </w:tc>
        <w:tc>
          <w:tcPr>
            <w:tcW w:w="3260" w:type="dxa"/>
          </w:tcPr>
          <w:p w14:paraId="5A078D1F" w14:textId="77777777" w:rsidR="003D27E5" w:rsidRPr="00172CD1" w:rsidRDefault="003D27E5">
            <w:pPr>
              <w:keepNext/>
              <w:rPr>
                <w:lang w:eastAsia="nl-NL"/>
              </w:rPr>
              <w:pPrChange w:id="3239" w:author="Joost Wijnings" w:date="2014-03-08T03:33:00Z">
                <w:pPr/>
              </w:pPrChange>
            </w:pPr>
            <w:r w:rsidRPr="00172CD1">
              <w:rPr>
                <w:lang w:eastAsia="nl-NL"/>
              </w:rPr>
              <w:t>Documentformaat</w:t>
            </w:r>
          </w:p>
        </w:tc>
        <w:tc>
          <w:tcPr>
            <w:tcW w:w="709" w:type="dxa"/>
          </w:tcPr>
          <w:p w14:paraId="6EBDB4E0" w14:textId="77777777" w:rsidR="003D27E5" w:rsidRPr="00172CD1" w:rsidRDefault="003D27E5">
            <w:pPr>
              <w:keepNext/>
              <w:rPr>
                <w:lang w:eastAsia="nl-NL"/>
              </w:rPr>
              <w:pPrChange w:id="3240" w:author="Joost Wijnings" w:date="2014-03-08T03:33:00Z">
                <w:pPr/>
              </w:pPrChange>
            </w:pPr>
            <w:r w:rsidRPr="00172CD1">
              <w:rPr>
                <w:lang w:eastAsia="nl-NL"/>
              </w:rPr>
              <w:t>v</w:t>
            </w:r>
          </w:p>
        </w:tc>
      </w:tr>
      <w:tr w:rsidR="003D27E5" w:rsidRPr="00172CD1" w14:paraId="3A43FA31" w14:textId="77777777" w:rsidTr="00C52D66">
        <w:tc>
          <w:tcPr>
            <w:tcW w:w="6062" w:type="dxa"/>
          </w:tcPr>
          <w:p w14:paraId="31478211" w14:textId="77777777" w:rsidR="003D27E5" w:rsidRDefault="003D27E5">
            <w:pPr>
              <w:keepNext/>
              <w:rPr>
                <w:lang w:eastAsia="nl-NL"/>
              </w:rPr>
              <w:pPrChange w:id="3241" w:author="Joost Wijnings" w:date="2014-03-08T03:33:00Z">
                <w:pPr/>
              </w:pPrChange>
            </w:pPr>
            <w:r>
              <w:rPr>
                <w:lang w:eastAsia="nl-NL"/>
              </w:rPr>
              <w:t>antwoord . object . taal</w:t>
            </w:r>
          </w:p>
        </w:tc>
        <w:tc>
          <w:tcPr>
            <w:tcW w:w="3260" w:type="dxa"/>
          </w:tcPr>
          <w:p w14:paraId="1F558B56" w14:textId="77777777" w:rsidR="003D27E5" w:rsidRPr="00172CD1" w:rsidRDefault="003D27E5">
            <w:pPr>
              <w:keepNext/>
              <w:rPr>
                <w:lang w:eastAsia="nl-NL"/>
              </w:rPr>
              <w:pPrChange w:id="3242" w:author="Joost Wijnings" w:date="2014-03-08T03:33:00Z">
                <w:pPr/>
              </w:pPrChange>
            </w:pPr>
            <w:r w:rsidRPr="00172CD1">
              <w:rPr>
                <w:lang w:eastAsia="nl-NL"/>
              </w:rPr>
              <w:t>Documenttaal</w:t>
            </w:r>
          </w:p>
        </w:tc>
        <w:tc>
          <w:tcPr>
            <w:tcW w:w="709" w:type="dxa"/>
          </w:tcPr>
          <w:p w14:paraId="2FCF2ED2" w14:textId="77777777" w:rsidR="003D27E5" w:rsidRPr="00172CD1" w:rsidRDefault="003D27E5">
            <w:pPr>
              <w:keepNext/>
              <w:rPr>
                <w:lang w:eastAsia="nl-NL"/>
              </w:rPr>
              <w:pPrChange w:id="3243" w:author="Joost Wijnings" w:date="2014-03-08T03:33:00Z">
                <w:pPr/>
              </w:pPrChange>
            </w:pPr>
            <w:r w:rsidRPr="00172CD1">
              <w:rPr>
                <w:lang w:eastAsia="nl-NL"/>
              </w:rPr>
              <w:t>v</w:t>
            </w:r>
          </w:p>
        </w:tc>
      </w:tr>
      <w:tr w:rsidR="003D27E5" w:rsidRPr="00172CD1" w14:paraId="6CE7BE01" w14:textId="77777777" w:rsidTr="00C52D66">
        <w:tc>
          <w:tcPr>
            <w:tcW w:w="6062" w:type="dxa"/>
          </w:tcPr>
          <w:p w14:paraId="5CE203B7" w14:textId="77777777" w:rsidR="003D27E5" w:rsidRDefault="003D27E5">
            <w:pPr>
              <w:keepNext/>
              <w:rPr>
                <w:lang w:eastAsia="nl-NL"/>
              </w:rPr>
              <w:pPrChange w:id="3244" w:author="Joost Wijnings" w:date="2014-03-08T03:33:00Z">
                <w:pPr/>
              </w:pPrChange>
            </w:pPr>
            <w:r>
              <w:rPr>
                <w:lang w:eastAsia="nl-NL"/>
              </w:rPr>
              <w:t>antwoord . object . versie</w:t>
            </w:r>
          </w:p>
        </w:tc>
        <w:tc>
          <w:tcPr>
            <w:tcW w:w="3260" w:type="dxa"/>
          </w:tcPr>
          <w:p w14:paraId="65B55C1E" w14:textId="77777777" w:rsidR="003D27E5" w:rsidRPr="00172CD1" w:rsidRDefault="003D27E5">
            <w:pPr>
              <w:keepNext/>
              <w:rPr>
                <w:lang w:eastAsia="nl-NL"/>
              </w:rPr>
              <w:pPrChange w:id="3245" w:author="Joost Wijnings" w:date="2014-03-08T03:33:00Z">
                <w:pPr/>
              </w:pPrChange>
            </w:pPr>
            <w:r w:rsidRPr="00172CD1">
              <w:rPr>
                <w:lang w:eastAsia="nl-NL"/>
              </w:rPr>
              <w:t>Documentversie</w:t>
            </w:r>
          </w:p>
        </w:tc>
        <w:tc>
          <w:tcPr>
            <w:tcW w:w="709" w:type="dxa"/>
          </w:tcPr>
          <w:p w14:paraId="799BE687" w14:textId="77777777" w:rsidR="003D27E5" w:rsidRPr="00172CD1" w:rsidRDefault="003D27E5">
            <w:pPr>
              <w:keepNext/>
              <w:rPr>
                <w:lang w:eastAsia="nl-NL"/>
              </w:rPr>
              <w:pPrChange w:id="3246" w:author="Joost Wijnings" w:date="2014-03-08T03:33:00Z">
                <w:pPr/>
              </w:pPrChange>
            </w:pPr>
            <w:r w:rsidRPr="00172CD1">
              <w:rPr>
                <w:lang w:eastAsia="nl-NL"/>
              </w:rPr>
              <w:t>o</w:t>
            </w:r>
          </w:p>
        </w:tc>
      </w:tr>
      <w:tr w:rsidR="003D27E5" w:rsidRPr="00172CD1" w14:paraId="0A3C7CE1" w14:textId="77777777" w:rsidTr="00C52D66">
        <w:tc>
          <w:tcPr>
            <w:tcW w:w="6062" w:type="dxa"/>
          </w:tcPr>
          <w:p w14:paraId="11711B09" w14:textId="77777777" w:rsidR="003D27E5" w:rsidRDefault="003D27E5">
            <w:pPr>
              <w:keepNext/>
              <w:rPr>
                <w:lang w:eastAsia="nl-NL"/>
              </w:rPr>
              <w:pPrChange w:id="3247" w:author="Joost Wijnings" w:date="2014-03-08T03:33:00Z">
                <w:pPr/>
              </w:pPrChange>
            </w:pPr>
            <w:r>
              <w:rPr>
                <w:lang w:eastAsia="nl-NL"/>
              </w:rPr>
              <w:t>antwoord . object . status</w:t>
            </w:r>
          </w:p>
        </w:tc>
        <w:tc>
          <w:tcPr>
            <w:tcW w:w="3260" w:type="dxa"/>
          </w:tcPr>
          <w:p w14:paraId="3B26E6AF" w14:textId="77777777" w:rsidR="003D27E5" w:rsidRPr="00172CD1" w:rsidRDefault="003D27E5">
            <w:pPr>
              <w:keepNext/>
              <w:rPr>
                <w:lang w:eastAsia="nl-NL"/>
              </w:rPr>
              <w:pPrChange w:id="3248" w:author="Joost Wijnings" w:date="2014-03-08T03:33:00Z">
                <w:pPr/>
              </w:pPrChange>
            </w:pPr>
            <w:r w:rsidRPr="00172CD1">
              <w:rPr>
                <w:lang w:eastAsia="nl-NL"/>
              </w:rPr>
              <w:t>Documentstatus</w:t>
            </w:r>
          </w:p>
        </w:tc>
        <w:tc>
          <w:tcPr>
            <w:tcW w:w="709" w:type="dxa"/>
          </w:tcPr>
          <w:p w14:paraId="5E6CAD2D" w14:textId="77777777" w:rsidR="003D27E5" w:rsidRPr="00172CD1" w:rsidRDefault="003D27E5">
            <w:pPr>
              <w:keepNext/>
              <w:rPr>
                <w:lang w:eastAsia="nl-NL"/>
              </w:rPr>
              <w:pPrChange w:id="3249" w:author="Joost Wijnings" w:date="2014-03-08T03:33:00Z">
                <w:pPr/>
              </w:pPrChange>
            </w:pPr>
            <w:r w:rsidRPr="00172CD1">
              <w:rPr>
                <w:lang w:eastAsia="nl-NL"/>
              </w:rPr>
              <w:t>o</w:t>
            </w:r>
          </w:p>
        </w:tc>
      </w:tr>
      <w:tr w:rsidR="003D27E5" w:rsidRPr="00172CD1" w14:paraId="153A4474" w14:textId="77777777" w:rsidTr="00C52D66">
        <w:tc>
          <w:tcPr>
            <w:tcW w:w="6062" w:type="dxa"/>
          </w:tcPr>
          <w:p w14:paraId="4D8F7BEF" w14:textId="77777777" w:rsidR="003D27E5" w:rsidRDefault="003D27E5">
            <w:pPr>
              <w:keepNext/>
              <w:rPr>
                <w:lang w:eastAsia="nl-NL"/>
              </w:rPr>
              <w:pPrChange w:id="3250" w:author="Joost Wijnings" w:date="2014-03-08T03:33:00Z">
                <w:pPr/>
              </w:pPrChange>
            </w:pPr>
            <w:r>
              <w:rPr>
                <w:lang w:eastAsia="nl-NL"/>
              </w:rPr>
              <w:t>antwoord . object . inhoud</w:t>
            </w:r>
          </w:p>
        </w:tc>
        <w:tc>
          <w:tcPr>
            <w:tcW w:w="3260" w:type="dxa"/>
          </w:tcPr>
          <w:p w14:paraId="14926282" w14:textId="77777777" w:rsidR="003D27E5" w:rsidRPr="00172CD1" w:rsidRDefault="003D27E5">
            <w:pPr>
              <w:keepNext/>
              <w:rPr>
                <w:lang w:eastAsia="nl-NL"/>
              </w:rPr>
              <w:pPrChange w:id="3251" w:author="Joost Wijnings" w:date="2014-03-08T03:33:00Z">
                <w:pPr/>
              </w:pPrChange>
            </w:pPr>
            <w:r w:rsidRPr="00172CD1">
              <w:rPr>
                <w:lang w:eastAsia="nl-NL"/>
              </w:rPr>
              <w:t>Documentinhoud</w:t>
            </w:r>
          </w:p>
        </w:tc>
        <w:tc>
          <w:tcPr>
            <w:tcW w:w="709" w:type="dxa"/>
          </w:tcPr>
          <w:p w14:paraId="4ED9D12B" w14:textId="77777777" w:rsidR="003D27E5" w:rsidRPr="00172CD1" w:rsidRDefault="003D27E5">
            <w:pPr>
              <w:keepNext/>
              <w:rPr>
                <w:lang w:eastAsia="nl-NL"/>
              </w:rPr>
              <w:pPrChange w:id="3252" w:author="Joost Wijnings" w:date="2014-03-08T03:33:00Z">
                <w:pPr/>
              </w:pPrChange>
            </w:pPr>
            <w:r>
              <w:rPr>
                <w:lang w:eastAsia="nl-NL"/>
              </w:rPr>
              <w:t>v</w:t>
            </w:r>
          </w:p>
        </w:tc>
      </w:tr>
      <w:tr w:rsidR="003D27E5" w:rsidRPr="00172CD1" w14:paraId="5FDD5BF1" w14:textId="77777777" w:rsidTr="00C52D66">
        <w:tc>
          <w:tcPr>
            <w:tcW w:w="6062" w:type="dxa"/>
          </w:tcPr>
          <w:p w14:paraId="7760C3D8" w14:textId="77777777" w:rsidR="003D27E5" w:rsidRDefault="003D27E5">
            <w:pPr>
              <w:keepNext/>
              <w:rPr>
                <w:lang w:eastAsia="nl-NL"/>
              </w:rPr>
              <w:pPrChange w:id="3253" w:author="Joost Wijnings" w:date="2014-03-08T03:33:00Z">
                <w:pPr/>
              </w:pPrChange>
            </w:pPr>
            <w:r>
              <w:rPr>
                <w:lang w:eastAsia="nl-NL"/>
              </w:rPr>
              <w:t>antwoord . object . inhoud@xmime:contentType</w:t>
            </w:r>
          </w:p>
        </w:tc>
        <w:tc>
          <w:tcPr>
            <w:tcW w:w="3260" w:type="dxa"/>
          </w:tcPr>
          <w:p w14:paraId="56462E07" w14:textId="77777777" w:rsidR="003D27E5" w:rsidRPr="00172CD1" w:rsidRDefault="003D27E5">
            <w:pPr>
              <w:keepNext/>
              <w:rPr>
                <w:lang w:eastAsia="nl-NL"/>
              </w:rPr>
              <w:pPrChange w:id="3254" w:author="Joost Wijnings" w:date="2014-03-08T03:33:00Z">
                <w:pPr/>
              </w:pPrChange>
            </w:pPr>
            <w:r>
              <w:rPr>
                <w:lang w:eastAsia="nl-NL"/>
              </w:rPr>
              <w:t>MimeType</w:t>
            </w:r>
          </w:p>
        </w:tc>
        <w:tc>
          <w:tcPr>
            <w:tcW w:w="709" w:type="dxa"/>
          </w:tcPr>
          <w:p w14:paraId="5D60A66C" w14:textId="77777777" w:rsidR="003D27E5" w:rsidRPr="00172CD1" w:rsidRDefault="003D27E5">
            <w:pPr>
              <w:keepNext/>
              <w:rPr>
                <w:lang w:eastAsia="nl-NL"/>
              </w:rPr>
              <w:pPrChange w:id="3255" w:author="Joost Wijnings" w:date="2014-03-08T03:33:00Z">
                <w:pPr/>
              </w:pPrChange>
            </w:pPr>
            <w:r>
              <w:rPr>
                <w:lang w:eastAsia="nl-NL"/>
              </w:rPr>
              <w:t>o</w:t>
            </w:r>
          </w:p>
        </w:tc>
      </w:tr>
      <w:tr w:rsidR="003D27E5" w:rsidRPr="00172CD1" w14:paraId="54C7B931" w14:textId="77777777" w:rsidTr="00C52D66">
        <w:tc>
          <w:tcPr>
            <w:tcW w:w="6062" w:type="dxa"/>
          </w:tcPr>
          <w:p w14:paraId="4A1D1D2B" w14:textId="77777777" w:rsidR="003D27E5" w:rsidRDefault="003D27E5">
            <w:pPr>
              <w:keepNext/>
              <w:rPr>
                <w:lang w:eastAsia="nl-NL"/>
              </w:rPr>
              <w:pPrChange w:id="3256" w:author="Joost Wijnings" w:date="2014-03-08T03:33:00Z">
                <w:pPr/>
              </w:pPrChange>
            </w:pPr>
            <w:r>
              <w:rPr>
                <w:lang w:eastAsia="nl-NL"/>
              </w:rPr>
              <w:t>antwoord . object . inhoud@bestandsnaam</w:t>
            </w:r>
          </w:p>
        </w:tc>
        <w:tc>
          <w:tcPr>
            <w:tcW w:w="3260" w:type="dxa"/>
          </w:tcPr>
          <w:p w14:paraId="59F4D4AF" w14:textId="77777777" w:rsidR="003D27E5" w:rsidRDefault="003D27E5">
            <w:pPr>
              <w:keepNext/>
              <w:rPr>
                <w:lang w:eastAsia="nl-NL"/>
              </w:rPr>
              <w:pPrChange w:id="3257" w:author="Joost Wijnings" w:date="2014-03-08T03:33:00Z">
                <w:pPr/>
              </w:pPrChange>
            </w:pPr>
            <w:r>
              <w:rPr>
                <w:lang w:eastAsia="nl-NL"/>
              </w:rPr>
              <w:t>Bestandsnaam</w:t>
            </w:r>
          </w:p>
        </w:tc>
        <w:tc>
          <w:tcPr>
            <w:tcW w:w="709" w:type="dxa"/>
          </w:tcPr>
          <w:p w14:paraId="20902427" w14:textId="519E0059" w:rsidR="003D27E5" w:rsidRPr="00172CD1" w:rsidRDefault="003D27E5">
            <w:pPr>
              <w:keepNext/>
              <w:rPr>
                <w:lang w:eastAsia="nl-NL"/>
              </w:rPr>
              <w:pPrChange w:id="3258" w:author="Joost Wijnings" w:date="2014-03-08T03:33:00Z">
                <w:pPr/>
              </w:pPrChange>
            </w:pPr>
            <w:del w:id="3259" w:author="Michiel Verhoef" w:date="2015-07-07T12:55:00Z">
              <w:r w:rsidDel="00074A77">
                <w:rPr>
                  <w:lang w:eastAsia="nl-NL"/>
                </w:rPr>
                <w:delText>o</w:delText>
              </w:r>
            </w:del>
            <w:ins w:id="3260" w:author="Michiel Verhoef" w:date="2015-07-07T12:55:00Z">
              <w:r w:rsidR="00074A77">
                <w:rPr>
                  <w:lang w:eastAsia="nl-NL"/>
                </w:rPr>
                <w:t>v</w:t>
              </w:r>
            </w:ins>
          </w:p>
        </w:tc>
      </w:tr>
      <w:tr w:rsidR="003D27E5" w:rsidRPr="00172CD1" w14:paraId="3BE7E83C" w14:textId="77777777" w:rsidTr="00C52D66">
        <w:tc>
          <w:tcPr>
            <w:tcW w:w="6062" w:type="dxa"/>
          </w:tcPr>
          <w:p w14:paraId="0D188284" w14:textId="77777777" w:rsidR="003D27E5" w:rsidRDefault="003D27E5">
            <w:pPr>
              <w:keepNext/>
              <w:rPr>
                <w:lang w:eastAsia="nl-NL"/>
              </w:rPr>
              <w:pPrChange w:id="3261" w:author="Joost Wijnings" w:date="2014-03-08T03:33:00Z">
                <w:pPr/>
              </w:pPrChange>
            </w:pPr>
            <w:r>
              <w:rPr>
                <w:lang w:eastAsia="nl-NL"/>
              </w:rPr>
              <w:t>antwoord . object . heeftRelevant . gerelateerde . link</w:t>
            </w:r>
          </w:p>
        </w:tc>
        <w:tc>
          <w:tcPr>
            <w:tcW w:w="3260" w:type="dxa"/>
          </w:tcPr>
          <w:p w14:paraId="0053C325" w14:textId="77777777" w:rsidR="003D27E5" w:rsidRPr="00172CD1" w:rsidRDefault="003D27E5">
            <w:pPr>
              <w:keepNext/>
              <w:rPr>
                <w:lang w:eastAsia="nl-NL"/>
              </w:rPr>
              <w:pPrChange w:id="3262" w:author="Joost Wijnings" w:date="2014-03-08T03:33:00Z">
                <w:pPr/>
              </w:pPrChange>
            </w:pPr>
            <w:r w:rsidRPr="00172CD1">
              <w:rPr>
                <w:lang w:eastAsia="nl-NL"/>
              </w:rPr>
              <w:t>Documentlink</w:t>
            </w:r>
          </w:p>
        </w:tc>
        <w:tc>
          <w:tcPr>
            <w:tcW w:w="709" w:type="dxa"/>
          </w:tcPr>
          <w:p w14:paraId="287216F8" w14:textId="77777777" w:rsidR="003D27E5" w:rsidRPr="00172CD1" w:rsidRDefault="003D27E5">
            <w:pPr>
              <w:keepNext/>
              <w:rPr>
                <w:lang w:eastAsia="nl-NL"/>
              </w:rPr>
              <w:pPrChange w:id="3263" w:author="Joost Wijnings" w:date="2014-03-08T03:33:00Z">
                <w:pPr/>
              </w:pPrChange>
            </w:pPr>
            <w:r w:rsidRPr="00172CD1">
              <w:rPr>
                <w:lang w:eastAsia="nl-NL"/>
              </w:rPr>
              <w:t>o</w:t>
            </w:r>
          </w:p>
        </w:tc>
      </w:tr>
    </w:tbl>
    <w:bookmarkEnd w:id="3170"/>
    <w:bookmarkEnd w:id="3171"/>
    <w:p w14:paraId="4AC51A3E" w14:textId="77777777" w:rsidR="001E6311" w:rsidRDefault="001E6311" w:rsidP="00E57F8A">
      <w:pPr>
        <w:pStyle w:val="Kop4"/>
      </w:pPr>
      <w:r>
        <w:t xml:space="preserve">Interactie tussen </w:t>
      </w:r>
      <w:r w:rsidR="00587DC0">
        <w:t xml:space="preserve">ZS </w:t>
      </w:r>
      <w:r>
        <w:t>en DMS</w:t>
      </w:r>
    </w:p>
    <w:p w14:paraId="068C8B34" w14:textId="2C62A63F" w:rsidR="001E6311" w:rsidRDefault="001E6311" w:rsidP="001E6311">
      <w:r>
        <w:t>Het edcLv01 bericht wordt vertaald naar CMIS</w:t>
      </w:r>
      <w:ins w:id="3264" w:author="Joost Wijnings" w:date="2014-03-08T03:28:00Z">
        <w:r w:rsidR="00A86DD7">
          <w:t>-</w:t>
        </w:r>
      </w:ins>
      <w:del w:id="3265" w:author="Joost Wijnings" w:date="2014-03-08T03:28:00Z">
        <w:r w:rsidDel="00A86DD7">
          <w:delText xml:space="preserve"> </w:delText>
        </w:r>
      </w:del>
      <w:r>
        <w:t xml:space="preserve">operatie(s) zodanig dat </w:t>
      </w:r>
      <w:r w:rsidR="00587DC0">
        <w:t>het ZS</w:t>
      </w:r>
      <w:r>
        <w:t xml:space="preserve"> een edcLa01 antwoord</w:t>
      </w:r>
      <w:del w:id="3266" w:author="Joost Wijnings" w:date="2014-03-08T03:28:00Z">
        <w:r w:rsidDel="00A86DD7">
          <w:delText xml:space="preserve"> </w:delText>
        </w:r>
      </w:del>
      <w:r>
        <w:t xml:space="preserve">bericht voor de </w:t>
      </w:r>
      <w:ins w:id="3267" w:author="Joost Wijnings" w:date="2014-03-17T08:12:00Z">
        <w:r w:rsidR="00CC0B91">
          <w:t>ZSC</w:t>
        </w:r>
      </w:ins>
      <w:del w:id="3268" w:author="Joost Wijnings" w:date="2014-03-08T03:28:00Z">
        <w:r w:rsidDel="00A86DD7">
          <w:delText>Z</w:delText>
        </w:r>
      </w:del>
      <w:del w:id="3269" w:author="Joost Wijnings" w:date="2014-03-17T08:12:00Z">
        <w:r w:rsidDel="00CC0B91">
          <w:delText>aakservice</w:delText>
        </w:r>
      </w:del>
      <w:del w:id="3270" w:author="Joost Wijnings" w:date="2014-03-08T03:28:00Z">
        <w:r w:rsidDel="00A86DD7">
          <w:delText xml:space="preserve"> </w:delText>
        </w:r>
      </w:del>
      <w:del w:id="3271" w:author="Joost Wijnings" w:date="2014-03-17T08:12:00Z">
        <w:r w:rsidDel="00CC0B91">
          <w:delText>consumer</w:delText>
        </w:r>
      </w:del>
      <w:r>
        <w:t xml:space="preserve"> kan genereren met </w:t>
      </w:r>
      <w:r w:rsidR="00C01CA1">
        <w:t>de gevraagde elementen</w:t>
      </w:r>
      <w:r>
        <w:t xml:space="preserve">. In </w:t>
      </w:r>
      <w:r w:rsidR="00F04DF1">
        <w:fldChar w:fldCharType="begin"/>
      </w:r>
      <w:r w:rsidR="00F04DF1">
        <w:instrText xml:space="preserve"> REF _Ref346899068 \h </w:instrText>
      </w:r>
      <w:r w:rsidR="00F04DF1">
        <w:fldChar w:fldCharType="separate"/>
      </w:r>
      <w:ins w:id="3272" w:author="Joost Wijnings" w:date="2014-04-07T10:21:00Z">
        <w:r w:rsidR="0053520C" w:rsidRPr="000B4F21">
          <w:t xml:space="preserve">Tabel </w:t>
        </w:r>
        <w:r w:rsidR="0053520C">
          <w:rPr>
            <w:noProof/>
          </w:rPr>
          <w:t>3</w:t>
        </w:r>
      </w:ins>
      <w:del w:id="3273" w:author="Joost Wijnings" w:date="2014-04-07T10:21:00Z">
        <w:r w:rsidR="00F04DF1" w:rsidRPr="00F04DF1" w:rsidDel="0053520C">
          <w:delText xml:space="preserve">Tabel </w:delText>
        </w:r>
        <w:r w:rsidR="00F04DF1" w:rsidRPr="00F04DF1" w:rsidDel="0053520C">
          <w:rPr>
            <w:noProof/>
          </w:rPr>
          <w:delText>3</w:delText>
        </w:r>
      </w:del>
      <w:r w:rsidR="00F04DF1">
        <w:fldChar w:fldCharType="end"/>
      </w:r>
      <w:r w:rsidR="00F04DF1">
        <w:t xml:space="preserve"> </w:t>
      </w:r>
      <w:r>
        <w:t xml:space="preserve">is een mapping aangegeven tussen de </w:t>
      </w:r>
      <w:del w:id="3274" w:author="Joost Wijnings" w:date="2014-03-10T09:27:00Z">
        <w:r w:rsidDel="00237DAF">
          <w:delText>StUF ZKN</w:delText>
        </w:r>
      </w:del>
      <w:ins w:id="3275" w:author="Joost Wijnings" w:date="2014-03-10T09:27:00Z">
        <w:r w:rsidR="00237DAF">
          <w:t>StUF-ZKN</w:t>
        </w:r>
      </w:ins>
      <w:ins w:id="3276" w:author="Joost Wijnings" w:date="2014-03-08T03:28:00Z">
        <w:r w:rsidR="00A86DD7">
          <w:t>-</w:t>
        </w:r>
      </w:ins>
      <w:del w:id="3277" w:author="Joost Wijnings" w:date="2014-03-08T03:28:00Z">
        <w:r w:rsidDel="00A86DD7">
          <w:delText xml:space="preserve"> </w:delText>
        </w:r>
      </w:del>
      <w:r>
        <w:t>elementen en CMIS</w:t>
      </w:r>
      <w:ins w:id="3278" w:author="Joost Wijnings" w:date="2014-03-08T03:28:00Z">
        <w:r w:rsidR="00A86DD7">
          <w:t>-</w:t>
        </w:r>
      </w:ins>
      <w:del w:id="3279" w:author="Joost Wijnings" w:date="2014-03-08T03:28:00Z">
        <w:r w:rsidDel="00A86DD7">
          <w:delText xml:space="preserve"> </w:delText>
        </w:r>
      </w:del>
      <w:r>
        <w:t>properties om de vertaling uit te voeren.</w:t>
      </w:r>
    </w:p>
    <w:p w14:paraId="58C4F2BA" w14:textId="19831993" w:rsidR="00BE3F74" w:rsidRDefault="001E6311" w:rsidP="00BE3F74">
      <w:pPr>
        <w:pStyle w:val="Kop3"/>
      </w:pPr>
      <w:r>
        <w:rPr>
          <w:highlight w:val="lightGray"/>
        </w:rPr>
        <w:br w:type="page"/>
      </w:r>
      <w:bookmarkStart w:id="3280" w:name="_Toc402174437"/>
      <w:bookmarkStart w:id="3281" w:name="_Ref307327307"/>
      <w:bookmarkStart w:id="3282" w:name="_Ref307328016"/>
      <w:r w:rsidR="00BE3F74">
        <w:lastRenderedPageBreak/>
        <w:t>#</w:t>
      </w:r>
      <w:bookmarkStart w:id="3283" w:name="_Ref306117734"/>
      <w:r w:rsidR="00BE3F74">
        <w:t>9</w:t>
      </w:r>
      <w:r w:rsidR="00BE3F74" w:rsidRPr="0008102B">
        <w:t xml:space="preserve"> Geef Zaakdocument bewerken</w:t>
      </w:r>
      <w:bookmarkEnd w:id="3283"/>
      <w:r w:rsidR="00BE3F74">
        <w:t xml:space="preserve"> (geefZaakdocumentbewerken</w:t>
      </w:r>
      <w:ins w:id="3284" w:author="Joost Wijnings" w:date="2014-03-31T13:21:00Z">
        <w:r w:rsidR="00CE3C38">
          <w:t>_Di02</w:t>
        </w:r>
      </w:ins>
      <w:r w:rsidR="00BE3F74">
        <w:t>)</w:t>
      </w:r>
      <w:bookmarkEnd w:id="3280"/>
    </w:p>
    <w:p w14:paraId="16A0A330" w14:textId="4646D5A6" w:rsidR="00BE3F74" w:rsidRDefault="00BE3F74" w:rsidP="00BE3F74">
      <w:r>
        <w:t>Gebeurtenis:</w:t>
      </w:r>
      <w:r w:rsidR="007B00FA">
        <w:t xml:space="preserve"> </w:t>
      </w:r>
      <w:r>
        <w:t>Een document wat behoort tot een lopende zaak wordt opgevraagd om te bewerken</w:t>
      </w:r>
      <w:ins w:id="3285" w:author="Joost Wijnings" w:date="2014-03-10T17:17:00Z">
        <w:r w:rsidR="00AF6F81">
          <w:t xml:space="preserve">. </w:t>
        </w:r>
      </w:ins>
    </w:p>
    <w:p w14:paraId="2BA12535" w14:textId="77777777" w:rsidR="00BE3F74" w:rsidRPr="00486B78" w:rsidRDefault="00BE3F74" w:rsidP="00BE3F74"/>
    <w:p w14:paraId="601D21A4" w14:textId="4A277641" w:rsidR="00BE3F74" w:rsidRDefault="00BE3F74" w:rsidP="00BE3F74">
      <w:r>
        <w:t>De</w:t>
      </w:r>
      <w:ins w:id="3286" w:author="Joost Wijnings" w:date="2014-03-18T08:16:00Z">
        <w:r w:rsidR="007F64EB">
          <w:t xml:space="preserve"> ‘geefZaakdocumentbewerken</w:t>
        </w:r>
      </w:ins>
      <w:ins w:id="3287" w:author="Joost Wijnings" w:date="2014-03-31T13:21:00Z">
        <w:r w:rsidR="00CE3C38">
          <w:t>_Di02</w:t>
        </w:r>
      </w:ins>
      <w:ins w:id="3288" w:author="Joost Wijnings" w:date="2014-03-18T08:16:00Z">
        <w:r w:rsidR="007F64EB">
          <w:t>’-</w:t>
        </w:r>
      </w:ins>
      <w:del w:id="3289" w:author="Joost Wijnings" w:date="2014-03-18T08:16:00Z">
        <w:r w:rsidDel="007F64EB">
          <w:delText xml:space="preserve">ze </w:delText>
        </w:r>
      </w:del>
      <w:r>
        <w:t xml:space="preserve">service biedt dezelfde functionaliteit als </w:t>
      </w:r>
      <w:ins w:id="3290" w:author="Joost Wijnings" w:date="2014-03-18T08:17:00Z">
        <w:r w:rsidR="007F64EB">
          <w:t>de ‘geefZaakdocumentLezen</w:t>
        </w:r>
      </w:ins>
      <w:ins w:id="3291" w:author="Joost Wijnings" w:date="2014-03-31T13:21:00Z">
        <w:r w:rsidR="00CE3C38">
          <w:t>_Lv01</w:t>
        </w:r>
      </w:ins>
      <w:ins w:id="3292" w:author="Joost Wijnings" w:date="2014-03-18T08:17:00Z">
        <w:r w:rsidR="007F64EB">
          <w:t xml:space="preserve">’-service (zie paragraaf </w:t>
        </w:r>
      </w:ins>
      <w:ins w:id="3293" w:author="Joost Wijnings" w:date="2014-03-18T08:18:00Z">
        <w:r w:rsidR="007F64EB">
          <w:fldChar w:fldCharType="begin"/>
        </w:r>
        <w:r w:rsidR="007F64EB">
          <w:instrText xml:space="preserve"> REF _Ref346617265 \r \h </w:instrText>
        </w:r>
      </w:ins>
      <w:r w:rsidR="007F64EB">
        <w:fldChar w:fldCharType="separate"/>
      </w:r>
      <w:ins w:id="3294" w:author="Joost Wijnings" w:date="2014-04-07T10:21:00Z">
        <w:r w:rsidR="0053520C">
          <w:t>4.2.2</w:t>
        </w:r>
      </w:ins>
      <w:ins w:id="3295" w:author="Joost Wijnings" w:date="2014-03-18T08:18:00Z">
        <w:r w:rsidR="007F64EB">
          <w:fldChar w:fldCharType="end"/>
        </w:r>
      </w:ins>
      <w:ins w:id="3296" w:author="Joost Wijnings" w:date="2014-03-18T08:21:00Z">
        <w:r w:rsidR="00C17B98">
          <w:t xml:space="preserve"> service #8</w:t>
        </w:r>
      </w:ins>
      <w:ins w:id="3297" w:author="Joost Wijnings" w:date="2014-03-18T08:18:00Z">
        <w:r w:rsidR="007F64EB">
          <w:t xml:space="preserve">) </w:t>
        </w:r>
      </w:ins>
      <w:del w:id="3298" w:author="Joost Wijnings" w:date="2014-03-18T08:17:00Z">
        <w:r w:rsidDel="007F64EB">
          <w:fldChar w:fldCharType="begin"/>
        </w:r>
        <w:r w:rsidDel="007F64EB">
          <w:delInstrText xml:space="preserve"> REF _Ref346617265 \h </w:delInstrText>
        </w:r>
        <w:r w:rsidDel="007F64EB">
          <w:fldChar w:fldCharType="separate"/>
        </w:r>
        <w:r w:rsidDel="007F64EB">
          <w:delText xml:space="preserve">#8 </w:delText>
        </w:r>
        <w:r w:rsidRPr="00C80F8E" w:rsidDel="007F64EB">
          <w:delText>Geef Zaakdocument lezen</w:delText>
        </w:r>
        <w:r w:rsidDel="007F64EB">
          <w:delText xml:space="preserve"> (geefZaakdocumentLezen)</w:delText>
        </w:r>
        <w:r w:rsidDel="007F64EB">
          <w:fldChar w:fldCharType="end"/>
        </w:r>
        <w:r w:rsidDel="007F64EB">
          <w:delText xml:space="preserve"> </w:delText>
        </w:r>
      </w:del>
      <w:r>
        <w:t xml:space="preserve">met </w:t>
      </w:r>
      <w:del w:id="3299" w:author="Joost Wijnings" w:date="2014-03-18T08:17:00Z">
        <w:r w:rsidDel="007F64EB">
          <w:delText xml:space="preserve">dat </w:delText>
        </w:r>
      </w:del>
      <w:ins w:id="3300" w:author="Joost Wijnings" w:date="2014-03-18T08:17:00Z">
        <w:r w:rsidR="007F64EB">
          <w:t xml:space="preserve">het </w:t>
        </w:r>
      </w:ins>
      <w:r>
        <w:t xml:space="preserve">verschil dat het document nu bewerkt mag worden door de </w:t>
      </w:r>
      <w:bookmarkStart w:id="3301" w:name="OLE_LINK33"/>
      <w:bookmarkStart w:id="3302" w:name="OLE_LINK34"/>
      <w:del w:id="3303" w:author="Joost Wijnings" w:date="2014-03-08T02:29:00Z">
        <w:r w:rsidDel="00E00FF1">
          <w:delText xml:space="preserve">Documentservice </w:delText>
        </w:r>
      </w:del>
      <w:del w:id="3304" w:author="Joost Wijnings" w:date="2014-03-14T15:41:00Z">
        <w:r w:rsidDel="00735DDB">
          <w:delText>consumer</w:delText>
        </w:r>
      </w:del>
      <w:bookmarkEnd w:id="3301"/>
      <w:bookmarkEnd w:id="3302"/>
      <w:ins w:id="3305" w:author="Joost Wijnings" w:date="2014-03-14T15:41:00Z">
        <w:r w:rsidR="00735DDB">
          <w:t>DSC</w:t>
        </w:r>
      </w:ins>
      <w:r>
        <w:t>. Het document wordt daar</w:t>
      </w:r>
      <w:ins w:id="3306" w:author="Joost Wijnings" w:date="2014-03-18T08:18:00Z">
        <w:r w:rsidR="007F64EB">
          <w:t>bij</w:t>
        </w:r>
      </w:ins>
      <w:del w:id="3307" w:author="Joost Wijnings" w:date="2014-03-18T08:18:00Z">
        <w:r w:rsidDel="007F64EB">
          <w:delText>om</w:delText>
        </w:r>
      </w:del>
      <w:r>
        <w:t xml:space="preserve"> </w:t>
      </w:r>
      <w:ins w:id="3308" w:author="Joost Wijnings" w:date="2014-03-18T08:22:00Z">
        <w:r w:rsidR="00C17B98">
          <w:t>‘</w:t>
        </w:r>
      </w:ins>
      <w:r>
        <w:t>gelockt</w:t>
      </w:r>
      <w:ins w:id="3309" w:author="Joost Wijnings" w:date="2014-03-18T08:22:00Z">
        <w:r w:rsidR="00C17B98">
          <w:t>’ (vergrendeld)</w:t>
        </w:r>
      </w:ins>
      <w:ins w:id="3310" w:author="Joost Wijnings" w:date="2014-03-18T08:18:00Z">
        <w:r w:rsidR="007F64EB">
          <w:t>,</w:t>
        </w:r>
      </w:ins>
      <w:r>
        <w:t xml:space="preserve"> zodat het niet gewijzigd kan worden door derden tot</w:t>
      </w:r>
      <w:del w:id="3311" w:author="Joost Wijnings" w:date="2014-03-31T13:21:00Z">
        <w:r w:rsidDel="009E772F">
          <w:delText>dat</w:delText>
        </w:r>
      </w:del>
      <w:r>
        <w:t xml:space="preserve"> de </w:t>
      </w:r>
      <w:del w:id="3312" w:author="Joost Wijnings" w:date="2014-03-08T02:29:00Z">
        <w:r w:rsidDel="00E00FF1">
          <w:delText xml:space="preserve">Documentservice </w:delText>
        </w:r>
      </w:del>
      <w:del w:id="3313" w:author="Joost Wijnings" w:date="2014-03-14T15:41:00Z">
        <w:r w:rsidDel="00735DDB">
          <w:delText>consumer</w:delText>
        </w:r>
      </w:del>
      <w:ins w:id="3314" w:author="Joost Wijnings" w:date="2014-03-14T15:41:00Z">
        <w:r w:rsidR="00735DDB">
          <w:t>DSC</w:t>
        </w:r>
      </w:ins>
      <w:r>
        <w:t xml:space="preserve"> via de </w:t>
      </w:r>
      <w:ins w:id="3315" w:author="Joost Wijnings" w:date="2014-03-18T08:18:00Z">
        <w:r w:rsidR="007F64EB">
          <w:t>‘updateZaakdocumen</w:t>
        </w:r>
      </w:ins>
      <w:ins w:id="3316" w:author="Joost Wijnings" w:date="2014-03-31T13:21:00Z">
        <w:r w:rsidR="009E772F">
          <w:t>_Di02</w:t>
        </w:r>
      </w:ins>
      <w:ins w:id="3317" w:author="Joost Wijnings" w:date="2014-03-18T08:18:00Z">
        <w:r w:rsidR="007F64EB">
          <w:t>’-</w:t>
        </w:r>
      </w:ins>
      <w:del w:id="3318" w:author="Joost Wijnings" w:date="2014-03-18T08:18:00Z">
        <w:r w:rsidDel="007F64EB">
          <w:fldChar w:fldCharType="begin"/>
        </w:r>
        <w:r w:rsidDel="007F64EB">
          <w:delInstrText xml:space="preserve"> REF _Ref346617538 \h </w:delInstrText>
        </w:r>
        <w:r w:rsidDel="007F64EB">
          <w:fldChar w:fldCharType="separate"/>
        </w:r>
        <w:r w:rsidDel="007F64EB">
          <w:delText xml:space="preserve">#12 </w:delText>
        </w:r>
        <w:r w:rsidRPr="00C80F8E" w:rsidDel="007F64EB">
          <w:delText xml:space="preserve">Update </w:delText>
        </w:r>
        <w:r w:rsidDel="007F64EB">
          <w:delText>Zaakd</w:delText>
        </w:r>
        <w:r w:rsidRPr="00C80F8E" w:rsidDel="007F64EB">
          <w:delText>ocument</w:delText>
        </w:r>
        <w:r w:rsidDel="007F64EB">
          <w:fldChar w:fldCharType="end"/>
        </w:r>
        <w:r w:rsidDel="007F64EB">
          <w:delText xml:space="preserve"> </w:delText>
        </w:r>
      </w:del>
      <w:ins w:id="3319" w:author="Joost Wijnings" w:date="2014-03-17T08:19:00Z">
        <w:r w:rsidR="00CC0B91">
          <w:t xml:space="preserve">service </w:t>
        </w:r>
      </w:ins>
      <w:ins w:id="3320" w:author="Joost Wijnings" w:date="2014-03-18T08:18:00Z">
        <w:r w:rsidR="007F64EB">
          <w:t xml:space="preserve">(zie </w:t>
        </w:r>
      </w:ins>
      <w:ins w:id="3321" w:author="Joost Wijnings" w:date="2014-03-18T08:21:00Z">
        <w:r w:rsidR="00C17B98">
          <w:t xml:space="preserve">paragraaf </w:t>
        </w:r>
        <w:r w:rsidR="00C17B98">
          <w:fldChar w:fldCharType="begin"/>
        </w:r>
        <w:r w:rsidR="00C17B98">
          <w:instrText xml:space="preserve"> REF _Ref382894222 \r \h </w:instrText>
        </w:r>
      </w:ins>
      <w:r w:rsidR="00C17B98">
        <w:fldChar w:fldCharType="separate"/>
      </w:r>
      <w:ins w:id="3322" w:author="Joost Wijnings" w:date="2014-04-07T10:21:00Z">
        <w:r w:rsidR="0053520C">
          <w:t>4.2.6</w:t>
        </w:r>
      </w:ins>
      <w:ins w:id="3323" w:author="Joost Wijnings" w:date="2014-03-18T08:21:00Z">
        <w:r w:rsidR="00C17B98">
          <w:fldChar w:fldCharType="end"/>
        </w:r>
        <w:r w:rsidR="00C17B98">
          <w:t xml:space="preserve"> service #12) </w:t>
        </w:r>
      </w:ins>
      <w:r>
        <w:t>wijzigingen heeft doorgevoerd.</w:t>
      </w:r>
      <w:r w:rsidR="008F247B">
        <w:t xml:space="preserve"> Er</w:t>
      </w:r>
      <w:r w:rsidR="00683D61">
        <w:t xml:space="preserve"> wordt gebruik gemaakt van StUF</w:t>
      </w:r>
      <w:ins w:id="3324" w:author="Joost Wijnings" w:date="2014-03-18T08:55:00Z">
        <w:r w:rsidR="00594752">
          <w:t>-</w:t>
        </w:r>
      </w:ins>
      <w:del w:id="3325" w:author="Joost Wijnings" w:date="2014-03-18T08:55:00Z">
        <w:r w:rsidR="00683D61" w:rsidDel="00594752">
          <w:delText xml:space="preserve"> </w:delText>
        </w:r>
      </w:del>
      <w:r w:rsidR="00683D61">
        <w:t>Dienst</w:t>
      </w:r>
      <w:del w:id="3326" w:author="Joost Wijnings" w:date="2014-03-08T03:28:00Z">
        <w:r w:rsidR="008F247B" w:rsidDel="00A86DD7">
          <w:delText xml:space="preserve"> </w:delText>
        </w:r>
      </w:del>
      <w:r w:rsidR="008F247B">
        <w:t>berichten om extra gegevens m</w:t>
      </w:r>
      <w:del w:id="3327" w:author="Joost Wijnings" w:date="2014-03-18T08:22:00Z">
        <w:r w:rsidR="00390405" w:rsidDel="00C17B98">
          <w:delText>.</w:delText>
        </w:r>
      </w:del>
      <w:ins w:id="3328" w:author="Joost Wijnings" w:date="2014-03-18T08:22:00Z">
        <w:r w:rsidR="00C17B98">
          <w:t xml:space="preserve">et </w:t>
        </w:r>
      </w:ins>
      <w:r w:rsidR="008F247B">
        <w:t>b</w:t>
      </w:r>
      <w:ins w:id="3329" w:author="Joost Wijnings" w:date="2014-03-18T08:22:00Z">
        <w:r w:rsidR="00C17B98">
          <w:t xml:space="preserve">etrekking </w:t>
        </w:r>
      </w:ins>
      <w:del w:id="3330" w:author="Joost Wijnings" w:date="2014-03-18T08:22:00Z">
        <w:r w:rsidR="00390405" w:rsidDel="00C17B98">
          <w:delText>.</w:delText>
        </w:r>
        <w:r w:rsidR="008F247B" w:rsidDel="00C17B98">
          <w:delText>t</w:delText>
        </w:r>
        <w:r w:rsidR="00390405" w:rsidDel="00C17B98">
          <w:delText>.</w:delText>
        </w:r>
      </w:del>
      <w:ins w:id="3331" w:author="Joost Wijnings" w:date="2014-03-18T08:22:00Z">
        <w:r w:rsidR="00C17B98">
          <w:t>tot</w:t>
        </w:r>
      </w:ins>
      <w:r w:rsidR="008F247B">
        <w:t xml:space="preserve"> locking mee te kunnen geven.</w:t>
      </w:r>
      <w:r>
        <w:t xml:space="preserve"> </w:t>
      </w:r>
    </w:p>
    <w:p w14:paraId="58A0840B" w14:textId="77777777" w:rsidR="00CC6218" w:rsidRDefault="00CC6218" w:rsidP="00BE3F74"/>
    <w:p w14:paraId="20F67051" w14:textId="44B516A6" w:rsidR="00CC6218" w:rsidRPr="004A2539" w:rsidRDefault="00CC6218" w:rsidP="00CC6218">
      <w:r>
        <w:t xml:space="preserve">De </w:t>
      </w:r>
      <w:ins w:id="3332" w:author="Joost Wijnings" w:date="2014-03-17T08:18:00Z">
        <w:r w:rsidR="00CC0B91">
          <w:t>DSC</w:t>
        </w:r>
      </w:ins>
      <w:del w:id="3333" w:author="Joost Wijnings" w:date="2014-03-08T02:29:00Z">
        <w:r w:rsidDel="00E00FF1">
          <w:delText>D</w:delText>
        </w:r>
      </w:del>
      <w:del w:id="3334" w:author="Joost Wijnings" w:date="2014-03-17T08:18:00Z">
        <w:r w:rsidDel="00CC0B91">
          <w:delText>ocument</w:delText>
        </w:r>
      </w:del>
      <w:del w:id="3335" w:author="Joost Wijnings" w:date="2014-03-08T02:29:00Z">
        <w:r w:rsidDel="00E00FF1">
          <w:delText xml:space="preserve"> </w:delText>
        </w:r>
      </w:del>
      <w:del w:id="3336" w:author="Joost Wijnings" w:date="2014-03-17T08:18:00Z">
        <w:r w:rsidDel="00CC0B91">
          <w:delText>service</w:delText>
        </w:r>
      </w:del>
      <w:del w:id="3337" w:author="Joost Wijnings" w:date="2014-03-08T02:29:00Z">
        <w:r w:rsidDel="00E00FF1">
          <w:delText xml:space="preserve"> </w:delText>
        </w:r>
      </w:del>
      <w:del w:id="3338" w:author="Joost Wijnings" w:date="2014-03-17T08:18:00Z">
        <w:r w:rsidDel="00CC0B91">
          <w:delText>consumer</w:delText>
        </w:r>
      </w:del>
      <w:r>
        <w:t xml:space="preserve"> dient gebruik te maken van de Update Zaakdocument service of de cancelCheckOut service om ervoor te zorgen dat het document weer beschikbaar komt voor anderen om te muteren (</w:t>
      </w:r>
      <w:ins w:id="3339" w:author="Joost Wijnings" w:date="2014-03-18T08:22:00Z">
        <w:r w:rsidR="00C17B98">
          <w:t>‘</w:t>
        </w:r>
      </w:ins>
      <w:r>
        <w:t>unlock</w:t>
      </w:r>
      <w:ins w:id="3340" w:author="Joost Wijnings" w:date="2014-03-18T08:22:00Z">
        <w:r w:rsidR="00C17B98">
          <w:t>’</w:t>
        </w:r>
      </w:ins>
      <w:r>
        <w:t>)</w:t>
      </w:r>
      <w:ins w:id="3341" w:author="Joost Wijnings" w:date="2014-03-17T08:18:00Z">
        <w:r w:rsidR="00CC0B91">
          <w:t xml:space="preserve">. </w:t>
        </w:r>
      </w:ins>
    </w:p>
    <w:p w14:paraId="293F907E" w14:textId="77777777" w:rsidR="00CC6218" w:rsidRPr="00486B78" w:rsidRDefault="00CC6218" w:rsidP="00BE3F74"/>
    <w:p w14:paraId="06970D0A" w14:textId="5CC483E1" w:rsidR="00BE3F74" w:rsidRPr="00B13919" w:rsidRDefault="001A6A23" w:rsidP="00BE3F74">
      <w:pPr>
        <w:keepNext/>
      </w:pPr>
      <w:del w:id="3342" w:author="Joost Wijnings" w:date="2014-03-14T17:36:00Z">
        <w:r w:rsidDel="00FB097F">
          <w:object w:dxaOrig="6257" w:dyaOrig="4266" w14:anchorId="6B45FF6A">
            <v:shape id="_x0000_i1041" type="#_x0000_t75" style="width:317.4pt;height:3in" o:ole="">
              <v:imagedata r:id="rId65" o:title=""/>
            </v:shape>
            <o:OLEObject Type="Embed" ProgID="Visio.Drawing.11" ShapeID="_x0000_i1041" DrawAspect="Content" ObjectID="_1500198944" r:id="rId66"/>
          </w:object>
        </w:r>
      </w:del>
      <w:ins w:id="3343" w:author="Joost Wijnings" w:date="2014-03-17T08:31:00Z">
        <w:r w:rsidR="00802FAD">
          <w:rPr>
            <w:noProof/>
            <w:lang w:eastAsia="nl-NL"/>
          </w:rPr>
          <w:drawing>
            <wp:inline distT="0" distB="0" distL="0" distR="0" wp14:anchorId="60392C3F" wp14:editId="0C63691F">
              <wp:extent cx="4610100" cy="2219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0100" cy="2219325"/>
                      </a:xfrm>
                      <a:prstGeom prst="rect">
                        <a:avLst/>
                      </a:prstGeom>
                    </pic:spPr>
                  </pic:pic>
                </a:graphicData>
              </a:graphic>
            </wp:inline>
          </w:drawing>
        </w:r>
      </w:ins>
    </w:p>
    <w:p w14:paraId="6BDBF53F" w14:textId="77777777" w:rsidR="00BE3F74" w:rsidRPr="009F0E12" w:rsidRDefault="00BE3F74" w:rsidP="00BE3F74">
      <w:pPr>
        <w:pStyle w:val="Bijschrift"/>
        <w:outlineLvl w:val="0"/>
      </w:pPr>
      <w:r w:rsidRPr="00215E6B">
        <w:t xml:space="preserve">Figuur </w:t>
      </w:r>
      <w:r w:rsidRPr="009F0E12">
        <w:fldChar w:fldCharType="begin"/>
      </w:r>
      <w:r w:rsidRPr="00215E6B">
        <w:instrText xml:space="preserve"> SEQ Figuur \* ARABIC </w:instrText>
      </w:r>
      <w:r w:rsidRPr="009F0E12">
        <w:fldChar w:fldCharType="separate"/>
      </w:r>
      <w:r w:rsidR="0053520C">
        <w:rPr>
          <w:noProof/>
        </w:rPr>
        <w:t>14</w:t>
      </w:r>
      <w:r w:rsidRPr="009F0E12">
        <w:fldChar w:fldCharType="end"/>
      </w:r>
      <w:r>
        <w:t>: Flow Geef Zaakdocument bewerken</w:t>
      </w:r>
    </w:p>
    <w:p w14:paraId="705C7010" w14:textId="77777777" w:rsidR="00BE3F74" w:rsidRDefault="00BE3F74" w:rsidP="00BE3F74">
      <w:pPr>
        <w:pStyle w:val="Kop4"/>
      </w:pPr>
      <w:r w:rsidRPr="00500B94">
        <w:lastRenderedPageBreak/>
        <w:t xml:space="preserve">Eisen </w:t>
      </w:r>
      <w:r>
        <w:t>aan ZS</w:t>
      </w:r>
    </w:p>
    <w:p w14:paraId="25441185" w14:textId="1564FDD7" w:rsidR="00C76346" w:rsidRPr="009E7797" w:rsidRDefault="00C76346" w:rsidP="00C76346">
      <w:pPr>
        <w:numPr>
          <w:ilvl w:val="0"/>
          <w:numId w:val="1"/>
        </w:numPr>
        <w:rPr>
          <w:lang w:eastAsia="nl-NL"/>
        </w:rPr>
      </w:pPr>
      <w:r w:rsidRPr="009E7797">
        <w:rPr>
          <w:lang w:eastAsia="nl-NL"/>
        </w:rPr>
        <w:t>Indien een fout optreedt</w:t>
      </w:r>
      <w:ins w:id="3344" w:author="Joost Wijnings" w:date="2014-03-10T10:55:00Z">
        <w:r w:rsidR="009446AF">
          <w:rPr>
            <w:lang w:eastAsia="nl-NL"/>
          </w:rPr>
          <w:t>,</w:t>
        </w:r>
      </w:ins>
      <w:r w:rsidRPr="009E7797">
        <w:rPr>
          <w:lang w:eastAsia="nl-NL"/>
        </w:rPr>
        <w:t xml:space="preserve"> </w:t>
      </w:r>
      <w:del w:id="3345" w:author="Joost Wijnings" w:date="2014-03-10T10:55:00Z">
        <w:r w:rsidRPr="009E7797" w:rsidDel="009446AF">
          <w:rPr>
            <w:lang w:eastAsia="nl-NL"/>
          </w:rPr>
          <w:delText xml:space="preserve">dan </w:delText>
        </w:r>
      </w:del>
      <w:r w:rsidRPr="009E7797">
        <w:rPr>
          <w:lang w:eastAsia="nl-NL"/>
        </w:rPr>
        <w:t>vindt er geen verwerking plaats (eventueel reeds uitgevoer</w:t>
      </w:r>
      <w:r>
        <w:rPr>
          <w:lang w:eastAsia="nl-NL"/>
        </w:rPr>
        <w:t>de acties worden teruggedraaid). D</w:t>
      </w:r>
      <w:r w:rsidRPr="009E7797">
        <w:rPr>
          <w:lang w:eastAsia="nl-NL"/>
        </w:rPr>
        <w:t xml:space="preserve">e </w:t>
      </w:r>
      <w:del w:id="3346" w:author="Joost Wijnings" w:date="2014-03-08T02:29:00Z">
        <w:r w:rsidRPr="009E7797" w:rsidDel="00E00FF1">
          <w:rPr>
            <w:lang w:eastAsia="nl-NL"/>
          </w:rPr>
          <w:delText xml:space="preserve">Zaakservice </w:delText>
        </w:r>
      </w:del>
      <w:del w:id="3347" w:author="Joost Wijnings" w:date="2014-03-14T15:39:00Z">
        <w:r w:rsidRPr="009E7797" w:rsidDel="00735DDB">
          <w:rPr>
            <w:lang w:eastAsia="nl-NL"/>
          </w:rPr>
          <w:delText>consumer</w:delText>
        </w:r>
      </w:del>
      <w:ins w:id="3348" w:author="Joost Wijnings" w:date="2014-03-14T15:39:00Z">
        <w:r w:rsidR="00735DDB">
          <w:rPr>
            <w:lang w:eastAsia="nl-NL"/>
          </w:rPr>
          <w:t>ZSC</w:t>
        </w:r>
      </w:ins>
      <w:r>
        <w:rPr>
          <w:lang w:eastAsia="nl-NL"/>
        </w:rPr>
        <w:t xml:space="preserve"> wordt</w:t>
      </w:r>
      <w:r w:rsidRPr="009E7797">
        <w:rPr>
          <w:lang w:eastAsia="nl-NL"/>
        </w:rPr>
        <w:t xml:space="preserve"> hiervan op de hoogte gesteld middels een StUF</w:t>
      </w:r>
      <w:ins w:id="3349" w:author="Joost Wijnings" w:date="2014-03-08T03:17:00Z">
        <w:r w:rsidR="009037D9">
          <w:rPr>
            <w:lang w:eastAsia="nl-NL"/>
          </w:rPr>
          <w:t>-</w:t>
        </w:r>
      </w:ins>
      <w:del w:id="3350" w:author="Joost Wijnings" w:date="2014-03-08T03:17:00Z">
        <w:r w:rsidRPr="009E7797" w:rsidDel="009037D9">
          <w:rPr>
            <w:lang w:eastAsia="nl-NL"/>
          </w:rPr>
          <w:delText xml:space="preserve"> </w:delText>
        </w:r>
      </w:del>
      <w:r w:rsidRPr="009E7797">
        <w:rPr>
          <w:lang w:eastAsia="nl-NL"/>
        </w:rPr>
        <w:t>foutbericht.</w:t>
      </w:r>
    </w:p>
    <w:p w14:paraId="3F60F0F6" w14:textId="115AC6FA" w:rsidR="00BE3F74" w:rsidRDefault="00BE3F74" w:rsidP="00BE3F74">
      <w:pPr>
        <w:pStyle w:val="Kop4"/>
      </w:pPr>
      <w:r>
        <w:t xml:space="preserve">Interactie tussen </w:t>
      </w:r>
      <w:ins w:id="3351" w:author="Joost Wijnings" w:date="2014-03-14T17:37:00Z">
        <w:r w:rsidR="00FB097F">
          <w:t>DSC</w:t>
        </w:r>
      </w:ins>
      <w:del w:id="3352" w:author="Joost Wijnings" w:date="2014-03-08T02:29:00Z">
        <w:r w:rsidDel="00E00FF1">
          <w:delText>D</w:delText>
        </w:r>
      </w:del>
      <w:del w:id="3353" w:author="Joost Wijnings" w:date="2014-03-14T17:37:00Z">
        <w:r w:rsidDel="00FB097F">
          <w:delText>ocumentservice</w:delText>
        </w:r>
      </w:del>
      <w:del w:id="3354" w:author="Joost Wijnings" w:date="2014-03-08T02:30:00Z">
        <w:r w:rsidDel="00E00FF1">
          <w:delText xml:space="preserve"> </w:delText>
        </w:r>
      </w:del>
      <w:del w:id="3355" w:author="Joost Wijnings" w:date="2014-03-14T17:37:00Z">
        <w:r w:rsidDel="00FB097F">
          <w:delText>consumer</w:delText>
        </w:r>
      </w:del>
      <w:r>
        <w:t xml:space="preserve"> en ZS</w:t>
      </w:r>
    </w:p>
    <w:p w14:paraId="0508D873" w14:textId="77C36052" w:rsidR="00E47522" w:rsidRDefault="00E47522" w:rsidP="00E47522">
      <w:r>
        <w:t xml:space="preserve">Tussen </w:t>
      </w:r>
      <w:del w:id="3356" w:author="Joost Wijnings" w:date="2014-03-14T17:30:00Z">
        <w:r w:rsidDel="00F3077C">
          <w:delText xml:space="preserve">de </w:delText>
        </w:r>
      </w:del>
      <w:del w:id="3357" w:author="Joost Wijnings" w:date="2014-03-08T02:30:00Z">
        <w:r w:rsidDel="00E00FF1">
          <w:delText xml:space="preserve">Documentservice </w:delText>
        </w:r>
      </w:del>
      <w:del w:id="3358" w:author="Joost Wijnings" w:date="2014-03-14T15:41:00Z">
        <w:r w:rsidDel="00735DDB">
          <w:delText>consumer</w:delText>
        </w:r>
      </w:del>
      <w:ins w:id="3359" w:author="Joost Wijnings" w:date="2014-03-14T15:41:00Z">
        <w:r w:rsidR="00735DDB">
          <w:t>DSC</w:t>
        </w:r>
      </w:ins>
      <w:r>
        <w:t xml:space="preserve"> en </w:t>
      </w:r>
      <w:del w:id="3360" w:author="Joost Wijnings" w:date="2014-03-14T17:30:00Z">
        <w:r w:rsidDel="00F3077C">
          <w:delText xml:space="preserve">het </w:delText>
        </w:r>
      </w:del>
      <w:r>
        <w:t xml:space="preserve">ZS is een </w:t>
      </w:r>
      <w:del w:id="3361" w:author="Joost Wijnings" w:date="2014-03-14T15:47:00Z">
        <w:r w:rsidDel="00735DDB">
          <w:delText xml:space="preserve">vraag/antwoord </w:delText>
        </w:r>
      </w:del>
      <w:ins w:id="3362" w:author="Joost Wijnings" w:date="2014-03-14T15:47:00Z">
        <w:r w:rsidR="00735DDB">
          <w:t>vraag-/antwoord</w:t>
        </w:r>
      </w:ins>
      <w:r>
        <w:t xml:space="preserve">interactie met vrije berichten. In onderstaande tabellen staat aangegeven welke elementen verplicht aanwezig en gevuld moeten zijn met een geldige waarde (V) en welke elementen optioneel in de berichten mogen voorkomen (O). Andere elementen mogen in het bericht voorkomen (zolang het bericht voldoet aan de </w:t>
      </w:r>
      <w:del w:id="3363" w:author="Joost Wijnings" w:date="2014-03-10T09:27:00Z">
        <w:r w:rsidDel="00237DAF">
          <w:delText>StUF ZKN</w:delText>
        </w:r>
      </w:del>
      <w:ins w:id="3364" w:author="Joost Wijnings" w:date="2014-03-10T09:27:00Z">
        <w:r w:rsidR="00237DAF">
          <w:t>StUF-ZKN</w:t>
        </w:r>
      </w:ins>
      <w:ins w:id="3365" w:author="Joost Wijnings" w:date="2014-03-08T03:29:00Z">
        <w:r w:rsidR="00A86DD7">
          <w:t>-</w:t>
        </w:r>
      </w:ins>
      <w:del w:id="3366" w:author="Joost Wijnings" w:date="2014-03-08T03:29:00Z">
        <w:r w:rsidDel="00A86DD7">
          <w:delText xml:space="preserve"> </w:delText>
        </w:r>
      </w:del>
      <w:r>
        <w:t>schema’s)</w:t>
      </w:r>
      <w:ins w:id="3367" w:author="Joost Wijnings" w:date="2014-03-10T11:38:00Z">
        <w:r w:rsidR="009A3801">
          <w:t>,</w:t>
        </w:r>
      </w:ins>
      <w:r>
        <w:t xml:space="preserve"> maar</w:t>
      </w:r>
      <w:del w:id="3368" w:author="Joost Wijnings" w:date="2014-03-10T11:38:00Z">
        <w:r w:rsidDel="009A3801">
          <w:delText>,</w:delText>
        </w:r>
      </w:del>
      <w:r>
        <w:t xml:space="preserve"> verwerking hiervan wordt niet door deze specificatie afgedwongen.</w:t>
      </w:r>
    </w:p>
    <w:p w14:paraId="3F646767" w14:textId="77777777" w:rsidR="00E47522" w:rsidRDefault="00E47522" w:rsidP="00E47522"/>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260"/>
        <w:gridCol w:w="709"/>
      </w:tblGrid>
      <w:tr w:rsidR="00E47522" w:rsidRPr="00147A5D" w14:paraId="30F9A847" w14:textId="77777777" w:rsidTr="007E378C">
        <w:tc>
          <w:tcPr>
            <w:tcW w:w="9322" w:type="dxa"/>
            <w:gridSpan w:val="2"/>
          </w:tcPr>
          <w:p w14:paraId="09DFBA08" w14:textId="5DA18C9C" w:rsidR="00E47522" w:rsidRPr="00C709C8" w:rsidRDefault="00E47522">
            <w:pPr>
              <w:keepNext/>
              <w:rPr>
                <w:b/>
                <w:lang w:eastAsia="nl-NL"/>
              </w:rPr>
              <w:pPrChange w:id="3369" w:author="Joost Wijnings" w:date="2014-03-17T08:19:00Z">
                <w:pPr/>
              </w:pPrChange>
            </w:pPr>
            <w:r w:rsidRPr="00C709C8">
              <w:rPr>
                <w:b/>
                <w:lang w:eastAsia="nl-NL"/>
              </w:rPr>
              <w:t>Berichttype:</w:t>
            </w:r>
            <w:r>
              <w:rPr>
                <w:lang w:eastAsia="nl-NL"/>
              </w:rPr>
              <w:t xml:space="preserve"> </w:t>
            </w:r>
            <w:ins w:id="3370" w:author="Joost Wijnings" w:date="2014-03-10T17:20:00Z">
              <w:r w:rsidR="00AF6F81" w:rsidRPr="00AF6F81">
                <w:rPr>
                  <w:lang w:eastAsia="nl-NL"/>
                </w:rPr>
                <w:t>geefZaakdocumentbewerken_Di02</w:t>
              </w:r>
              <w:r w:rsidR="00AF6F81" w:rsidRPr="00AF6F81" w:rsidDel="00AF6F81">
                <w:rPr>
                  <w:lang w:eastAsia="nl-NL"/>
                </w:rPr>
                <w:t xml:space="preserve"> </w:t>
              </w:r>
            </w:ins>
            <w:del w:id="3371" w:author="Joost Wijnings" w:date="2014-03-10T17:20:00Z">
              <w:r w:rsidDel="00AF6F81">
                <w:rPr>
                  <w:lang w:eastAsia="nl-NL"/>
                </w:rPr>
                <w:delText xml:space="preserve">Di02 </w:delText>
              </w:r>
            </w:del>
            <w:r>
              <w:rPr>
                <w:lang w:eastAsia="nl-NL"/>
              </w:rPr>
              <w:t>(vrij bericht)</w:t>
            </w:r>
          </w:p>
        </w:tc>
        <w:tc>
          <w:tcPr>
            <w:tcW w:w="709" w:type="dxa"/>
          </w:tcPr>
          <w:p w14:paraId="66F06FB0" w14:textId="77777777" w:rsidR="00E47522" w:rsidRPr="00C709C8" w:rsidRDefault="00E47522">
            <w:pPr>
              <w:keepNext/>
              <w:rPr>
                <w:b/>
                <w:lang w:eastAsia="nl-NL"/>
              </w:rPr>
              <w:pPrChange w:id="3372" w:author="Joost Wijnings" w:date="2014-03-17T08:19:00Z">
                <w:pPr/>
              </w:pPrChange>
            </w:pPr>
          </w:p>
        </w:tc>
      </w:tr>
      <w:tr w:rsidR="00E47522" w14:paraId="28A90E96" w14:textId="77777777" w:rsidTr="007E378C">
        <w:tc>
          <w:tcPr>
            <w:tcW w:w="6062" w:type="dxa"/>
          </w:tcPr>
          <w:p w14:paraId="74B97080" w14:textId="4A14913D" w:rsidR="00E47522" w:rsidRPr="00C709C8" w:rsidRDefault="00E47522">
            <w:pPr>
              <w:keepNext/>
              <w:rPr>
                <w:b/>
                <w:lang w:eastAsia="nl-NL"/>
              </w:rPr>
              <w:pPrChange w:id="3373" w:author="Joost Wijnings" w:date="2014-03-17T08:19:00Z">
                <w:pPr/>
              </w:pPrChange>
            </w:pPr>
            <w:del w:id="3374" w:author="Joost Wijnings" w:date="2014-03-10T09:27:00Z">
              <w:r w:rsidDel="00237DAF">
                <w:rPr>
                  <w:b/>
                  <w:lang w:eastAsia="nl-NL"/>
                </w:rPr>
                <w:delText>StUF ZKN</w:delText>
              </w:r>
            </w:del>
            <w:ins w:id="3375" w:author="Joost Wijnings" w:date="2014-03-10T09:27:00Z">
              <w:r w:rsidR="00237DAF">
                <w:rPr>
                  <w:b/>
                  <w:lang w:eastAsia="nl-NL"/>
                </w:rPr>
                <w:t>StUF-ZKN</w:t>
              </w:r>
            </w:ins>
            <w:ins w:id="3376" w:author="Joost Wijnings" w:date="2014-03-08T03:29:00Z">
              <w:r w:rsidR="00A86DD7">
                <w:rPr>
                  <w:b/>
                  <w:lang w:eastAsia="nl-NL"/>
                </w:rPr>
                <w:t>-</w:t>
              </w:r>
            </w:ins>
            <w:del w:id="3377" w:author="Joost Wijnings" w:date="2014-03-08T03:29:00Z">
              <w:r w:rsidDel="00A86DD7">
                <w:rPr>
                  <w:b/>
                  <w:lang w:eastAsia="nl-NL"/>
                </w:rPr>
                <w:delText xml:space="preserve"> </w:delText>
              </w:r>
            </w:del>
            <w:r>
              <w:rPr>
                <w:b/>
                <w:lang w:eastAsia="nl-NL"/>
              </w:rPr>
              <w:t>E</w:t>
            </w:r>
            <w:r w:rsidRPr="00C709C8">
              <w:rPr>
                <w:b/>
                <w:lang w:eastAsia="nl-NL"/>
              </w:rPr>
              <w:t>lementen</w:t>
            </w:r>
          </w:p>
        </w:tc>
        <w:tc>
          <w:tcPr>
            <w:tcW w:w="3260" w:type="dxa"/>
          </w:tcPr>
          <w:p w14:paraId="091DCDFF" w14:textId="130A5D32" w:rsidR="00E47522" w:rsidRPr="00C709C8" w:rsidRDefault="00E47522">
            <w:pPr>
              <w:keepNext/>
              <w:rPr>
                <w:b/>
                <w:lang w:eastAsia="nl-NL"/>
              </w:rPr>
              <w:pPrChange w:id="3378" w:author="Joost Wijnings" w:date="2014-03-17T08:19:00Z">
                <w:pPr/>
              </w:pPrChange>
            </w:pPr>
            <w:r>
              <w:rPr>
                <w:b/>
                <w:lang w:eastAsia="nl-NL"/>
              </w:rPr>
              <w:t>RGBZ</w:t>
            </w:r>
            <w:ins w:id="3379" w:author="Joost Wijnings" w:date="2014-03-08T03:29:00Z">
              <w:r w:rsidR="00A86DD7">
                <w:rPr>
                  <w:b/>
                  <w:lang w:eastAsia="nl-NL"/>
                </w:rPr>
                <w:t>-</w:t>
              </w:r>
            </w:ins>
            <w:del w:id="3380" w:author="Joost Wijnings" w:date="2014-03-08T03:29:00Z">
              <w:r w:rsidDel="00A86DD7">
                <w:rPr>
                  <w:b/>
                  <w:lang w:eastAsia="nl-NL"/>
                </w:rPr>
                <w:delText xml:space="preserve"> </w:delText>
              </w:r>
            </w:del>
            <w:r>
              <w:rPr>
                <w:b/>
                <w:lang w:eastAsia="nl-NL"/>
              </w:rPr>
              <w:t>attribuut</w:t>
            </w:r>
          </w:p>
        </w:tc>
        <w:tc>
          <w:tcPr>
            <w:tcW w:w="709" w:type="dxa"/>
          </w:tcPr>
          <w:p w14:paraId="57746DE7" w14:textId="77777777" w:rsidR="00E47522" w:rsidRDefault="00E47522">
            <w:pPr>
              <w:keepNext/>
              <w:rPr>
                <w:b/>
                <w:lang w:eastAsia="nl-NL"/>
              </w:rPr>
              <w:pPrChange w:id="3381" w:author="Joost Wijnings" w:date="2014-03-17T08:19:00Z">
                <w:pPr/>
              </w:pPrChange>
            </w:pPr>
            <w:r>
              <w:rPr>
                <w:b/>
                <w:lang w:eastAsia="nl-NL"/>
              </w:rPr>
              <w:t>v/o</w:t>
            </w:r>
          </w:p>
        </w:tc>
      </w:tr>
      <w:tr w:rsidR="00E47522" w:rsidRPr="00C709C8" w14:paraId="4120A561" w14:textId="77777777" w:rsidTr="007E378C">
        <w:tc>
          <w:tcPr>
            <w:tcW w:w="6062" w:type="dxa"/>
          </w:tcPr>
          <w:p w14:paraId="78A157E5" w14:textId="77777777" w:rsidR="00E47522" w:rsidRPr="00C709C8" w:rsidRDefault="00E47522" w:rsidP="007E378C">
            <w:pPr>
              <w:rPr>
                <w:lang w:eastAsia="nl-NL"/>
              </w:rPr>
            </w:pPr>
            <w:r>
              <w:rPr>
                <w:lang w:eastAsia="nl-NL"/>
              </w:rPr>
              <w:t>gelijk . identificatie</w:t>
            </w:r>
          </w:p>
        </w:tc>
        <w:tc>
          <w:tcPr>
            <w:tcW w:w="3260" w:type="dxa"/>
          </w:tcPr>
          <w:p w14:paraId="60B5F05D" w14:textId="77777777" w:rsidR="00E47522" w:rsidRPr="00C709C8" w:rsidRDefault="00E47522" w:rsidP="007E378C">
            <w:pPr>
              <w:rPr>
                <w:lang w:eastAsia="nl-NL"/>
              </w:rPr>
            </w:pPr>
            <w:r>
              <w:rPr>
                <w:lang w:eastAsia="nl-NL"/>
              </w:rPr>
              <w:t>Documentidentificatie</w:t>
            </w:r>
          </w:p>
        </w:tc>
        <w:tc>
          <w:tcPr>
            <w:tcW w:w="709" w:type="dxa"/>
          </w:tcPr>
          <w:p w14:paraId="3ED30982" w14:textId="77777777" w:rsidR="00E47522" w:rsidRPr="00C709C8" w:rsidRDefault="00E47522" w:rsidP="007E378C">
            <w:pPr>
              <w:rPr>
                <w:lang w:eastAsia="nl-NL"/>
              </w:rPr>
            </w:pPr>
            <w:r>
              <w:rPr>
                <w:lang w:eastAsia="nl-NL"/>
              </w:rPr>
              <w:t>v</w:t>
            </w:r>
          </w:p>
        </w:tc>
      </w:tr>
    </w:tbl>
    <w:p w14:paraId="1C755C52" w14:textId="77777777" w:rsidR="00E47522" w:rsidRDefault="00E47522" w:rsidP="00E47522">
      <w:pPr>
        <w:pStyle w:val="Kop3"/>
        <w:numPr>
          <w:ilvl w:val="0"/>
          <w:numId w:val="0"/>
        </w:numPr>
        <w:rPr>
          <w:lang w:eastAsia="nl-NL"/>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260"/>
        <w:gridCol w:w="709"/>
      </w:tblGrid>
      <w:tr w:rsidR="00E47522" w:rsidRPr="00147A5D" w14:paraId="356DF64C" w14:textId="77777777" w:rsidTr="007E378C">
        <w:tc>
          <w:tcPr>
            <w:tcW w:w="9322" w:type="dxa"/>
            <w:gridSpan w:val="2"/>
          </w:tcPr>
          <w:p w14:paraId="5D6386B6" w14:textId="0E8D2FCE" w:rsidR="00E47522" w:rsidRPr="00C709C8" w:rsidRDefault="00E47522" w:rsidP="00E47522">
            <w:pPr>
              <w:rPr>
                <w:b/>
                <w:lang w:eastAsia="nl-NL"/>
              </w:rPr>
            </w:pPr>
            <w:r w:rsidRPr="00C709C8">
              <w:rPr>
                <w:b/>
                <w:lang w:eastAsia="nl-NL"/>
              </w:rPr>
              <w:t>Berichttype:</w:t>
            </w:r>
            <w:r>
              <w:rPr>
                <w:lang w:eastAsia="nl-NL"/>
              </w:rPr>
              <w:t xml:space="preserve"> </w:t>
            </w:r>
            <w:ins w:id="3382" w:author="Joost Wijnings" w:date="2014-03-10T17:21:00Z">
              <w:r w:rsidR="00AF6F81" w:rsidRPr="00AF6F81">
                <w:rPr>
                  <w:lang w:eastAsia="nl-NL"/>
                </w:rPr>
                <w:t>geefZaakdocumentbewerken_Du02</w:t>
              </w:r>
              <w:r w:rsidR="00AF6F81" w:rsidRPr="00AF6F81" w:rsidDel="00AF6F81">
                <w:rPr>
                  <w:lang w:eastAsia="nl-NL"/>
                </w:rPr>
                <w:t xml:space="preserve"> </w:t>
              </w:r>
            </w:ins>
            <w:del w:id="3383" w:author="Joost Wijnings" w:date="2014-03-10T17:21:00Z">
              <w:r w:rsidDel="00AF6F81">
                <w:rPr>
                  <w:lang w:eastAsia="nl-NL"/>
                </w:rPr>
                <w:delText xml:space="preserve">Du02 </w:delText>
              </w:r>
            </w:del>
            <w:r>
              <w:rPr>
                <w:lang w:eastAsia="nl-NL"/>
              </w:rPr>
              <w:t>(vrij bericht)</w:t>
            </w:r>
          </w:p>
        </w:tc>
        <w:tc>
          <w:tcPr>
            <w:tcW w:w="709" w:type="dxa"/>
          </w:tcPr>
          <w:p w14:paraId="4E33D48D" w14:textId="77777777" w:rsidR="00E47522" w:rsidRPr="00C709C8" w:rsidRDefault="00E47522" w:rsidP="007E378C">
            <w:pPr>
              <w:rPr>
                <w:b/>
                <w:lang w:eastAsia="nl-NL"/>
              </w:rPr>
            </w:pPr>
          </w:p>
        </w:tc>
      </w:tr>
      <w:tr w:rsidR="00E47522" w14:paraId="633E8C96" w14:textId="77777777" w:rsidTr="007E378C">
        <w:tc>
          <w:tcPr>
            <w:tcW w:w="6062" w:type="dxa"/>
          </w:tcPr>
          <w:p w14:paraId="568E899D" w14:textId="3D38F8F3" w:rsidR="00E47522" w:rsidRPr="00C709C8" w:rsidRDefault="00E47522" w:rsidP="00237DAF">
            <w:pPr>
              <w:rPr>
                <w:b/>
                <w:lang w:eastAsia="nl-NL"/>
              </w:rPr>
            </w:pPr>
            <w:del w:id="3384" w:author="Joost Wijnings" w:date="2014-03-10T09:27:00Z">
              <w:r w:rsidDel="00237DAF">
                <w:rPr>
                  <w:b/>
                  <w:lang w:eastAsia="nl-NL"/>
                </w:rPr>
                <w:delText>StUF ZKN</w:delText>
              </w:r>
            </w:del>
            <w:ins w:id="3385" w:author="Joost Wijnings" w:date="2014-03-10T09:27:00Z">
              <w:r w:rsidR="00237DAF">
                <w:rPr>
                  <w:b/>
                  <w:lang w:eastAsia="nl-NL"/>
                </w:rPr>
                <w:t>StUF-ZKN</w:t>
              </w:r>
            </w:ins>
            <w:del w:id="3386" w:author="Joost Wijnings" w:date="2014-03-08T03:29:00Z">
              <w:r w:rsidDel="00A86DD7">
                <w:rPr>
                  <w:b/>
                  <w:lang w:eastAsia="nl-NL"/>
                </w:rPr>
                <w:delText xml:space="preserve"> </w:delText>
              </w:r>
            </w:del>
            <w:ins w:id="3387" w:author="Joost Wijnings" w:date="2014-03-08T03:29:00Z">
              <w:r w:rsidR="00A86DD7">
                <w:rPr>
                  <w:b/>
                  <w:lang w:eastAsia="nl-NL"/>
                </w:rPr>
                <w:t>-</w:t>
              </w:r>
            </w:ins>
            <w:r>
              <w:rPr>
                <w:b/>
                <w:lang w:eastAsia="nl-NL"/>
              </w:rPr>
              <w:t>E</w:t>
            </w:r>
            <w:r w:rsidRPr="00C709C8">
              <w:rPr>
                <w:b/>
                <w:lang w:eastAsia="nl-NL"/>
              </w:rPr>
              <w:t>lementen</w:t>
            </w:r>
          </w:p>
        </w:tc>
        <w:tc>
          <w:tcPr>
            <w:tcW w:w="3260" w:type="dxa"/>
          </w:tcPr>
          <w:p w14:paraId="35423B3B" w14:textId="6934FE3C" w:rsidR="00E47522" w:rsidRPr="00C709C8" w:rsidRDefault="00E47522" w:rsidP="00C24858">
            <w:pPr>
              <w:rPr>
                <w:b/>
                <w:lang w:eastAsia="nl-NL"/>
              </w:rPr>
            </w:pPr>
            <w:r>
              <w:rPr>
                <w:b/>
                <w:lang w:eastAsia="nl-NL"/>
              </w:rPr>
              <w:t>RGBZ</w:t>
            </w:r>
            <w:ins w:id="3388" w:author="Joost Wijnings" w:date="2014-03-08T03:29:00Z">
              <w:r w:rsidR="00A86DD7">
                <w:rPr>
                  <w:b/>
                  <w:lang w:eastAsia="nl-NL"/>
                </w:rPr>
                <w:t>-</w:t>
              </w:r>
            </w:ins>
            <w:del w:id="3389" w:author="Joost Wijnings" w:date="2014-03-08T03:29:00Z">
              <w:r w:rsidDel="00A86DD7">
                <w:rPr>
                  <w:b/>
                  <w:lang w:eastAsia="nl-NL"/>
                </w:rPr>
                <w:delText xml:space="preserve"> </w:delText>
              </w:r>
            </w:del>
            <w:r>
              <w:rPr>
                <w:b/>
                <w:lang w:eastAsia="nl-NL"/>
              </w:rPr>
              <w:t>attribuut</w:t>
            </w:r>
          </w:p>
        </w:tc>
        <w:tc>
          <w:tcPr>
            <w:tcW w:w="709" w:type="dxa"/>
          </w:tcPr>
          <w:p w14:paraId="48E70F30" w14:textId="77777777" w:rsidR="00E47522" w:rsidRDefault="00E47522" w:rsidP="007E378C">
            <w:pPr>
              <w:rPr>
                <w:b/>
                <w:lang w:eastAsia="nl-NL"/>
              </w:rPr>
            </w:pPr>
            <w:r>
              <w:rPr>
                <w:b/>
                <w:lang w:eastAsia="nl-NL"/>
              </w:rPr>
              <w:t>v/o</w:t>
            </w:r>
          </w:p>
        </w:tc>
      </w:tr>
      <w:tr w:rsidR="00E47522" w:rsidRPr="00C709C8" w14:paraId="5188A724" w14:textId="77777777" w:rsidTr="007E378C">
        <w:tc>
          <w:tcPr>
            <w:tcW w:w="6062" w:type="dxa"/>
          </w:tcPr>
          <w:p w14:paraId="71A442C3" w14:textId="77777777" w:rsidR="00E47522" w:rsidRPr="00E40358" w:rsidRDefault="00E47522" w:rsidP="00237DAF">
            <w:pPr>
              <w:rPr>
                <w:lang w:eastAsia="nl-NL"/>
              </w:rPr>
            </w:pPr>
            <w:r w:rsidRPr="00E40358">
              <w:rPr>
                <w:lang w:eastAsia="nl-NL"/>
              </w:rPr>
              <w:t xml:space="preserve">antwoord . object . identificatie </w:t>
            </w:r>
          </w:p>
        </w:tc>
        <w:tc>
          <w:tcPr>
            <w:tcW w:w="3260" w:type="dxa"/>
          </w:tcPr>
          <w:p w14:paraId="45A21EBD" w14:textId="77777777" w:rsidR="00E47522" w:rsidRPr="00C709C8" w:rsidRDefault="00E47522" w:rsidP="00C24858">
            <w:pPr>
              <w:rPr>
                <w:b/>
                <w:lang w:eastAsia="nl-NL"/>
              </w:rPr>
            </w:pPr>
            <w:r>
              <w:rPr>
                <w:lang w:eastAsia="nl-NL"/>
              </w:rPr>
              <w:t>Documentidentificatie</w:t>
            </w:r>
          </w:p>
        </w:tc>
        <w:tc>
          <w:tcPr>
            <w:tcW w:w="709" w:type="dxa"/>
          </w:tcPr>
          <w:p w14:paraId="778201B6" w14:textId="77777777" w:rsidR="00E47522" w:rsidRPr="00C709C8" w:rsidRDefault="00E47522" w:rsidP="007E378C">
            <w:pPr>
              <w:rPr>
                <w:lang w:eastAsia="nl-NL"/>
              </w:rPr>
            </w:pPr>
            <w:r>
              <w:rPr>
                <w:lang w:eastAsia="nl-NL"/>
              </w:rPr>
              <w:t>v</w:t>
            </w:r>
          </w:p>
        </w:tc>
      </w:tr>
      <w:tr w:rsidR="00E47522" w:rsidRPr="00C709C8" w14:paraId="467B41DF" w14:textId="77777777" w:rsidTr="007E378C">
        <w:tc>
          <w:tcPr>
            <w:tcW w:w="6062" w:type="dxa"/>
          </w:tcPr>
          <w:p w14:paraId="0280EC05" w14:textId="77777777" w:rsidR="00E47522" w:rsidRPr="00C709C8" w:rsidRDefault="00E47522" w:rsidP="005938EF">
            <w:pPr>
              <w:pStyle w:val="Geenafstand"/>
              <w:rPr>
                <w:lang w:eastAsia="nl-NL"/>
              </w:rPr>
            </w:pPr>
            <w:r>
              <w:rPr>
                <w:lang w:eastAsia="nl-NL"/>
              </w:rPr>
              <w:t xml:space="preserve">antwoord . </w:t>
            </w:r>
            <w:r w:rsidRPr="00C709C8">
              <w:rPr>
                <w:lang w:eastAsia="nl-NL"/>
              </w:rPr>
              <w:t xml:space="preserve">object . </w:t>
            </w:r>
            <w:r>
              <w:rPr>
                <w:lang w:eastAsia="nl-NL"/>
              </w:rPr>
              <w:t xml:space="preserve">isRelevantVoor . gerelateerde . </w:t>
            </w:r>
            <w:r w:rsidRPr="00C709C8">
              <w:rPr>
                <w:lang w:eastAsia="nl-NL"/>
              </w:rPr>
              <w:t>identificatie</w:t>
            </w:r>
          </w:p>
        </w:tc>
        <w:tc>
          <w:tcPr>
            <w:tcW w:w="3260" w:type="dxa"/>
          </w:tcPr>
          <w:p w14:paraId="26EB2A6C" w14:textId="77777777" w:rsidR="00E47522" w:rsidRDefault="00E47522" w:rsidP="00237DAF">
            <w:pPr>
              <w:rPr>
                <w:lang w:eastAsia="nl-NL"/>
              </w:rPr>
            </w:pPr>
            <w:r>
              <w:rPr>
                <w:lang w:eastAsia="nl-NL"/>
              </w:rPr>
              <w:t>Zaakidentificatie</w:t>
            </w:r>
          </w:p>
        </w:tc>
        <w:tc>
          <w:tcPr>
            <w:tcW w:w="709" w:type="dxa"/>
          </w:tcPr>
          <w:p w14:paraId="26C74A54" w14:textId="77777777" w:rsidR="00E47522" w:rsidRDefault="00E47522" w:rsidP="007E378C">
            <w:pPr>
              <w:rPr>
                <w:lang w:eastAsia="nl-NL"/>
              </w:rPr>
            </w:pPr>
            <w:r>
              <w:rPr>
                <w:lang w:eastAsia="nl-NL"/>
              </w:rPr>
              <w:t>o</w:t>
            </w:r>
          </w:p>
        </w:tc>
      </w:tr>
      <w:tr w:rsidR="00E47522" w:rsidRPr="00394325" w14:paraId="17CC1E51" w14:textId="77777777" w:rsidTr="007E378C">
        <w:tc>
          <w:tcPr>
            <w:tcW w:w="6062" w:type="dxa"/>
          </w:tcPr>
          <w:p w14:paraId="019ADB30" w14:textId="77777777" w:rsidR="00E47522" w:rsidRDefault="00E47522" w:rsidP="00237DAF">
            <w:pPr>
              <w:rPr>
                <w:lang w:eastAsia="nl-NL"/>
              </w:rPr>
            </w:pPr>
            <w:r>
              <w:rPr>
                <w:lang w:eastAsia="nl-NL"/>
              </w:rPr>
              <w:t>antwoord . object . dct.omschrijving</w:t>
            </w:r>
          </w:p>
        </w:tc>
        <w:tc>
          <w:tcPr>
            <w:tcW w:w="3260" w:type="dxa"/>
          </w:tcPr>
          <w:p w14:paraId="2CD76561" w14:textId="77777777" w:rsidR="00E47522" w:rsidRPr="00394325" w:rsidRDefault="00E47522" w:rsidP="00C24858">
            <w:pPr>
              <w:rPr>
                <w:lang w:eastAsia="nl-NL"/>
              </w:rPr>
            </w:pPr>
            <w:r>
              <w:rPr>
                <w:lang w:eastAsia="nl-NL"/>
              </w:rPr>
              <w:t>Documenttype omschrijving</w:t>
            </w:r>
          </w:p>
        </w:tc>
        <w:tc>
          <w:tcPr>
            <w:tcW w:w="709" w:type="dxa"/>
          </w:tcPr>
          <w:p w14:paraId="5E5902C5" w14:textId="77777777" w:rsidR="00E47522" w:rsidRPr="00394325" w:rsidRDefault="00E47522" w:rsidP="007E378C">
            <w:r>
              <w:t>o</w:t>
            </w:r>
          </w:p>
        </w:tc>
      </w:tr>
      <w:tr w:rsidR="00E47522" w:rsidRPr="00394325" w14:paraId="40FB2760" w14:textId="77777777" w:rsidTr="007E378C">
        <w:tc>
          <w:tcPr>
            <w:tcW w:w="6062" w:type="dxa"/>
          </w:tcPr>
          <w:p w14:paraId="0CB3C406" w14:textId="77777777" w:rsidR="00E47522" w:rsidRDefault="00E47522" w:rsidP="00237DAF">
            <w:pPr>
              <w:rPr>
                <w:lang w:eastAsia="nl-NL"/>
              </w:rPr>
            </w:pPr>
            <w:r>
              <w:rPr>
                <w:lang w:eastAsia="nl-NL"/>
              </w:rPr>
              <w:t>antwoord . object . dct.categorie</w:t>
            </w:r>
          </w:p>
        </w:tc>
        <w:tc>
          <w:tcPr>
            <w:tcW w:w="3260" w:type="dxa"/>
          </w:tcPr>
          <w:p w14:paraId="6773CF4D" w14:textId="77777777" w:rsidR="00E47522" w:rsidRDefault="00E47522" w:rsidP="00C24858">
            <w:pPr>
              <w:rPr>
                <w:lang w:eastAsia="nl-NL"/>
              </w:rPr>
            </w:pPr>
            <w:r>
              <w:rPr>
                <w:lang w:eastAsia="nl-NL"/>
              </w:rPr>
              <w:t>Docmenttype categorie</w:t>
            </w:r>
          </w:p>
        </w:tc>
        <w:tc>
          <w:tcPr>
            <w:tcW w:w="709" w:type="dxa"/>
          </w:tcPr>
          <w:p w14:paraId="60E4B4DB" w14:textId="77777777" w:rsidR="00E47522" w:rsidRDefault="00E47522" w:rsidP="007E378C">
            <w:r>
              <w:t>o</w:t>
            </w:r>
          </w:p>
        </w:tc>
      </w:tr>
      <w:tr w:rsidR="00E47522" w14:paraId="294E00EC" w14:textId="77777777" w:rsidTr="007E378C">
        <w:tc>
          <w:tcPr>
            <w:tcW w:w="6062" w:type="dxa"/>
          </w:tcPr>
          <w:p w14:paraId="7E226457" w14:textId="77777777" w:rsidR="00E47522" w:rsidRDefault="00E47522" w:rsidP="00237DAF">
            <w:pPr>
              <w:rPr>
                <w:lang w:eastAsia="nl-NL"/>
              </w:rPr>
            </w:pPr>
            <w:r>
              <w:rPr>
                <w:lang w:eastAsia="nl-NL"/>
              </w:rPr>
              <w:t>antwoord . object . titel</w:t>
            </w:r>
          </w:p>
        </w:tc>
        <w:tc>
          <w:tcPr>
            <w:tcW w:w="3260" w:type="dxa"/>
          </w:tcPr>
          <w:p w14:paraId="08704EFA" w14:textId="77777777" w:rsidR="00E47522" w:rsidRPr="00394325" w:rsidRDefault="00E47522" w:rsidP="00C24858">
            <w:r>
              <w:t>Documenttitel</w:t>
            </w:r>
          </w:p>
        </w:tc>
        <w:tc>
          <w:tcPr>
            <w:tcW w:w="709" w:type="dxa"/>
          </w:tcPr>
          <w:p w14:paraId="5792798D" w14:textId="77777777" w:rsidR="00E47522" w:rsidRDefault="00E47522" w:rsidP="007E378C">
            <w:r>
              <w:t>o</w:t>
            </w:r>
          </w:p>
        </w:tc>
      </w:tr>
      <w:tr w:rsidR="00E47522" w:rsidRPr="00172CD1" w14:paraId="11E905CA" w14:textId="77777777" w:rsidTr="007E378C">
        <w:tc>
          <w:tcPr>
            <w:tcW w:w="6062" w:type="dxa"/>
          </w:tcPr>
          <w:p w14:paraId="30862A63" w14:textId="77777777" w:rsidR="00E47522" w:rsidRDefault="00E47522" w:rsidP="00237DAF">
            <w:pPr>
              <w:rPr>
                <w:lang w:eastAsia="nl-NL"/>
              </w:rPr>
            </w:pPr>
            <w:r>
              <w:rPr>
                <w:lang w:eastAsia="nl-NL"/>
              </w:rPr>
              <w:t>antwoord . object . creatiedatum</w:t>
            </w:r>
          </w:p>
        </w:tc>
        <w:tc>
          <w:tcPr>
            <w:tcW w:w="3260" w:type="dxa"/>
          </w:tcPr>
          <w:p w14:paraId="2614EAD6" w14:textId="77777777" w:rsidR="00E47522" w:rsidRPr="00172CD1" w:rsidRDefault="00E47522" w:rsidP="00C24858">
            <w:pPr>
              <w:rPr>
                <w:lang w:eastAsia="nl-NL"/>
              </w:rPr>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Documentcreatiedatum</w:t>
            </w:r>
            <w:r w:rsidRPr="00172CD1">
              <w:rPr>
                <w:lang w:eastAsia="nl-NL"/>
              </w:rPr>
              <w:fldChar w:fldCharType="end"/>
            </w:r>
          </w:p>
        </w:tc>
        <w:tc>
          <w:tcPr>
            <w:tcW w:w="709" w:type="dxa"/>
          </w:tcPr>
          <w:p w14:paraId="0B81E98A" w14:textId="77777777" w:rsidR="00E47522" w:rsidRPr="00172CD1" w:rsidRDefault="00E47522" w:rsidP="007E378C">
            <w:pPr>
              <w:rPr>
                <w:lang w:eastAsia="nl-NL"/>
              </w:rPr>
            </w:pPr>
            <w:r w:rsidRPr="00172CD1">
              <w:rPr>
                <w:lang w:eastAsia="nl-NL"/>
              </w:rPr>
              <w:t>v</w:t>
            </w:r>
          </w:p>
        </w:tc>
      </w:tr>
      <w:tr w:rsidR="00E47522" w:rsidRPr="00172CD1" w14:paraId="79D236FF" w14:textId="77777777" w:rsidTr="007E378C">
        <w:tc>
          <w:tcPr>
            <w:tcW w:w="6062" w:type="dxa"/>
          </w:tcPr>
          <w:p w14:paraId="338FC1C4" w14:textId="77777777" w:rsidR="00E47522" w:rsidRDefault="00E47522" w:rsidP="00237DAF">
            <w:pPr>
              <w:rPr>
                <w:lang w:eastAsia="nl-NL"/>
              </w:rPr>
            </w:pPr>
            <w:r>
              <w:rPr>
                <w:lang w:eastAsia="nl-NL"/>
              </w:rPr>
              <w:t>antwoord . object . ontvangstdatum</w:t>
            </w:r>
          </w:p>
        </w:tc>
        <w:tc>
          <w:tcPr>
            <w:tcW w:w="3260" w:type="dxa"/>
          </w:tcPr>
          <w:p w14:paraId="2D095C90" w14:textId="77777777" w:rsidR="00E47522" w:rsidRPr="00172CD1" w:rsidRDefault="00E47522" w:rsidP="00C24858">
            <w:pPr>
              <w:rPr>
                <w:lang w:eastAsia="nl-NL"/>
              </w:rPr>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Documentontvangstdatum</w:t>
            </w:r>
            <w:r w:rsidRPr="00172CD1">
              <w:rPr>
                <w:lang w:eastAsia="nl-NL"/>
              </w:rPr>
              <w:fldChar w:fldCharType="end"/>
            </w:r>
          </w:p>
        </w:tc>
        <w:tc>
          <w:tcPr>
            <w:tcW w:w="709" w:type="dxa"/>
          </w:tcPr>
          <w:p w14:paraId="5B30CA6A" w14:textId="77777777" w:rsidR="00E47522" w:rsidRPr="00172CD1" w:rsidRDefault="00E47522" w:rsidP="007E378C">
            <w:pPr>
              <w:rPr>
                <w:lang w:eastAsia="nl-NL"/>
              </w:rPr>
            </w:pPr>
            <w:r w:rsidRPr="00172CD1">
              <w:rPr>
                <w:lang w:eastAsia="nl-NL"/>
              </w:rPr>
              <w:t>o</w:t>
            </w:r>
          </w:p>
        </w:tc>
      </w:tr>
      <w:tr w:rsidR="00E47522" w:rsidRPr="00172CD1" w14:paraId="61B016A5" w14:textId="77777777" w:rsidTr="007E378C">
        <w:tc>
          <w:tcPr>
            <w:tcW w:w="6062" w:type="dxa"/>
          </w:tcPr>
          <w:p w14:paraId="1094C375" w14:textId="77777777" w:rsidR="00E47522" w:rsidRDefault="00E47522" w:rsidP="00237DAF">
            <w:pPr>
              <w:rPr>
                <w:lang w:eastAsia="nl-NL"/>
              </w:rPr>
            </w:pPr>
            <w:r>
              <w:rPr>
                <w:lang w:eastAsia="nl-NL"/>
              </w:rPr>
              <w:t>antwoord . object . titel</w:t>
            </w:r>
          </w:p>
        </w:tc>
        <w:tc>
          <w:tcPr>
            <w:tcW w:w="3260" w:type="dxa"/>
          </w:tcPr>
          <w:p w14:paraId="361B2BDB" w14:textId="77777777" w:rsidR="00E47522" w:rsidRPr="00172CD1" w:rsidRDefault="00E47522" w:rsidP="00C24858">
            <w:pPr>
              <w:rPr>
                <w:lang w:eastAsia="nl-NL"/>
              </w:rPr>
            </w:pPr>
            <w:r w:rsidRPr="00172CD1">
              <w:rPr>
                <w:lang w:eastAsia="nl-NL"/>
              </w:rPr>
              <w:t>Documenttitel</w:t>
            </w:r>
          </w:p>
        </w:tc>
        <w:tc>
          <w:tcPr>
            <w:tcW w:w="709" w:type="dxa"/>
          </w:tcPr>
          <w:p w14:paraId="4B6E4DEB" w14:textId="77777777" w:rsidR="00E47522" w:rsidRPr="00172CD1" w:rsidRDefault="00E47522" w:rsidP="007E378C">
            <w:pPr>
              <w:rPr>
                <w:lang w:eastAsia="nl-NL"/>
              </w:rPr>
            </w:pPr>
            <w:r w:rsidRPr="00172CD1">
              <w:rPr>
                <w:lang w:eastAsia="nl-NL"/>
              </w:rPr>
              <w:t>v</w:t>
            </w:r>
          </w:p>
        </w:tc>
      </w:tr>
      <w:tr w:rsidR="00E47522" w:rsidRPr="00172CD1" w14:paraId="73340609" w14:textId="77777777" w:rsidTr="007E378C">
        <w:tc>
          <w:tcPr>
            <w:tcW w:w="6062" w:type="dxa"/>
          </w:tcPr>
          <w:p w14:paraId="3B61B5D2" w14:textId="77777777" w:rsidR="00E47522" w:rsidRDefault="00E47522" w:rsidP="00237DAF">
            <w:pPr>
              <w:rPr>
                <w:lang w:eastAsia="nl-NL"/>
              </w:rPr>
            </w:pPr>
            <w:r>
              <w:rPr>
                <w:lang w:eastAsia="nl-NL"/>
              </w:rPr>
              <w:t>antwoord . object . beschrijving</w:t>
            </w:r>
          </w:p>
        </w:tc>
        <w:tc>
          <w:tcPr>
            <w:tcW w:w="3260" w:type="dxa"/>
          </w:tcPr>
          <w:p w14:paraId="2E891920" w14:textId="77777777" w:rsidR="00E47522" w:rsidRPr="00172CD1" w:rsidRDefault="00E47522" w:rsidP="00C24858">
            <w:pPr>
              <w:rPr>
                <w:lang w:eastAsia="nl-NL"/>
              </w:rPr>
            </w:pPr>
            <w:r w:rsidRPr="00172CD1">
              <w:rPr>
                <w:lang w:eastAsia="nl-NL"/>
              </w:rPr>
              <w:t>Documentbeschrijving</w:t>
            </w:r>
          </w:p>
        </w:tc>
        <w:tc>
          <w:tcPr>
            <w:tcW w:w="709" w:type="dxa"/>
          </w:tcPr>
          <w:p w14:paraId="5C95A050" w14:textId="77777777" w:rsidR="00E47522" w:rsidRPr="00172CD1" w:rsidRDefault="00E47522" w:rsidP="007E378C">
            <w:pPr>
              <w:rPr>
                <w:lang w:eastAsia="nl-NL"/>
              </w:rPr>
            </w:pPr>
            <w:r w:rsidRPr="00172CD1">
              <w:rPr>
                <w:lang w:eastAsia="nl-NL"/>
              </w:rPr>
              <w:t>o</w:t>
            </w:r>
          </w:p>
        </w:tc>
      </w:tr>
      <w:tr w:rsidR="00E47522" w:rsidRPr="00172CD1" w14:paraId="4961C2D3" w14:textId="77777777" w:rsidTr="007E378C">
        <w:tc>
          <w:tcPr>
            <w:tcW w:w="6062" w:type="dxa"/>
          </w:tcPr>
          <w:p w14:paraId="2DD87378" w14:textId="77777777" w:rsidR="00E47522" w:rsidRDefault="00E47522" w:rsidP="00237DAF">
            <w:pPr>
              <w:rPr>
                <w:lang w:eastAsia="nl-NL"/>
              </w:rPr>
            </w:pPr>
            <w:r>
              <w:rPr>
                <w:lang w:eastAsia="nl-NL"/>
              </w:rPr>
              <w:t>antwoord . object . verzenddatum</w:t>
            </w:r>
          </w:p>
        </w:tc>
        <w:tc>
          <w:tcPr>
            <w:tcW w:w="3260" w:type="dxa"/>
          </w:tcPr>
          <w:p w14:paraId="63D28128" w14:textId="77777777" w:rsidR="00E47522" w:rsidRPr="00172CD1" w:rsidRDefault="00E47522" w:rsidP="00C24858">
            <w:pPr>
              <w:rPr>
                <w:lang w:eastAsia="nl-NL"/>
              </w:rPr>
            </w:pPr>
            <w:r w:rsidRPr="00172CD1">
              <w:rPr>
                <w:lang w:eastAsia="nl-NL"/>
              </w:rPr>
              <w:t>Document verzenddatum</w:t>
            </w:r>
          </w:p>
        </w:tc>
        <w:tc>
          <w:tcPr>
            <w:tcW w:w="709" w:type="dxa"/>
          </w:tcPr>
          <w:p w14:paraId="1DB1CF13" w14:textId="77777777" w:rsidR="00E47522" w:rsidRPr="00172CD1" w:rsidRDefault="00E47522" w:rsidP="007E378C">
            <w:pPr>
              <w:rPr>
                <w:lang w:eastAsia="nl-NL"/>
              </w:rPr>
            </w:pPr>
            <w:r w:rsidRPr="00172CD1">
              <w:rPr>
                <w:lang w:eastAsia="nl-NL"/>
              </w:rPr>
              <w:t>o</w:t>
            </w:r>
          </w:p>
        </w:tc>
      </w:tr>
      <w:tr w:rsidR="00E47522" w:rsidRPr="00172CD1" w14:paraId="42A846DD" w14:textId="77777777" w:rsidTr="007E378C">
        <w:tc>
          <w:tcPr>
            <w:tcW w:w="6062" w:type="dxa"/>
          </w:tcPr>
          <w:p w14:paraId="467BF7F6" w14:textId="77777777" w:rsidR="00E47522" w:rsidRDefault="00E47522" w:rsidP="00237DAF">
            <w:pPr>
              <w:rPr>
                <w:lang w:eastAsia="nl-NL"/>
              </w:rPr>
            </w:pPr>
            <w:r>
              <w:rPr>
                <w:lang w:eastAsia="nl-NL"/>
              </w:rPr>
              <w:t>antwoord . object . vertrouwelijkAanduiding</w:t>
            </w:r>
          </w:p>
        </w:tc>
        <w:tc>
          <w:tcPr>
            <w:tcW w:w="3260" w:type="dxa"/>
          </w:tcPr>
          <w:p w14:paraId="1CE47402" w14:textId="77777777" w:rsidR="00E47522" w:rsidRPr="00172CD1" w:rsidRDefault="00E47522" w:rsidP="00C24858">
            <w:pPr>
              <w:rPr>
                <w:lang w:eastAsia="nl-NL"/>
              </w:rPr>
            </w:pPr>
            <w:r w:rsidRPr="00172CD1">
              <w:rPr>
                <w:lang w:eastAsia="nl-NL"/>
              </w:rPr>
              <w:t>Vertrouwelijkaanduiding</w:t>
            </w:r>
          </w:p>
        </w:tc>
        <w:tc>
          <w:tcPr>
            <w:tcW w:w="709" w:type="dxa"/>
          </w:tcPr>
          <w:p w14:paraId="034329D3" w14:textId="77777777" w:rsidR="00E47522" w:rsidRPr="00172CD1" w:rsidRDefault="00E47522" w:rsidP="007E378C">
            <w:pPr>
              <w:rPr>
                <w:lang w:eastAsia="nl-NL"/>
              </w:rPr>
            </w:pPr>
            <w:r w:rsidRPr="00172CD1">
              <w:rPr>
                <w:lang w:eastAsia="nl-NL"/>
              </w:rPr>
              <w:t>v</w:t>
            </w:r>
          </w:p>
        </w:tc>
      </w:tr>
      <w:tr w:rsidR="00E47522" w:rsidRPr="00172CD1" w14:paraId="74D93F8F" w14:textId="77777777" w:rsidTr="007E378C">
        <w:tc>
          <w:tcPr>
            <w:tcW w:w="6062" w:type="dxa"/>
          </w:tcPr>
          <w:p w14:paraId="4CB36381" w14:textId="77777777" w:rsidR="00E47522" w:rsidRDefault="00E47522" w:rsidP="00237DAF">
            <w:pPr>
              <w:rPr>
                <w:lang w:eastAsia="nl-NL"/>
              </w:rPr>
            </w:pPr>
            <w:r>
              <w:rPr>
                <w:lang w:eastAsia="nl-NL"/>
              </w:rPr>
              <w:t>antwoord . object . auteur</w:t>
            </w:r>
          </w:p>
        </w:tc>
        <w:tc>
          <w:tcPr>
            <w:tcW w:w="3260" w:type="dxa"/>
          </w:tcPr>
          <w:p w14:paraId="18FD26D4" w14:textId="77777777" w:rsidR="00E47522" w:rsidRPr="00172CD1" w:rsidRDefault="00E47522" w:rsidP="00C24858">
            <w:pPr>
              <w:rPr>
                <w:lang w:eastAsia="nl-NL"/>
              </w:rPr>
            </w:pPr>
            <w:r w:rsidRPr="00172CD1">
              <w:rPr>
                <w:lang w:eastAsia="nl-NL"/>
              </w:rPr>
              <w:t>Documentauteur</w:t>
            </w:r>
          </w:p>
        </w:tc>
        <w:tc>
          <w:tcPr>
            <w:tcW w:w="709" w:type="dxa"/>
          </w:tcPr>
          <w:p w14:paraId="42C75A1F" w14:textId="77777777" w:rsidR="00E47522" w:rsidRPr="00172CD1" w:rsidRDefault="00E47522" w:rsidP="007E378C">
            <w:pPr>
              <w:rPr>
                <w:lang w:eastAsia="nl-NL"/>
              </w:rPr>
            </w:pPr>
            <w:r w:rsidRPr="00172CD1">
              <w:rPr>
                <w:lang w:eastAsia="nl-NL"/>
              </w:rPr>
              <w:t>v</w:t>
            </w:r>
          </w:p>
        </w:tc>
      </w:tr>
      <w:tr w:rsidR="00E47522" w:rsidRPr="00172CD1" w14:paraId="762FA307" w14:textId="77777777" w:rsidTr="007E378C">
        <w:tc>
          <w:tcPr>
            <w:tcW w:w="6062" w:type="dxa"/>
          </w:tcPr>
          <w:p w14:paraId="4D684B28" w14:textId="77777777" w:rsidR="00E47522" w:rsidRDefault="00E47522" w:rsidP="00237DAF">
            <w:pPr>
              <w:rPr>
                <w:lang w:eastAsia="nl-NL"/>
              </w:rPr>
            </w:pPr>
            <w:r>
              <w:rPr>
                <w:lang w:eastAsia="nl-NL"/>
              </w:rPr>
              <w:t>antwoord . object . formaat</w:t>
            </w:r>
          </w:p>
        </w:tc>
        <w:tc>
          <w:tcPr>
            <w:tcW w:w="3260" w:type="dxa"/>
          </w:tcPr>
          <w:p w14:paraId="35182143" w14:textId="77777777" w:rsidR="00E47522" w:rsidRPr="00172CD1" w:rsidRDefault="00E47522" w:rsidP="00C24858">
            <w:pPr>
              <w:rPr>
                <w:lang w:eastAsia="nl-NL"/>
              </w:rPr>
            </w:pPr>
            <w:r w:rsidRPr="00172CD1">
              <w:rPr>
                <w:lang w:eastAsia="nl-NL"/>
              </w:rPr>
              <w:t>Documentformaat</w:t>
            </w:r>
          </w:p>
        </w:tc>
        <w:tc>
          <w:tcPr>
            <w:tcW w:w="709" w:type="dxa"/>
          </w:tcPr>
          <w:p w14:paraId="79C0D81C" w14:textId="77777777" w:rsidR="00E47522" w:rsidRPr="00172CD1" w:rsidRDefault="00E47522" w:rsidP="007E378C">
            <w:pPr>
              <w:rPr>
                <w:lang w:eastAsia="nl-NL"/>
              </w:rPr>
            </w:pPr>
            <w:r w:rsidRPr="00172CD1">
              <w:rPr>
                <w:lang w:eastAsia="nl-NL"/>
              </w:rPr>
              <w:t>v</w:t>
            </w:r>
          </w:p>
        </w:tc>
      </w:tr>
      <w:tr w:rsidR="00E47522" w:rsidRPr="00172CD1" w14:paraId="2ECB4F02" w14:textId="77777777" w:rsidTr="007E378C">
        <w:tc>
          <w:tcPr>
            <w:tcW w:w="6062" w:type="dxa"/>
          </w:tcPr>
          <w:p w14:paraId="1C8E434C" w14:textId="77777777" w:rsidR="00E47522" w:rsidRDefault="00E47522" w:rsidP="00237DAF">
            <w:pPr>
              <w:rPr>
                <w:lang w:eastAsia="nl-NL"/>
              </w:rPr>
            </w:pPr>
            <w:r>
              <w:rPr>
                <w:lang w:eastAsia="nl-NL"/>
              </w:rPr>
              <w:t>antwoord . object . taal</w:t>
            </w:r>
          </w:p>
        </w:tc>
        <w:tc>
          <w:tcPr>
            <w:tcW w:w="3260" w:type="dxa"/>
          </w:tcPr>
          <w:p w14:paraId="18B888EA" w14:textId="77777777" w:rsidR="00E47522" w:rsidRPr="00172CD1" w:rsidRDefault="00E47522" w:rsidP="00C24858">
            <w:pPr>
              <w:rPr>
                <w:lang w:eastAsia="nl-NL"/>
              </w:rPr>
            </w:pPr>
            <w:r w:rsidRPr="00172CD1">
              <w:rPr>
                <w:lang w:eastAsia="nl-NL"/>
              </w:rPr>
              <w:t>Documenttaal</w:t>
            </w:r>
          </w:p>
        </w:tc>
        <w:tc>
          <w:tcPr>
            <w:tcW w:w="709" w:type="dxa"/>
          </w:tcPr>
          <w:p w14:paraId="7A69255D" w14:textId="77777777" w:rsidR="00E47522" w:rsidRPr="00172CD1" w:rsidRDefault="00E47522" w:rsidP="007E378C">
            <w:pPr>
              <w:rPr>
                <w:lang w:eastAsia="nl-NL"/>
              </w:rPr>
            </w:pPr>
            <w:r w:rsidRPr="00172CD1">
              <w:rPr>
                <w:lang w:eastAsia="nl-NL"/>
              </w:rPr>
              <w:t>v</w:t>
            </w:r>
          </w:p>
        </w:tc>
      </w:tr>
      <w:tr w:rsidR="00E47522" w:rsidRPr="00172CD1" w14:paraId="4B06AFE4" w14:textId="77777777" w:rsidTr="007E378C">
        <w:tc>
          <w:tcPr>
            <w:tcW w:w="6062" w:type="dxa"/>
          </w:tcPr>
          <w:p w14:paraId="48A2BAB2" w14:textId="77777777" w:rsidR="00E47522" w:rsidRDefault="00E47522" w:rsidP="00237DAF">
            <w:pPr>
              <w:rPr>
                <w:lang w:eastAsia="nl-NL"/>
              </w:rPr>
            </w:pPr>
            <w:r>
              <w:rPr>
                <w:lang w:eastAsia="nl-NL"/>
              </w:rPr>
              <w:t>antwoord . object . versie</w:t>
            </w:r>
          </w:p>
        </w:tc>
        <w:tc>
          <w:tcPr>
            <w:tcW w:w="3260" w:type="dxa"/>
          </w:tcPr>
          <w:p w14:paraId="25E116A2" w14:textId="77777777" w:rsidR="00E47522" w:rsidRPr="00172CD1" w:rsidRDefault="00E47522" w:rsidP="00C24858">
            <w:pPr>
              <w:rPr>
                <w:lang w:eastAsia="nl-NL"/>
              </w:rPr>
            </w:pPr>
            <w:r w:rsidRPr="00172CD1">
              <w:rPr>
                <w:lang w:eastAsia="nl-NL"/>
              </w:rPr>
              <w:t>Documentversie</w:t>
            </w:r>
          </w:p>
        </w:tc>
        <w:tc>
          <w:tcPr>
            <w:tcW w:w="709" w:type="dxa"/>
          </w:tcPr>
          <w:p w14:paraId="472E01C5" w14:textId="77777777" w:rsidR="00E47522" w:rsidRPr="00172CD1" w:rsidRDefault="00E47522" w:rsidP="007E378C">
            <w:pPr>
              <w:rPr>
                <w:lang w:eastAsia="nl-NL"/>
              </w:rPr>
            </w:pPr>
            <w:r w:rsidRPr="00172CD1">
              <w:rPr>
                <w:lang w:eastAsia="nl-NL"/>
              </w:rPr>
              <w:t>o</w:t>
            </w:r>
          </w:p>
        </w:tc>
      </w:tr>
      <w:tr w:rsidR="00E47522" w:rsidRPr="00172CD1" w14:paraId="44B578FB" w14:textId="77777777" w:rsidTr="007E378C">
        <w:tc>
          <w:tcPr>
            <w:tcW w:w="6062" w:type="dxa"/>
          </w:tcPr>
          <w:p w14:paraId="5A96A90D" w14:textId="77777777" w:rsidR="00E47522" w:rsidRDefault="00E47522" w:rsidP="00237DAF">
            <w:pPr>
              <w:rPr>
                <w:lang w:eastAsia="nl-NL"/>
              </w:rPr>
            </w:pPr>
            <w:r>
              <w:rPr>
                <w:lang w:eastAsia="nl-NL"/>
              </w:rPr>
              <w:t>antwoord . object . status</w:t>
            </w:r>
          </w:p>
        </w:tc>
        <w:tc>
          <w:tcPr>
            <w:tcW w:w="3260" w:type="dxa"/>
          </w:tcPr>
          <w:p w14:paraId="60E02ECA" w14:textId="77777777" w:rsidR="00E47522" w:rsidRPr="00172CD1" w:rsidRDefault="00E47522" w:rsidP="00C24858">
            <w:pPr>
              <w:rPr>
                <w:lang w:eastAsia="nl-NL"/>
              </w:rPr>
            </w:pPr>
            <w:r w:rsidRPr="00172CD1">
              <w:rPr>
                <w:lang w:eastAsia="nl-NL"/>
              </w:rPr>
              <w:t>Documentstatus</w:t>
            </w:r>
          </w:p>
        </w:tc>
        <w:tc>
          <w:tcPr>
            <w:tcW w:w="709" w:type="dxa"/>
          </w:tcPr>
          <w:p w14:paraId="136FD7C6" w14:textId="77777777" w:rsidR="00E47522" w:rsidRPr="00172CD1" w:rsidRDefault="00E47522" w:rsidP="007E378C">
            <w:pPr>
              <w:rPr>
                <w:lang w:eastAsia="nl-NL"/>
              </w:rPr>
            </w:pPr>
            <w:r w:rsidRPr="00172CD1">
              <w:rPr>
                <w:lang w:eastAsia="nl-NL"/>
              </w:rPr>
              <w:t>o</w:t>
            </w:r>
          </w:p>
        </w:tc>
      </w:tr>
      <w:tr w:rsidR="00E47522" w:rsidRPr="00172CD1" w14:paraId="7FCD2534" w14:textId="77777777" w:rsidTr="007E378C">
        <w:tc>
          <w:tcPr>
            <w:tcW w:w="6062" w:type="dxa"/>
          </w:tcPr>
          <w:p w14:paraId="00EF1BEA" w14:textId="77777777" w:rsidR="00E47522" w:rsidRDefault="00E47522" w:rsidP="00237DAF">
            <w:pPr>
              <w:rPr>
                <w:lang w:eastAsia="nl-NL"/>
              </w:rPr>
            </w:pPr>
            <w:r>
              <w:rPr>
                <w:lang w:eastAsia="nl-NL"/>
              </w:rPr>
              <w:t>antwoord . object . inhoud</w:t>
            </w:r>
          </w:p>
        </w:tc>
        <w:tc>
          <w:tcPr>
            <w:tcW w:w="3260" w:type="dxa"/>
          </w:tcPr>
          <w:p w14:paraId="700E949B" w14:textId="77777777" w:rsidR="00E47522" w:rsidRPr="00172CD1" w:rsidRDefault="00E47522" w:rsidP="00C24858">
            <w:pPr>
              <w:rPr>
                <w:lang w:eastAsia="nl-NL"/>
              </w:rPr>
            </w:pPr>
            <w:r w:rsidRPr="00172CD1">
              <w:rPr>
                <w:lang w:eastAsia="nl-NL"/>
              </w:rPr>
              <w:t>Documentinhoud</w:t>
            </w:r>
          </w:p>
        </w:tc>
        <w:tc>
          <w:tcPr>
            <w:tcW w:w="709" w:type="dxa"/>
          </w:tcPr>
          <w:p w14:paraId="7A67EBC7" w14:textId="77777777" w:rsidR="00E47522" w:rsidRPr="00172CD1" w:rsidRDefault="00E47522" w:rsidP="007E378C">
            <w:pPr>
              <w:rPr>
                <w:lang w:eastAsia="nl-NL"/>
              </w:rPr>
            </w:pPr>
            <w:r>
              <w:rPr>
                <w:lang w:eastAsia="nl-NL"/>
              </w:rPr>
              <w:t>v</w:t>
            </w:r>
          </w:p>
        </w:tc>
      </w:tr>
      <w:tr w:rsidR="00E47522" w:rsidRPr="00172CD1" w14:paraId="0FAF71E9" w14:textId="77777777" w:rsidTr="007E378C">
        <w:tc>
          <w:tcPr>
            <w:tcW w:w="6062" w:type="dxa"/>
          </w:tcPr>
          <w:p w14:paraId="7C193C17" w14:textId="77777777" w:rsidR="00E47522" w:rsidRDefault="00E47522" w:rsidP="00237DAF">
            <w:pPr>
              <w:rPr>
                <w:lang w:eastAsia="nl-NL"/>
              </w:rPr>
            </w:pPr>
            <w:r>
              <w:rPr>
                <w:lang w:eastAsia="nl-NL"/>
              </w:rPr>
              <w:t>antwoord . object . inhoud@xmime:contentType</w:t>
            </w:r>
          </w:p>
        </w:tc>
        <w:tc>
          <w:tcPr>
            <w:tcW w:w="3260" w:type="dxa"/>
          </w:tcPr>
          <w:p w14:paraId="6F233677" w14:textId="77777777" w:rsidR="00E47522" w:rsidRPr="00172CD1" w:rsidRDefault="00E47522" w:rsidP="00C24858">
            <w:pPr>
              <w:rPr>
                <w:lang w:eastAsia="nl-NL"/>
              </w:rPr>
            </w:pPr>
            <w:r>
              <w:rPr>
                <w:lang w:eastAsia="nl-NL"/>
              </w:rPr>
              <w:t>MimeType</w:t>
            </w:r>
          </w:p>
        </w:tc>
        <w:tc>
          <w:tcPr>
            <w:tcW w:w="709" w:type="dxa"/>
          </w:tcPr>
          <w:p w14:paraId="34ED53AA" w14:textId="77777777" w:rsidR="00E47522" w:rsidRPr="00172CD1" w:rsidRDefault="00E47522" w:rsidP="007E378C">
            <w:pPr>
              <w:rPr>
                <w:lang w:eastAsia="nl-NL"/>
              </w:rPr>
            </w:pPr>
            <w:r>
              <w:rPr>
                <w:lang w:eastAsia="nl-NL"/>
              </w:rPr>
              <w:t>o</w:t>
            </w:r>
          </w:p>
        </w:tc>
      </w:tr>
      <w:tr w:rsidR="00E47522" w:rsidRPr="00172CD1" w14:paraId="7FA95DCD" w14:textId="77777777" w:rsidTr="007E378C">
        <w:tc>
          <w:tcPr>
            <w:tcW w:w="6062" w:type="dxa"/>
          </w:tcPr>
          <w:p w14:paraId="58B1A041" w14:textId="77777777" w:rsidR="00E47522" w:rsidRDefault="00E47522" w:rsidP="00237DAF">
            <w:pPr>
              <w:rPr>
                <w:lang w:eastAsia="nl-NL"/>
              </w:rPr>
            </w:pPr>
            <w:r>
              <w:rPr>
                <w:lang w:eastAsia="nl-NL"/>
              </w:rPr>
              <w:t>antwoord . object . inhoud@bestandsnaam</w:t>
            </w:r>
          </w:p>
        </w:tc>
        <w:tc>
          <w:tcPr>
            <w:tcW w:w="3260" w:type="dxa"/>
          </w:tcPr>
          <w:p w14:paraId="315DC8B0" w14:textId="77777777" w:rsidR="00E47522" w:rsidRDefault="00E47522" w:rsidP="00C24858">
            <w:pPr>
              <w:rPr>
                <w:lang w:eastAsia="nl-NL"/>
              </w:rPr>
            </w:pPr>
            <w:r>
              <w:rPr>
                <w:lang w:eastAsia="nl-NL"/>
              </w:rPr>
              <w:t>Bestandsnaam</w:t>
            </w:r>
          </w:p>
        </w:tc>
        <w:tc>
          <w:tcPr>
            <w:tcW w:w="709" w:type="dxa"/>
          </w:tcPr>
          <w:p w14:paraId="75E8D111" w14:textId="77777777" w:rsidR="00E47522" w:rsidRPr="00172CD1" w:rsidRDefault="00E47522" w:rsidP="007E378C">
            <w:pPr>
              <w:rPr>
                <w:lang w:eastAsia="nl-NL"/>
              </w:rPr>
            </w:pPr>
            <w:r>
              <w:rPr>
                <w:lang w:eastAsia="nl-NL"/>
              </w:rPr>
              <w:t>o</w:t>
            </w:r>
          </w:p>
        </w:tc>
      </w:tr>
      <w:tr w:rsidR="00E47522" w:rsidRPr="00172CD1" w14:paraId="68839031" w14:textId="77777777" w:rsidTr="007E378C">
        <w:tc>
          <w:tcPr>
            <w:tcW w:w="6062" w:type="dxa"/>
          </w:tcPr>
          <w:p w14:paraId="1F807F94" w14:textId="77777777" w:rsidR="00E47522" w:rsidRDefault="00E47522" w:rsidP="00237DAF">
            <w:pPr>
              <w:rPr>
                <w:lang w:eastAsia="nl-NL"/>
              </w:rPr>
            </w:pPr>
            <w:r>
              <w:rPr>
                <w:lang w:eastAsia="nl-NL"/>
              </w:rPr>
              <w:lastRenderedPageBreak/>
              <w:t>antwoord . object . heeftRelevant . gerelateerde . link</w:t>
            </w:r>
          </w:p>
        </w:tc>
        <w:tc>
          <w:tcPr>
            <w:tcW w:w="3260" w:type="dxa"/>
          </w:tcPr>
          <w:p w14:paraId="1FAB1F38" w14:textId="77777777" w:rsidR="00E47522" w:rsidRPr="00172CD1" w:rsidRDefault="00E47522" w:rsidP="00C24858">
            <w:pPr>
              <w:rPr>
                <w:lang w:eastAsia="nl-NL"/>
              </w:rPr>
            </w:pPr>
            <w:r w:rsidRPr="00172CD1">
              <w:rPr>
                <w:lang w:eastAsia="nl-NL"/>
              </w:rPr>
              <w:t>Documentlink</w:t>
            </w:r>
          </w:p>
        </w:tc>
        <w:tc>
          <w:tcPr>
            <w:tcW w:w="709" w:type="dxa"/>
          </w:tcPr>
          <w:p w14:paraId="02D961A4" w14:textId="77777777" w:rsidR="00E47522" w:rsidRPr="00172CD1" w:rsidRDefault="00B87EEC" w:rsidP="007E378C">
            <w:pPr>
              <w:rPr>
                <w:lang w:eastAsia="nl-NL"/>
              </w:rPr>
            </w:pPr>
            <w:r>
              <w:rPr>
                <w:lang w:eastAsia="nl-NL"/>
              </w:rPr>
              <w:t>o</w:t>
            </w:r>
          </w:p>
        </w:tc>
      </w:tr>
      <w:tr w:rsidR="00B87EEC" w:rsidRPr="00172CD1" w14:paraId="26CE0657" w14:textId="77777777" w:rsidTr="007E378C">
        <w:tc>
          <w:tcPr>
            <w:tcW w:w="6062" w:type="dxa"/>
          </w:tcPr>
          <w:p w14:paraId="1A3F89D0" w14:textId="18809F71" w:rsidR="00B87EEC" w:rsidRDefault="00B87EEC" w:rsidP="00237DAF">
            <w:pPr>
              <w:rPr>
                <w:lang w:eastAsia="nl-NL"/>
              </w:rPr>
            </w:pPr>
            <w:commentRangeStart w:id="3390"/>
            <w:del w:id="3391" w:author="Joost Wijnings" w:date="2014-08-13T12:56:00Z">
              <w:r w:rsidDel="00A01686">
                <w:rPr>
                  <w:lang w:eastAsia="nl-NL"/>
                </w:rPr>
                <w:delText>antwoord . object</w:delText>
              </w:r>
            </w:del>
            <w:ins w:id="3392" w:author="Joost Wijnings" w:date="2014-08-13T12:56:00Z">
              <w:r w:rsidR="00A01686">
                <w:rPr>
                  <w:lang w:eastAsia="nl-NL"/>
                </w:rPr>
                <w:t>parameters</w:t>
              </w:r>
            </w:ins>
            <w:r>
              <w:rPr>
                <w:lang w:eastAsia="nl-NL"/>
              </w:rPr>
              <w:t xml:space="preserve"> </w:t>
            </w:r>
            <w:commentRangeEnd w:id="3390"/>
            <w:r w:rsidR="00367913">
              <w:rPr>
                <w:rStyle w:val="Verwijzingopmerking"/>
              </w:rPr>
              <w:commentReference w:id="3390"/>
            </w:r>
            <w:r>
              <w:rPr>
                <w:lang w:eastAsia="nl-NL"/>
              </w:rPr>
              <w:t xml:space="preserve">. </w:t>
            </w:r>
            <w:r w:rsidR="00985B22">
              <w:rPr>
                <w:lang w:eastAsia="nl-NL"/>
              </w:rPr>
              <w:t>checkedOutId</w:t>
            </w:r>
          </w:p>
        </w:tc>
        <w:tc>
          <w:tcPr>
            <w:tcW w:w="3260" w:type="dxa"/>
          </w:tcPr>
          <w:p w14:paraId="1296AB29" w14:textId="77777777" w:rsidR="00B87EEC" w:rsidRPr="00172CD1" w:rsidRDefault="00B87EEC" w:rsidP="00C24858">
            <w:pPr>
              <w:rPr>
                <w:lang w:eastAsia="nl-NL"/>
              </w:rPr>
            </w:pPr>
            <w:r>
              <w:rPr>
                <w:lang w:eastAsia="nl-NL"/>
              </w:rPr>
              <w:t>D</w:t>
            </w:r>
            <w:r w:rsidR="003F0612">
              <w:rPr>
                <w:lang w:eastAsia="nl-NL"/>
              </w:rPr>
              <w:t>e t</w:t>
            </w:r>
            <w:r>
              <w:rPr>
                <w:lang w:eastAsia="nl-NL"/>
              </w:rPr>
              <w:t>echnische sleutel van de</w:t>
            </w:r>
            <w:r w:rsidR="007B00FA">
              <w:rPr>
                <w:lang w:eastAsia="nl-NL"/>
              </w:rPr>
              <w:t xml:space="preserve"> </w:t>
            </w:r>
            <w:r w:rsidRPr="00B87EEC">
              <w:rPr>
                <w:lang w:eastAsia="nl-NL"/>
              </w:rPr>
              <w:t xml:space="preserve"> "Private Working Copy"</w:t>
            </w:r>
          </w:p>
        </w:tc>
        <w:tc>
          <w:tcPr>
            <w:tcW w:w="709" w:type="dxa"/>
          </w:tcPr>
          <w:p w14:paraId="3930F905" w14:textId="77777777" w:rsidR="00B87EEC" w:rsidRPr="00172CD1" w:rsidRDefault="003F0612" w:rsidP="007E378C">
            <w:pPr>
              <w:rPr>
                <w:lang w:eastAsia="nl-NL"/>
              </w:rPr>
            </w:pPr>
            <w:r>
              <w:rPr>
                <w:lang w:eastAsia="nl-NL"/>
              </w:rPr>
              <w:t>v</w:t>
            </w:r>
          </w:p>
        </w:tc>
      </w:tr>
      <w:tr w:rsidR="00B87EEC" w:rsidRPr="00172CD1" w14:paraId="3FB67BE5" w14:textId="77777777" w:rsidTr="007E378C">
        <w:tc>
          <w:tcPr>
            <w:tcW w:w="6062" w:type="dxa"/>
          </w:tcPr>
          <w:p w14:paraId="48D6030F" w14:textId="2E64DCD0" w:rsidR="00B87EEC" w:rsidRDefault="00B87EEC" w:rsidP="00237DAF">
            <w:pPr>
              <w:rPr>
                <w:lang w:eastAsia="nl-NL"/>
              </w:rPr>
            </w:pPr>
            <w:commentRangeStart w:id="3393"/>
            <w:del w:id="3394" w:author="Joost Wijnings" w:date="2014-08-13T12:56:00Z">
              <w:r w:rsidDel="00A01686">
                <w:rPr>
                  <w:lang w:eastAsia="nl-NL"/>
                </w:rPr>
                <w:delText>antwoord . object</w:delText>
              </w:r>
            </w:del>
            <w:ins w:id="3395" w:author="Joost Wijnings" w:date="2014-08-13T12:56:00Z">
              <w:r w:rsidR="00A01686">
                <w:rPr>
                  <w:lang w:eastAsia="nl-NL"/>
                </w:rPr>
                <w:t>parameters</w:t>
              </w:r>
            </w:ins>
            <w:r>
              <w:rPr>
                <w:lang w:eastAsia="nl-NL"/>
              </w:rPr>
              <w:t xml:space="preserve"> </w:t>
            </w:r>
            <w:commentRangeEnd w:id="3393"/>
            <w:r w:rsidR="00367913">
              <w:rPr>
                <w:rStyle w:val="Verwijzingopmerking"/>
              </w:rPr>
              <w:commentReference w:id="3393"/>
            </w:r>
            <w:r>
              <w:rPr>
                <w:lang w:eastAsia="nl-NL"/>
              </w:rPr>
              <w:t xml:space="preserve">. </w:t>
            </w:r>
            <w:r w:rsidR="00985B22">
              <w:rPr>
                <w:lang w:eastAsia="nl-NL"/>
              </w:rPr>
              <w:t>c</w:t>
            </w:r>
            <w:r w:rsidR="003F0612" w:rsidRPr="003F0612">
              <w:rPr>
                <w:lang w:eastAsia="nl-NL"/>
              </w:rPr>
              <w:t>heckedOutBy</w:t>
            </w:r>
          </w:p>
        </w:tc>
        <w:tc>
          <w:tcPr>
            <w:tcW w:w="3260" w:type="dxa"/>
          </w:tcPr>
          <w:p w14:paraId="55402CEA" w14:textId="77777777" w:rsidR="00B87EEC" w:rsidRPr="00172CD1" w:rsidRDefault="003F0612" w:rsidP="00C24858">
            <w:pPr>
              <w:rPr>
                <w:lang w:eastAsia="nl-NL"/>
              </w:rPr>
            </w:pPr>
            <w:r>
              <w:rPr>
                <w:lang w:eastAsia="nl-NL"/>
              </w:rPr>
              <w:t>Gebruikersnaam van persoon die document</w:t>
            </w:r>
            <w:r w:rsidR="00985B22">
              <w:rPr>
                <w:lang w:eastAsia="nl-NL"/>
              </w:rPr>
              <w:t xml:space="preserve"> heeft opgevraagd voor bewerking</w:t>
            </w:r>
          </w:p>
        </w:tc>
        <w:tc>
          <w:tcPr>
            <w:tcW w:w="709" w:type="dxa"/>
          </w:tcPr>
          <w:p w14:paraId="1A07FE61" w14:textId="77777777" w:rsidR="00B87EEC" w:rsidRPr="00172CD1" w:rsidRDefault="003F0612" w:rsidP="007E378C">
            <w:pPr>
              <w:rPr>
                <w:lang w:eastAsia="nl-NL"/>
              </w:rPr>
            </w:pPr>
            <w:r>
              <w:rPr>
                <w:lang w:eastAsia="nl-NL"/>
              </w:rPr>
              <w:t>o</w:t>
            </w:r>
          </w:p>
        </w:tc>
      </w:tr>
      <w:tr w:rsidR="002031CC" w:rsidRPr="00172CD1" w14:paraId="5E5AA43D" w14:textId="77777777" w:rsidTr="007E378C">
        <w:trPr>
          <w:ins w:id="3396" w:author="Michiel Verhoef" w:date="2015-03-16T13:20:00Z"/>
        </w:trPr>
        <w:tc>
          <w:tcPr>
            <w:tcW w:w="6062" w:type="dxa"/>
          </w:tcPr>
          <w:p w14:paraId="3B05BBE3" w14:textId="338F1659" w:rsidR="002031CC" w:rsidDel="00A01686" w:rsidRDefault="002031CC" w:rsidP="002031CC">
            <w:pPr>
              <w:rPr>
                <w:ins w:id="3397" w:author="Michiel Verhoef" w:date="2015-03-16T13:20:00Z"/>
                <w:lang w:eastAsia="nl-NL"/>
              </w:rPr>
            </w:pPr>
            <w:ins w:id="3398" w:author="Michiel Verhoef" w:date="2015-03-16T13:20:00Z">
              <w:r>
                <w:rPr>
                  <w:lang w:eastAsia="nl-NL"/>
                </w:rPr>
                <w:t>parameters.</w:t>
              </w:r>
              <w:commentRangeStart w:id="3399"/>
              <w:r>
                <w:rPr>
                  <w:lang w:eastAsia="nl-NL"/>
                </w:rPr>
                <w:t>version</w:t>
              </w:r>
            </w:ins>
            <w:ins w:id="3400" w:author="Michiel Verhoef" w:date="2015-03-16T13:31:00Z">
              <w:r>
                <w:rPr>
                  <w:lang w:eastAsia="nl-NL"/>
                </w:rPr>
                <w:t>ing</w:t>
              </w:r>
            </w:ins>
            <w:commentRangeEnd w:id="3399"/>
            <w:ins w:id="3401" w:author="Michiel Verhoef" w:date="2015-04-07T09:38:00Z">
              <w:r w:rsidR="00706241">
                <w:rPr>
                  <w:lang w:eastAsia="nl-NL"/>
                </w:rPr>
                <w:t>State</w:t>
              </w:r>
            </w:ins>
            <w:ins w:id="3402" w:author="Michiel Verhoef" w:date="2015-03-16T13:32:00Z">
              <w:r w:rsidR="001735EC">
                <w:rPr>
                  <w:rStyle w:val="Verwijzingopmerking"/>
                </w:rPr>
                <w:commentReference w:id="3399"/>
              </w:r>
            </w:ins>
          </w:p>
        </w:tc>
        <w:tc>
          <w:tcPr>
            <w:tcW w:w="3260" w:type="dxa"/>
          </w:tcPr>
          <w:p w14:paraId="4F0C696C" w14:textId="77777777" w:rsidR="00706241" w:rsidRPr="00706241" w:rsidRDefault="00706241">
            <w:pPr>
              <w:numPr>
                <w:ilvl w:val="0"/>
                <w:numId w:val="64"/>
              </w:numPr>
              <w:spacing w:before="100" w:beforeAutospacing="1" w:after="100" w:afterAutospacing="1" w:line="240" w:lineRule="auto"/>
              <w:rPr>
                <w:ins w:id="3403" w:author="Michiel Verhoef" w:date="2015-04-07T09:39:00Z"/>
                <w:lang w:eastAsia="nl-NL"/>
                <w:rPrChange w:id="3404" w:author="Michiel Verhoef" w:date="2015-04-07T09:39:00Z">
                  <w:rPr>
                    <w:ins w:id="3405" w:author="Michiel Verhoef" w:date="2015-04-07T09:39:00Z"/>
                    <w:rFonts w:ascii="Times New Roman" w:eastAsia="Times New Roman" w:hAnsi="Times New Roman"/>
                    <w:i/>
                    <w:iCs/>
                    <w:sz w:val="24"/>
                    <w:szCs w:val="24"/>
                    <w:lang w:eastAsia="nl-NL"/>
                  </w:rPr>
                </w:rPrChange>
              </w:rPr>
              <w:pPrChange w:id="3406" w:author="Michiel Verhoef" w:date="2015-04-07T09:39:00Z">
                <w:pPr/>
              </w:pPrChange>
            </w:pPr>
            <w:ins w:id="3407" w:author="Michiel Verhoef" w:date="2015-04-07T09:38:00Z">
              <w:r w:rsidRPr="00706241">
                <w:rPr>
                  <w:rFonts w:ascii="Times New Roman" w:eastAsia="Times New Roman" w:hAnsi="Times New Roman"/>
                  <w:i/>
                  <w:iCs/>
                  <w:sz w:val="24"/>
                  <w:szCs w:val="24"/>
                  <w:lang w:eastAsia="nl-NL"/>
                </w:rPr>
                <w:t>major (</w:t>
              </w:r>
              <w:r w:rsidRPr="00706241">
                <w:rPr>
                  <w:rFonts w:ascii="Times New Roman" w:eastAsia="Times New Roman" w:hAnsi="Times New Roman"/>
                  <w:b/>
                  <w:bCs/>
                  <w:i/>
                  <w:iCs/>
                  <w:sz w:val="24"/>
                  <w:szCs w:val="24"/>
                  <w:lang w:eastAsia="nl-NL"/>
                </w:rPr>
                <w:t>default</w:t>
              </w:r>
              <w:r w:rsidRPr="00706241">
                <w:rPr>
                  <w:rFonts w:ascii="Times New Roman" w:eastAsia="Times New Roman" w:hAnsi="Times New Roman"/>
                  <w:i/>
                  <w:iCs/>
                  <w:sz w:val="24"/>
                  <w:szCs w:val="24"/>
                  <w:lang w:eastAsia="nl-NL"/>
                </w:rPr>
                <w:t>)</w:t>
              </w:r>
            </w:ins>
          </w:p>
          <w:p w14:paraId="6605CDE7" w14:textId="2A352250" w:rsidR="002031CC" w:rsidRDefault="00706241">
            <w:pPr>
              <w:numPr>
                <w:ilvl w:val="0"/>
                <w:numId w:val="64"/>
              </w:numPr>
              <w:spacing w:before="100" w:beforeAutospacing="1" w:after="100" w:afterAutospacing="1" w:line="240" w:lineRule="auto"/>
              <w:rPr>
                <w:ins w:id="3408" w:author="Michiel Verhoef" w:date="2015-03-16T13:20:00Z"/>
                <w:lang w:eastAsia="nl-NL"/>
              </w:rPr>
              <w:pPrChange w:id="3409" w:author="Michiel Verhoef" w:date="2015-04-07T09:39:00Z">
                <w:pPr/>
              </w:pPrChange>
            </w:pPr>
            <w:ins w:id="3410" w:author="Michiel Verhoef" w:date="2015-04-07T09:39:00Z">
              <w:r w:rsidRPr="00706241">
                <w:rPr>
                  <w:rFonts w:ascii="Times New Roman" w:eastAsia="Times New Roman" w:hAnsi="Times New Roman"/>
                  <w:i/>
                  <w:iCs/>
                  <w:sz w:val="24"/>
                  <w:szCs w:val="24"/>
                  <w:lang w:eastAsia="nl-NL"/>
                </w:rPr>
                <w:t xml:space="preserve"> </w:t>
              </w:r>
            </w:ins>
            <w:ins w:id="3411" w:author="Michiel Verhoef" w:date="2015-04-07T09:38:00Z">
              <w:r w:rsidRPr="00706241">
                <w:rPr>
                  <w:rFonts w:ascii="Times New Roman" w:eastAsia="Times New Roman" w:hAnsi="Times New Roman"/>
                  <w:i/>
                  <w:iCs/>
                  <w:sz w:val="24"/>
                  <w:szCs w:val="24"/>
                  <w:lang w:eastAsia="nl-NL"/>
                </w:rPr>
                <w:t xml:space="preserve">minor </w:t>
              </w:r>
            </w:ins>
          </w:p>
        </w:tc>
        <w:tc>
          <w:tcPr>
            <w:tcW w:w="709" w:type="dxa"/>
          </w:tcPr>
          <w:p w14:paraId="07B8F9FA" w14:textId="329F3FEB" w:rsidR="002031CC" w:rsidRDefault="002031CC" w:rsidP="007E378C">
            <w:pPr>
              <w:rPr>
                <w:ins w:id="3412" w:author="Michiel Verhoef" w:date="2015-03-16T13:20:00Z"/>
                <w:lang w:eastAsia="nl-NL"/>
              </w:rPr>
            </w:pPr>
            <w:ins w:id="3413" w:author="Michiel Verhoef" w:date="2015-03-16T13:21:00Z">
              <w:r>
                <w:rPr>
                  <w:lang w:eastAsia="nl-NL"/>
                </w:rPr>
                <w:t>o</w:t>
              </w:r>
            </w:ins>
          </w:p>
        </w:tc>
      </w:tr>
    </w:tbl>
    <w:p w14:paraId="56BBE3EB" w14:textId="77777777" w:rsidR="00BE3F74" w:rsidRDefault="00BE3F74" w:rsidP="00BE3F74">
      <w:pPr>
        <w:pStyle w:val="Kop4"/>
      </w:pPr>
      <w:r>
        <w:t>Interactie tussen ZS en DMS</w:t>
      </w:r>
    </w:p>
    <w:p w14:paraId="0123A583" w14:textId="29A93AFF" w:rsidR="00985B22" w:rsidRDefault="00985B22" w:rsidP="00985B22">
      <w:r>
        <w:t>Het Di02</w:t>
      </w:r>
      <w:ins w:id="3414" w:author="Joost Wijnings" w:date="2014-03-08T02:30:00Z">
        <w:r w:rsidR="00E00FF1">
          <w:t>-</w:t>
        </w:r>
      </w:ins>
      <w:del w:id="3415" w:author="Joost Wijnings" w:date="2014-03-08T02:30:00Z">
        <w:r w:rsidDel="00E00FF1">
          <w:delText xml:space="preserve"> </w:delText>
        </w:r>
      </w:del>
      <w:r>
        <w:t>bericht wordt vertaald naar CMIS</w:t>
      </w:r>
      <w:del w:id="3416" w:author="Joost Wijnings" w:date="2014-03-08T03:29:00Z">
        <w:r w:rsidDel="00A86DD7">
          <w:delText xml:space="preserve"> </w:delText>
        </w:r>
      </w:del>
      <w:ins w:id="3417" w:author="Joost Wijnings" w:date="2014-03-08T03:29:00Z">
        <w:r w:rsidR="00A86DD7">
          <w:t>-</w:t>
        </w:r>
      </w:ins>
      <w:r>
        <w:t>operatie(s) zodanig dat het ZS het Du02</w:t>
      </w:r>
      <w:ins w:id="3418" w:author="Joost Wijnings" w:date="2014-03-08T02:30:00Z">
        <w:r w:rsidR="00E00FF1">
          <w:t>-</w:t>
        </w:r>
      </w:ins>
      <w:del w:id="3419" w:author="Joost Wijnings" w:date="2014-03-08T02:30:00Z">
        <w:r w:rsidDel="00E00FF1">
          <w:delText xml:space="preserve"> </w:delText>
        </w:r>
      </w:del>
      <w:r>
        <w:t>antwoord</w:t>
      </w:r>
      <w:del w:id="3420" w:author="Joost Wijnings" w:date="2014-03-08T02:30:00Z">
        <w:r w:rsidDel="00E00FF1">
          <w:delText xml:space="preserve"> </w:delText>
        </w:r>
      </w:del>
      <w:r>
        <w:t xml:space="preserve">bericht voor de </w:t>
      </w:r>
      <w:ins w:id="3421" w:author="Joost Wijnings" w:date="2014-03-17T08:20:00Z">
        <w:r w:rsidR="00CC0B91">
          <w:t>ZSC</w:t>
        </w:r>
      </w:ins>
      <w:del w:id="3422" w:author="Joost Wijnings" w:date="2014-03-08T03:29:00Z">
        <w:r w:rsidDel="00A86DD7">
          <w:delText>Z</w:delText>
        </w:r>
      </w:del>
      <w:del w:id="3423" w:author="Joost Wijnings" w:date="2014-03-17T08:20:00Z">
        <w:r w:rsidDel="00CC0B91">
          <w:delText>aakservice</w:delText>
        </w:r>
      </w:del>
      <w:del w:id="3424" w:author="Joost Wijnings" w:date="2014-03-08T03:29:00Z">
        <w:r w:rsidDel="00A86DD7">
          <w:delText xml:space="preserve"> </w:delText>
        </w:r>
      </w:del>
      <w:del w:id="3425" w:author="Joost Wijnings" w:date="2014-03-17T08:20:00Z">
        <w:r w:rsidDel="00CC0B91">
          <w:delText>consumer</w:delText>
        </w:r>
      </w:del>
      <w:r>
        <w:t xml:space="preserve"> kan genereren met de gevraagde elementen. In </w:t>
      </w:r>
      <w:r>
        <w:fldChar w:fldCharType="begin"/>
      </w:r>
      <w:r>
        <w:instrText xml:space="preserve"> REF _Ref346899068 \h </w:instrText>
      </w:r>
      <w:r>
        <w:fldChar w:fldCharType="separate"/>
      </w:r>
      <w:ins w:id="3426" w:author="Joost Wijnings" w:date="2014-04-07T10:21:00Z">
        <w:r w:rsidR="0053520C" w:rsidRPr="000B4F21">
          <w:t xml:space="preserve">Tabel </w:t>
        </w:r>
        <w:r w:rsidR="0053520C">
          <w:rPr>
            <w:noProof/>
          </w:rPr>
          <w:t>3</w:t>
        </w:r>
      </w:ins>
      <w:del w:id="3427" w:author="Joost Wijnings" w:date="2014-04-07T10:21:00Z">
        <w:r w:rsidRPr="00F04DF1" w:rsidDel="0053520C">
          <w:delText xml:space="preserve">Tabel </w:delText>
        </w:r>
        <w:r w:rsidRPr="00F04DF1" w:rsidDel="0053520C">
          <w:rPr>
            <w:noProof/>
          </w:rPr>
          <w:delText>3</w:delText>
        </w:r>
      </w:del>
      <w:r>
        <w:fldChar w:fldCharType="end"/>
      </w:r>
      <w:r>
        <w:t xml:space="preserve"> is een mapping aangegeven tussen de </w:t>
      </w:r>
      <w:del w:id="3428" w:author="Joost Wijnings" w:date="2014-03-10T09:29:00Z">
        <w:r w:rsidDel="00237DAF">
          <w:delText xml:space="preserve">StUF </w:delText>
        </w:r>
      </w:del>
      <w:ins w:id="3429" w:author="Joost Wijnings" w:date="2014-03-10T09:29:00Z">
        <w:r w:rsidR="00237DAF">
          <w:t>StUF-</w:t>
        </w:r>
      </w:ins>
      <w:del w:id="3430" w:author="Joost Wijnings" w:date="2014-03-08T03:29:00Z">
        <w:r w:rsidDel="00A86DD7">
          <w:delText xml:space="preserve">ZKN </w:delText>
        </w:r>
      </w:del>
      <w:ins w:id="3431" w:author="Joost Wijnings" w:date="2014-03-08T03:29:00Z">
        <w:r w:rsidR="00A86DD7">
          <w:t>ZKN-</w:t>
        </w:r>
      </w:ins>
      <w:r>
        <w:t xml:space="preserve">elementen en </w:t>
      </w:r>
      <w:del w:id="3432" w:author="Joost Wijnings" w:date="2014-03-08T03:29:00Z">
        <w:r w:rsidDel="00A86DD7">
          <w:delText xml:space="preserve">CMIS </w:delText>
        </w:r>
      </w:del>
      <w:ins w:id="3433" w:author="Joost Wijnings" w:date="2014-03-08T03:29:00Z">
        <w:r w:rsidR="00A86DD7">
          <w:t>CMIS-</w:t>
        </w:r>
      </w:ins>
      <w:r>
        <w:t>properties om de vertaling uit te voeren.</w:t>
      </w:r>
    </w:p>
    <w:p w14:paraId="4F913EB9" w14:textId="08F3DCC1" w:rsidR="00BE3F74" w:rsidDel="001735EC" w:rsidRDefault="00BE3F74" w:rsidP="00BE3F74">
      <w:pPr>
        <w:rPr>
          <w:del w:id="3434" w:author="Michiel Verhoef" w:date="2015-03-16T13:33:00Z"/>
        </w:rPr>
      </w:pPr>
    </w:p>
    <w:p w14:paraId="12201887" w14:textId="46C4FE38" w:rsidR="00CC6218" w:rsidRDefault="00CC6218" w:rsidP="00985B22">
      <w:r>
        <w:t>H</w:t>
      </w:r>
      <w:r w:rsidR="00BE3F74">
        <w:t xml:space="preserve">et DMS </w:t>
      </w:r>
      <w:r>
        <w:t xml:space="preserve">zet </w:t>
      </w:r>
      <w:r w:rsidR="00BE3F74">
        <w:t xml:space="preserve">een lock </w:t>
      </w:r>
      <w:del w:id="3435" w:author="Joost Wijnings" w:date="2014-03-17T08:20:00Z">
        <w:r w:rsidR="00BE3F74" w:rsidDel="00CC0B91">
          <w:delText xml:space="preserve">zet </w:delText>
        </w:r>
      </w:del>
      <w:r w:rsidR="00BE3F74">
        <w:t xml:space="preserve">op het </w:t>
      </w:r>
      <w:del w:id="3436" w:author="Joost Wijnings" w:date="2014-03-08T03:29:00Z">
        <w:r w:rsidR="00BE3F74" w:rsidDel="00A86DD7">
          <w:delText xml:space="preserve">EDC </w:delText>
        </w:r>
      </w:del>
      <w:ins w:id="3437" w:author="Joost Wijnings" w:date="2014-03-08T03:29:00Z">
        <w:r w:rsidR="00A86DD7">
          <w:t>EDC-</w:t>
        </w:r>
      </w:ins>
      <w:r w:rsidR="00BE3F74">
        <w:t>object</w:t>
      </w:r>
      <w:ins w:id="3438" w:author="Joost Wijnings" w:date="2014-03-17T08:20:00Z">
        <w:r w:rsidR="00CC0B91">
          <w:t>,</w:t>
        </w:r>
      </w:ins>
      <w:r w:rsidR="00BE3F74">
        <w:t xml:space="preserve"> zodat er geen mutaties kunnen plaatsvinden totdat er een mutatie </w:t>
      </w:r>
      <w:ins w:id="3439" w:author="Joost Wijnings" w:date="2014-03-17T08:20:00Z">
        <w:r w:rsidR="00CC0B91">
          <w:t xml:space="preserve">komt </w:t>
        </w:r>
      </w:ins>
      <w:r w:rsidR="00BE3F74">
        <w:t>van gebruiker</w:t>
      </w:r>
      <w:ins w:id="3440" w:author="Joost Wijnings" w:date="2014-03-17T08:20:00Z">
        <w:r w:rsidR="00CC0B91">
          <w:t>,</w:t>
        </w:r>
      </w:ins>
      <w:r w:rsidR="00BE3F74">
        <w:t xml:space="preserve"> </w:t>
      </w:r>
      <w:del w:id="3441" w:author="Joost Wijnings" w:date="2014-03-17T08:20:00Z">
        <w:r w:rsidR="00BE3F74" w:rsidDel="00CC0B91">
          <w:delText xml:space="preserve">komt </w:delText>
        </w:r>
      </w:del>
      <w:r w:rsidR="00BE3F74">
        <w:t xml:space="preserve">die het document heeft gelockt. </w:t>
      </w:r>
    </w:p>
    <w:p w14:paraId="74599F66" w14:textId="66F077C6" w:rsidR="001E6311" w:rsidRDefault="001E6311" w:rsidP="005A3777">
      <w:pPr>
        <w:pStyle w:val="Kop3"/>
      </w:pPr>
      <w:bookmarkStart w:id="3442" w:name="_Toc402174438"/>
      <w:r>
        <w:t>#</w:t>
      </w:r>
      <w:r w:rsidR="00BE3F74">
        <w:t>10</w:t>
      </w:r>
      <w:r>
        <w:t xml:space="preserve"> </w:t>
      </w:r>
      <w:r w:rsidRPr="00C80F8E">
        <w:t>Voeg Zaakdocument toe</w:t>
      </w:r>
      <w:bookmarkEnd w:id="3281"/>
      <w:bookmarkEnd w:id="3282"/>
      <w:r w:rsidR="00475B75">
        <w:t xml:space="preserve"> (voegZaakdocumentToe</w:t>
      </w:r>
      <w:ins w:id="3443" w:author="Joost Wijnings" w:date="2014-03-31T13:22:00Z">
        <w:r w:rsidR="009E772F">
          <w:t>_Lk01</w:t>
        </w:r>
      </w:ins>
      <w:r w:rsidR="00475B75">
        <w:t>)</w:t>
      </w:r>
      <w:bookmarkEnd w:id="3442"/>
    </w:p>
    <w:p w14:paraId="2D44FA47" w14:textId="77777777" w:rsidR="00C1177C" w:rsidRDefault="00C1177C" w:rsidP="00C1177C">
      <w:r>
        <w:t>Gebeurtenis: Er ontstaat een document wat direct aan een lopende zaak gekoppeld moet worden.</w:t>
      </w:r>
    </w:p>
    <w:p w14:paraId="4A4230C3" w14:textId="77777777" w:rsidR="00C1177C" w:rsidRPr="001D1893" w:rsidRDefault="00C1177C" w:rsidP="00C1177C"/>
    <w:p w14:paraId="685580CE" w14:textId="4D76DB5D" w:rsidR="00C84F5B" w:rsidRDefault="001E6311" w:rsidP="001E6311">
      <w:pPr>
        <w:rPr>
          <w:lang w:eastAsia="nl-NL"/>
        </w:rPr>
      </w:pPr>
      <w:r>
        <w:t xml:space="preserve">De </w:t>
      </w:r>
      <w:ins w:id="3444" w:author="Joost Wijnings" w:date="2014-03-18T08:22:00Z">
        <w:r w:rsidR="00C17B98">
          <w:t>‘</w:t>
        </w:r>
      </w:ins>
      <w:del w:id="3445" w:author="Joost Wijnings" w:date="2014-03-18T08:22:00Z">
        <w:r w:rsidDel="00C17B98">
          <w:delText xml:space="preserve">Voeg </w:delText>
        </w:r>
      </w:del>
      <w:ins w:id="3446" w:author="Joost Wijnings" w:date="2014-03-18T08:22:00Z">
        <w:r w:rsidR="00C17B98">
          <w:t>voeg</w:t>
        </w:r>
      </w:ins>
      <w:r>
        <w:t>Zaakdocument</w:t>
      </w:r>
      <w:del w:id="3447" w:author="Joost Wijnings" w:date="2014-03-18T08:22:00Z">
        <w:r w:rsidDel="00C17B98">
          <w:delText xml:space="preserve"> t</w:delText>
        </w:r>
      </w:del>
      <w:ins w:id="3448" w:author="Joost Wijnings" w:date="2014-03-18T08:22:00Z">
        <w:r w:rsidR="00C17B98">
          <w:t>T</w:t>
        </w:r>
      </w:ins>
      <w:r>
        <w:t>oe</w:t>
      </w:r>
      <w:ins w:id="3449" w:author="Joost Wijnings" w:date="2014-03-31T13:22:00Z">
        <w:r w:rsidR="009E772F">
          <w:t>_Lk01</w:t>
        </w:r>
      </w:ins>
      <w:ins w:id="3450" w:author="Joost Wijnings" w:date="2014-03-18T08:22:00Z">
        <w:r w:rsidR="00C17B98">
          <w:t>’-</w:t>
        </w:r>
      </w:ins>
      <w:del w:id="3451" w:author="Joost Wijnings" w:date="2014-03-18T08:22:00Z">
        <w:r w:rsidDel="00C17B98">
          <w:delText xml:space="preserve"> </w:delText>
        </w:r>
      </w:del>
      <w:r>
        <w:t xml:space="preserve">service biedt </w:t>
      </w:r>
      <w:ins w:id="3452" w:author="Joost Wijnings" w:date="2014-03-18T08:12:00Z">
        <w:r w:rsidR="007F64EB">
          <w:t xml:space="preserve">DSC’s </w:t>
        </w:r>
      </w:ins>
      <w:r>
        <w:t xml:space="preserve">de mogelijkheid </w:t>
      </w:r>
      <w:del w:id="3453" w:author="Joost Wijnings" w:date="2014-03-18T08:10:00Z">
        <w:r w:rsidDel="00664882">
          <w:delText xml:space="preserve">voor </w:delText>
        </w:r>
      </w:del>
      <w:del w:id="3454" w:author="Joost Wijnings" w:date="2014-03-08T02:30:00Z">
        <w:r w:rsidDel="00E00FF1">
          <w:delText xml:space="preserve">Zaakservice </w:delText>
        </w:r>
      </w:del>
      <w:del w:id="3455" w:author="Joost Wijnings" w:date="2014-03-14T15:39:00Z">
        <w:r w:rsidDel="00735DDB">
          <w:delText>consumer</w:delText>
        </w:r>
      </w:del>
      <w:del w:id="3456" w:author="Joost Wijnings" w:date="2014-03-14T15:40:00Z">
        <w:r w:rsidDel="00735DDB">
          <w:delText>s</w:delText>
        </w:r>
      </w:del>
      <w:del w:id="3457" w:author="Joost Wijnings" w:date="2014-03-18T08:12:00Z">
        <w:r w:rsidDel="007F64EB">
          <w:delText xml:space="preserve"> </w:delText>
        </w:r>
      </w:del>
      <w:r>
        <w:t xml:space="preserve">om een nieuw </w:t>
      </w:r>
      <w:r w:rsidR="00C77468">
        <w:t>document</w:t>
      </w:r>
      <w:r>
        <w:t xml:space="preserve"> toe te voegen aan een </w:t>
      </w:r>
      <w:r w:rsidR="00C77468">
        <w:t>lopende zaak</w:t>
      </w:r>
      <w:r>
        <w:t xml:space="preserve">. </w:t>
      </w:r>
      <w:r w:rsidR="00FD0AD5">
        <w:t xml:space="preserve">Hierbij moet altijd een documentidentificatie aangeleverd worden. </w:t>
      </w:r>
      <w:r>
        <w:rPr>
          <w:lang w:eastAsia="nl-NL"/>
        </w:rPr>
        <w:t>De</w:t>
      </w:r>
      <w:ins w:id="3458" w:author="Joost Wijnings" w:date="2014-03-08T02:31:00Z">
        <w:r w:rsidR="00E00FF1">
          <w:rPr>
            <w:lang w:eastAsia="nl-NL"/>
          </w:rPr>
          <w:t xml:space="preserve"> </w:t>
        </w:r>
      </w:ins>
      <w:ins w:id="3459" w:author="Joost Wijnings" w:date="2014-03-17T08:21:00Z">
        <w:r w:rsidR="00CC0B91">
          <w:rPr>
            <w:lang w:eastAsia="nl-NL"/>
          </w:rPr>
          <w:t>DSC</w:t>
        </w:r>
      </w:ins>
      <w:del w:id="3460" w:author="Joost Wijnings" w:date="2014-03-08T02:31:00Z">
        <w:r w:rsidDel="00E00FF1">
          <w:rPr>
            <w:lang w:eastAsia="nl-NL"/>
          </w:rPr>
          <w:delText xml:space="preserve"> </w:delText>
        </w:r>
        <w:r w:rsidR="00824B04" w:rsidDel="00E00FF1">
          <w:rPr>
            <w:lang w:eastAsia="nl-NL"/>
          </w:rPr>
          <w:delText>D</w:delText>
        </w:r>
      </w:del>
      <w:del w:id="3461" w:author="Joost Wijnings" w:date="2014-03-17T08:21:00Z">
        <w:r w:rsidR="00824B04" w:rsidDel="00CC0B91">
          <w:rPr>
            <w:lang w:eastAsia="nl-NL"/>
          </w:rPr>
          <w:delText>ocument</w:delText>
        </w:r>
        <w:r w:rsidDel="00CC0B91">
          <w:rPr>
            <w:lang w:eastAsia="nl-NL"/>
          </w:rPr>
          <w:delText>service</w:delText>
        </w:r>
      </w:del>
      <w:del w:id="3462" w:author="Joost Wijnings" w:date="2014-03-08T02:31:00Z">
        <w:r w:rsidDel="00E00FF1">
          <w:rPr>
            <w:lang w:eastAsia="nl-NL"/>
          </w:rPr>
          <w:delText xml:space="preserve"> </w:delText>
        </w:r>
      </w:del>
      <w:del w:id="3463" w:author="Joost Wijnings" w:date="2014-03-17T08:21:00Z">
        <w:r w:rsidDel="00CC0B91">
          <w:rPr>
            <w:lang w:eastAsia="nl-NL"/>
          </w:rPr>
          <w:delText>consumer</w:delText>
        </w:r>
      </w:del>
      <w:r>
        <w:rPr>
          <w:lang w:eastAsia="nl-NL"/>
        </w:rPr>
        <w:t xml:space="preserve"> kan zelf een documentidentificatie genereren of gebruik maken van de </w:t>
      </w:r>
      <w:ins w:id="3464" w:author="Joost Wijnings" w:date="2014-03-18T08:23:00Z">
        <w:r w:rsidR="00C17B98">
          <w:rPr>
            <w:lang w:eastAsia="nl-NL"/>
          </w:rPr>
          <w:t>‘</w:t>
        </w:r>
      </w:ins>
      <w:del w:id="3465" w:author="Joost Wijnings" w:date="2014-03-18T08:23:00Z">
        <w:r w:rsidDel="00C17B98">
          <w:rPr>
            <w:lang w:eastAsia="nl-NL"/>
          </w:rPr>
          <w:delText xml:space="preserve">Genereer </w:delText>
        </w:r>
      </w:del>
      <w:ins w:id="3466" w:author="Joost Wijnings" w:date="2014-03-18T08:23:00Z">
        <w:r w:rsidR="00C17B98">
          <w:rPr>
            <w:lang w:eastAsia="nl-NL"/>
          </w:rPr>
          <w:t>genereer</w:t>
        </w:r>
      </w:ins>
      <w:r>
        <w:rPr>
          <w:lang w:eastAsia="nl-NL"/>
        </w:rPr>
        <w:t>Document</w:t>
      </w:r>
      <w:ins w:id="3467" w:author="Joost Wijnings" w:date="2014-03-31T13:23:00Z">
        <w:r w:rsidR="009E772F">
          <w:rPr>
            <w:lang w:eastAsia="nl-NL"/>
          </w:rPr>
          <w:t>I</w:t>
        </w:r>
      </w:ins>
      <w:del w:id="3468" w:author="Joost Wijnings" w:date="2014-03-31T13:23:00Z">
        <w:r w:rsidDel="009E772F">
          <w:rPr>
            <w:lang w:eastAsia="nl-NL"/>
          </w:rPr>
          <w:delText>i</w:delText>
        </w:r>
      </w:del>
      <w:r>
        <w:rPr>
          <w:lang w:eastAsia="nl-NL"/>
        </w:rPr>
        <w:t>dentificatie</w:t>
      </w:r>
      <w:ins w:id="3469" w:author="Joost Wijnings" w:date="2014-03-31T13:23:00Z">
        <w:r w:rsidR="009E772F">
          <w:rPr>
            <w:lang w:eastAsia="nl-NL"/>
          </w:rPr>
          <w:t>_Di02</w:t>
        </w:r>
      </w:ins>
      <w:ins w:id="3470" w:author="Joost Wijnings" w:date="2014-03-18T08:23:00Z">
        <w:r w:rsidR="00C17B98">
          <w:rPr>
            <w:lang w:eastAsia="nl-NL"/>
          </w:rPr>
          <w:t>’-</w:t>
        </w:r>
      </w:ins>
      <w:del w:id="3471" w:author="Joost Wijnings" w:date="2014-03-18T08:23:00Z">
        <w:r w:rsidDel="00C17B98">
          <w:rPr>
            <w:lang w:eastAsia="nl-NL"/>
          </w:rPr>
          <w:delText xml:space="preserve"> </w:delText>
        </w:r>
      </w:del>
      <w:r>
        <w:rPr>
          <w:lang w:eastAsia="nl-NL"/>
        </w:rPr>
        <w:t>service (zie</w:t>
      </w:r>
      <w:ins w:id="3472" w:author="Joost Wijnings" w:date="2014-03-18T08:23:00Z">
        <w:r w:rsidR="00C17B98">
          <w:rPr>
            <w:lang w:eastAsia="nl-NL"/>
          </w:rPr>
          <w:t xml:space="preserve"> paragraaf</w:t>
        </w:r>
      </w:ins>
      <w:r w:rsidR="00FD0AD5">
        <w:rPr>
          <w:lang w:eastAsia="nl-NL"/>
        </w:rPr>
        <w:t xml:space="preserve"> </w:t>
      </w:r>
      <w:ins w:id="3473" w:author="Joost Wijnings" w:date="2014-03-18T08:24:00Z">
        <w:r w:rsidR="00C17B98">
          <w:rPr>
            <w:lang w:eastAsia="nl-NL"/>
          </w:rPr>
          <w:fldChar w:fldCharType="begin"/>
        </w:r>
        <w:r w:rsidR="00C17B98">
          <w:rPr>
            <w:lang w:eastAsia="nl-NL"/>
          </w:rPr>
          <w:instrText xml:space="preserve"> REF _Ref382894401 \r \h </w:instrText>
        </w:r>
      </w:ins>
      <w:r w:rsidR="00C17B98">
        <w:rPr>
          <w:lang w:eastAsia="nl-NL"/>
        </w:rPr>
      </w:r>
      <w:r w:rsidR="00C17B98">
        <w:rPr>
          <w:lang w:eastAsia="nl-NL"/>
        </w:rPr>
        <w:fldChar w:fldCharType="separate"/>
      </w:r>
      <w:ins w:id="3474" w:author="Joost Wijnings" w:date="2014-04-07T10:21:00Z">
        <w:r w:rsidR="0053520C">
          <w:rPr>
            <w:lang w:eastAsia="nl-NL"/>
          </w:rPr>
          <w:t>4.2.7</w:t>
        </w:r>
      </w:ins>
      <w:ins w:id="3475" w:author="Joost Wijnings" w:date="2014-03-18T08:24:00Z">
        <w:r w:rsidR="00C17B98">
          <w:rPr>
            <w:lang w:eastAsia="nl-NL"/>
          </w:rPr>
          <w:fldChar w:fldCharType="end"/>
        </w:r>
      </w:ins>
      <w:del w:id="3476" w:author="Joost Wijnings" w:date="2014-03-18T08:23:00Z">
        <w:r w:rsidR="00FD0AD5" w:rsidDel="00C17B98">
          <w:rPr>
            <w:lang w:eastAsia="nl-NL"/>
          </w:rPr>
          <w:fldChar w:fldCharType="begin"/>
        </w:r>
        <w:r w:rsidR="00FD0AD5" w:rsidDel="00C17B98">
          <w:rPr>
            <w:lang w:eastAsia="nl-NL"/>
          </w:rPr>
          <w:delInstrText xml:space="preserve"> REF _Ref346610592 \r \h </w:delInstrText>
        </w:r>
        <w:r w:rsidR="00FD0AD5" w:rsidDel="00C17B98">
          <w:rPr>
            <w:lang w:eastAsia="nl-NL"/>
          </w:rPr>
        </w:r>
        <w:r w:rsidR="00FD0AD5" w:rsidDel="00C17B98">
          <w:rPr>
            <w:lang w:eastAsia="nl-NL"/>
          </w:rPr>
          <w:fldChar w:fldCharType="separate"/>
        </w:r>
        <w:r w:rsidR="00BE3F74" w:rsidDel="00C17B98">
          <w:rPr>
            <w:lang w:eastAsia="nl-NL"/>
          </w:rPr>
          <w:delText>4.4.3</w:delText>
        </w:r>
        <w:r w:rsidR="00FD0AD5" w:rsidDel="00C17B98">
          <w:rPr>
            <w:lang w:eastAsia="nl-NL"/>
          </w:rPr>
          <w:fldChar w:fldCharType="end"/>
        </w:r>
      </w:del>
      <w:ins w:id="3477" w:author="Joost Wijnings" w:date="2014-03-18T08:23:00Z">
        <w:r w:rsidR="00C17B98">
          <w:rPr>
            <w:lang w:eastAsia="nl-NL"/>
          </w:rPr>
          <w:t xml:space="preserve"> service </w:t>
        </w:r>
      </w:ins>
      <w:ins w:id="3478" w:author="Joost Wijnings" w:date="2014-03-18T08:24:00Z">
        <w:r w:rsidR="00C17B98">
          <w:rPr>
            <w:lang w:eastAsia="nl-NL"/>
          </w:rPr>
          <w:t>#13</w:t>
        </w:r>
      </w:ins>
      <w:r>
        <w:rPr>
          <w:lang w:eastAsia="nl-NL"/>
        </w:rPr>
        <w:t xml:space="preserve">). </w:t>
      </w:r>
      <w:r w:rsidR="00FD0AD5">
        <w:rPr>
          <w:lang w:eastAsia="nl-NL"/>
        </w:rPr>
        <w:t xml:space="preserve">Het ZS </w:t>
      </w:r>
      <w:r>
        <w:rPr>
          <w:lang w:eastAsia="nl-NL"/>
        </w:rPr>
        <w:t xml:space="preserve">controleert altijd of de aangeleverde documentidentificatie uniek en geldig is. </w:t>
      </w:r>
      <w:r w:rsidR="00E84776">
        <w:t>Het ZS maakt gebruik van de CMIS</w:t>
      </w:r>
      <w:ins w:id="3479" w:author="Joost Wijnings" w:date="2014-03-08T03:29:00Z">
        <w:r w:rsidR="00084FC7">
          <w:t>-</w:t>
        </w:r>
      </w:ins>
      <w:del w:id="3480" w:author="Joost Wijnings" w:date="2014-03-08T03:29:00Z">
        <w:r w:rsidR="00E84776" w:rsidDel="00084FC7">
          <w:delText xml:space="preserve"> </w:delText>
        </w:r>
      </w:del>
      <w:del w:id="3481" w:author="Joost Wijnings" w:date="2014-03-08T02:31:00Z">
        <w:r w:rsidR="00E84776" w:rsidDel="00E00FF1">
          <w:delText xml:space="preserve">Document </w:delText>
        </w:r>
      </w:del>
      <w:ins w:id="3482" w:author="Joost Wijnings" w:date="2014-03-08T02:31:00Z">
        <w:r w:rsidR="00E00FF1">
          <w:t>document</w:t>
        </w:r>
      </w:ins>
      <w:r w:rsidR="00E84776">
        <w:t xml:space="preserve">services om de wijzigingen </w:t>
      </w:r>
      <w:del w:id="3483" w:author="Joost Wijnings" w:date="2014-03-18T08:04:00Z">
        <w:r w:rsidR="00E84776" w:rsidDel="00664882">
          <w:delText xml:space="preserve">in </w:delText>
        </w:r>
      </w:del>
      <w:ins w:id="3484" w:author="Joost Wijnings" w:date="2014-03-18T08:05:00Z">
        <w:r w:rsidR="00664882">
          <w:t xml:space="preserve">met </w:t>
        </w:r>
      </w:ins>
      <w:r w:rsidR="00E84776">
        <w:t>het DMS te synchroniseren.</w:t>
      </w:r>
    </w:p>
    <w:bookmarkStart w:id="3485" w:name="OLE_LINK3"/>
    <w:bookmarkStart w:id="3486" w:name="OLE_LINK4"/>
    <w:p w14:paraId="333B421E" w14:textId="6B4690EA" w:rsidR="001E6311" w:rsidRDefault="00BA7A01" w:rsidP="001E6311">
      <w:pPr>
        <w:keepNext/>
      </w:pPr>
      <w:del w:id="3487" w:author="Joost Wijnings" w:date="2014-03-14T17:42:00Z">
        <w:r w:rsidDel="00FB097F">
          <w:object w:dxaOrig="6257" w:dyaOrig="4912" w14:anchorId="776481BC">
            <v:shape id="_x0000_i1042" type="#_x0000_t75" style="width:317.4pt;height:245.4pt" o:ole="">
              <v:imagedata r:id="rId68" o:title=""/>
            </v:shape>
            <o:OLEObject Type="Embed" ProgID="Visio.Drawing.11" ShapeID="_x0000_i1042" DrawAspect="Content" ObjectID="_1500198945" r:id="rId69"/>
          </w:object>
        </w:r>
      </w:del>
      <w:bookmarkEnd w:id="3485"/>
      <w:bookmarkEnd w:id="3486"/>
      <w:ins w:id="3488" w:author="Joost Wijnings" w:date="2014-03-14T17:42:00Z">
        <w:r w:rsidR="00FB097F" w:rsidRPr="00FB097F">
          <w:rPr>
            <w:noProof/>
            <w:lang w:eastAsia="nl-NL"/>
          </w:rPr>
          <w:t xml:space="preserve"> </w:t>
        </w:r>
      </w:ins>
      <w:ins w:id="3489" w:author="Joost Wijnings" w:date="2014-03-17T08:29:00Z">
        <w:r w:rsidR="00802FAD">
          <w:rPr>
            <w:noProof/>
            <w:lang w:eastAsia="nl-NL"/>
          </w:rPr>
          <w:drawing>
            <wp:inline distT="0" distB="0" distL="0" distR="0" wp14:anchorId="0D325214" wp14:editId="5E83807C">
              <wp:extent cx="4610100" cy="2162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10100" cy="2162175"/>
                      </a:xfrm>
                      <a:prstGeom prst="rect">
                        <a:avLst/>
                      </a:prstGeom>
                    </pic:spPr>
                  </pic:pic>
                </a:graphicData>
              </a:graphic>
            </wp:inline>
          </w:drawing>
        </w:r>
      </w:ins>
    </w:p>
    <w:p w14:paraId="0364463A" w14:textId="77777777" w:rsidR="001E6311" w:rsidRPr="00E40024" w:rsidRDefault="001E6311" w:rsidP="001E6311">
      <w:pPr>
        <w:pStyle w:val="Bijschrift"/>
        <w:outlineLvl w:val="0"/>
        <w:rPr>
          <w:lang w:eastAsia="nl-NL"/>
        </w:rPr>
      </w:pPr>
      <w:bookmarkStart w:id="3490" w:name="_Ref299092751"/>
      <w:r w:rsidRPr="009F0E12">
        <w:t xml:space="preserve">Figuur </w:t>
      </w:r>
      <w:r w:rsidRPr="00E40024">
        <w:fldChar w:fldCharType="begin"/>
      </w:r>
      <w:r w:rsidRPr="009F0E12">
        <w:instrText xml:space="preserve"> SEQ Figuur \* ARABIC </w:instrText>
      </w:r>
      <w:r w:rsidRPr="00E40024">
        <w:fldChar w:fldCharType="separate"/>
      </w:r>
      <w:r w:rsidR="0053520C">
        <w:rPr>
          <w:noProof/>
        </w:rPr>
        <w:t>15</w:t>
      </w:r>
      <w:r w:rsidRPr="00E40024">
        <w:fldChar w:fldCharType="end"/>
      </w:r>
      <w:bookmarkEnd w:id="3490"/>
      <w:r w:rsidRPr="009F0E12">
        <w:t>: Flow Voeg Zaakdocument toe</w:t>
      </w:r>
    </w:p>
    <w:p w14:paraId="38E6E3EE" w14:textId="77777777" w:rsidR="001E6311" w:rsidRDefault="001E6311" w:rsidP="005A3777">
      <w:pPr>
        <w:pStyle w:val="Kop4"/>
      </w:pPr>
      <w:r w:rsidRPr="00500B94">
        <w:t xml:space="preserve">Eisen </w:t>
      </w:r>
      <w:r w:rsidR="00C1177C">
        <w:t xml:space="preserve">aan </w:t>
      </w:r>
      <w:r w:rsidR="00336655">
        <w:t>ZS</w:t>
      </w:r>
    </w:p>
    <w:p w14:paraId="0CC2F888" w14:textId="33A73E60" w:rsidR="00336655" w:rsidRPr="00C1177C" w:rsidRDefault="00336655" w:rsidP="00E666F8">
      <w:pPr>
        <w:numPr>
          <w:ilvl w:val="0"/>
          <w:numId w:val="1"/>
        </w:numPr>
      </w:pPr>
      <w:r w:rsidRPr="00C1177C">
        <w:t>Het ZS verwerkt berichten asynchroon en direct (</w:t>
      </w:r>
      <w:del w:id="3491" w:author="Joost Wijnings" w:date="2014-03-10T17:25:00Z">
        <w:r w:rsidRPr="00C1177C" w:rsidDel="00582F55">
          <w:delText>“near realtime”</w:delText>
        </w:r>
      </w:del>
      <w:ins w:id="3492" w:author="Joost Wijnings" w:date="2014-03-10T17:25:00Z">
        <w:r w:rsidR="00582F55">
          <w:t>‘near realtime’</w:t>
        </w:r>
      </w:ins>
      <w:r w:rsidRPr="00C1177C">
        <w:t>)</w:t>
      </w:r>
      <w:ins w:id="3493" w:author="Joost Wijnings" w:date="2014-03-18T08:24:00Z">
        <w:r w:rsidR="00C17B98">
          <w:t xml:space="preserve">; </w:t>
        </w:r>
      </w:ins>
    </w:p>
    <w:p w14:paraId="2EC52F6E" w14:textId="46614B4B" w:rsidR="001E6311" w:rsidRDefault="00FD0AD5" w:rsidP="00E666F8">
      <w:pPr>
        <w:numPr>
          <w:ilvl w:val="0"/>
          <w:numId w:val="7"/>
        </w:numPr>
        <w:rPr>
          <w:lang w:eastAsia="nl-NL"/>
        </w:rPr>
      </w:pPr>
      <w:r>
        <w:rPr>
          <w:lang w:eastAsia="nl-NL"/>
        </w:rPr>
        <w:t xml:space="preserve">De service provider </w:t>
      </w:r>
      <w:r w:rsidR="001E6311" w:rsidRPr="00FD0AD5">
        <w:rPr>
          <w:lang w:eastAsia="nl-NL"/>
        </w:rPr>
        <w:t>controleert of de aangeleverde documentidentificatie uniek en geldig is (volgens RGBZ)</w:t>
      </w:r>
      <w:ins w:id="3494" w:author="Joost Wijnings" w:date="2014-03-18T08:24:00Z">
        <w:r w:rsidR="00C17B98">
          <w:rPr>
            <w:lang w:eastAsia="nl-NL"/>
          </w:rPr>
          <w:t xml:space="preserve">; </w:t>
        </w:r>
      </w:ins>
      <w:del w:id="3495" w:author="Joost Wijnings" w:date="2014-03-18T08:24:00Z">
        <w:r w:rsidR="001E6311" w:rsidRPr="00FD0AD5" w:rsidDel="00C17B98">
          <w:rPr>
            <w:lang w:eastAsia="nl-NL"/>
          </w:rPr>
          <w:delText xml:space="preserve">. </w:delText>
        </w:r>
      </w:del>
    </w:p>
    <w:p w14:paraId="5DB96760" w14:textId="430A8836" w:rsidR="00C1177C" w:rsidRPr="009E7797" w:rsidRDefault="00C1177C" w:rsidP="00C1177C">
      <w:pPr>
        <w:numPr>
          <w:ilvl w:val="0"/>
          <w:numId w:val="7"/>
        </w:numPr>
        <w:rPr>
          <w:lang w:eastAsia="nl-NL"/>
        </w:rPr>
      </w:pPr>
      <w:r w:rsidRPr="009E7797">
        <w:rPr>
          <w:lang w:eastAsia="nl-NL"/>
        </w:rPr>
        <w:t>Indien een fout optreedt</w:t>
      </w:r>
      <w:ins w:id="3496" w:author="Joost Wijnings" w:date="2014-03-10T10:55:00Z">
        <w:r w:rsidR="009446AF">
          <w:rPr>
            <w:lang w:eastAsia="nl-NL"/>
          </w:rPr>
          <w:t>,</w:t>
        </w:r>
      </w:ins>
      <w:r w:rsidRPr="009E7797">
        <w:rPr>
          <w:lang w:eastAsia="nl-NL"/>
        </w:rPr>
        <w:t xml:space="preserve"> </w:t>
      </w:r>
      <w:del w:id="3497" w:author="Joost Wijnings" w:date="2014-03-10T10:55:00Z">
        <w:r w:rsidRPr="009E7797" w:rsidDel="009446AF">
          <w:rPr>
            <w:lang w:eastAsia="nl-NL"/>
          </w:rPr>
          <w:delText xml:space="preserve">dan </w:delText>
        </w:r>
      </w:del>
      <w:r w:rsidRPr="009E7797">
        <w:rPr>
          <w:lang w:eastAsia="nl-NL"/>
        </w:rPr>
        <w:t>vindt er geen verwerking plaats (eventueel reeds uitgevoerde acties worden teruggedraaid)</w:t>
      </w:r>
      <w:r>
        <w:rPr>
          <w:lang w:eastAsia="nl-NL"/>
        </w:rPr>
        <w:t>.</w:t>
      </w:r>
      <w:r w:rsidRPr="009E7797">
        <w:rPr>
          <w:lang w:eastAsia="nl-NL"/>
        </w:rPr>
        <w:t xml:space="preserve"> </w:t>
      </w:r>
      <w:r>
        <w:rPr>
          <w:lang w:eastAsia="nl-NL"/>
        </w:rPr>
        <w:t>D</w:t>
      </w:r>
      <w:r w:rsidRPr="009E7797">
        <w:rPr>
          <w:lang w:eastAsia="nl-NL"/>
        </w:rPr>
        <w:t xml:space="preserve">e </w:t>
      </w:r>
      <w:ins w:id="3498" w:author="Joost Wijnings" w:date="2014-03-17T08:30:00Z">
        <w:r w:rsidR="00802FAD">
          <w:rPr>
            <w:lang w:eastAsia="nl-NL"/>
          </w:rPr>
          <w:t>D</w:t>
        </w:r>
      </w:ins>
      <w:ins w:id="3499" w:author="Joost Wijnings" w:date="2014-03-17T08:21:00Z">
        <w:r w:rsidR="00420531">
          <w:rPr>
            <w:lang w:eastAsia="nl-NL"/>
          </w:rPr>
          <w:t>SC</w:t>
        </w:r>
      </w:ins>
      <w:del w:id="3500" w:author="Joost Wijnings" w:date="2014-03-08T02:33:00Z">
        <w:r w:rsidRPr="009E7797" w:rsidDel="00E00FF1">
          <w:rPr>
            <w:lang w:eastAsia="nl-NL"/>
          </w:rPr>
          <w:delText>Z</w:delText>
        </w:r>
      </w:del>
      <w:del w:id="3501" w:author="Joost Wijnings" w:date="2014-03-17T08:21:00Z">
        <w:r w:rsidRPr="009E7797" w:rsidDel="00420531">
          <w:rPr>
            <w:lang w:eastAsia="nl-NL"/>
          </w:rPr>
          <w:delText>aakservice</w:delText>
        </w:r>
      </w:del>
      <w:del w:id="3502" w:author="Joost Wijnings" w:date="2014-03-08T02:33:00Z">
        <w:r w:rsidRPr="009E7797" w:rsidDel="00E00FF1">
          <w:rPr>
            <w:lang w:eastAsia="nl-NL"/>
          </w:rPr>
          <w:delText xml:space="preserve"> </w:delText>
        </w:r>
      </w:del>
      <w:del w:id="3503" w:author="Joost Wijnings" w:date="2014-03-17T08:21:00Z">
        <w:r w:rsidRPr="009E7797" w:rsidDel="00420531">
          <w:rPr>
            <w:lang w:eastAsia="nl-NL"/>
          </w:rPr>
          <w:delText>consumer</w:delText>
        </w:r>
      </w:del>
      <w:r>
        <w:rPr>
          <w:lang w:eastAsia="nl-NL"/>
        </w:rPr>
        <w:t xml:space="preserve"> wordt</w:t>
      </w:r>
      <w:r w:rsidRPr="009E7797">
        <w:rPr>
          <w:lang w:eastAsia="nl-NL"/>
        </w:rPr>
        <w:t xml:space="preserve"> hiervan op de hoogte gesteld middels een StUF</w:t>
      </w:r>
      <w:ins w:id="3504" w:author="Joost Wijnings" w:date="2014-03-08T03:17:00Z">
        <w:r w:rsidR="009037D9">
          <w:rPr>
            <w:lang w:eastAsia="nl-NL"/>
          </w:rPr>
          <w:t>-</w:t>
        </w:r>
      </w:ins>
      <w:del w:id="3505" w:author="Joost Wijnings" w:date="2014-03-08T03:17:00Z">
        <w:r w:rsidRPr="009E7797" w:rsidDel="009037D9">
          <w:rPr>
            <w:lang w:eastAsia="nl-NL"/>
          </w:rPr>
          <w:delText xml:space="preserve"> </w:delText>
        </w:r>
      </w:del>
      <w:r w:rsidRPr="009E7797">
        <w:rPr>
          <w:lang w:eastAsia="nl-NL"/>
        </w:rPr>
        <w:t>foutbericht.</w:t>
      </w:r>
    </w:p>
    <w:p w14:paraId="2CBFB49A" w14:textId="69F0FCCA" w:rsidR="00BA7A01" w:rsidRDefault="00BA7A01" w:rsidP="005A3777">
      <w:pPr>
        <w:pStyle w:val="Kop4"/>
      </w:pPr>
      <w:r>
        <w:t xml:space="preserve">Interactie tussen </w:t>
      </w:r>
      <w:del w:id="3506" w:author="Joost Wijnings" w:date="2014-03-14T17:37:00Z">
        <w:r w:rsidDel="00FB097F">
          <w:delText>service</w:delText>
        </w:r>
      </w:del>
      <w:del w:id="3507" w:author="Joost Wijnings" w:date="2014-03-08T02:33:00Z">
        <w:r w:rsidDel="00E00FF1">
          <w:delText xml:space="preserve"> </w:delText>
        </w:r>
      </w:del>
      <w:del w:id="3508" w:author="Joost Wijnings" w:date="2014-03-14T17:37:00Z">
        <w:r w:rsidDel="00FB097F">
          <w:delText>consumer</w:delText>
        </w:r>
      </w:del>
      <w:ins w:id="3509" w:author="Joost Wijnings" w:date="2014-03-14T17:37:00Z">
        <w:r w:rsidR="00FB097F">
          <w:t>DSC</w:t>
        </w:r>
      </w:ins>
      <w:r>
        <w:t xml:space="preserve"> en ZS</w:t>
      </w:r>
    </w:p>
    <w:p w14:paraId="518052E8" w14:textId="3B737FF4" w:rsidR="00C1177C" w:rsidRDefault="00C1177C" w:rsidP="00C1177C">
      <w:r>
        <w:t xml:space="preserve">In onderstaande tabel staat aangegeven welke elementen verplicht aanwezig en gevuld moeten zijn met een geldige waarde (V) en welke elementen optioneel in de berichten mogen voorkomen (O). Indien een verplicht of optioneel element </w:t>
      </w:r>
      <w:del w:id="3510" w:author="Joost Wijnings" w:date="2014-03-10T10:56:00Z">
        <w:r w:rsidDel="009446AF">
          <w:delText xml:space="preserve">wordt aangeleverd </w:delText>
        </w:r>
      </w:del>
      <w:r>
        <w:t xml:space="preserve">door een </w:t>
      </w:r>
      <w:ins w:id="3511" w:author="Joost Wijnings" w:date="2014-03-17T08:22:00Z">
        <w:r w:rsidR="00420531">
          <w:t>DSC</w:t>
        </w:r>
      </w:ins>
      <w:del w:id="3512" w:author="Joost Wijnings" w:date="2014-03-08T02:33:00Z">
        <w:r w:rsidDel="00E00FF1">
          <w:delText>D</w:delText>
        </w:r>
      </w:del>
      <w:del w:id="3513" w:author="Joost Wijnings" w:date="2014-03-17T08:22:00Z">
        <w:r w:rsidDel="00420531">
          <w:delText>ocumentservice</w:delText>
        </w:r>
      </w:del>
      <w:del w:id="3514" w:author="Joost Wijnings" w:date="2014-03-08T02:33:00Z">
        <w:r w:rsidDel="00E00FF1">
          <w:delText xml:space="preserve"> </w:delText>
        </w:r>
      </w:del>
      <w:del w:id="3515" w:author="Joost Wijnings" w:date="2014-03-17T08:22:00Z">
        <w:r w:rsidDel="00420531">
          <w:delText>consumer</w:delText>
        </w:r>
      </w:del>
      <w:r>
        <w:t xml:space="preserve"> </w:t>
      </w:r>
      <w:ins w:id="3516" w:author="Joost Wijnings" w:date="2014-03-10T10:56:00Z">
        <w:r w:rsidR="009446AF">
          <w:t xml:space="preserve">aangeleverd wordt, </w:t>
        </w:r>
      </w:ins>
      <w:del w:id="3517" w:author="Joost Wijnings" w:date="2014-03-10T10:56:00Z">
        <w:r w:rsidDel="009446AF">
          <w:delText xml:space="preserve">dan </w:delText>
        </w:r>
      </w:del>
      <w:r>
        <w:t xml:space="preserve">dient dit verwerkt te worden door het ZS. Andere RGBZ elementen mogen in het bericht voorkomen (zolang het bericht voldoet aan de </w:t>
      </w:r>
      <w:del w:id="3518" w:author="Joost Wijnings" w:date="2014-03-10T09:27:00Z">
        <w:r w:rsidDel="00237DAF">
          <w:delText>StUF ZKN</w:delText>
        </w:r>
      </w:del>
      <w:ins w:id="3519" w:author="Joost Wijnings" w:date="2014-03-10T09:27:00Z">
        <w:r w:rsidR="00237DAF">
          <w:t>StUF-ZKN</w:t>
        </w:r>
      </w:ins>
      <w:ins w:id="3520" w:author="Joost Wijnings" w:date="2014-03-10T09:28:00Z">
        <w:r w:rsidR="00237DAF">
          <w:t>-</w:t>
        </w:r>
      </w:ins>
      <w:del w:id="3521" w:author="Joost Wijnings" w:date="2014-03-17T08:22:00Z">
        <w:r w:rsidDel="00420531">
          <w:delText xml:space="preserve"> </w:delText>
        </w:r>
      </w:del>
      <w:r>
        <w:t>schema’s)</w:t>
      </w:r>
      <w:ins w:id="3522" w:author="Joost Wijnings" w:date="2014-03-10T11:38:00Z">
        <w:r w:rsidR="009A3801">
          <w:t>,</w:t>
        </w:r>
      </w:ins>
      <w:r>
        <w:t xml:space="preserve"> maar</w:t>
      </w:r>
      <w:del w:id="3523" w:author="Joost Wijnings" w:date="2014-03-10T11:38:00Z">
        <w:r w:rsidDel="009A3801">
          <w:delText>,</w:delText>
        </w:r>
      </w:del>
      <w:r>
        <w:t xml:space="preserve"> verwerking hiervan wordt niet door deze specificatie afgedwongen.</w:t>
      </w:r>
      <w:ins w:id="3524" w:author="Joost Wijnings" w:date="2014-03-17T08:22:00Z">
        <w:r w:rsidR="00420531">
          <w:t xml:space="preserve"> </w:t>
        </w:r>
      </w:ins>
    </w:p>
    <w:p w14:paraId="42F97BC0" w14:textId="77777777" w:rsidR="00E84776" w:rsidRPr="00C1177C" w:rsidRDefault="00E84776" w:rsidP="00C1177C">
      <w:pPr>
        <w:rPr>
          <w:lang w:eastAsia="nl-NL"/>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260"/>
        <w:gridCol w:w="709"/>
      </w:tblGrid>
      <w:tr w:rsidR="00BA7A01" w:rsidRPr="00147A5D" w14:paraId="240B9168" w14:textId="77777777" w:rsidTr="005A3777">
        <w:tc>
          <w:tcPr>
            <w:tcW w:w="9322" w:type="dxa"/>
            <w:gridSpan w:val="2"/>
          </w:tcPr>
          <w:p w14:paraId="780D5D0C" w14:textId="77777777" w:rsidR="00BA7A01" w:rsidRPr="00C709C8" w:rsidRDefault="00BA7A01">
            <w:pPr>
              <w:keepNext/>
              <w:rPr>
                <w:b/>
                <w:lang w:eastAsia="nl-NL"/>
              </w:rPr>
              <w:pPrChange w:id="3525" w:author="Joost Wijnings" w:date="2014-03-17T08:22:00Z">
                <w:pPr/>
              </w:pPrChange>
            </w:pPr>
            <w:r w:rsidRPr="00C709C8">
              <w:rPr>
                <w:b/>
                <w:lang w:eastAsia="nl-NL"/>
              </w:rPr>
              <w:t>Berichttype:</w:t>
            </w:r>
            <w:r>
              <w:rPr>
                <w:lang w:eastAsia="nl-NL"/>
              </w:rPr>
              <w:t xml:space="preserve"> edc</w:t>
            </w:r>
            <w:r w:rsidRPr="00C709C8">
              <w:rPr>
                <w:lang w:eastAsia="nl-NL"/>
              </w:rPr>
              <w:t>L</w:t>
            </w:r>
            <w:r>
              <w:rPr>
                <w:lang w:eastAsia="nl-NL"/>
              </w:rPr>
              <w:t>k</w:t>
            </w:r>
            <w:r w:rsidRPr="00C709C8">
              <w:rPr>
                <w:lang w:eastAsia="nl-NL"/>
              </w:rPr>
              <w:t>01</w:t>
            </w:r>
            <w:r w:rsidR="007B00FA">
              <w:rPr>
                <w:lang w:eastAsia="nl-NL"/>
              </w:rPr>
              <w:t xml:space="preserve"> </w:t>
            </w:r>
            <w:r>
              <w:rPr>
                <w:lang w:eastAsia="nl-NL"/>
              </w:rPr>
              <w:t>(kennisgeving met mutatiesoort T(oevoegen))</w:t>
            </w:r>
          </w:p>
        </w:tc>
        <w:tc>
          <w:tcPr>
            <w:tcW w:w="709" w:type="dxa"/>
          </w:tcPr>
          <w:p w14:paraId="33B78F92" w14:textId="77777777" w:rsidR="00BA7A01" w:rsidRPr="00C709C8" w:rsidRDefault="00BA7A01">
            <w:pPr>
              <w:keepNext/>
              <w:rPr>
                <w:b/>
                <w:lang w:eastAsia="nl-NL"/>
              </w:rPr>
              <w:pPrChange w:id="3526" w:author="Joost Wijnings" w:date="2014-03-17T08:22:00Z">
                <w:pPr/>
              </w:pPrChange>
            </w:pPr>
          </w:p>
        </w:tc>
      </w:tr>
      <w:tr w:rsidR="00BA7A01" w14:paraId="2EB5FA0B" w14:textId="77777777" w:rsidTr="005A3777">
        <w:tc>
          <w:tcPr>
            <w:tcW w:w="6062" w:type="dxa"/>
          </w:tcPr>
          <w:p w14:paraId="6AD6138D" w14:textId="68818A11" w:rsidR="00BA7A01" w:rsidRPr="00C709C8" w:rsidRDefault="00BA7A01">
            <w:pPr>
              <w:keepNext/>
              <w:rPr>
                <w:b/>
                <w:lang w:eastAsia="nl-NL"/>
              </w:rPr>
              <w:pPrChange w:id="3527" w:author="Joost Wijnings" w:date="2014-03-17T08:22:00Z">
                <w:pPr/>
              </w:pPrChange>
            </w:pPr>
            <w:del w:id="3528" w:author="Joost Wijnings" w:date="2014-03-10T09:27:00Z">
              <w:r w:rsidDel="00237DAF">
                <w:rPr>
                  <w:b/>
                  <w:lang w:eastAsia="nl-NL"/>
                </w:rPr>
                <w:delText>StUF ZKN</w:delText>
              </w:r>
            </w:del>
            <w:ins w:id="3529" w:author="Joost Wijnings" w:date="2014-03-10T09:27:00Z">
              <w:r w:rsidR="00237DAF">
                <w:rPr>
                  <w:b/>
                  <w:lang w:eastAsia="nl-NL"/>
                </w:rPr>
                <w:t>StUF-ZKN</w:t>
              </w:r>
            </w:ins>
            <w:ins w:id="3530" w:author="Joost Wijnings" w:date="2014-03-08T03:30:00Z">
              <w:r w:rsidR="00084FC7">
                <w:rPr>
                  <w:b/>
                  <w:lang w:eastAsia="nl-NL"/>
                </w:rPr>
                <w:t>-</w:t>
              </w:r>
            </w:ins>
            <w:del w:id="3531" w:author="Joost Wijnings" w:date="2014-03-08T03:30:00Z">
              <w:r w:rsidDel="00084FC7">
                <w:rPr>
                  <w:b/>
                  <w:lang w:eastAsia="nl-NL"/>
                </w:rPr>
                <w:delText xml:space="preserve"> </w:delText>
              </w:r>
            </w:del>
            <w:r>
              <w:rPr>
                <w:b/>
                <w:lang w:eastAsia="nl-NL"/>
              </w:rPr>
              <w:t>E</w:t>
            </w:r>
            <w:r w:rsidRPr="00C709C8">
              <w:rPr>
                <w:b/>
                <w:lang w:eastAsia="nl-NL"/>
              </w:rPr>
              <w:t>lementen</w:t>
            </w:r>
          </w:p>
        </w:tc>
        <w:tc>
          <w:tcPr>
            <w:tcW w:w="3260" w:type="dxa"/>
          </w:tcPr>
          <w:p w14:paraId="31B90115" w14:textId="1C99EE6E" w:rsidR="00BA7A01" w:rsidRPr="00C709C8" w:rsidRDefault="00BA7A01">
            <w:pPr>
              <w:keepNext/>
              <w:rPr>
                <w:b/>
                <w:lang w:eastAsia="nl-NL"/>
              </w:rPr>
              <w:pPrChange w:id="3532" w:author="Joost Wijnings" w:date="2014-03-17T08:22:00Z">
                <w:pPr/>
              </w:pPrChange>
            </w:pPr>
            <w:r>
              <w:rPr>
                <w:b/>
                <w:lang w:eastAsia="nl-NL"/>
              </w:rPr>
              <w:t>RGBZ</w:t>
            </w:r>
            <w:del w:id="3533" w:author="Joost Wijnings" w:date="2014-03-08T03:30:00Z">
              <w:r w:rsidDel="00084FC7">
                <w:rPr>
                  <w:b/>
                  <w:lang w:eastAsia="nl-NL"/>
                </w:rPr>
                <w:delText xml:space="preserve"> </w:delText>
              </w:r>
            </w:del>
            <w:ins w:id="3534" w:author="Joost Wijnings" w:date="2014-03-08T03:30:00Z">
              <w:r w:rsidR="00084FC7">
                <w:rPr>
                  <w:b/>
                  <w:lang w:eastAsia="nl-NL"/>
                </w:rPr>
                <w:t>-</w:t>
              </w:r>
            </w:ins>
            <w:r>
              <w:rPr>
                <w:b/>
                <w:lang w:eastAsia="nl-NL"/>
              </w:rPr>
              <w:t>attribuut</w:t>
            </w:r>
          </w:p>
        </w:tc>
        <w:tc>
          <w:tcPr>
            <w:tcW w:w="709" w:type="dxa"/>
          </w:tcPr>
          <w:p w14:paraId="216B5C05" w14:textId="77777777" w:rsidR="00BA7A01" w:rsidRDefault="007924E2">
            <w:pPr>
              <w:keepNext/>
              <w:rPr>
                <w:b/>
                <w:lang w:eastAsia="nl-NL"/>
              </w:rPr>
              <w:pPrChange w:id="3535" w:author="Joost Wijnings" w:date="2014-03-17T08:22:00Z">
                <w:pPr/>
              </w:pPrChange>
            </w:pPr>
            <w:r>
              <w:rPr>
                <w:b/>
                <w:lang w:eastAsia="nl-NL"/>
              </w:rPr>
              <w:t>v/o</w:t>
            </w:r>
          </w:p>
        </w:tc>
      </w:tr>
      <w:tr w:rsidR="00BA7A01" w:rsidRPr="00C709C8" w14:paraId="44D31EA9" w14:textId="77777777" w:rsidTr="005A3777">
        <w:tc>
          <w:tcPr>
            <w:tcW w:w="6062" w:type="dxa"/>
          </w:tcPr>
          <w:p w14:paraId="164643C0" w14:textId="77777777" w:rsidR="00BA7A01" w:rsidRPr="00E40358" w:rsidRDefault="00BA7A01">
            <w:pPr>
              <w:keepNext/>
              <w:rPr>
                <w:lang w:eastAsia="nl-NL"/>
              </w:rPr>
              <w:pPrChange w:id="3536" w:author="Joost Wijnings" w:date="2014-03-17T08:22:00Z">
                <w:pPr/>
              </w:pPrChange>
            </w:pPr>
            <w:r w:rsidRPr="00E40358">
              <w:rPr>
                <w:lang w:eastAsia="nl-NL"/>
              </w:rPr>
              <w:t xml:space="preserve">object . identificatie </w:t>
            </w:r>
          </w:p>
        </w:tc>
        <w:tc>
          <w:tcPr>
            <w:tcW w:w="3260" w:type="dxa"/>
          </w:tcPr>
          <w:p w14:paraId="20A1E8BB" w14:textId="77777777" w:rsidR="00BA7A01" w:rsidRPr="00C709C8" w:rsidRDefault="00BA7A01">
            <w:pPr>
              <w:keepNext/>
              <w:rPr>
                <w:b/>
                <w:lang w:eastAsia="nl-NL"/>
              </w:rPr>
              <w:pPrChange w:id="3537" w:author="Joost Wijnings" w:date="2014-03-17T08:22:00Z">
                <w:pPr/>
              </w:pPrChange>
            </w:pPr>
            <w:r>
              <w:rPr>
                <w:lang w:eastAsia="nl-NL"/>
              </w:rPr>
              <w:t>Documentidentificatie</w:t>
            </w:r>
          </w:p>
        </w:tc>
        <w:tc>
          <w:tcPr>
            <w:tcW w:w="709" w:type="dxa"/>
          </w:tcPr>
          <w:p w14:paraId="7E6A0873" w14:textId="77777777" w:rsidR="00BA7A01" w:rsidRPr="00C709C8" w:rsidRDefault="00BA7A01">
            <w:pPr>
              <w:keepNext/>
              <w:rPr>
                <w:lang w:eastAsia="nl-NL"/>
              </w:rPr>
              <w:pPrChange w:id="3538" w:author="Joost Wijnings" w:date="2014-03-17T08:22:00Z">
                <w:pPr/>
              </w:pPrChange>
            </w:pPr>
            <w:r>
              <w:rPr>
                <w:lang w:eastAsia="nl-NL"/>
              </w:rPr>
              <w:t>v</w:t>
            </w:r>
          </w:p>
        </w:tc>
      </w:tr>
      <w:tr w:rsidR="003D27E5" w:rsidRPr="00C709C8" w14:paraId="7278B03B" w14:textId="77777777" w:rsidTr="005A3777">
        <w:tc>
          <w:tcPr>
            <w:tcW w:w="6062" w:type="dxa"/>
          </w:tcPr>
          <w:p w14:paraId="724C0F09" w14:textId="77777777" w:rsidR="003D27E5" w:rsidRPr="00C709C8" w:rsidRDefault="003D27E5" w:rsidP="005A3777">
            <w:pPr>
              <w:pStyle w:val="Geenafstand"/>
              <w:rPr>
                <w:lang w:eastAsia="nl-NL"/>
              </w:rPr>
            </w:pPr>
            <w:r w:rsidRPr="00C709C8">
              <w:rPr>
                <w:lang w:eastAsia="nl-NL"/>
              </w:rPr>
              <w:t xml:space="preserve">object . </w:t>
            </w:r>
            <w:r>
              <w:rPr>
                <w:lang w:eastAsia="nl-NL"/>
              </w:rPr>
              <w:t xml:space="preserve">isRelevantVoor . gerelateerde . </w:t>
            </w:r>
            <w:r w:rsidRPr="00C709C8">
              <w:rPr>
                <w:lang w:eastAsia="nl-NL"/>
              </w:rPr>
              <w:t>identificatie</w:t>
            </w:r>
          </w:p>
        </w:tc>
        <w:tc>
          <w:tcPr>
            <w:tcW w:w="3260" w:type="dxa"/>
          </w:tcPr>
          <w:p w14:paraId="6AE9BDB5" w14:textId="77777777" w:rsidR="003D27E5" w:rsidRDefault="003D27E5" w:rsidP="005A3777">
            <w:pPr>
              <w:rPr>
                <w:lang w:eastAsia="nl-NL"/>
              </w:rPr>
            </w:pPr>
            <w:r>
              <w:rPr>
                <w:lang w:eastAsia="nl-NL"/>
              </w:rPr>
              <w:t>Zaakidentificatie</w:t>
            </w:r>
          </w:p>
        </w:tc>
        <w:tc>
          <w:tcPr>
            <w:tcW w:w="709" w:type="dxa"/>
          </w:tcPr>
          <w:p w14:paraId="241FC942" w14:textId="77777777" w:rsidR="003D27E5" w:rsidRDefault="003D27E5" w:rsidP="005A3777">
            <w:pPr>
              <w:rPr>
                <w:lang w:eastAsia="nl-NL"/>
              </w:rPr>
            </w:pPr>
            <w:r>
              <w:rPr>
                <w:lang w:eastAsia="nl-NL"/>
              </w:rPr>
              <w:t>v</w:t>
            </w:r>
          </w:p>
        </w:tc>
      </w:tr>
      <w:tr w:rsidR="003D27E5" w:rsidRPr="00C709C8" w14:paraId="76A9A2BE" w14:textId="77777777" w:rsidTr="005A3777">
        <w:tc>
          <w:tcPr>
            <w:tcW w:w="6062" w:type="dxa"/>
          </w:tcPr>
          <w:p w14:paraId="1B0DBDAC" w14:textId="77777777" w:rsidR="003D27E5" w:rsidRPr="00FE503A" w:rsidRDefault="003D27E5" w:rsidP="005A3777">
            <w:pPr>
              <w:rPr>
                <w:lang w:eastAsia="nl-NL"/>
              </w:rPr>
            </w:pPr>
            <w:r>
              <w:rPr>
                <w:lang w:eastAsia="nl-NL"/>
              </w:rPr>
              <w:t>object . isRelevantVoor . gerelateerde . omschrijving</w:t>
            </w:r>
          </w:p>
        </w:tc>
        <w:tc>
          <w:tcPr>
            <w:tcW w:w="3260" w:type="dxa"/>
          </w:tcPr>
          <w:p w14:paraId="79323B3C" w14:textId="77777777" w:rsidR="003D27E5" w:rsidRPr="00C325DD" w:rsidRDefault="003D27E5" w:rsidP="005A3777">
            <w:pPr>
              <w:rPr>
                <w:lang w:eastAsia="nl-NL"/>
              </w:rPr>
            </w:pPr>
            <w:r>
              <w:rPr>
                <w:lang w:eastAsia="nl-NL"/>
              </w:rPr>
              <w:t>Zaak omschrijving</w:t>
            </w:r>
          </w:p>
        </w:tc>
        <w:tc>
          <w:tcPr>
            <w:tcW w:w="709" w:type="dxa"/>
          </w:tcPr>
          <w:p w14:paraId="17175F24" w14:textId="77777777" w:rsidR="003D27E5" w:rsidRDefault="003D27E5" w:rsidP="005A3777">
            <w:pPr>
              <w:rPr>
                <w:lang w:eastAsia="nl-NL"/>
              </w:rPr>
            </w:pPr>
            <w:r>
              <w:rPr>
                <w:lang w:eastAsia="nl-NL"/>
              </w:rPr>
              <w:t>o</w:t>
            </w:r>
          </w:p>
        </w:tc>
      </w:tr>
      <w:tr w:rsidR="003D27E5" w:rsidRPr="00394325" w14:paraId="200006D6" w14:textId="77777777" w:rsidTr="005A3777">
        <w:tc>
          <w:tcPr>
            <w:tcW w:w="6062" w:type="dxa"/>
          </w:tcPr>
          <w:p w14:paraId="64D55BD7" w14:textId="77777777" w:rsidR="003D27E5" w:rsidRDefault="003D27E5" w:rsidP="005A3777">
            <w:pPr>
              <w:rPr>
                <w:lang w:eastAsia="nl-NL"/>
              </w:rPr>
            </w:pPr>
            <w:r>
              <w:rPr>
                <w:lang w:eastAsia="nl-NL"/>
              </w:rPr>
              <w:t>object . dct.omschrijving</w:t>
            </w:r>
          </w:p>
        </w:tc>
        <w:tc>
          <w:tcPr>
            <w:tcW w:w="3260" w:type="dxa"/>
          </w:tcPr>
          <w:p w14:paraId="68313B04" w14:textId="77777777" w:rsidR="003D27E5" w:rsidRPr="00394325" w:rsidRDefault="003D27E5" w:rsidP="005A3777">
            <w:pPr>
              <w:rPr>
                <w:lang w:eastAsia="nl-NL"/>
              </w:rPr>
            </w:pPr>
            <w:r>
              <w:rPr>
                <w:lang w:eastAsia="nl-NL"/>
              </w:rPr>
              <w:t>Documenttype omschrijving</w:t>
            </w:r>
          </w:p>
        </w:tc>
        <w:tc>
          <w:tcPr>
            <w:tcW w:w="709" w:type="dxa"/>
          </w:tcPr>
          <w:p w14:paraId="43B20895" w14:textId="77777777" w:rsidR="003D27E5" w:rsidRPr="00394325" w:rsidRDefault="003D27E5" w:rsidP="005A3777">
            <w:r>
              <w:t>o</w:t>
            </w:r>
          </w:p>
        </w:tc>
      </w:tr>
      <w:tr w:rsidR="003D27E5" w14:paraId="095315A2" w14:textId="77777777" w:rsidTr="005A3777">
        <w:tc>
          <w:tcPr>
            <w:tcW w:w="6062" w:type="dxa"/>
          </w:tcPr>
          <w:p w14:paraId="3C12F6E4" w14:textId="77777777" w:rsidR="003D27E5" w:rsidRDefault="003D27E5" w:rsidP="005A3777">
            <w:pPr>
              <w:rPr>
                <w:lang w:eastAsia="nl-NL"/>
              </w:rPr>
            </w:pPr>
            <w:r>
              <w:rPr>
                <w:lang w:eastAsia="nl-NL"/>
              </w:rPr>
              <w:t>object . titel</w:t>
            </w:r>
          </w:p>
        </w:tc>
        <w:tc>
          <w:tcPr>
            <w:tcW w:w="3260" w:type="dxa"/>
          </w:tcPr>
          <w:p w14:paraId="3E9656AE" w14:textId="77777777" w:rsidR="003D27E5" w:rsidRPr="00394325" w:rsidRDefault="003D27E5" w:rsidP="005A3777">
            <w:r>
              <w:t>Documenttitel</w:t>
            </w:r>
          </w:p>
        </w:tc>
        <w:tc>
          <w:tcPr>
            <w:tcW w:w="709" w:type="dxa"/>
          </w:tcPr>
          <w:p w14:paraId="2888207D" w14:textId="77777777" w:rsidR="003D27E5" w:rsidRDefault="003D27E5" w:rsidP="005A3777">
            <w:r>
              <w:t>o</w:t>
            </w:r>
          </w:p>
        </w:tc>
      </w:tr>
      <w:tr w:rsidR="003D27E5" w:rsidRPr="00172CD1" w14:paraId="128C823C" w14:textId="77777777" w:rsidTr="005A3777">
        <w:tc>
          <w:tcPr>
            <w:tcW w:w="6062" w:type="dxa"/>
          </w:tcPr>
          <w:p w14:paraId="5371A07F" w14:textId="77777777" w:rsidR="003D27E5" w:rsidRDefault="003D27E5" w:rsidP="005A3777">
            <w:pPr>
              <w:rPr>
                <w:lang w:eastAsia="nl-NL"/>
              </w:rPr>
            </w:pPr>
            <w:r>
              <w:rPr>
                <w:lang w:eastAsia="nl-NL"/>
              </w:rPr>
              <w:t>object . creatiedatum</w:t>
            </w:r>
          </w:p>
        </w:tc>
        <w:tc>
          <w:tcPr>
            <w:tcW w:w="3260" w:type="dxa"/>
          </w:tcPr>
          <w:p w14:paraId="49270E44" w14:textId="77777777" w:rsidR="003D27E5" w:rsidRPr="00172CD1" w:rsidRDefault="003D27E5" w:rsidP="005A3777">
            <w:pPr>
              <w:rPr>
                <w:lang w:eastAsia="nl-NL"/>
              </w:rPr>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Documentcreatiedatum</w:t>
            </w:r>
            <w:r w:rsidRPr="00172CD1">
              <w:rPr>
                <w:lang w:eastAsia="nl-NL"/>
              </w:rPr>
              <w:fldChar w:fldCharType="end"/>
            </w:r>
          </w:p>
        </w:tc>
        <w:tc>
          <w:tcPr>
            <w:tcW w:w="709" w:type="dxa"/>
          </w:tcPr>
          <w:p w14:paraId="7A5B1048" w14:textId="77777777" w:rsidR="003D27E5" w:rsidRPr="00172CD1" w:rsidRDefault="003D27E5" w:rsidP="005A3777">
            <w:pPr>
              <w:rPr>
                <w:lang w:eastAsia="nl-NL"/>
              </w:rPr>
            </w:pPr>
            <w:r w:rsidRPr="00172CD1">
              <w:rPr>
                <w:lang w:eastAsia="nl-NL"/>
              </w:rPr>
              <w:t>v</w:t>
            </w:r>
          </w:p>
        </w:tc>
      </w:tr>
      <w:tr w:rsidR="003D27E5" w:rsidRPr="00172CD1" w14:paraId="1DB6C345" w14:textId="77777777" w:rsidTr="005A3777">
        <w:tc>
          <w:tcPr>
            <w:tcW w:w="6062" w:type="dxa"/>
          </w:tcPr>
          <w:p w14:paraId="336CF6D0" w14:textId="77777777" w:rsidR="003D27E5" w:rsidRDefault="003D27E5" w:rsidP="005A3777">
            <w:pPr>
              <w:rPr>
                <w:lang w:eastAsia="nl-NL"/>
              </w:rPr>
            </w:pPr>
            <w:r>
              <w:rPr>
                <w:lang w:eastAsia="nl-NL"/>
              </w:rPr>
              <w:t>object . ontvangstdatum</w:t>
            </w:r>
          </w:p>
        </w:tc>
        <w:tc>
          <w:tcPr>
            <w:tcW w:w="3260" w:type="dxa"/>
          </w:tcPr>
          <w:p w14:paraId="76455A2F" w14:textId="77777777" w:rsidR="003D27E5" w:rsidRPr="00172CD1" w:rsidRDefault="003D27E5" w:rsidP="005A3777">
            <w:pPr>
              <w:rPr>
                <w:lang w:eastAsia="nl-NL"/>
              </w:rPr>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Documentontvangstdatum</w:t>
            </w:r>
            <w:r w:rsidRPr="00172CD1">
              <w:rPr>
                <w:lang w:eastAsia="nl-NL"/>
              </w:rPr>
              <w:fldChar w:fldCharType="end"/>
            </w:r>
          </w:p>
        </w:tc>
        <w:tc>
          <w:tcPr>
            <w:tcW w:w="709" w:type="dxa"/>
          </w:tcPr>
          <w:p w14:paraId="5DA1A7FF" w14:textId="77777777" w:rsidR="003D27E5" w:rsidRPr="00172CD1" w:rsidRDefault="003D27E5" w:rsidP="005A3777">
            <w:pPr>
              <w:rPr>
                <w:lang w:eastAsia="nl-NL"/>
              </w:rPr>
            </w:pPr>
            <w:r w:rsidRPr="00172CD1">
              <w:rPr>
                <w:lang w:eastAsia="nl-NL"/>
              </w:rPr>
              <w:t>o</w:t>
            </w:r>
          </w:p>
        </w:tc>
      </w:tr>
      <w:tr w:rsidR="003D27E5" w:rsidRPr="00172CD1" w14:paraId="3588F1AD" w14:textId="77777777" w:rsidTr="005A3777">
        <w:tc>
          <w:tcPr>
            <w:tcW w:w="6062" w:type="dxa"/>
          </w:tcPr>
          <w:p w14:paraId="076DFB8C" w14:textId="77777777" w:rsidR="003D27E5" w:rsidRDefault="003D27E5" w:rsidP="005A3777">
            <w:pPr>
              <w:rPr>
                <w:lang w:eastAsia="nl-NL"/>
              </w:rPr>
            </w:pPr>
            <w:r>
              <w:rPr>
                <w:lang w:eastAsia="nl-NL"/>
              </w:rPr>
              <w:t>object . titel</w:t>
            </w:r>
          </w:p>
        </w:tc>
        <w:tc>
          <w:tcPr>
            <w:tcW w:w="3260" w:type="dxa"/>
          </w:tcPr>
          <w:p w14:paraId="2157D64B" w14:textId="77777777" w:rsidR="003D27E5" w:rsidRPr="00172CD1" w:rsidRDefault="003D27E5" w:rsidP="005A3777">
            <w:pPr>
              <w:rPr>
                <w:lang w:eastAsia="nl-NL"/>
              </w:rPr>
            </w:pPr>
            <w:r w:rsidRPr="00172CD1">
              <w:rPr>
                <w:lang w:eastAsia="nl-NL"/>
              </w:rPr>
              <w:t>Documenttitel</w:t>
            </w:r>
          </w:p>
        </w:tc>
        <w:tc>
          <w:tcPr>
            <w:tcW w:w="709" w:type="dxa"/>
          </w:tcPr>
          <w:p w14:paraId="41C4CA12" w14:textId="77777777" w:rsidR="003D27E5" w:rsidRPr="00172CD1" w:rsidRDefault="003D27E5" w:rsidP="005A3777">
            <w:pPr>
              <w:rPr>
                <w:lang w:eastAsia="nl-NL"/>
              </w:rPr>
            </w:pPr>
            <w:r w:rsidRPr="00172CD1">
              <w:rPr>
                <w:lang w:eastAsia="nl-NL"/>
              </w:rPr>
              <w:t>v</w:t>
            </w:r>
          </w:p>
        </w:tc>
      </w:tr>
      <w:tr w:rsidR="003D27E5" w:rsidRPr="00172CD1" w14:paraId="254CF721" w14:textId="77777777" w:rsidTr="005A3777">
        <w:tc>
          <w:tcPr>
            <w:tcW w:w="6062" w:type="dxa"/>
          </w:tcPr>
          <w:p w14:paraId="61AC4B38" w14:textId="77777777" w:rsidR="003D27E5" w:rsidRDefault="003D27E5" w:rsidP="005A3777">
            <w:pPr>
              <w:rPr>
                <w:lang w:eastAsia="nl-NL"/>
              </w:rPr>
            </w:pPr>
            <w:r>
              <w:rPr>
                <w:lang w:eastAsia="nl-NL"/>
              </w:rPr>
              <w:t>object . beschrijving</w:t>
            </w:r>
          </w:p>
        </w:tc>
        <w:tc>
          <w:tcPr>
            <w:tcW w:w="3260" w:type="dxa"/>
          </w:tcPr>
          <w:p w14:paraId="29CE873A" w14:textId="77777777" w:rsidR="003D27E5" w:rsidRPr="00172CD1" w:rsidRDefault="003D27E5" w:rsidP="005A3777">
            <w:pPr>
              <w:rPr>
                <w:lang w:eastAsia="nl-NL"/>
              </w:rPr>
            </w:pPr>
            <w:r w:rsidRPr="00172CD1">
              <w:rPr>
                <w:lang w:eastAsia="nl-NL"/>
              </w:rPr>
              <w:t>Documentbeschrijving</w:t>
            </w:r>
          </w:p>
        </w:tc>
        <w:tc>
          <w:tcPr>
            <w:tcW w:w="709" w:type="dxa"/>
          </w:tcPr>
          <w:p w14:paraId="7326746A" w14:textId="77777777" w:rsidR="003D27E5" w:rsidRPr="00172CD1" w:rsidRDefault="003D27E5" w:rsidP="005A3777">
            <w:pPr>
              <w:rPr>
                <w:lang w:eastAsia="nl-NL"/>
              </w:rPr>
            </w:pPr>
            <w:r w:rsidRPr="00172CD1">
              <w:rPr>
                <w:lang w:eastAsia="nl-NL"/>
              </w:rPr>
              <w:t>o</w:t>
            </w:r>
          </w:p>
        </w:tc>
      </w:tr>
      <w:tr w:rsidR="003D27E5" w:rsidRPr="00172CD1" w14:paraId="744756CF" w14:textId="77777777" w:rsidTr="005A3777">
        <w:tc>
          <w:tcPr>
            <w:tcW w:w="6062" w:type="dxa"/>
          </w:tcPr>
          <w:p w14:paraId="14B160C4" w14:textId="77777777" w:rsidR="003D27E5" w:rsidRDefault="003D27E5" w:rsidP="005A3777">
            <w:pPr>
              <w:rPr>
                <w:lang w:eastAsia="nl-NL"/>
              </w:rPr>
            </w:pPr>
            <w:r>
              <w:rPr>
                <w:lang w:eastAsia="nl-NL"/>
              </w:rPr>
              <w:t>object . verzenddatum</w:t>
            </w:r>
          </w:p>
        </w:tc>
        <w:tc>
          <w:tcPr>
            <w:tcW w:w="3260" w:type="dxa"/>
          </w:tcPr>
          <w:p w14:paraId="73DA0662" w14:textId="77777777" w:rsidR="003D27E5" w:rsidRPr="00172CD1" w:rsidRDefault="003D27E5" w:rsidP="005A3777">
            <w:pPr>
              <w:rPr>
                <w:lang w:eastAsia="nl-NL"/>
              </w:rPr>
            </w:pPr>
            <w:r w:rsidRPr="00172CD1">
              <w:rPr>
                <w:lang w:eastAsia="nl-NL"/>
              </w:rPr>
              <w:t>Document verzenddatum</w:t>
            </w:r>
          </w:p>
        </w:tc>
        <w:tc>
          <w:tcPr>
            <w:tcW w:w="709" w:type="dxa"/>
          </w:tcPr>
          <w:p w14:paraId="0E33CCE0" w14:textId="77777777" w:rsidR="003D27E5" w:rsidRPr="00172CD1" w:rsidRDefault="003D27E5" w:rsidP="005A3777">
            <w:pPr>
              <w:rPr>
                <w:lang w:eastAsia="nl-NL"/>
              </w:rPr>
            </w:pPr>
            <w:r w:rsidRPr="00172CD1">
              <w:rPr>
                <w:lang w:eastAsia="nl-NL"/>
              </w:rPr>
              <w:t>o</w:t>
            </w:r>
          </w:p>
        </w:tc>
      </w:tr>
      <w:tr w:rsidR="003D27E5" w:rsidRPr="00172CD1" w14:paraId="46A43B19" w14:textId="77777777" w:rsidTr="005A3777">
        <w:tc>
          <w:tcPr>
            <w:tcW w:w="6062" w:type="dxa"/>
          </w:tcPr>
          <w:p w14:paraId="6FDA2E32" w14:textId="77777777" w:rsidR="003D27E5" w:rsidRDefault="003D27E5" w:rsidP="005A3777">
            <w:pPr>
              <w:rPr>
                <w:lang w:eastAsia="nl-NL"/>
              </w:rPr>
            </w:pPr>
            <w:r>
              <w:rPr>
                <w:lang w:eastAsia="nl-NL"/>
              </w:rPr>
              <w:t>object . vertrouwelijkAanduiding</w:t>
            </w:r>
          </w:p>
        </w:tc>
        <w:tc>
          <w:tcPr>
            <w:tcW w:w="3260" w:type="dxa"/>
          </w:tcPr>
          <w:p w14:paraId="202B1CB1" w14:textId="77777777" w:rsidR="003D27E5" w:rsidRPr="00172CD1" w:rsidRDefault="003D27E5" w:rsidP="005A3777">
            <w:pPr>
              <w:rPr>
                <w:lang w:eastAsia="nl-NL"/>
              </w:rPr>
            </w:pPr>
            <w:r w:rsidRPr="00172CD1">
              <w:rPr>
                <w:lang w:eastAsia="nl-NL"/>
              </w:rPr>
              <w:t>Vertrouwelijkaanduiding</w:t>
            </w:r>
          </w:p>
        </w:tc>
        <w:tc>
          <w:tcPr>
            <w:tcW w:w="709" w:type="dxa"/>
          </w:tcPr>
          <w:p w14:paraId="30F874C3" w14:textId="77777777" w:rsidR="003D27E5" w:rsidRPr="00172CD1" w:rsidRDefault="003D27E5" w:rsidP="005A3777">
            <w:pPr>
              <w:rPr>
                <w:lang w:eastAsia="nl-NL"/>
              </w:rPr>
            </w:pPr>
            <w:r w:rsidRPr="00172CD1">
              <w:rPr>
                <w:lang w:eastAsia="nl-NL"/>
              </w:rPr>
              <w:t>v</w:t>
            </w:r>
          </w:p>
        </w:tc>
      </w:tr>
      <w:tr w:rsidR="003D27E5" w:rsidRPr="00172CD1" w14:paraId="62369786" w14:textId="77777777" w:rsidTr="005A3777">
        <w:tc>
          <w:tcPr>
            <w:tcW w:w="6062" w:type="dxa"/>
          </w:tcPr>
          <w:p w14:paraId="257C1B41" w14:textId="77777777" w:rsidR="003D27E5" w:rsidRDefault="003D27E5" w:rsidP="005A3777">
            <w:pPr>
              <w:rPr>
                <w:lang w:eastAsia="nl-NL"/>
              </w:rPr>
            </w:pPr>
            <w:r>
              <w:rPr>
                <w:lang w:eastAsia="nl-NL"/>
              </w:rPr>
              <w:t>object . auteur</w:t>
            </w:r>
          </w:p>
        </w:tc>
        <w:tc>
          <w:tcPr>
            <w:tcW w:w="3260" w:type="dxa"/>
          </w:tcPr>
          <w:p w14:paraId="252E590B" w14:textId="77777777" w:rsidR="003D27E5" w:rsidRPr="00172CD1" w:rsidRDefault="003D27E5" w:rsidP="005A3777">
            <w:pPr>
              <w:rPr>
                <w:lang w:eastAsia="nl-NL"/>
              </w:rPr>
            </w:pPr>
            <w:r w:rsidRPr="00172CD1">
              <w:rPr>
                <w:lang w:eastAsia="nl-NL"/>
              </w:rPr>
              <w:t>Documentauteur</w:t>
            </w:r>
          </w:p>
        </w:tc>
        <w:tc>
          <w:tcPr>
            <w:tcW w:w="709" w:type="dxa"/>
          </w:tcPr>
          <w:p w14:paraId="7E1AB8F5" w14:textId="77777777" w:rsidR="003D27E5" w:rsidRPr="00172CD1" w:rsidRDefault="003D27E5" w:rsidP="005A3777">
            <w:pPr>
              <w:rPr>
                <w:lang w:eastAsia="nl-NL"/>
              </w:rPr>
            </w:pPr>
            <w:r w:rsidRPr="00172CD1">
              <w:rPr>
                <w:lang w:eastAsia="nl-NL"/>
              </w:rPr>
              <w:t>v</w:t>
            </w:r>
          </w:p>
        </w:tc>
      </w:tr>
      <w:tr w:rsidR="003D27E5" w:rsidRPr="00172CD1" w14:paraId="21F38E69" w14:textId="77777777" w:rsidTr="005A3777">
        <w:tc>
          <w:tcPr>
            <w:tcW w:w="6062" w:type="dxa"/>
          </w:tcPr>
          <w:p w14:paraId="635FC7B8" w14:textId="77777777" w:rsidR="003D27E5" w:rsidRDefault="003D27E5" w:rsidP="005A3777">
            <w:pPr>
              <w:rPr>
                <w:lang w:eastAsia="nl-NL"/>
              </w:rPr>
            </w:pPr>
            <w:r>
              <w:rPr>
                <w:lang w:eastAsia="nl-NL"/>
              </w:rPr>
              <w:t>object . formaat</w:t>
            </w:r>
          </w:p>
        </w:tc>
        <w:tc>
          <w:tcPr>
            <w:tcW w:w="3260" w:type="dxa"/>
          </w:tcPr>
          <w:p w14:paraId="6C7DC817" w14:textId="77777777" w:rsidR="003D27E5" w:rsidRPr="00172CD1" w:rsidRDefault="003D27E5" w:rsidP="005A3777">
            <w:pPr>
              <w:rPr>
                <w:lang w:eastAsia="nl-NL"/>
              </w:rPr>
            </w:pPr>
            <w:r w:rsidRPr="00172CD1">
              <w:rPr>
                <w:lang w:eastAsia="nl-NL"/>
              </w:rPr>
              <w:t>Documentformaat</w:t>
            </w:r>
          </w:p>
        </w:tc>
        <w:tc>
          <w:tcPr>
            <w:tcW w:w="709" w:type="dxa"/>
          </w:tcPr>
          <w:p w14:paraId="307209ED" w14:textId="77777777" w:rsidR="003D27E5" w:rsidRPr="00172CD1" w:rsidRDefault="003D27E5" w:rsidP="005A3777">
            <w:pPr>
              <w:rPr>
                <w:lang w:eastAsia="nl-NL"/>
              </w:rPr>
            </w:pPr>
            <w:r w:rsidRPr="00172CD1">
              <w:rPr>
                <w:lang w:eastAsia="nl-NL"/>
              </w:rPr>
              <w:t>v</w:t>
            </w:r>
          </w:p>
        </w:tc>
      </w:tr>
      <w:tr w:rsidR="003D27E5" w:rsidRPr="00172CD1" w14:paraId="1CA46188" w14:textId="77777777" w:rsidTr="005A3777">
        <w:tc>
          <w:tcPr>
            <w:tcW w:w="6062" w:type="dxa"/>
          </w:tcPr>
          <w:p w14:paraId="17AB064C" w14:textId="77777777" w:rsidR="003D27E5" w:rsidRDefault="003D27E5" w:rsidP="005A3777">
            <w:pPr>
              <w:rPr>
                <w:lang w:eastAsia="nl-NL"/>
              </w:rPr>
            </w:pPr>
            <w:r>
              <w:rPr>
                <w:lang w:eastAsia="nl-NL"/>
              </w:rPr>
              <w:t>object . taal</w:t>
            </w:r>
          </w:p>
        </w:tc>
        <w:tc>
          <w:tcPr>
            <w:tcW w:w="3260" w:type="dxa"/>
          </w:tcPr>
          <w:p w14:paraId="171D5546" w14:textId="77777777" w:rsidR="003D27E5" w:rsidRPr="00172CD1" w:rsidRDefault="003D27E5" w:rsidP="005A3777">
            <w:pPr>
              <w:rPr>
                <w:lang w:eastAsia="nl-NL"/>
              </w:rPr>
            </w:pPr>
            <w:r w:rsidRPr="00172CD1">
              <w:rPr>
                <w:lang w:eastAsia="nl-NL"/>
              </w:rPr>
              <w:t>Documenttaal</w:t>
            </w:r>
          </w:p>
        </w:tc>
        <w:tc>
          <w:tcPr>
            <w:tcW w:w="709" w:type="dxa"/>
          </w:tcPr>
          <w:p w14:paraId="5B5D12BA" w14:textId="77777777" w:rsidR="003D27E5" w:rsidRPr="00172CD1" w:rsidRDefault="003D27E5" w:rsidP="005A3777">
            <w:pPr>
              <w:rPr>
                <w:lang w:eastAsia="nl-NL"/>
              </w:rPr>
            </w:pPr>
            <w:r w:rsidRPr="00172CD1">
              <w:rPr>
                <w:lang w:eastAsia="nl-NL"/>
              </w:rPr>
              <w:t>v</w:t>
            </w:r>
          </w:p>
        </w:tc>
      </w:tr>
      <w:tr w:rsidR="003D27E5" w:rsidRPr="00172CD1" w14:paraId="7BC0C8C1" w14:textId="77777777" w:rsidTr="005A3777">
        <w:tc>
          <w:tcPr>
            <w:tcW w:w="6062" w:type="dxa"/>
          </w:tcPr>
          <w:p w14:paraId="693E70D3" w14:textId="77777777" w:rsidR="003D27E5" w:rsidRDefault="003D27E5" w:rsidP="005A3777">
            <w:pPr>
              <w:rPr>
                <w:lang w:eastAsia="nl-NL"/>
              </w:rPr>
            </w:pPr>
            <w:r>
              <w:rPr>
                <w:lang w:eastAsia="nl-NL"/>
              </w:rPr>
              <w:t>object . versie</w:t>
            </w:r>
          </w:p>
        </w:tc>
        <w:tc>
          <w:tcPr>
            <w:tcW w:w="3260" w:type="dxa"/>
          </w:tcPr>
          <w:p w14:paraId="1B7B475D" w14:textId="77777777" w:rsidR="003D27E5" w:rsidRPr="00172CD1" w:rsidRDefault="003D27E5" w:rsidP="005A3777">
            <w:pPr>
              <w:rPr>
                <w:lang w:eastAsia="nl-NL"/>
              </w:rPr>
            </w:pPr>
            <w:r w:rsidRPr="00172CD1">
              <w:rPr>
                <w:lang w:eastAsia="nl-NL"/>
              </w:rPr>
              <w:t>Documentversie</w:t>
            </w:r>
          </w:p>
        </w:tc>
        <w:tc>
          <w:tcPr>
            <w:tcW w:w="709" w:type="dxa"/>
          </w:tcPr>
          <w:p w14:paraId="636D8629" w14:textId="77777777" w:rsidR="003D27E5" w:rsidRPr="00172CD1" w:rsidRDefault="003D27E5" w:rsidP="005A3777">
            <w:pPr>
              <w:rPr>
                <w:lang w:eastAsia="nl-NL"/>
              </w:rPr>
            </w:pPr>
            <w:r w:rsidRPr="00172CD1">
              <w:rPr>
                <w:lang w:eastAsia="nl-NL"/>
              </w:rPr>
              <w:t>o</w:t>
            </w:r>
          </w:p>
        </w:tc>
      </w:tr>
      <w:tr w:rsidR="003D27E5" w:rsidRPr="00172CD1" w14:paraId="729B9C2F" w14:textId="77777777" w:rsidTr="005A3777">
        <w:tc>
          <w:tcPr>
            <w:tcW w:w="6062" w:type="dxa"/>
          </w:tcPr>
          <w:p w14:paraId="2DE2899A" w14:textId="77777777" w:rsidR="003D27E5" w:rsidRDefault="003D27E5" w:rsidP="005A3777">
            <w:pPr>
              <w:rPr>
                <w:lang w:eastAsia="nl-NL"/>
              </w:rPr>
            </w:pPr>
            <w:r>
              <w:rPr>
                <w:lang w:eastAsia="nl-NL"/>
              </w:rPr>
              <w:t>object . status</w:t>
            </w:r>
          </w:p>
        </w:tc>
        <w:tc>
          <w:tcPr>
            <w:tcW w:w="3260" w:type="dxa"/>
          </w:tcPr>
          <w:p w14:paraId="66C5AB97" w14:textId="77777777" w:rsidR="003D27E5" w:rsidRPr="00172CD1" w:rsidRDefault="003D27E5" w:rsidP="005A3777">
            <w:pPr>
              <w:rPr>
                <w:lang w:eastAsia="nl-NL"/>
              </w:rPr>
            </w:pPr>
            <w:r w:rsidRPr="00172CD1">
              <w:rPr>
                <w:lang w:eastAsia="nl-NL"/>
              </w:rPr>
              <w:t>Documentstatus</w:t>
            </w:r>
          </w:p>
        </w:tc>
        <w:tc>
          <w:tcPr>
            <w:tcW w:w="709" w:type="dxa"/>
          </w:tcPr>
          <w:p w14:paraId="4854A71B" w14:textId="77777777" w:rsidR="003D27E5" w:rsidRPr="00172CD1" w:rsidRDefault="003D27E5" w:rsidP="005A3777">
            <w:pPr>
              <w:rPr>
                <w:lang w:eastAsia="nl-NL"/>
              </w:rPr>
            </w:pPr>
            <w:r w:rsidRPr="00172CD1">
              <w:rPr>
                <w:lang w:eastAsia="nl-NL"/>
              </w:rPr>
              <w:t>o</w:t>
            </w:r>
          </w:p>
        </w:tc>
      </w:tr>
      <w:tr w:rsidR="003D27E5" w:rsidRPr="00172CD1" w14:paraId="3D09BF0C" w14:textId="77777777" w:rsidTr="005A3777">
        <w:tc>
          <w:tcPr>
            <w:tcW w:w="6062" w:type="dxa"/>
          </w:tcPr>
          <w:p w14:paraId="56C3AE0F" w14:textId="77777777" w:rsidR="003D27E5" w:rsidRDefault="003D27E5" w:rsidP="005A3777">
            <w:pPr>
              <w:rPr>
                <w:lang w:eastAsia="nl-NL"/>
              </w:rPr>
            </w:pPr>
            <w:r>
              <w:rPr>
                <w:lang w:eastAsia="nl-NL"/>
              </w:rPr>
              <w:t>object . inhoud</w:t>
            </w:r>
          </w:p>
        </w:tc>
        <w:tc>
          <w:tcPr>
            <w:tcW w:w="3260" w:type="dxa"/>
          </w:tcPr>
          <w:p w14:paraId="2BF96060" w14:textId="77777777" w:rsidR="003D27E5" w:rsidRPr="00172CD1" w:rsidRDefault="003D27E5" w:rsidP="005A3777">
            <w:pPr>
              <w:rPr>
                <w:lang w:eastAsia="nl-NL"/>
              </w:rPr>
            </w:pPr>
            <w:r w:rsidRPr="00172CD1">
              <w:rPr>
                <w:lang w:eastAsia="nl-NL"/>
              </w:rPr>
              <w:t>Documentinhoud</w:t>
            </w:r>
          </w:p>
        </w:tc>
        <w:tc>
          <w:tcPr>
            <w:tcW w:w="709" w:type="dxa"/>
          </w:tcPr>
          <w:p w14:paraId="18F2FE12" w14:textId="77777777" w:rsidR="003D27E5" w:rsidRPr="00172CD1" w:rsidRDefault="003D27E5" w:rsidP="005A3777">
            <w:pPr>
              <w:rPr>
                <w:lang w:eastAsia="nl-NL"/>
              </w:rPr>
            </w:pPr>
            <w:r>
              <w:rPr>
                <w:lang w:eastAsia="nl-NL"/>
              </w:rPr>
              <w:t>v</w:t>
            </w:r>
          </w:p>
        </w:tc>
      </w:tr>
      <w:tr w:rsidR="003D27E5" w:rsidRPr="00172CD1" w14:paraId="4F8509B0" w14:textId="77777777" w:rsidTr="005A3777">
        <w:tc>
          <w:tcPr>
            <w:tcW w:w="6062" w:type="dxa"/>
          </w:tcPr>
          <w:p w14:paraId="39F30647" w14:textId="77777777" w:rsidR="003D27E5" w:rsidRDefault="003D27E5" w:rsidP="005A3777">
            <w:pPr>
              <w:rPr>
                <w:lang w:eastAsia="nl-NL"/>
              </w:rPr>
            </w:pPr>
            <w:r>
              <w:rPr>
                <w:lang w:eastAsia="nl-NL"/>
              </w:rPr>
              <w:t>object . inhoud@xmime:contentType</w:t>
            </w:r>
          </w:p>
        </w:tc>
        <w:tc>
          <w:tcPr>
            <w:tcW w:w="3260" w:type="dxa"/>
          </w:tcPr>
          <w:p w14:paraId="3B44A03E" w14:textId="77777777" w:rsidR="003D27E5" w:rsidRPr="00172CD1" w:rsidRDefault="003D27E5" w:rsidP="005A3777">
            <w:pPr>
              <w:rPr>
                <w:lang w:eastAsia="nl-NL"/>
              </w:rPr>
            </w:pPr>
            <w:r>
              <w:rPr>
                <w:lang w:eastAsia="nl-NL"/>
              </w:rPr>
              <w:t>MimeType</w:t>
            </w:r>
          </w:p>
        </w:tc>
        <w:tc>
          <w:tcPr>
            <w:tcW w:w="709" w:type="dxa"/>
          </w:tcPr>
          <w:p w14:paraId="52C44B2E" w14:textId="6F8812B6" w:rsidR="003D27E5" w:rsidRPr="00172CD1" w:rsidRDefault="003D27E5" w:rsidP="005A3777">
            <w:pPr>
              <w:rPr>
                <w:lang w:eastAsia="nl-NL"/>
              </w:rPr>
            </w:pPr>
            <w:del w:id="3539" w:author="Michiel Verhoef" w:date="2015-07-07T12:57:00Z">
              <w:r w:rsidDel="00AD5C17">
                <w:rPr>
                  <w:lang w:eastAsia="nl-NL"/>
                </w:rPr>
                <w:delText>o</w:delText>
              </w:r>
            </w:del>
            <w:ins w:id="3540" w:author="Michiel Verhoef" w:date="2015-07-07T12:57:00Z">
              <w:r w:rsidR="00AD5C17">
                <w:rPr>
                  <w:lang w:eastAsia="nl-NL"/>
                </w:rPr>
                <w:t>v</w:t>
              </w:r>
            </w:ins>
          </w:p>
        </w:tc>
      </w:tr>
      <w:tr w:rsidR="003D27E5" w:rsidRPr="005A7FB3" w14:paraId="6FD35396" w14:textId="77777777" w:rsidTr="005A3777">
        <w:tc>
          <w:tcPr>
            <w:tcW w:w="6062" w:type="dxa"/>
          </w:tcPr>
          <w:p w14:paraId="73C797ED" w14:textId="77777777" w:rsidR="003D27E5" w:rsidRDefault="003D27E5" w:rsidP="005A3777">
            <w:pPr>
              <w:rPr>
                <w:ins w:id="3541" w:author="Joost Wijnings" w:date="2014-03-10T12:02:00Z"/>
                <w:lang w:eastAsia="nl-NL"/>
              </w:rPr>
            </w:pPr>
            <w:r>
              <w:rPr>
                <w:lang w:eastAsia="nl-NL"/>
              </w:rPr>
              <w:t>object . inhoud@bestandsnaam</w:t>
            </w:r>
          </w:p>
          <w:p w14:paraId="3DD186F2" w14:textId="1A755F3D" w:rsidR="005A7FB3" w:rsidRPr="005A7FB3" w:rsidRDefault="005A7FB3" w:rsidP="005A3777">
            <w:pPr>
              <w:rPr>
                <w:i/>
                <w:lang w:eastAsia="nl-NL"/>
                <w:rPrChange w:id="3542" w:author="Joost Wijnings" w:date="2014-03-10T12:02:00Z">
                  <w:rPr>
                    <w:lang w:eastAsia="nl-NL"/>
                  </w:rPr>
                </w:rPrChange>
              </w:rPr>
            </w:pPr>
            <w:ins w:id="3543" w:author="Joost Wijnings" w:date="2014-03-10T12:02:00Z">
              <w:r>
                <w:rPr>
                  <w:i/>
                  <w:lang w:eastAsia="nl-NL"/>
                </w:rPr>
                <w:t xml:space="preserve">Dit element is op </w:t>
              </w:r>
            </w:ins>
            <w:ins w:id="3544" w:author="Joost Wijnings" w:date="2014-03-10T12:03:00Z">
              <w:r>
                <w:rPr>
                  <w:i/>
                  <w:lang w:eastAsia="nl-NL"/>
                </w:rPr>
                <w:t xml:space="preserve">CMIS-niveau optioneel, maar in het StUF-bericht verplicht. </w:t>
              </w:r>
            </w:ins>
          </w:p>
        </w:tc>
        <w:tc>
          <w:tcPr>
            <w:tcW w:w="3260" w:type="dxa"/>
          </w:tcPr>
          <w:p w14:paraId="2A32BBDF" w14:textId="77777777" w:rsidR="003D27E5" w:rsidRDefault="003D27E5" w:rsidP="005A3777">
            <w:pPr>
              <w:rPr>
                <w:lang w:eastAsia="nl-NL"/>
              </w:rPr>
            </w:pPr>
            <w:r>
              <w:rPr>
                <w:lang w:eastAsia="nl-NL"/>
              </w:rPr>
              <w:t>Bestandsnaam</w:t>
            </w:r>
          </w:p>
        </w:tc>
        <w:tc>
          <w:tcPr>
            <w:tcW w:w="709" w:type="dxa"/>
          </w:tcPr>
          <w:p w14:paraId="775E1833" w14:textId="609C720D" w:rsidR="003D27E5" w:rsidRPr="00172CD1" w:rsidRDefault="005A7FB3" w:rsidP="005A3777">
            <w:pPr>
              <w:rPr>
                <w:lang w:eastAsia="nl-NL"/>
              </w:rPr>
            </w:pPr>
            <w:ins w:id="3545" w:author="Joost Wijnings" w:date="2014-03-10T12:02:00Z">
              <w:r>
                <w:rPr>
                  <w:lang w:eastAsia="nl-NL"/>
                </w:rPr>
                <w:t xml:space="preserve">v </w:t>
              </w:r>
            </w:ins>
            <w:del w:id="3546" w:author="Joost Wijnings" w:date="2014-03-10T12:02:00Z">
              <w:r w:rsidR="003D27E5" w:rsidDel="005A7FB3">
                <w:rPr>
                  <w:lang w:eastAsia="nl-NL"/>
                </w:rPr>
                <w:delText>o</w:delText>
              </w:r>
            </w:del>
          </w:p>
        </w:tc>
      </w:tr>
    </w:tbl>
    <w:p w14:paraId="7EDBEE42" w14:textId="77777777" w:rsidR="005A7FB3" w:rsidRDefault="005A7FB3">
      <w:pPr>
        <w:pStyle w:val="Kop4"/>
        <w:numPr>
          <w:ilvl w:val="0"/>
          <w:numId w:val="0"/>
        </w:numPr>
        <w:ind w:left="864" w:hanging="864"/>
        <w:rPr>
          <w:ins w:id="3547" w:author="Joost Wijnings" w:date="2014-03-10T12:02:00Z"/>
        </w:rPr>
        <w:pPrChange w:id="3548" w:author="Joost Wijnings" w:date="2014-03-10T12:02:00Z">
          <w:pPr>
            <w:pStyle w:val="Kop4"/>
          </w:pPr>
        </w:pPrChange>
      </w:pPr>
    </w:p>
    <w:p w14:paraId="193A9376" w14:textId="77777777" w:rsidR="001E6311" w:rsidRDefault="001E6311" w:rsidP="005A3777">
      <w:pPr>
        <w:pStyle w:val="Kop4"/>
      </w:pPr>
      <w:r>
        <w:t xml:space="preserve">Interactie tussen </w:t>
      </w:r>
      <w:r w:rsidR="00D42850">
        <w:t xml:space="preserve">ZS </w:t>
      </w:r>
      <w:r>
        <w:t>en DMS</w:t>
      </w:r>
    </w:p>
    <w:p w14:paraId="7737D3FB" w14:textId="66133119" w:rsidR="00D42850" w:rsidRDefault="00D42850" w:rsidP="00D42850">
      <w:r>
        <w:t xml:space="preserve">Het ZS zorgt ervoor dat het document dat is aangeboden door de </w:t>
      </w:r>
      <w:del w:id="3549" w:author="Joost Wijnings" w:date="2014-03-17T08:32:00Z">
        <w:r w:rsidDel="00802FAD">
          <w:delText xml:space="preserve">serviceconsumer </w:delText>
        </w:r>
      </w:del>
      <w:ins w:id="3550" w:author="Joost Wijnings" w:date="2014-03-17T08:32:00Z">
        <w:r w:rsidR="00802FAD">
          <w:t xml:space="preserve">DSC </w:t>
        </w:r>
      </w:ins>
      <w:r>
        <w:t>wordt vastgelegd in het DMS. Hiervoor maakt het ZS gebruik van de CMIS</w:t>
      </w:r>
      <w:ins w:id="3551" w:author="Joost Wijnings" w:date="2014-03-08T02:33:00Z">
        <w:r w:rsidR="00E00FF1">
          <w:t>-</w:t>
        </w:r>
      </w:ins>
      <w:del w:id="3552" w:author="Joost Wijnings" w:date="2014-03-08T02:33:00Z">
        <w:r w:rsidDel="00E00FF1">
          <w:delText xml:space="preserve"> </w:delText>
        </w:r>
      </w:del>
      <w:r>
        <w:t>services die aangeboden worden door het DMS. Hierbij gelden de volgende eisen:</w:t>
      </w:r>
    </w:p>
    <w:p w14:paraId="33CC3447" w14:textId="77777777" w:rsidR="00D42850" w:rsidRDefault="00D42850" w:rsidP="00E666F8">
      <w:pPr>
        <w:numPr>
          <w:ilvl w:val="0"/>
          <w:numId w:val="21"/>
        </w:numPr>
      </w:pPr>
      <w:r>
        <w:t xml:space="preserve">Het document wordt gerelateerd aan de juiste Zaakfolder (Zie </w:t>
      </w:r>
      <w:r>
        <w:fldChar w:fldCharType="begin"/>
      </w:r>
      <w:r>
        <w:instrText xml:space="preserve"> REF _Ref346611730 \r \h </w:instrText>
      </w:r>
      <w:r>
        <w:fldChar w:fldCharType="separate"/>
      </w:r>
      <w:r w:rsidR="0053520C">
        <w:t>5.1</w:t>
      </w:r>
      <w:r>
        <w:fldChar w:fldCharType="end"/>
      </w:r>
      <w:r>
        <w:t>)</w:t>
      </w:r>
    </w:p>
    <w:p w14:paraId="3BFE5771" w14:textId="77777777" w:rsidR="00D42850" w:rsidRPr="00EB0715" w:rsidRDefault="00D42850" w:rsidP="00E666F8">
      <w:pPr>
        <w:numPr>
          <w:ilvl w:val="0"/>
          <w:numId w:val="21"/>
        </w:numPr>
      </w:pPr>
      <w:r>
        <w:t xml:space="preserve">Het document wordt opgeslagen als </w:t>
      </w:r>
      <w:r w:rsidR="00EB0715">
        <w:t>object</w:t>
      </w:r>
      <w:del w:id="3553" w:author="Joost Wijnings" w:date="2014-03-08T03:11:00Z">
        <w:r w:rsidR="00EB0715" w:rsidDel="009037D9">
          <w:delText>-</w:delText>
        </w:r>
      </w:del>
      <w:r w:rsidR="00EB0715">
        <w:t xml:space="preserve">type </w:t>
      </w:r>
      <w:r w:rsidR="00EB0715" w:rsidRPr="00923306">
        <w:rPr>
          <w:color w:val="000000"/>
        </w:rPr>
        <w:t>EDC</w:t>
      </w:r>
      <w:r w:rsidR="00EB0715">
        <w:rPr>
          <w:color w:val="000000"/>
        </w:rPr>
        <w:t xml:space="preserve"> (Zie</w:t>
      </w:r>
      <w:r w:rsidR="00F04DF1">
        <w:rPr>
          <w:color w:val="000000"/>
        </w:rPr>
        <w:t xml:space="preserve"> </w:t>
      </w:r>
      <w:r w:rsidR="00F04DF1">
        <w:rPr>
          <w:color w:val="000000"/>
        </w:rPr>
        <w:fldChar w:fldCharType="begin"/>
      </w:r>
      <w:r w:rsidR="00F04DF1">
        <w:rPr>
          <w:color w:val="000000"/>
        </w:rPr>
        <w:instrText xml:space="preserve"> REF _Ref347787974 \r \h </w:instrText>
      </w:r>
      <w:r w:rsidR="00F04DF1">
        <w:rPr>
          <w:color w:val="000000"/>
        </w:rPr>
      </w:r>
      <w:r w:rsidR="00F04DF1">
        <w:rPr>
          <w:color w:val="000000"/>
        </w:rPr>
        <w:fldChar w:fldCharType="separate"/>
      </w:r>
      <w:r w:rsidR="0053520C">
        <w:rPr>
          <w:color w:val="000000"/>
        </w:rPr>
        <w:t>5.2</w:t>
      </w:r>
      <w:r w:rsidR="00F04DF1">
        <w:rPr>
          <w:color w:val="000000"/>
        </w:rPr>
        <w:fldChar w:fldCharType="end"/>
      </w:r>
      <w:r w:rsidR="00EB0715">
        <w:rPr>
          <w:color w:val="000000"/>
        </w:rPr>
        <w:t xml:space="preserve">) </w:t>
      </w:r>
    </w:p>
    <w:p w14:paraId="276D671D" w14:textId="0AAB9676" w:rsidR="005F70B2" w:rsidRPr="002B24D1" w:rsidRDefault="00AB54FE" w:rsidP="002B24D1">
      <w:pPr>
        <w:numPr>
          <w:ilvl w:val="0"/>
          <w:numId w:val="21"/>
        </w:numPr>
      </w:pPr>
      <w:r>
        <w:rPr>
          <w:color w:val="000000"/>
        </w:rPr>
        <w:t xml:space="preserve">Minimaal </w:t>
      </w:r>
      <w:r w:rsidR="00C77468">
        <w:rPr>
          <w:color w:val="000000"/>
        </w:rPr>
        <w:t>d</w:t>
      </w:r>
      <w:r w:rsidR="00EB0715">
        <w:rPr>
          <w:color w:val="000000"/>
        </w:rPr>
        <w:t>e vereiste metadata voor een EDC wordt vastgelegd in de daarvoor gedefinieerde object</w:t>
      </w:r>
      <w:del w:id="3554" w:author="Joost Wijnings" w:date="2014-03-08T03:11:00Z">
        <w:r w:rsidR="00EB0715" w:rsidDel="009037D9">
          <w:rPr>
            <w:color w:val="000000"/>
          </w:rPr>
          <w:delText>-</w:delText>
        </w:r>
      </w:del>
      <w:r w:rsidR="00EB0715">
        <w:rPr>
          <w:color w:val="000000"/>
        </w:rPr>
        <w:t>properties</w:t>
      </w:r>
      <w:r w:rsidR="00EB0715">
        <w:t xml:space="preserve">. </w:t>
      </w:r>
      <w:r w:rsidR="001E6311" w:rsidRPr="00EB0715">
        <w:t xml:space="preserve">In </w:t>
      </w:r>
      <w:r w:rsidR="00F04DF1">
        <w:fldChar w:fldCharType="begin"/>
      </w:r>
      <w:r w:rsidR="00F04DF1">
        <w:instrText xml:space="preserve"> REF _Ref346899068 \h </w:instrText>
      </w:r>
      <w:r w:rsidR="00F04DF1">
        <w:fldChar w:fldCharType="separate"/>
      </w:r>
      <w:ins w:id="3555" w:author="Joost Wijnings" w:date="2014-04-07T10:21:00Z">
        <w:r w:rsidR="0053520C" w:rsidRPr="000B4F21">
          <w:t xml:space="preserve">Tabel </w:t>
        </w:r>
        <w:r w:rsidR="0053520C">
          <w:rPr>
            <w:noProof/>
          </w:rPr>
          <w:t>3</w:t>
        </w:r>
      </w:ins>
      <w:del w:id="3556" w:author="Joost Wijnings" w:date="2014-04-07T10:21:00Z">
        <w:r w:rsidR="00F04DF1" w:rsidRPr="00F04DF1" w:rsidDel="0053520C">
          <w:delText xml:space="preserve">Tabel </w:delText>
        </w:r>
        <w:r w:rsidR="00F04DF1" w:rsidRPr="00F04DF1" w:rsidDel="0053520C">
          <w:rPr>
            <w:noProof/>
          </w:rPr>
          <w:delText>3</w:delText>
        </w:r>
      </w:del>
      <w:r w:rsidR="00F04DF1">
        <w:fldChar w:fldCharType="end"/>
      </w:r>
      <w:r w:rsidR="00F04DF1">
        <w:t xml:space="preserve"> </w:t>
      </w:r>
      <w:r w:rsidR="001E6311" w:rsidRPr="00EB0715">
        <w:t xml:space="preserve">is een mapping aangegeven tussen de </w:t>
      </w:r>
      <w:del w:id="3557" w:author="Joost Wijnings" w:date="2014-03-10T09:27:00Z">
        <w:r w:rsidR="001E6311" w:rsidRPr="00EB0715" w:rsidDel="00237DAF">
          <w:delText>StUF ZK</w:delText>
        </w:r>
      </w:del>
      <w:ins w:id="3558" w:author="Joost Wijnings" w:date="2014-03-10T09:27:00Z">
        <w:r w:rsidR="00237DAF">
          <w:t>StUF-ZKN</w:t>
        </w:r>
      </w:ins>
      <w:ins w:id="3559" w:author="Joost Wijnings" w:date="2014-03-08T03:11:00Z">
        <w:r w:rsidR="009037D9">
          <w:t>-</w:t>
        </w:r>
      </w:ins>
      <w:del w:id="3560" w:author="Joost Wijnings" w:date="2014-03-08T03:11:00Z">
        <w:r w:rsidR="001E6311" w:rsidRPr="00EB0715" w:rsidDel="009037D9">
          <w:delText xml:space="preserve">N </w:delText>
        </w:r>
      </w:del>
      <w:r w:rsidR="001E6311" w:rsidRPr="00EB0715">
        <w:t>elementen en CMIS</w:t>
      </w:r>
      <w:ins w:id="3561" w:author="Joost Wijnings" w:date="2014-03-08T03:11:00Z">
        <w:r w:rsidR="009037D9">
          <w:t>-</w:t>
        </w:r>
      </w:ins>
      <w:del w:id="3562" w:author="Joost Wijnings" w:date="2014-03-08T03:11:00Z">
        <w:r w:rsidR="001E6311" w:rsidRPr="00EB0715" w:rsidDel="009037D9">
          <w:delText xml:space="preserve"> </w:delText>
        </w:r>
      </w:del>
      <w:r w:rsidR="00EB0715">
        <w:t>object</w:t>
      </w:r>
      <w:del w:id="3563" w:author="Joost Wijnings" w:date="2014-03-08T03:11:00Z">
        <w:r w:rsidR="00EB0715" w:rsidDel="009037D9">
          <w:delText>-</w:delText>
        </w:r>
      </w:del>
      <w:r w:rsidR="001E6311" w:rsidRPr="00EB0715">
        <w:t>properties.</w:t>
      </w:r>
      <w:bookmarkStart w:id="3564" w:name="_Toc307385424"/>
      <w:bookmarkStart w:id="3565" w:name="_Ref301450485"/>
      <w:bookmarkEnd w:id="3564"/>
    </w:p>
    <w:p w14:paraId="2B198DF1" w14:textId="63CA6F67" w:rsidR="001E6311" w:rsidRDefault="001E6311" w:rsidP="00A62131">
      <w:pPr>
        <w:pStyle w:val="Kop3"/>
      </w:pPr>
      <w:bookmarkStart w:id="3566" w:name="_Toc402174439"/>
      <w:r w:rsidRPr="005F70B2">
        <w:t>#1</w:t>
      </w:r>
      <w:r w:rsidR="00BE3F74">
        <w:t>1</w:t>
      </w:r>
      <w:r w:rsidRPr="005F70B2">
        <w:t xml:space="preserve"> Maak Zaakdocument</w:t>
      </w:r>
      <w:bookmarkEnd w:id="3565"/>
      <w:r w:rsidR="00332412">
        <w:t xml:space="preserve"> (maakZaakdocument</w:t>
      </w:r>
      <w:ins w:id="3567" w:author="Joost Wijnings" w:date="2014-03-31T13:23:00Z">
        <w:r w:rsidR="009E772F">
          <w:t>_Lk01</w:t>
        </w:r>
      </w:ins>
      <w:r w:rsidR="00332412">
        <w:t>)</w:t>
      </w:r>
      <w:bookmarkEnd w:id="3566"/>
    </w:p>
    <w:p w14:paraId="0E671831" w14:textId="77777777" w:rsidR="00F4202E" w:rsidRDefault="00F4202E" w:rsidP="00F4202E">
      <w:r>
        <w:t>Gebeurtenis: Er wordt gestart met het aanmaken van een document dat relevant is voor een lopende zaak.</w:t>
      </w:r>
    </w:p>
    <w:p w14:paraId="2417C7C6" w14:textId="77777777" w:rsidR="00F4202E" w:rsidRPr="00F4202E" w:rsidRDefault="00F4202E" w:rsidP="00F4202E"/>
    <w:p w14:paraId="3F57C4B5" w14:textId="54DD345D" w:rsidR="001E6311" w:rsidRDefault="001E6311" w:rsidP="001E6311">
      <w:r>
        <w:t xml:space="preserve">De </w:t>
      </w:r>
      <w:ins w:id="3568" w:author="Joost Wijnings" w:date="2014-03-18T08:25:00Z">
        <w:r w:rsidR="00C17B98">
          <w:t>‘</w:t>
        </w:r>
      </w:ins>
      <w:del w:id="3569" w:author="Joost Wijnings" w:date="2014-03-18T08:25:00Z">
        <w:r w:rsidDel="00C17B98">
          <w:delText xml:space="preserve">Maak </w:delText>
        </w:r>
      </w:del>
      <w:ins w:id="3570" w:author="Joost Wijnings" w:date="2014-03-18T08:25:00Z">
        <w:r w:rsidR="00C17B98">
          <w:t>maak</w:t>
        </w:r>
      </w:ins>
      <w:r>
        <w:t>Zaakdocument</w:t>
      </w:r>
      <w:ins w:id="3571" w:author="Joost Wijnings" w:date="2014-03-31T13:23:00Z">
        <w:r w:rsidR="009E772F">
          <w:t>_Lk01</w:t>
        </w:r>
      </w:ins>
      <w:ins w:id="3572" w:author="Joost Wijnings" w:date="2014-03-18T08:25:00Z">
        <w:r w:rsidR="00C17B98">
          <w:t>’-</w:t>
        </w:r>
      </w:ins>
      <w:del w:id="3573" w:author="Joost Wijnings" w:date="2014-03-18T08:25:00Z">
        <w:r w:rsidDel="00C17B98">
          <w:delText xml:space="preserve"> </w:delText>
        </w:r>
      </w:del>
      <w:r>
        <w:t xml:space="preserve">service biedt </w:t>
      </w:r>
      <w:ins w:id="3574" w:author="Joost Wijnings" w:date="2014-03-18T08:12:00Z">
        <w:r w:rsidR="007F64EB">
          <w:t xml:space="preserve">DSC’s </w:t>
        </w:r>
      </w:ins>
      <w:r>
        <w:t xml:space="preserve">de mogelijkheid </w:t>
      </w:r>
      <w:del w:id="3575" w:author="Joost Wijnings" w:date="2014-03-18T08:10:00Z">
        <w:r w:rsidDel="00664882">
          <w:delText xml:space="preserve">voor </w:delText>
        </w:r>
      </w:del>
      <w:del w:id="3576" w:author="Joost Wijnings" w:date="2014-03-08T02:34:00Z">
        <w:r w:rsidDel="00E00FF1">
          <w:delText xml:space="preserve">Zaakservice </w:delText>
        </w:r>
      </w:del>
      <w:del w:id="3577" w:author="Joost Wijnings" w:date="2014-03-14T15:39:00Z">
        <w:r w:rsidDel="00735DDB">
          <w:delText>consumer</w:delText>
        </w:r>
      </w:del>
      <w:del w:id="3578" w:author="Joost Wijnings" w:date="2014-03-14T15:40:00Z">
        <w:r w:rsidDel="00735DDB">
          <w:delText>s</w:delText>
        </w:r>
      </w:del>
      <w:del w:id="3579" w:author="Joost Wijnings" w:date="2014-03-18T08:12:00Z">
        <w:r w:rsidDel="007F64EB">
          <w:delText xml:space="preserve"> </w:delText>
        </w:r>
      </w:del>
      <w:r>
        <w:t xml:space="preserve">om een container (of placeholder) aan te </w:t>
      </w:r>
      <w:r w:rsidR="002C242E">
        <w:t>maken voor een nieuw DOCUMENT.</w:t>
      </w:r>
      <w:r w:rsidR="00701D53">
        <w:t xml:space="preserve"> </w:t>
      </w:r>
      <w:r w:rsidR="00E84776">
        <w:t>Het ZS maakt gebruik van de CMIS</w:t>
      </w:r>
      <w:ins w:id="3580" w:author="Joost Wijnings" w:date="2014-03-08T02:34:00Z">
        <w:r w:rsidR="00E00FF1">
          <w:t>-</w:t>
        </w:r>
      </w:ins>
      <w:del w:id="3581" w:author="Joost Wijnings" w:date="2014-03-08T02:34:00Z">
        <w:r w:rsidR="00E84776" w:rsidDel="00E00FF1">
          <w:delText xml:space="preserve"> D</w:delText>
        </w:r>
      </w:del>
      <w:ins w:id="3582" w:author="Joost Wijnings" w:date="2014-03-08T02:34:00Z">
        <w:r w:rsidR="00E00FF1">
          <w:t>d</w:t>
        </w:r>
      </w:ins>
      <w:r w:rsidR="00E84776">
        <w:t>ocument</w:t>
      </w:r>
      <w:del w:id="3583" w:author="Joost Wijnings" w:date="2014-03-08T02:34:00Z">
        <w:r w:rsidR="00E84776" w:rsidDel="00E00FF1">
          <w:delText xml:space="preserve"> </w:delText>
        </w:r>
      </w:del>
      <w:r w:rsidR="00E84776">
        <w:t>services</w:t>
      </w:r>
      <w:r w:rsidR="007B00FA">
        <w:t xml:space="preserve"> </w:t>
      </w:r>
      <w:r w:rsidR="00E84776">
        <w:t>het DMS te synchroniseren.</w:t>
      </w:r>
    </w:p>
    <w:p w14:paraId="25221C10" w14:textId="77777777" w:rsidR="001E6311" w:rsidRDefault="001E6311" w:rsidP="001E6311"/>
    <w:p w14:paraId="289B5028" w14:textId="27320E3F" w:rsidR="001E6311" w:rsidRDefault="002C242E" w:rsidP="001E6311">
      <w:pPr>
        <w:keepNext/>
      </w:pPr>
      <w:del w:id="3584" w:author="Joost Wijnings" w:date="2014-03-14T17:43:00Z">
        <w:r w:rsidDel="00586335">
          <w:object w:dxaOrig="6257" w:dyaOrig="4912" w14:anchorId="65D20FCB">
            <v:shape id="_x0000_i1043" type="#_x0000_t75" style="width:317.4pt;height:245.4pt" o:ole="">
              <v:imagedata r:id="rId71" o:title=""/>
            </v:shape>
            <o:OLEObject Type="Embed" ProgID="Visio.Drawing.11" ShapeID="_x0000_i1043" DrawAspect="Content" ObjectID="_1500198946" r:id="rId72"/>
          </w:object>
        </w:r>
      </w:del>
      <w:ins w:id="3585" w:author="Joost Wijnings" w:date="2014-03-17T08:36:00Z">
        <w:r w:rsidR="00802FAD">
          <w:rPr>
            <w:noProof/>
            <w:lang w:eastAsia="nl-NL"/>
          </w:rPr>
          <w:drawing>
            <wp:inline distT="0" distB="0" distL="0" distR="0" wp14:anchorId="0B60E3BD" wp14:editId="1F0D7D37">
              <wp:extent cx="4610100" cy="2162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10100" cy="2162175"/>
                      </a:xfrm>
                      <a:prstGeom prst="rect">
                        <a:avLst/>
                      </a:prstGeom>
                    </pic:spPr>
                  </pic:pic>
                </a:graphicData>
              </a:graphic>
            </wp:inline>
          </w:drawing>
        </w:r>
      </w:ins>
    </w:p>
    <w:p w14:paraId="695EC6CD" w14:textId="77777777" w:rsidR="001E6311" w:rsidRDefault="001E6311" w:rsidP="001E6311">
      <w:pPr>
        <w:pStyle w:val="Bijschrift"/>
        <w:outlineLvl w:val="0"/>
        <w:rPr>
          <w:lang w:eastAsia="nl-NL"/>
        </w:rPr>
      </w:pPr>
      <w:r w:rsidRPr="00EC29AA">
        <w:t xml:space="preserve">Figuur </w:t>
      </w:r>
      <w:r w:rsidRPr="00465D54">
        <w:fldChar w:fldCharType="begin"/>
      </w:r>
      <w:r w:rsidRPr="00EC29AA">
        <w:instrText xml:space="preserve"> SEQ Figuur \* ARABIC </w:instrText>
      </w:r>
      <w:r w:rsidRPr="00465D54">
        <w:fldChar w:fldCharType="separate"/>
      </w:r>
      <w:r w:rsidR="0053520C">
        <w:rPr>
          <w:noProof/>
        </w:rPr>
        <w:t>16</w:t>
      </w:r>
      <w:r w:rsidRPr="00465D54">
        <w:fldChar w:fldCharType="end"/>
      </w:r>
      <w:r w:rsidRPr="00EC29AA">
        <w:t>: Flow Maak Zaakdocument</w:t>
      </w:r>
    </w:p>
    <w:p w14:paraId="73FD901E" w14:textId="77777777" w:rsidR="002C242E" w:rsidRDefault="001E6311" w:rsidP="00F4202E">
      <w:pPr>
        <w:pStyle w:val="Kop4"/>
      </w:pPr>
      <w:r>
        <w:rPr>
          <w:lang w:eastAsia="nl-NL"/>
        </w:rPr>
        <w:t>E</w:t>
      </w:r>
      <w:r w:rsidRPr="00500B94">
        <w:t xml:space="preserve">isen </w:t>
      </w:r>
      <w:r w:rsidR="00F4202E">
        <w:t xml:space="preserve">aan </w:t>
      </w:r>
      <w:r w:rsidR="005A3777">
        <w:t>ZS</w:t>
      </w:r>
    </w:p>
    <w:p w14:paraId="618ED372" w14:textId="70ABD804" w:rsidR="002C242E" w:rsidRPr="00336655" w:rsidRDefault="002C242E" w:rsidP="00E666F8">
      <w:pPr>
        <w:numPr>
          <w:ilvl w:val="0"/>
          <w:numId w:val="1"/>
        </w:numPr>
      </w:pPr>
      <w:r>
        <w:t>Het ZS verwerkt alle berichten asynchroon en direct (</w:t>
      </w:r>
      <w:ins w:id="3586" w:author="Joost Wijnings" w:date="2014-03-10T17:25:00Z">
        <w:r w:rsidR="00582F55">
          <w:t>‘</w:t>
        </w:r>
      </w:ins>
      <w:del w:id="3587" w:author="Joost Wijnings" w:date="2014-03-10T17:25:00Z">
        <w:r w:rsidDel="00582F55">
          <w:delText>“</w:delText>
        </w:r>
      </w:del>
      <w:r>
        <w:t>near realtime</w:t>
      </w:r>
      <w:del w:id="3588" w:author="Joost Wijnings" w:date="2014-03-10T17:25:00Z">
        <w:r w:rsidDel="00582F55">
          <w:delText>”)</w:delText>
        </w:r>
      </w:del>
      <w:ins w:id="3589" w:author="Joost Wijnings" w:date="2014-03-10T17:25:00Z">
        <w:r w:rsidR="00582F55">
          <w:t xml:space="preserve">’); </w:t>
        </w:r>
      </w:ins>
    </w:p>
    <w:p w14:paraId="3F52A2B1" w14:textId="1C88A8DF" w:rsidR="002C242E" w:rsidRDefault="00F4202E" w:rsidP="00E666F8">
      <w:pPr>
        <w:numPr>
          <w:ilvl w:val="0"/>
          <w:numId w:val="7"/>
        </w:numPr>
        <w:rPr>
          <w:lang w:eastAsia="nl-NL"/>
        </w:rPr>
      </w:pPr>
      <w:r>
        <w:rPr>
          <w:lang w:eastAsia="nl-NL"/>
        </w:rPr>
        <w:t>Het ZS</w:t>
      </w:r>
      <w:r w:rsidR="002C242E">
        <w:rPr>
          <w:lang w:eastAsia="nl-NL"/>
        </w:rPr>
        <w:t xml:space="preserve"> </w:t>
      </w:r>
      <w:r w:rsidR="002C242E" w:rsidRPr="00FD0AD5">
        <w:rPr>
          <w:lang w:eastAsia="nl-NL"/>
        </w:rPr>
        <w:t>controleert of de aangeleverde documentidentificatie uniek en geldig is (volgens RGBZ)</w:t>
      </w:r>
      <w:ins w:id="3590" w:author="Joost Wijnings" w:date="2014-03-10T17:24:00Z">
        <w:r w:rsidR="0004776E">
          <w:rPr>
            <w:lang w:eastAsia="nl-NL"/>
          </w:rPr>
          <w:t xml:space="preserve">; </w:t>
        </w:r>
      </w:ins>
      <w:del w:id="3591" w:author="Joost Wijnings" w:date="2014-03-10T17:24:00Z">
        <w:r w:rsidR="002C242E" w:rsidRPr="00FD0AD5" w:rsidDel="0004776E">
          <w:rPr>
            <w:lang w:eastAsia="nl-NL"/>
          </w:rPr>
          <w:delText xml:space="preserve">. </w:delText>
        </w:r>
      </w:del>
    </w:p>
    <w:p w14:paraId="603837D1" w14:textId="6339647B" w:rsidR="00F4202E" w:rsidRPr="009E7797" w:rsidRDefault="00F4202E" w:rsidP="00F4202E">
      <w:pPr>
        <w:numPr>
          <w:ilvl w:val="0"/>
          <w:numId w:val="7"/>
        </w:numPr>
        <w:rPr>
          <w:lang w:eastAsia="nl-NL"/>
        </w:rPr>
      </w:pPr>
      <w:bookmarkStart w:id="3592" w:name="_Ref346614396"/>
      <w:r w:rsidRPr="009E7797">
        <w:rPr>
          <w:lang w:eastAsia="nl-NL"/>
        </w:rPr>
        <w:t>Indien een fout optreedt</w:t>
      </w:r>
      <w:ins w:id="3593" w:author="Joost Wijnings" w:date="2014-03-10T10:56:00Z">
        <w:r w:rsidR="009446AF">
          <w:rPr>
            <w:lang w:eastAsia="nl-NL"/>
          </w:rPr>
          <w:t>,</w:t>
        </w:r>
      </w:ins>
      <w:r w:rsidRPr="009E7797">
        <w:rPr>
          <w:lang w:eastAsia="nl-NL"/>
        </w:rPr>
        <w:t xml:space="preserve"> </w:t>
      </w:r>
      <w:del w:id="3594" w:author="Joost Wijnings" w:date="2014-03-10T10:56:00Z">
        <w:r w:rsidRPr="009E7797" w:rsidDel="009446AF">
          <w:rPr>
            <w:lang w:eastAsia="nl-NL"/>
          </w:rPr>
          <w:delText xml:space="preserve">dan </w:delText>
        </w:r>
      </w:del>
      <w:r w:rsidRPr="009E7797">
        <w:rPr>
          <w:lang w:eastAsia="nl-NL"/>
        </w:rPr>
        <w:t>vindt er geen verwerking plaats (eventueel reeds uitgevoerde acties worden teruggedraaid)</w:t>
      </w:r>
      <w:r>
        <w:rPr>
          <w:lang w:eastAsia="nl-NL"/>
        </w:rPr>
        <w:t>.</w:t>
      </w:r>
      <w:r w:rsidRPr="009E7797">
        <w:rPr>
          <w:lang w:eastAsia="nl-NL"/>
        </w:rPr>
        <w:t xml:space="preserve"> </w:t>
      </w:r>
      <w:r>
        <w:rPr>
          <w:lang w:eastAsia="nl-NL"/>
        </w:rPr>
        <w:t xml:space="preserve">De </w:t>
      </w:r>
      <w:del w:id="3595" w:author="Joost Wijnings" w:date="2014-03-08T02:34:00Z">
        <w:r w:rsidDel="00E00FF1">
          <w:rPr>
            <w:lang w:eastAsia="nl-NL"/>
          </w:rPr>
          <w:delText>Document</w:delText>
        </w:r>
        <w:r w:rsidRPr="009E7797" w:rsidDel="00E00FF1">
          <w:rPr>
            <w:lang w:eastAsia="nl-NL"/>
          </w:rPr>
          <w:delText xml:space="preserve">service </w:delText>
        </w:r>
      </w:del>
      <w:del w:id="3596" w:author="Joost Wijnings" w:date="2014-03-14T15:41:00Z">
        <w:r w:rsidRPr="009E7797" w:rsidDel="00735DDB">
          <w:rPr>
            <w:lang w:eastAsia="nl-NL"/>
          </w:rPr>
          <w:delText>consumer</w:delText>
        </w:r>
      </w:del>
      <w:ins w:id="3597" w:author="Joost Wijnings" w:date="2014-03-14T15:41:00Z">
        <w:r w:rsidR="00735DDB">
          <w:rPr>
            <w:lang w:eastAsia="nl-NL"/>
          </w:rPr>
          <w:t>DSC</w:t>
        </w:r>
      </w:ins>
      <w:r>
        <w:rPr>
          <w:lang w:eastAsia="nl-NL"/>
        </w:rPr>
        <w:t xml:space="preserve"> wordt</w:t>
      </w:r>
      <w:r w:rsidRPr="009E7797">
        <w:rPr>
          <w:lang w:eastAsia="nl-NL"/>
        </w:rPr>
        <w:t xml:space="preserve"> hiervan op de hoogte gesteld middels een StUF</w:t>
      </w:r>
      <w:ins w:id="3598" w:author="Joost Wijnings" w:date="2014-03-08T03:18:00Z">
        <w:r w:rsidR="009037D9">
          <w:rPr>
            <w:lang w:eastAsia="nl-NL"/>
          </w:rPr>
          <w:t>-</w:t>
        </w:r>
      </w:ins>
      <w:del w:id="3599" w:author="Joost Wijnings" w:date="2014-03-08T03:18:00Z">
        <w:r w:rsidRPr="009E7797" w:rsidDel="009037D9">
          <w:rPr>
            <w:lang w:eastAsia="nl-NL"/>
          </w:rPr>
          <w:delText xml:space="preserve"> </w:delText>
        </w:r>
      </w:del>
      <w:r w:rsidRPr="009E7797">
        <w:rPr>
          <w:lang w:eastAsia="nl-NL"/>
        </w:rPr>
        <w:t>foutbericht.</w:t>
      </w:r>
    </w:p>
    <w:p w14:paraId="67C22CC2" w14:textId="06EA5373" w:rsidR="001E6311" w:rsidRDefault="001E6311" w:rsidP="005A3777">
      <w:pPr>
        <w:pStyle w:val="Kop4"/>
      </w:pPr>
      <w:r>
        <w:lastRenderedPageBreak/>
        <w:t xml:space="preserve">Interactie tussen </w:t>
      </w:r>
      <w:del w:id="3600" w:author="Joost Wijnings" w:date="2014-03-17T08:36:00Z">
        <w:r w:rsidDel="00802FAD">
          <w:delText>service</w:delText>
        </w:r>
      </w:del>
      <w:del w:id="3601" w:author="Joost Wijnings" w:date="2014-03-08T03:18:00Z">
        <w:r w:rsidDel="009037D9">
          <w:delText xml:space="preserve"> </w:delText>
        </w:r>
      </w:del>
      <w:del w:id="3602" w:author="Joost Wijnings" w:date="2014-03-17T08:36:00Z">
        <w:r w:rsidDel="00802FAD">
          <w:delText>consumer</w:delText>
        </w:r>
      </w:del>
      <w:bookmarkEnd w:id="3592"/>
      <w:ins w:id="3603" w:author="Joost Wijnings" w:date="2014-03-17T08:36:00Z">
        <w:r w:rsidR="00802FAD">
          <w:t>DSC</w:t>
        </w:r>
      </w:ins>
      <w:r w:rsidR="002C242E">
        <w:t xml:space="preserve"> en ZS</w:t>
      </w:r>
    </w:p>
    <w:p w14:paraId="1F3BF488" w14:textId="17A10092" w:rsidR="00E84776" w:rsidRPr="00C1177C" w:rsidRDefault="00E84776" w:rsidP="00E84776">
      <w:pPr>
        <w:rPr>
          <w:lang w:eastAsia="nl-NL"/>
        </w:rPr>
      </w:pPr>
      <w:r>
        <w:t xml:space="preserve">In onderstaande tabel staat aangegeven welke elementen verplicht aanwezig en gevuld moeten zijn met een geldige waarde (V) en welke elementen optioneel in de berichten mogen voorkomen (O). Indien een verplicht of optioneel element </w:t>
      </w:r>
      <w:del w:id="3604" w:author="Joost Wijnings" w:date="2014-03-10T10:56:00Z">
        <w:r w:rsidDel="009446AF">
          <w:delText xml:space="preserve">wordt aangeleverd </w:delText>
        </w:r>
      </w:del>
      <w:r>
        <w:t xml:space="preserve">door een </w:t>
      </w:r>
      <w:del w:id="3605" w:author="Joost Wijnings" w:date="2014-03-08T02:34:00Z">
        <w:r w:rsidDel="00E00FF1">
          <w:delText xml:space="preserve">Documentservice </w:delText>
        </w:r>
      </w:del>
      <w:del w:id="3606" w:author="Joost Wijnings" w:date="2014-03-14T15:41:00Z">
        <w:r w:rsidDel="00735DDB">
          <w:delText>consumer</w:delText>
        </w:r>
      </w:del>
      <w:ins w:id="3607" w:author="Joost Wijnings" w:date="2014-03-14T15:41:00Z">
        <w:r w:rsidR="00735DDB">
          <w:t>DSC</w:t>
        </w:r>
      </w:ins>
      <w:r>
        <w:t xml:space="preserve"> </w:t>
      </w:r>
      <w:ins w:id="3608" w:author="Joost Wijnings" w:date="2014-03-10T10:56:00Z">
        <w:r w:rsidR="009446AF">
          <w:t xml:space="preserve">aangeleverd wordt, </w:t>
        </w:r>
      </w:ins>
      <w:del w:id="3609" w:author="Joost Wijnings" w:date="2014-03-10T10:56:00Z">
        <w:r w:rsidDel="009446AF">
          <w:delText xml:space="preserve">dan </w:delText>
        </w:r>
      </w:del>
      <w:r>
        <w:t>dient dit verwerkt te worden door het ZS. Andere RGBZ</w:t>
      </w:r>
      <w:ins w:id="3610" w:author="Joost Wijnings" w:date="2014-03-08T03:18:00Z">
        <w:r w:rsidR="009037D9">
          <w:t>-</w:t>
        </w:r>
      </w:ins>
      <w:del w:id="3611" w:author="Joost Wijnings" w:date="2014-03-08T03:18:00Z">
        <w:r w:rsidDel="009037D9">
          <w:delText xml:space="preserve"> </w:delText>
        </w:r>
      </w:del>
      <w:r>
        <w:t xml:space="preserve">elementen mogen in het bericht voorkomen (zolang het bericht voldoet aan de </w:t>
      </w:r>
      <w:del w:id="3612" w:author="Joost Wijnings" w:date="2014-03-10T09:27:00Z">
        <w:r w:rsidDel="00237DAF">
          <w:delText>StUF ZKN</w:delText>
        </w:r>
      </w:del>
      <w:ins w:id="3613" w:author="Joost Wijnings" w:date="2014-03-10T09:27:00Z">
        <w:r w:rsidR="00237DAF">
          <w:t>StUF-ZKN</w:t>
        </w:r>
      </w:ins>
      <w:ins w:id="3614" w:author="Joost Wijnings" w:date="2014-03-08T03:18:00Z">
        <w:r w:rsidR="009037D9">
          <w:t>-</w:t>
        </w:r>
      </w:ins>
      <w:del w:id="3615" w:author="Joost Wijnings" w:date="2014-03-08T03:18:00Z">
        <w:r w:rsidDel="009037D9">
          <w:delText xml:space="preserve"> </w:delText>
        </w:r>
      </w:del>
      <w:r>
        <w:t>schema’s)</w:t>
      </w:r>
      <w:ins w:id="3616" w:author="Joost Wijnings" w:date="2014-03-10T10:56:00Z">
        <w:r w:rsidR="009446AF">
          <w:t>,</w:t>
        </w:r>
      </w:ins>
      <w:r>
        <w:t xml:space="preserve"> maar</w:t>
      </w:r>
      <w:del w:id="3617" w:author="Joost Wijnings" w:date="2014-03-10T10:56:00Z">
        <w:r w:rsidDel="009446AF">
          <w:delText xml:space="preserve">, </w:delText>
        </w:r>
      </w:del>
      <w:ins w:id="3618" w:author="Joost Wijnings" w:date="2014-03-10T10:56:00Z">
        <w:r w:rsidR="009446AF">
          <w:t xml:space="preserve"> </w:t>
        </w:r>
      </w:ins>
      <w:r>
        <w:t>verwerking hiervan wordt niet door deze specificatie afgedwongen.</w:t>
      </w:r>
    </w:p>
    <w:p w14:paraId="5A20C804" w14:textId="77777777" w:rsidR="001E6311" w:rsidRDefault="001E6311" w:rsidP="001E6311"/>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260"/>
        <w:gridCol w:w="709"/>
      </w:tblGrid>
      <w:tr w:rsidR="00834120" w:rsidRPr="00147A5D" w14:paraId="3DBEB0F9" w14:textId="77777777" w:rsidTr="005A3777">
        <w:tc>
          <w:tcPr>
            <w:tcW w:w="9322" w:type="dxa"/>
            <w:gridSpan w:val="2"/>
          </w:tcPr>
          <w:p w14:paraId="36A62DA7" w14:textId="77777777" w:rsidR="00834120" w:rsidRPr="00C709C8" w:rsidRDefault="00834120" w:rsidP="005A3777">
            <w:pPr>
              <w:rPr>
                <w:b/>
                <w:lang w:eastAsia="nl-NL"/>
              </w:rPr>
            </w:pPr>
            <w:r w:rsidRPr="00C709C8">
              <w:rPr>
                <w:b/>
                <w:lang w:eastAsia="nl-NL"/>
              </w:rPr>
              <w:t>Berichttype:</w:t>
            </w:r>
            <w:r>
              <w:rPr>
                <w:lang w:eastAsia="nl-NL"/>
              </w:rPr>
              <w:t xml:space="preserve"> edc</w:t>
            </w:r>
            <w:r w:rsidRPr="00C709C8">
              <w:rPr>
                <w:lang w:eastAsia="nl-NL"/>
              </w:rPr>
              <w:t>L</w:t>
            </w:r>
            <w:r>
              <w:rPr>
                <w:lang w:eastAsia="nl-NL"/>
              </w:rPr>
              <w:t>k</w:t>
            </w:r>
            <w:r w:rsidRPr="00C709C8">
              <w:rPr>
                <w:lang w:eastAsia="nl-NL"/>
              </w:rPr>
              <w:t>01</w:t>
            </w:r>
            <w:r w:rsidR="007B00FA">
              <w:rPr>
                <w:lang w:eastAsia="nl-NL"/>
              </w:rPr>
              <w:t xml:space="preserve"> </w:t>
            </w:r>
            <w:r>
              <w:rPr>
                <w:lang w:eastAsia="nl-NL"/>
              </w:rPr>
              <w:t>(kennisgeving met mutatiesoort T(oevoegen))</w:t>
            </w:r>
          </w:p>
        </w:tc>
        <w:tc>
          <w:tcPr>
            <w:tcW w:w="709" w:type="dxa"/>
          </w:tcPr>
          <w:p w14:paraId="20321E3C" w14:textId="77777777" w:rsidR="00834120" w:rsidRPr="00C709C8" w:rsidRDefault="00834120" w:rsidP="005A3777">
            <w:pPr>
              <w:rPr>
                <w:b/>
                <w:lang w:eastAsia="nl-NL"/>
              </w:rPr>
            </w:pPr>
          </w:p>
        </w:tc>
      </w:tr>
      <w:tr w:rsidR="00834120" w14:paraId="350B886A" w14:textId="77777777" w:rsidTr="005A3777">
        <w:tc>
          <w:tcPr>
            <w:tcW w:w="6062" w:type="dxa"/>
          </w:tcPr>
          <w:p w14:paraId="57981DBE" w14:textId="2D9183BC" w:rsidR="00834120" w:rsidRPr="00C709C8" w:rsidRDefault="00834120" w:rsidP="005A3777">
            <w:pPr>
              <w:rPr>
                <w:b/>
                <w:lang w:eastAsia="nl-NL"/>
              </w:rPr>
            </w:pPr>
            <w:del w:id="3619" w:author="Joost Wijnings" w:date="2014-03-10T09:27:00Z">
              <w:r w:rsidDel="00237DAF">
                <w:rPr>
                  <w:b/>
                  <w:lang w:eastAsia="nl-NL"/>
                </w:rPr>
                <w:delText>StUF ZKN</w:delText>
              </w:r>
            </w:del>
            <w:ins w:id="3620" w:author="Joost Wijnings" w:date="2014-03-10T09:27:00Z">
              <w:r w:rsidR="00237DAF">
                <w:rPr>
                  <w:b/>
                  <w:lang w:eastAsia="nl-NL"/>
                </w:rPr>
                <w:t>StUF-ZKN</w:t>
              </w:r>
            </w:ins>
            <w:ins w:id="3621" w:author="Joost Wijnings" w:date="2014-03-08T03:18:00Z">
              <w:r w:rsidR="009037D9">
                <w:rPr>
                  <w:b/>
                  <w:lang w:eastAsia="nl-NL"/>
                </w:rPr>
                <w:t>-</w:t>
              </w:r>
            </w:ins>
            <w:del w:id="3622" w:author="Joost Wijnings" w:date="2014-03-08T03:18:00Z">
              <w:r w:rsidDel="009037D9">
                <w:rPr>
                  <w:b/>
                  <w:lang w:eastAsia="nl-NL"/>
                </w:rPr>
                <w:delText xml:space="preserve"> </w:delText>
              </w:r>
            </w:del>
            <w:r>
              <w:rPr>
                <w:b/>
                <w:lang w:eastAsia="nl-NL"/>
              </w:rPr>
              <w:t>E</w:t>
            </w:r>
            <w:r w:rsidRPr="00C709C8">
              <w:rPr>
                <w:b/>
                <w:lang w:eastAsia="nl-NL"/>
              </w:rPr>
              <w:t>lementen</w:t>
            </w:r>
          </w:p>
        </w:tc>
        <w:tc>
          <w:tcPr>
            <w:tcW w:w="3260" w:type="dxa"/>
          </w:tcPr>
          <w:p w14:paraId="01B9E156" w14:textId="2DB17EBA" w:rsidR="00834120" w:rsidRPr="00C709C8" w:rsidRDefault="00834120">
            <w:pPr>
              <w:rPr>
                <w:b/>
                <w:lang w:eastAsia="nl-NL"/>
              </w:rPr>
            </w:pPr>
            <w:r>
              <w:rPr>
                <w:b/>
                <w:lang w:eastAsia="nl-NL"/>
              </w:rPr>
              <w:t>RGBZ</w:t>
            </w:r>
            <w:del w:id="3623" w:author="Joost Wijnings" w:date="2014-03-08T03:18:00Z">
              <w:r w:rsidDel="009037D9">
                <w:rPr>
                  <w:b/>
                  <w:lang w:eastAsia="nl-NL"/>
                </w:rPr>
                <w:delText xml:space="preserve"> </w:delText>
              </w:r>
            </w:del>
            <w:ins w:id="3624" w:author="Joost Wijnings" w:date="2014-03-08T03:18:00Z">
              <w:r w:rsidR="009037D9">
                <w:rPr>
                  <w:b/>
                  <w:lang w:eastAsia="nl-NL"/>
                </w:rPr>
                <w:t>-</w:t>
              </w:r>
            </w:ins>
            <w:r>
              <w:rPr>
                <w:b/>
                <w:lang w:eastAsia="nl-NL"/>
              </w:rPr>
              <w:t>attribuut</w:t>
            </w:r>
          </w:p>
        </w:tc>
        <w:tc>
          <w:tcPr>
            <w:tcW w:w="709" w:type="dxa"/>
          </w:tcPr>
          <w:p w14:paraId="53065584" w14:textId="77777777" w:rsidR="00834120" w:rsidRDefault="007924E2" w:rsidP="005A3777">
            <w:pPr>
              <w:rPr>
                <w:b/>
                <w:lang w:eastAsia="nl-NL"/>
              </w:rPr>
            </w:pPr>
            <w:r>
              <w:rPr>
                <w:b/>
                <w:lang w:eastAsia="nl-NL"/>
              </w:rPr>
              <w:t>v/o</w:t>
            </w:r>
          </w:p>
        </w:tc>
      </w:tr>
      <w:tr w:rsidR="00834120" w:rsidRPr="00C709C8" w14:paraId="3CDD0A5A" w14:textId="77777777" w:rsidTr="005A3777">
        <w:tc>
          <w:tcPr>
            <w:tcW w:w="6062" w:type="dxa"/>
          </w:tcPr>
          <w:p w14:paraId="167D24B9" w14:textId="77777777" w:rsidR="00834120" w:rsidRPr="00E40358" w:rsidRDefault="00834120" w:rsidP="005A3777">
            <w:pPr>
              <w:rPr>
                <w:lang w:eastAsia="nl-NL"/>
              </w:rPr>
            </w:pPr>
            <w:r w:rsidRPr="00E40358">
              <w:rPr>
                <w:lang w:eastAsia="nl-NL"/>
              </w:rPr>
              <w:t xml:space="preserve">object . identificatie </w:t>
            </w:r>
          </w:p>
        </w:tc>
        <w:tc>
          <w:tcPr>
            <w:tcW w:w="3260" w:type="dxa"/>
          </w:tcPr>
          <w:p w14:paraId="59F69B5B" w14:textId="77777777" w:rsidR="00834120" w:rsidRPr="00C709C8" w:rsidRDefault="00834120" w:rsidP="005A3777">
            <w:pPr>
              <w:rPr>
                <w:b/>
                <w:lang w:eastAsia="nl-NL"/>
              </w:rPr>
            </w:pPr>
            <w:r>
              <w:rPr>
                <w:lang w:eastAsia="nl-NL"/>
              </w:rPr>
              <w:t>Documentidentificatie</w:t>
            </w:r>
          </w:p>
        </w:tc>
        <w:tc>
          <w:tcPr>
            <w:tcW w:w="709" w:type="dxa"/>
          </w:tcPr>
          <w:p w14:paraId="64B2DD34" w14:textId="77777777" w:rsidR="00834120" w:rsidRPr="00C709C8" w:rsidRDefault="00834120" w:rsidP="005A3777">
            <w:pPr>
              <w:rPr>
                <w:lang w:eastAsia="nl-NL"/>
              </w:rPr>
            </w:pPr>
            <w:r>
              <w:rPr>
                <w:lang w:eastAsia="nl-NL"/>
              </w:rPr>
              <w:t>v</w:t>
            </w:r>
          </w:p>
        </w:tc>
      </w:tr>
      <w:tr w:rsidR="00834120" w:rsidRPr="00C709C8" w14:paraId="353A0053" w14:textId="77777777" w:rsidTr="005A3777">
        <w:tc>
          <w:tcPr>
            <w:tcW w:w="6062" w:type="dxa"/>
          </w:tcPr>
          <w:p w14:paraId="06E2FF35" w14:textId="77777777" w:rsidR="00834120" w:rsidRPr="00C709C8" w:rsidRDefault="00834120" w:rsidP="005A3777">
            <w:pPr>
              <w:pStyle w:val="Geenafstand"/>
              <w:rPr>
                <w:lang w:eastAsia="nl-NL"/>
              </w:rPr>
            </w:pPr>
            <w:r w:rsidRPr="00C709C8">
              <w:rPr>
                <w:lang w:eastAsia="nl-NL"/>
              </w:rPr>
              <w:t xml:space="preserve">object . </w:t>
            </w:r>
            <w:r>
              <w:rPr>
                <w:lang w:eastAsia="nl-NL"/>
              </w:rPr>
              <w:t xml:space="preserve">isRelevantVoor . gerelateerde . </w:t>
            </w:r>
            <w:r w:rsidRPr="00C709C8">
              <w:rPr>
                <w:lang w:eastAsia="nl-NL"/>
              </w:rPr>
              <w:t>identificatie</w:t>
            </w:r>
          </w:p>
        </w:tc>
        <w:tc>
          <w:tcPr>
            <w:tcW w:w="3260" w:type="dxa"/>
          </w:tcPr>
          <w:p w14:paraId="4D6545EE" w14:textId="77777777" w:rsidR="00834120" w:rsidRDefault="00834120" w:rsidP="005A3777">
            <w:pPr>
              <w:rPr>
                <w:lang w:eastAsia="nl-NL"/>
              </w:rPr>
            </w:pPr>
            <w:r>
              <w:rPr>
                <w:lang w:eastAsia="nl-NL"/>
              </w:rPr>
              <w:t>Zaakidentificatie</w:t>
            </w:r>
          </w:p>
        </w:tc>
        <w:tc>
          <w:tcPr>
            <w:tcW w:w="709" w:type="dxa"/>
          </w:tcPr>
          <w:p w14:paraId="4138A5B6" w14:textId="77777777" w:rsidR="00834120" w:rsidRDefault="00834120" w:rsidP="005A3777">
            <w:pPr>
              <w:rPr>
                <w:lang w:eastAsia="nl-NL"/>
              </w:rPr>
            </w:pPr>
            <w:r>
              <w:rPr>
                <w:lang w:eastAsia="nl-NL"/>
              </w:rPr>
              <w:t>v</w:t>
            </w:r>
          </w:p>
        </w:tc>
      </w:tr>
      <w:tr w:rsidR="00834120" w:rsidRPr="00C709C8" w14:paraId="4333F5CD" w14:textId="77777777" w:rsidTr="005A3777">
        <w:tc>
          <w:tcPr>
            <w:tcW w:w="6062" w:type="dxa"/>
          </w:tcPr>
          <w:p w14:paraId="0D2B3564" w14:textId="77777777" w:rsidR="00834120" w:rsidRPr="00FE503A" w:rsidRDefault="00834120" w:rsidP="005A3777">
            <w:pPr>
              <w:rPr>
                <w:lang w:eastAsia="nl-NL"/>
              </w:rPr>
            </w:pPr>
            <w:r>
              <w:rPr>
                <w:lang w:eastAsia="nl-NL"/>
              </w:rPr>
              <w:t>object . isRelevantVoor . gerelateerde . omschrijving</w:t>
            </w:r>
          </w:p>
        </w:tc>
        <w:tc>
          <w:tcPr>
            <w:tcW w:w="3260" w:type="dxa"/>
          </w:tcPr>
          <w:p w14:paraId="4DABEA82" w14:textId="77777777" w:rsidR="00834120" w:rsidRPr="00C325DD" w:rsidRDefault="00834120" w:rsidP="005A3777">
            <w:pPr>
              <w:rPr>
                <w:lang w:eastAsia="nl-NL"/>
              </w:rPr>
            </w:pPr>
            <w:r>
              <w:rPr>
                <w:lang w:eastAsia="nl-NL"/>
              </w:rPr>
              <w:t>Zaak omschrijving</w:t>
            </w:r>
          </w:p>
        </w:tc>
        <w:tc>
          <w:tcPr>
            <w:tcW w:w="709" w:type="dxa"/>
          </w:tcPr>
          <w:p w14:paraId="57506B5F" w14:textId="77777777" w:rsidR="00834120" w:rsidRDefault="00834120" w:rsidP="005A3777">
            <w:pPr>
              <w:rPr>
                <w:lang w:eastAsia="nl-NL"/>
              </w:rPr>
            </w:pPr>
            <w:r>
              <w:rPr>
                <w:lang w:eastAsia="nl-NL"/>
              </w:rPr>
              <w:t>o</w:t>
            </w:r>
          </w:p>
        </w:tc>
      </w:tr>
      <w:tr w:rsidR="00834120" w:rsidRPr="00394325" w14:paraId="557BDF63" w14:textId="77777777" w:rsidTr="005A3777">
        <w:tc>
          <w:tcPr>
            <w:tcW w:w="6062" w:type="dxa"/>
          </w:tcPr>
          <w:p w14:paraId="3B698E98" w14:textId="77777777" w:rsidR="00834120" w:rsidRDefault="00834120" w:rsidP="005A3777">
            <w:pPr>
              <w:rPr>
                <w:lang w:eastAsia="nl-NL"/>
              </w:rPr>
            </w:pPr>
            <w:r>
              <w:rPr>
                <w:lang w:eastAsia="nl-NL"/>
              </w:rPr>
              <w:t>object . dct.omschrijving</w:t>
            </w:r>
          </w:p>
        </w:tc>
        <w:tc>
          <w:tcPr>
            <w:tcW w:w="3260" w:type="dxa"/>
          </w:tcPr>
          <w:p w14:paraId="5B901DE1" w14:textId="77777777" w:rsidR="00834120" w:rsidRPr="00394325" w:rsidRDefault="00834120" w:rsidP="005A3777">
            <w:pPr>
              <w:rPr>
                <w:lang w:eastAsia="nl-NL"/>
              </w:rPr>
            </w:pPr>
            <w:r>
              <w:rPr>
                <w:lang w:eastAsia="nl-NL"/>
              </w:rPr>
              <w:t>Documenttype omschrijving</w:t>
            </w:r>
          </w:p>
        </w:tc>
        <w:tc>
          <w:tcPr>
            <w:tcW w:w="709" w:type="dxa"/>
          </w:tcPr>
          <w:p w14:paraId="42D73793" w14:textId="77777777" w:rsidR="00834120" w:rsidRPr="00394325" w:rsidRDefault="00834120" w:rsidP="005A3777">
            <w:r>
              <w:t>o</w:t>
            </w:r>
          </w:p>
        </w:tc>
      </w:tr>
      <w:tr w:rsidR="00834120" w14:paraId="4D3364D0" w14:textId="77777777" w:rsidTr="005A3777">
        <w:tc>
          <w:tcPr>
            <w:tcW w:w="6062" w:type="dxa"/>
          </w:tcPr>
          <w:p w14:paraId="0C35C2C4" w14:textId="77777777" w:rsidR="00834120" w:rsidRDefault="00834120" w:rsidP="005A3777">
            <w:pPr>
              <w:rPr>
                <w:lang w:eastAsia="nl-NL"/>
              </w:rPr>
            </w:pPr>
            <w:r>
              <w:rPr>
                <w:lang w:eastAsia="nl-NL"/>
              </w:rPr>
              <w:t>object . titel</w:t>
            </w:r>
          </w:p>
        </w:tc>
        <w:tc>
          <w:tcPr>
            <w:tcW w:w="3260" w:type="dxa"/>
          </w:tcPr>
          <w:p w14:paraId="057D9EF7" w14:textId="77777777" w:rsidR="00834120" w:rsidRPr="00394325" w:rsidRDefault="00834120" w:rsidP="005A3777">
            <w:r>
              <w:t>Documenttitel</w:t>
            </w:r>
          </w:p>
        </w:tc>
        <w:tc>
          <w:tcPr>
            <w:tcW w:w="709" w:type="dxa"/>
          </w:tcPr>
          <w:p w14:paraId="3F482154" w14:textId="49836395" w:rsidR="00834120" w:rsidRDefault="006541E9" w:rsidP="005A3777">
            <w:ins w:id="3625" w:author="Joost Wijnings" w:date="2014-03-10T12:55:00Z">
              <w:r>
                <w:t>v</w:t>
              </w:r>
            </w:ins>
            <w:del w:id="3626" w:author="Joost Wijnings" w:date="2014-03-10T12:55:00Z">
              <w:r w:rsidR="00834120" w:rsidDel="006541E9">
                <w:delText>o</w:delText>
              </w:r>
            </w:del>
          </w:p>
        </w:tc>
      </w:tr>
      <w:tr w:rsidR="00834120" w:rsidRPr="00172CD1" w14:paraId="45904AED" w14:textId="77777777" w:rsidTr="005A3777">
        <w:tc>
          <w:tcPr>
            <w:tcW w:w="6062" w:type="dxa"/>
          </w:tcPr>
          <w:p w14:paraId="47AF5C79" w14:textId="77777777" w:rsidR="00834120" w:rsidRDefault="00834120" w:rsidP="005A3777">
            <w:pPr>
              <w:rPr>
                <w:lang w:eastAsia="nl-NL"/>
              </w:rPr>
            </w:pPr>
            <w:r>
              <w:rPr>
                <w:lang w:eastAsia="nl-NL"/>
              </w:rPr>
              <w:t>object . creatiedatum</w:t>
            </w:r>
          </w:p>
        </w:tc>
        <w:tc>
          <w:tcPr>
            <w:tcW w:w="3260" w:type="dxa"/>
          </w:tcPr>
          <w:p w14:paraId="2D7B70CA" w14:textId="77777777" w:rsidR="00834120" w:rsidRPr="00172CD1" w:rsidRDefault="00834120" w:rsidP="005A3777">
            <w:pPr>
              <w:rPr>
                <w:lang w:eastAsia="nl-NL"/>
              </w:rPr>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Documentcreatiedatum</w:t>
            </w:r>
            <w:r w:rsidRPr="00172CD1">
              <w:rPr>
                <w:lang w:eastAsia="nl-NL"/>
              </w:rPr>
              <w:fldChar w:fldCharType="end"/>
            </w:r>
          </w:p>
        </w:tc>
        <w:tc>
          <w:tcPr>
            <w:tcW w:w="709" w:type="dxa"/>
          </w:tcPr>
          <w:p w14:paraId="73A2BF42" w14:textId="77777777" w:rsidR="00834120" w:rsidRPr="00172CD1" w:rsidRDefault="00834120" w:rsidP="005A3777">
            <w:pPr>
              <w:rPr>
                <w:lang w:eastAsia="nl-NL"/>
              </w:rPr>
            </w:pPr>
            <w:r w:rsidRPr="00172CD1">
              <w:rPr>
                <w:lang w:eastAsia="nl-NL"/>
              </w:rPr>
              <w:t>v</w:t>
            </w:r>
          </w:p>
        </w:tc>
      </w:tr>
      <w:tr w:rsidR="00834120" w:rsidRPr="00172CD1" w14:paraId="13384DE8" w14:textId="77777777" w:rsidTr="005A3777">
        <w:tc>
          <w:tcPr>
            <w:tcW w:w="6062" w:type="dxa"/>
          </w:tcPr>
          <w:p w14:paraId="4B973AFE" w14:textId="77777777" w:rsidR="00834120" w:rsidRDefault="00834120" w:rsidP="005A3777">
            <w:pPr>
              <w:rPr>
                <w:lang w:eastAsia="nl-NL"/>
              </w:rPr>
            </w:pPr>
            <w:r>
              <w:rPr>
                <w:lang w:eastAsia="nl-NL"/>
              </w:rPr>
              <w:t>object . ontvangstdatum</w:t>
            </w:r>
          </w:p>
        </w:tc>
        <w:tc>
          <w:tcPr>
            <w:tcW w:w="3260" w:type="dxa"/>
          </w:tcPr>
          <w:p w14:paraId="03BEF466" w14:textId="77777777" w:rsidR="00834120" w:rsidRPr="00172CD1" w:rsidRDefault="00834120" w:rsidP="005A3777">
            <w:pPr>
              <w:rPr>
                <w:lang w:eastAsia="nl-NL"/>
              </w:rPr>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Documentontvangstdatum</w:t>
            </w:r>
            <w:r w:rsidRPr="00172CD1">
              <w:rPr>
                <w:lang w:eastAsia="nl-NL"/>
              </w:rPr>
              <w:fldChar w:fldCharType="end"/>
            </w:r>
          </w:p>
        </w:tc>
        <w:tc>
          <w:tcPr>
            <w:tcW w:w="709" w:type="dxa"/>
          </w:tcPr>
          <w:p w14:paraId="4FB2A387" w14:textId="77777777" w:rsidR="00834120" w:rsidRPr="00172CD1" w:rsidRDefault="00834120" w:rsidP="005A3777">
            <w:pPr>
              <w:rPr>
                <w:lang w:eastAsia="nl-NL"/>
              </w:rPr>
            </w:pPr>
            <w:r w:rsidRPr="00172CD1">
              <w:rPr>
                <w:lang w:eastAsia="nl-NL"/>
              </w:rPr>
              <w:t>o</w:t>
            </w:r>
          </w:p>
        </w:tc>
      </w:tr>
      <w:tr w:rsidR="00834120" w:rsidRPr="00172CD1" w14:paraId="4808E72B" w14:textId="77777777" w:rsidTr="005A3777">
        <w:tc>
          <w:tcPr>
            <w:tcW w:w="6062" w:type="dxa"/>
          </w:tcPr>
          <w:p w14:paraId="72118B47" w14:textId="77777777" w:rsidR="00834120" w:rsidRDefault="00834120" w:rsidP="005A3777">
            <w:pPr>
              <w:rPr>
                <w:lang w:eastAsia="nl-NL"/>
              </w:rPr>
            </w:pPr>
            <w:r>
              <w:rPr>
                <w:lang w:eastAsia="nl-NL"/>
              </w:rPr>
              <w:t>object . beschrijving</w:t>
            </w:r>
          </w:p>
        </w:tc>
        <w:tc>
          <w:tcPr>
            <w:tcW w:w="3260" w:type="dxa"/>
          </w:tcPr>
          <w:p w14:paraId="2619265E" w14:textId="77777777" w:rsidR="00834120" w:rsidRPr="00172CD1" w:rsidRDefault="00834120" w:rsidP="005A3777">
            <w:pPr>
              <w:rPr>
                <w:lang w:eastAsia="nl-NL"/>
              </w:rPr>
            </w:pPr>
            <w:r w:rsidRPr="00172CD1">
              <w:rPr>
                <w:lang w:eastAsia="nl-NL"/>
              </w:rPr>
              <w:t>Documentbeschrijving</w:t>
            </w:r>
          </w:p>
        </w:tc>
        <w:tc>
          <w:tcPr>
            <w:tcW w:w="709" w:type="dxa"/>
          </w:tcPr>
          <w:p w14:paraId="2DE1BC7E" w14:textId="77777777" w:rsidR="00834120" w:rsidRPr="00172CD1" w:rsidRDefault="00834120" w:rsidP="005A3777">
            <w:pPr>
              <w:rPr>
                <w:lang w:eastAsia="nl-NL"/>
              </w:rPr>
            </w:pPr>
            <w:r w:rsidRPr="00172CD1">
              <w:rPr>
                <w:lang w:eastAsia="nl-NL"/>
              </w:rPr>
              <w:t>o</w:t>
            </w:r>
          </w:p>
        </w:tc>
      </w:tr>
      <w:tr w:rsidR="00834120" w:rsidRPr="00172CD1" w14:paraId="55D76A19" w14:textId="77777777" w:rsidTr="005A3777">
        <w:tc>
          <w:tcPr>
            <w:tcW w:w="6062" w:type="dxa"/>
          </w:tcPr>
          <w:p w14:paraId="18993BB5" w14:textId="77777777" w:rsidR="00834120" w:rsidRDefault="00834120" w:rsidP="005A3777">
            <w:pPr>
              <w:rPr>
                <w:lang w:eastAsia="nl-NL"/>
              </w:rPr>
            </w:pPr>
            <w:r>
              <w:rPr>
                <w:lang w:eastAsia="nl-NL"/>
              </w:rPr>
              <w:t>object . verzenddatum</w:t>
            </w:r>
          </w:p>
        </w:tc>
        <w:tc>
          <w:tcPr>
            <w:tcW w:w="3260" w:type="dxa"/>
          </w:tcPr>
          <w:p w14:paraId="4994557C" w14:textId="77777777" w:rsidR="00834120" w:rsidRPr="00172CD1" w:rsidRDefault="00834120" w:rsidP="005A3777">
            <w:pPr>
              <w:rPr>
                <w:lang w:eastAsia="nl-NL"/>
              </w:rPr>
            </w:pPr>
            <w:r w:rsidRPr="00172CD1">
              <w:rPr>
                <w:lang w:eastAsia="nl-NL"/>
              </w:rPr>
              <w:t>Document verzenddatum</w:t>
            </w:r>
          </w:p>
        </w:tc>
        <w:tc>
          <w:tcPr>
            <w:tcW w:w="709" w:type="dxa"/>
          </w:tcPr>
          <w:p w14:paraId="5AA061DE" w14:textId="77777777" w:rsidR="00834120" w:rsidRPr="00172CD1" w:rsidRDefault="00834120" w:rsidP="005A3777">
            <w:pPr>
              <w:rPr>
                <w:lang w:eastAsia="nl-NL"/>
              </w:rPr>
            </w:pPr>
            <w:r w:rsidRPr="00172CD1">
              <w:rPr>
                <w:lang w:eastAsia="nl-NL"/>
              </w:rPr>
              <w:t>o</w:t>
            </w:r>
          </w:p>
        </w:tc>
      </w:tr>
      <w:tr w:rsidR="00834120" w:rsidRPr="00172CD1" w14:paraId="4D9957C7" w14:textId="77777777" w:rsidTr="005A3777">
        <w:tc>
          <w:tcPr>
            <w:tcW w:w="6062" w:type="dxa"/>
          </w:tcPr>
          <w:p w14:paraId="440E22DD" w14:textId="77777777" w:rsidR="00834120" w:rsidRDefault="00834120" w:rsidP="005A3777">
            <w:pPr>
              <w:rPr>
                <w:lang w:eastAsia="nl-NL"/>
              </w:rPr>
            </w:pPr>
            <w:r>
              <w:rPr>
                <w:lang w:eastAsia="nl-NL"/>
              </w:rPr>
              <w:t>object . vertrouwelijkAanduiding</w:t>
            </w:r>
          </w:p>
        </w:tc>
        <w:tc>
          <w:tcPr>
            <w:tcW w:w="3260" w:type="dxa"/>
          </w:tcPr>
          <w:p w14:paraId="6D5C53B2" w14:textId="77777777" w:rsidR="00834120" w:rsidRPr="00172CD1" w:rsidRDefault="00834120" w:rsidP="005A3777">
            <w:pPr>
              <w:rPr>
                <w:lang w:eastAsia="nl-NL"/>
              </w:rPr>
            </w:pPr>
            <w:r w:rsidRPr="00172CD1">
              <w:rPr>
                <w:lang w:eastAsia="nl-NL"/>
              </w:rPr>
              <w:t>Vertrouwelijkaanduiding</w:t>
            </w:r>
          </w:p>
        </w:tc>
        <w:tc>
          <w:tcPr>
            <w:tcW w:w="709" w:type="dxa"/>
          </w:tcPr>
          <w:p w14:paraId="0A03C496" w14:textId="77777777" w:rsidR="00834120" w:rsidRPr="00172CD1" w:rsidRDefault="00834120" w:rsidP="005A3777">
            <w:pPr>
              <w:rPr>
                <w:lang w:eastAsia="nl-NL"/>
              </w:rPr>
            </w:pPr>
            <w:r w:rsidRPr="00172CD1">
              <w:rPr>
                <w:lang w:eastAsia="nl-NL"/>
              </w:rPr>
              <w:t>v</w:t>
            </w:r>
          </w:p>
        </w:tc>
      </w:tr>
      <w:tr w:rsidR="00834120" w:rsidRPr="00172CD1" w14:paraId="2685A7FC" w14:textId="77777777" w:rsidTr="005A3777">
        <w:tc>
          <w:tcPr>
            <w:tcW w:w="6062" w:type="dxa"/>
          </w:tcPr>
          <w:p w14:paraId="0EC94A5B" w14:textId="77777777" w:rsidR="00834120" w:rsidRDefault="00834120" w:rsidP="005A3777">
            <w:pPr>
              <w:rPr>
                <w:lang w:eastAsia="nl-NL"/>
              </w:rPr>
            </w:pPr>
            <w:r>
              <w:rPr>
                <w:lang w:eastAsia="nl-NL"/>
              </w:rPr>
              <w:t>object . auteur</w:t>
            </w:r>
          </w:p>
        </w:tc>
        <w:tc>
          <w:tcPr>
            <w:tcW w:w="3260" w:type="dxa"/>
          </w:tcPr>
          <w:p w14:paraId="5B364F76" w14:textId="77777777" w:rsidR="00834120" w:rsidRPr="00172CD1" w:rsidRDefault="00834120" w:rsidP="005A3777">
            <w:pPr>
              <w:rPr>
                <w:lang w:eastAsia="nl-NL"/>
              </w:rPr>
            </w:pPr>
            <w:r w:rsidRPr="00172CD1">
              <w:rPr>
                <w:lang w:eastAsia="nl-NL"/>
              </w:rPr>
              <w:t>Documentauteur</w:t>
            </w:r>
          </w:p>
        </w:tc>
        <w:tc>
          <w:tcPr>
            <w:tcW w:w="709" w:type="dxa"/>
          </w:tcPr>
          <w:p w14:paraId="4D9349DE" w14:textId="77777777" w:rsidR="00834120" w:rsidRPr="00172CD1" w:rsidRDefault="00834120" w:rsidP="005A3777">
            <w:pPr>
              <w:rPr>
                <w:lang w:eastAsia="nl-NL"/>
              </w:rPr>
            </w:pPr>
            <w:r w:rsidRPr="00172CD1">
              <w:rPr>
                <w:lang w:eastAsia="nl-NL"/>
              </w:rPr>
              <w:t>v</w:t>
            </w:r>
          </w:p>
        </w:tc>
      </w:tr>
      <w:tr w:rsidR="00834120" w:rsidRPr="00172CD1" w14:paraId="4C0B6CC3" w14:textId="77777777" w:rsidTr="005A3777">
        <w:tc>
          <w:tcPr>
            <w:tcW w:w="6062" w:type="dxa"/>
          </w:tcPr>
          <w:p w14:paraId="708A3C52" w14:textId="77777777" w:rsidR="00834120" w:rsidRDefault="00834120" w:rsidP="005A3777">
            <w:pPr>
              <w:rPr>
                <w:lang w:eastAsia="nl-NL"/>
              </w:rPr>
            </w:pPr>
            <w:r>
              <w:rPr>
                <w:lang w:eastAsia="nl-NL"/>
              </w:rPr>
              <w:t>object . formaat</w:t>
            </w:r>
          </w:p>
        </w:tc>
        <w:tc>
          <w:tcPr>
            <w:tcW w:w="3260" w:type="dxa"/>
          </w:tcPr>
          <w:p w14:paraId="02390476" w14:textId="77777777" w:rsidR="00834120" w:rsidRPr="00172CD1" w:rsidRDefault="00834120" w:rsidP="005A3777">
            <w:pPr>
              <w:rPr>
                <w:lang w:eastAsia="nl-NL"/>
              </w:rPr>
            </w:pPr>
            <w:r w:rsidRPr="00172CD1">
              <w:rPr>
                <w:lang w:eastAsia="nl-NL"/>
              </w:rPr>
              <w:t>Documentformaat</w:t>
            </w:r>
          </w:p>
        </w:tc>
        <w:tc>
          <w:tcPr>
            <w:tcW w:w="709" w:type="dxa"/>
          </w:tcPr>
          <w:p w14:paraId="606CE148" w14:textId="77777777" w:rsidR="00834120" w:rsidRPr="00172CD1" w:rsidRDefault="00834120" w:rsidP="005A3777">
            <w:pPr>
              <w:rPr>
                <w:lang w:eastAsia="nl-NL"/>
              </w:rPr>
            </w:pPr>
            <w:r w:rsidRPr="00172CD1">
              <w:rPr>
                <w:lang w:eastAsia="nl-NL"/>
              </w:rPr>
              <w:t>v</w:t>
            </w:r>
          </w:p>
        </w:tc>
      </w:tr>
      <w:tr w:rsidR="00834120" w:rsidRPr="00172CD1" w14:paraId="56303B02" w14:textId="77777777" w:rsidTr="005A3777">
        <w:tc>
          <w:tcPr>
            <w:tcW w:w="6062" w:type="dxa"/>
          </w:tcPr>
          <w:p w14:paraId="6D584B01" w14:textId="77777777" w:rsidR="00834120" w:rsidRDefault="00834120" w:rsidP="005A3777">
            <w:pPr>
              <w:rPr>
                <w:lang w:eastAsia="nl-NL"/>
              </w:rPr>
            </w:pPr>
            <w:r>
              <w:rPr>
                <w:lang w:eastAsia="nl-NL"/>
              </w:rPr>
              <w:t>object . taal</w:t>
            </w:r>
          </w:p>
        </w:tc>
        <w:tc>
          <w:tcPr>
            <w:tcW w:w="3260" w:type="dxa"/>
          </w:tcPr>
          <w:p w14:paraId="6F426138" w14:textId="77777777" w:rsidR="00834120" w:rsidRPr="00172CD1" w:rsidRDefault="00834120" w:rsidP="005A3777">
            <w:pPr>
              <w:rPr>
                <w:lang w:eastAsia="nl-NL"/>
              </w:rPr>
            </w:pPr>
            <w:r w:rsidRPr="00172CD1">
              <w:rPr>
                <w:lang w:eastAsia="nl-NL"/>
              </w:rPr>
              <w:t>Documenttaal</w:t>
            </w:r>
          </w:p>
        </w:tc>
        <w:tc>
          <w:tcPr>
            <w:tcW w:w="709" w:type="dxa"/>
          </w:tcPr>
          <w:p w14:paraId="609884EC" w14:textId="77777777" w:rsidR="00834120" w:rsidRPr="00172CD1" w:rsidRDefault="00834120" w:rsidP="005A3777">
            <w:pPr>
              <w:rPr>
                <w:lang w:eastAsia="nl-NL"/>
              </w:rPr>
            </w:pPr>
            <w:r w:rsidRPr="00172CD1">
              <w:rPr>
                <w:lang w:eastAsia="nl-NL"/>
              </w:rPr>
              <w:t>v</w:t>
            </w:r>
          </w:p>
        </w:tc>
      </w:tr>
      <w:tr w:rsidR="00834120" w:rsidRPr="00172CD1" w14:paraId="387D54B9" w14:textId="77777777" w:rsidTr="005A3777">
        <w:tc>
          <w:tcPr>
            <w:tcW w:w="6062" w:type="dxa"/>
          </w:tcPr>
          <w:p w14:paraId="13549D70" w14:textId="77777777" w:rsidR="00834120" w:rsidRDefault="00834120" w:rsidP="005A3777">
            <w:pPr>
              <w:rPr>
                <w:lang w:eastAsia="nl-NL"/>
              </w:rPr>
            </w:pPr>
            <w:r>
              <w:rPr>
                <w:lang w:eastAsia="nl-NL"/>
              </w:rPr>
              <w:t>object . versie</w:t>
            </w:r>
          </w:p>
        </w:tc>
        <w:tc>
          <w:tcPr>
            <w:tcW w:w="3260" w:type="dxa"/>
          </w:tcPr>
          <w:p w14:paraId="30287FC5" w14:textId="77777777" w:rsidR="00834120" w:rsidRPr="00172CD1" w:rsidRDefault="00834120" w:rsidP="005A3777">
            <w:pPr>
              <w:rPr>
                <w:lang w:eastAsia="nl-NL"/>
              </w:rPr>
            </w:pPr>
            <w:r w:rsidRPr="00172CD1">
              <w:rPr>
                <w:lang w:eastAsia="nl-NL"/>
              </w:rPr>
              <w:t>Documentversie</w:t>
            </w:r>
          </w:p>
        </w:tc>
        <w:tc>
          <w:tcPr>
            <w:tcW w:w="709" w:type="dxa"/>
          </w:tcPr>
          <w:p w14:paraId="1CBA773E" w14:textId="77777777" w:rsidR="00834120" w:rsidRPr="00172CD1" w:rsidRDefault="00834120" w:rsidP="005A3777">
            <w:pPr>
              <w:rPr>
                <w:lang w:eastAsia="nl-NL"/>
              </w:rPr>
            </w:pPr>
            <w:r w:rsidRPr="00172CD1">
              <w:rPr>
                <w:lang w:eastAsia="nl-NL"/>
              </w:rPr>
              <w:t>o</w:t>
            </w:r>
          </w:p>
        </w:tc>
      </w:tr>
      <w:tr w:rsidR="00834120" w:rsidRPr="00172CD1" w14:paraId="54F61E3A" w14:textId="77777777" w:rsidTr="005A3777">
        <w:tc>
          <w:tcPr>
            <w:tcW w:w="6062" w:type="dxa"/>
          </w:tcPr>
          <w:p w14:paraId="3B2816D2" w14:textId="77777777" w:rsidR="00834120" w:rsidRDefault="00834120" w:rsidP="005A3777">
            <w:pPr>
              <w:rPr>
                <w:lang w:eastAsia="nl-NL"/>
              </w:rPr>
            </w:pPr>
            <w:r>
              <w:rPr>
                <w:lang w:eastAsia="nl-NL"/>
              </w:rPr>
              <w:t>object . status</w:t>
            </w:r>
          </w:p>
        </w:tc>
        <w:tc>
          <w:tcPr>
            <w:tcW w:w="3260" w:type="dxa"/>
          </w:tcPr>
          <w:p w14:paraId="0C00596C" w14:textId="77777777" w:rsidR="00834120" w:rsidRPr="00172CD1" w:rsidRDefault="00834120" w:rsidP="005A3777">
            <w:pPr>
              <w:rPr>
                <w:lang w:eastAsia="nl-NL"/>
              </w:rPr>
            </w:pPr>
            <w:r w:rsidRPr="00172CD1">
              <w:rPr>
                <w:lang w:eastAsia="nl-NL"/>
              </w:rPr>
              <w:t>Documentstatus</w:t>
            </w:r>
          </w:p>
        </w:tc>
        <w:tc>
          <w:tcPr>
            <w:tcW w:w="709" w:type="dxa"/>
          </w:tcPr>
          <w:p w14:paraId="047343A1" w14:textId="77777777" w:rsidR="00834120" w:rsidRPr="00172CD1" w:rsidRDefault="00834120" w:rsidP="005A3777">
            <w:pPr>
              <w:rPr>
                <w:lang w:eastAsia="nl-NL"/>
              </w:rPr>
            </w:pPr>
            <w:r w:rsidRPr="00172CD1">
              <w:rPr>
                <w:lang w:eastAsia="nl-NL"/>
              </w:rPr>
              <w:t>o</w:t>
            </w:r>
          </w:p>
        </w:tc>
      </w:tr>
      <w:tr w:rsidR="00834120" w:rsidRPr="00172CD1" w14:paraId="2427CA29" w14:textId="77777777" w:rsidTr="005A3777">
        <w:tc>
          <w:tcPr>
            <w:tcW w:w="6062" w:type="dxa"/>
          </w:tcPr>
          <w:p w14:paraId="00F26D64" w14:textId="77777777" w:rsidR="00834120" w:rsidRDefault="00834120" w:rsidP="005A3777">
            <w:pPr>
              <w:rPr>
                <w:lang w:eastAsia="nl-NL"/>
              </w:rPr>
            </w:pPr>
            <w:r>
              <w:rPr>
                <w:lang w:eastAsia="nl-NL"/>
              </w:rPr>
              <w:t>object . inhoud@xmime:contentType</w:t>
            </w:r>
          </w:p>
        </w:tc>
        <w:tc>
          <w:tcPr>
            <w:tcW w:w="3260" w:type="dxa"/>
          </w:tcPr>
          <w:p w14:paraId="6F5B5264" w14:textId="77777777" w:rsidR="00834120" w:rsidRPr="00172CD1" w:rsidRDefault="00834120" w:rsidP="005A3777">
            <w:pPr>
              <w:rPr>
                <w:lang w:eastAsia="nl-NL"/>
              </w:rPr>
            </w:pPr>
            <w:r>
              <w:rPr>
                <w:lang w:eastAsia="nl-NL"/>
              </w:rPr>
              <w:t>MimeType</w:t>
            </w:r>
          </w:p>
        </w:tc>
        <w:tc>
          <w:tcPr>
            <w:tcW w:w="709" w:type="dxa"/>
          </w:tcPr>
          <w:p w14:paraId="1D74C7F5" w14:textId="77777777" w:rsidR="00834120" w:rsidRPr="00172CD1" w:rsidRDefault="00834120" w:rsidP="005A3777">
            <w:pPr>
              <w:rPr>
                <w:lang w:eastAsia="nl-NL"/>
              </w:rPr>
            </w:pPr>
            <w:r>
              <w:rPr>
                <w:lang w:eastAsia="nl-NL"/>
              </w:rPr>
              <w:t>o</w:t>
            </w:r>
          </w:p>
        </w:tc>
      </w:tr>
      <w:tr w:rsidR="00834120" w:rsidRPr="00172CD1" w14:paraId="390C26F6" w14:textId="77777777" w:rsidTr="005A3777">
        <w:tc>
          <w:tcPr>
            <w:tcW w:w="6062" w:type="dxa"/>
          </w:tcPr>
          <w:p w14:paraId="25835DAA" w14:textId="77777777" w:rsidR="00834120" w:rsidRDefault="00834120" w:rsidP="005A3777">
            <w:pPr>
              <w:rPr>
                <w:lang w:eastAsia="nl-NL"/>
              </w:rPr>
            </w:pPr>
            <w:r>
              <w:rPr>
                <w:lang w:eastAsia="nl-NL"/>
              </w:rPr>
              <w:t>object . inhoud@bestandsnaam</w:t>
            </w:r>
          </w:p>
        </w:tc>
        <w:tc>
          <w:tcPr>
            <w:tcW w:w="3260" w:type="dxa"/>
          </w:tcPr>
          <w:p w14:paraId="3BAD0346" w14:textId="77777777" w:rsidR="00834120" w:rsidRDefault="00834120" w:rsidP="005A3777">
            <w:pPr>
              <w:rPr>
                <w:lang w:eastAsia="nl-NL"/>
              </w:rPr>
            </w:pPr>
            <w:r>
              <w:rPr>
                <w:lang w:eastAsia="nl-NL"/>
              </w:rPr>
              <w:t>Bestandsnaam</w:t>
            </w:r>
          </w:p>
        </w:tc>
        <w:tc>
          <w:tcPr>
            <w:tcW w:w="709" w:type="dxa"/>
          </w:tcPr>
          <w:p w14:paraId="776356F7" w14:textId="77777777" w:rsidR="00834120" w:rsidRPr="00172CD1" w:rsidRDefault="00834120" w:rsidP="005A3777">
            <w:pPr>
              <w:rPr>
                <w:lang w:eastAsia="nl-NL"/>
              </w:rPr>
            </w:pPr>
            <w:r>
              <w:rPr>
                <w:lang w:eastAsia="nl-NL"/>
              </w:rPr>
              <w:t>o</w:t>
            </w:r>
          </w:p>
        </w:tc>
      </w:tr>
    </w:tbl>
    <w:p w14:paraId="223F6E21" w14:textId="77777777" w:rsidR="001E6311" w:rsidRDefault="001E6311" w:rsidP="001E6311">
      <w:pPr>
        <w:rPr>
          <w:lang w:eastAsia="nl-NL"/>
        </w:rPr>
      </w:pPr>
    </w:p>
    <w:p w14:paraId="7670BBC1" w14:textId="490FE65A" w:rsidR="001E6311" w:rsidRPr="00B072FB" w:rsidRDefault="00226D95" w:rsidP="001E6311">
      <w:pPr>
        <w:rPr>
          <w:lang w:eastAsia="nl-NL"/>
        </w:rPr>
      </w:pPr>
      <w:r>
        <w:rPr>
          <w:lang w:eastAsia="nl-NL"/>
        </w:rPr>
        <w:t>Het ZS</w:t>
      </w:r>
      <w:r w:rsidR="001E6311">
        <w:rPr>
          <w:lang w:eastAsia="nl-NL"/>
        </w:rPr>
        <w:t xml:space="preserve"> dient te antwoorden met een (volgens StUF) c</w:t>
      </w:r>
      <w:r w:rsidR="00F4202E">
        <w:rPr>
          <w:lang w:eastAsia="nl-NL"/>
        </w:rPr>
        <w:t>orrecte bevestiging/foutmelding.</w:t>
      </w:r>
      <w:ins w:id="3627" w:author="Joost Wijnings" w:date="2014-03-14T16:57:00Z">
        <w:r w:rsidR="00AC122B">
          <w:rPr>
            <w:lang w:eastAsia="nl-NL"/>
          </w:rPr>
          <w:t xml:space="preserve"> Voor een toelichting zie de StUF-standaard 03.01 paragraaf 4.4. </w:t>
        </w:r>
      </w:ins>
    </w:p>
    <w:p w14:paraId="5DDFDE29" w14:textId="77777777" w:rsidR="001E6311" w:rsidRDefault="001E6311" w:rsidP="005A3777">
      <w:pPr>
        <w:pStyle w:val="Kop4"/>
      </w:pPr>
      <w:r>
        <w:t xml:space="preserve">Interactie </w:t>
      </w:r>
      <w:r w:rsidR="00834120">
        <w:t>tussen ZS</w:t>
      </w:r>
      <w:r>
        <w:t xml:space="preserve"> en DMS</w:t>
      </w:r>
    </w:p>
    <w:p w14:paraId="705ABF41" w14:textId="42FB2958" w:rsidR="00834120" w:rsidRDefault="00834120" w:rsidP="00834120">
      <w:r>
        <w:t>Het ZS zorgt ervoor dat in het DMS een EDC</w:t>
      </w:r>
      <w:ins w:id="3628" w:author="Joost Wijnings" w:date="2014-03-08T02:34:00Z">
        <w:r w:rsidR="00E00FF1">
          <w:t>-</w:t>
        </w:r>
      </w:ins>
      <w:del w:id="3629" w:author="Joost Wijnings" w:date="2014-03-08T02:34:00Z">
        <w:r w:rsidDel="00E00FF1">
          <w:delText xml:space="preserve"> </w:delText>
        </w:r>
      </w:del>
      <w:r>
        <w:t>object wordt aangemaakt zonder binaire inhoud. Hiervoor maakt het ZS gebruik van de CMIS</w:t>
      </w:r>
      <w:ins w:id="3630" w:author="Joost Wijnings" w:date="2014-03-08T02:34:00Z">
        <w:r w:rsidR="00E00FF1">
          <w:t>-</w:t>
        </w:r>
      </w:ins>
      <w:del w:id="3631" w:author="Joost Wijnings" w:date="2014-03-08T02:34:00Z">
        <w:r w:rsidDel="00E00FF1">
          <w:delText xml:space="preserve"> </w:delText>
        </w:r>
      </w:del>
      <w:r>
        <w:t>services die aangeboden worden door het DMS. Hierbij gelden de volgende eisen:</w:t>
      </w:r>
    </w:p>
    <w:p w14:paraId="6468242F" w14:textId="5B5FB0AB" w:rsidR="00834120" w:rsidRPr="00834120" w:rsidRDefault="00834120" w:rsidP="00E666F8">
      <w:pPr>
        <w:numPr>
          <w:ilvl w:val="0"/>
          <w:numId w:val="21"/>
        </w:numPr>
      </w:pPr>
      <w:r>
        <w:t>Er wordt een object aangemaakt van het object</w:t>
      </w:r>
      <w:del w:id="3632" w:author="Joost Wijnings" w:date="2014-03-08T03:11:00Z">
        <w:r w:rsidDel="009037D9">
          <w:delText>-</w:delText>
        </w:r>
      </w:del>
      <w:r>
        <w:t xml:space="preserve">type </w:t>
      </w:r>
      <w:r w:rsidRPr="00923306">
        <w:rPr>
          <w:color w:val="000000"/>
        </w:rPr>
        <w:t>EDC</w:t>
      </w:r>
      <w:r>
        <w:rPr>
          <w:color w:val="000000"/>
        </w:rPr>
        <w:t xml:space="preserve"> (Zie </w:t>
      </w:r>
      <w:r w:rsidR="00F04DF1">
        <w:fldChar w:fldCharType="begin"/>
      </w:r>
      <w:r w:rsidR="00F04DF1">
        <w:instrText xml:space="preserve"> REF _Ref346611730 \r \h </w:instrText>
      </w:r>
      <w:r w:rsidR="00F04DF1">
        <w:fldChar w:fldCharType="separate"/>
      </w:r>
      <w:r w:rsidR="0053520C">
        <w:t>5.1</w:t>
      </w:r>
      <w:r w:rsidR="00F04DF1">
        <w:fldChar w:fldCharType="end"/>
      </w:r>
      <w:r w:rsidR="00F04DF1">
        <w:t>)</w:t>
      </w:r>
      <w:ins w:id="3633" w:author="Joost Wijnings" w:date="2014-03-08T02:35:00Z">
        <w:r w:rsidR="00E00FF1">
          <w:t xml:space="preserve">; </w:t>
        </w:r>
      </w:ins>
    </w:p>
    <w:p w14:paraId="0A411DC8" w14:textId="14199049" w:rsidR="00834120" w:rsidRDefault="00834120" w:rsidP="00E666F8">
      <w:pPr>
        <w:numPr>
          <w:ilvl w:val="0"/>
          <w:numId w:val="21"/>
        </w:numPr>
      </w:pPr>
      <w:r>
        <w:t xml:space="preserve">Het </w:t>
      </w:r>
      <w:del w:id="3634" w:author="Joost Wijnings" w:date="2014-03-08T03:11:00Z">
        <w:r w:rsidR="00226D95" w:rsidDel="009037D9">
          <w:delText xml:space="preserve">EDC </w:delText>
        </w:r>
      </w:del>
      <w:ins w:id="3635" w:author="Joost Wijnings" w:date="2014-03-08T03:11:00Z">
        <w:r w:rsidR="009037D9">
          <w:t>EDC-</w:t>
        </w:r>
      </w:ins>
      <w:r w:rsidR="00226D95">
        <w:t>object</w:t>
      </w:r>
      <w:r>
        <w:t xml:space="preserve"> wordt gerelateerd aan de juiste Zaakfolder (</w:t>
      </w:r>
      <w:bookmarkStart w:id="3636" w:name="OLE_LINK17"/>
      <w:bookmarkStart w:id="3637" w:name="OLE_LINK18"/>
      <w:r>
        <w:t xml:space="preserve">Zie </w:t>
      </w:r>
      <w:r>
        <w:fldChar w:fldCharType="begin"/>
      </w:r>
      <w:r>
        <w:instrText xml:space="preserve"> REF _Ref346611730 \r \h </w:instrText>
      </w:r>
      <w:r>
        <w:fldChar w:fldCharType="separate"/>
      </w:r>
      <w:r w:rsidR="0053520C">
        <w:t>5.1</w:t>
      </w:r>
      <w:r>
        <w:fldChar w:fldCharType="end"/>
      </w:r>
      <w:bookmarkEnd w:id="3636"/>
      <w:bookmarkEnd w:id="3637"/>
      <w:r>
        <w:t>)</w:t>
      </w:r>
      <w:ins w:id="3638" w:author="Joost Wijnings" w:date="2014-03-08T02:35:00Z">
        <w:r w:rsidR="00E00FF1">
          <w:t xml:space="preserve">; </w:t>
        </w:r>
      </w:ins>
    </w:p>
    <w:p w14:paraId="7F203B0C" w14:textId="01F3B7F8" w:rsidR="00834120" w:rsidRDefault="00211F28" w:rsidP="00E666F8">
      <w:pPr>
        <w:numPr>
          <w:ilvl w:val="0"/>
          <w:numId w:val="21"/>
        </w:numPr>
        <w:rPr>
          <w:ins w:id="3639" w:author="Joost Wijnings" w:date="2014-03-17T08:36:00Z"/>
        </w:rPr>
      </w:pPr>
      <w:r>
        <w:rPr>
          <w:color w:val="000000"/>
        </w:rPr>
        <w:t>Minimaal</w:t>
      </w:r>
      <w:r w:rsidR="00F4202E">
        <w:rPr>
          <w:color w:val="000000"/>
        </w:rPr>
        <w:t xml:space="preserve"> de</w:t>
      </w:r>
      <w:r w:rsidR="00834120">
        <w:rPr>
          <w:color w:val="000000"/>
        </w:rPr>
        <w:t xml:space="preserve"> minimaal vereiste metadata voor een EDC wordt vastgelegd in de daarvoor gedefinieerde object</w:t>
      </w:r>
      <w:del w:id="3640" w:author="Joost Wijnings" w:date="2014-03-08T03:11:00Z">
        <w:r w:rsidR="00834120" w:rsidDel="009037D9">
          <w:rPr>
            <w:color w:val="000000"/>
          </w:rPr>
          <w:delText>-</w:delText>
        </w:r>
      </w:del>
      <w:r w:rsidR="00834120">
        <w:rPr>
          <w:color w:val="000000"/>
        </w:rPr>
        <w:t>properties</w:t>
      </w:r>
      <w:r w:rsidR="00834120">
        <w:t xml:space="preserve">. </w:t>
      </w:r>
      <w:r w:rsidR="00834120" w:rsidRPr="00EB0715">
        <w:t xml:space="preserve">In </w:t>
      </w:r>
      <w:r w:rsidR="00F04DF1">
        <w:fldChar w:fldCharType="begin"/>
      </w:r>
      <w:r w:rsidR="00F04DF1">
        <w:instrText xml:space="preserve"> REF _Ref346899068 \h </w:instrText>
      </w:r>
      <w:r w:rsidR="00F04DF1">
        <w:fldChar w:fldCharType="separate"/>
      </w:r>
      <w:ins w:id="3641" w:author="Joost Wijnings" w:date="2014-04-07T10:21:00Z">
        <w:r w:rsidR="0053520C" w:rsidRPr="000B4F21">
          <w:t xml:space="preserve">Tabel </w:t>
        </w:r>
        <w:r w:rsidR="0053520C">
          <w:rPr>
            <w:noProof/>
          </w:rPr>
          <w:t>3</w:t>
        </w:r>
      </w:ins>
      <w:del w:id="3642" w:author="Joost Wijnings" w:date="2014-04-07T10:21:00Z">
        <w:r w:rsidR="00F04DF1" w:rsidRPr="00F04DF1" w:rsidDel="0053520C">
          <w:delText xml:space="preserve">Tabel </w:delText>
        </w:r>
        <w:r w:rsidR="00F04DF1" w:rsidRPr="00F04DF1" w:rsidDel="0053520C">
          <w:rPr>
            <w:noProof/>
          </w:rPr>
          <w:delText>3</w:delText>
        </w:r>
      </w:del>
      <w:r w:rsidR="00F04DF1">
        <w:fldChar w:fldCharType="end"/>
      </w:r>
      <w:r w:rsidR="00834120" w:rsidRPr="00EB0715">
        <w:t xml:space="preserve"> is een mapping aangegeven tussen de </w:t>
      </w:r>
      <w:del w:id="3643" w:author="Joost Wijnings" w:date="2014-03-10T09:27:00Z">
        <w:r w:rsidR="00834120" w:rsidRPr="00EB0715" w:rsidDel="00237DAF">
          <w:delText>StUF ZKN</w:delText>
        </w:r>
      </w:del>
      <w:ins w:id="3644" w:author="Joost Wijnings" w:date="2014-03-10T09:27:00Z">
        <w:r w:rsidR="00237DAF">
          <w:t>StUF-ZKN</w:t>
        </w:r>
      </w:ins>
      <w:ins w:id="3645" w:author="Joost Wijnings" w:date="2014-03-08T03:11:00Z">
        <w:r w:rsidR="009037D9">
          <w:t>-</w:t>
        </w:r>
      </w:ins>
      <w:del w:id="3646" w:author="Joost Wijnings" w:date="2014-03-08T03:11:00Z">
        <w:r w:rsidR="00834120" w:rsidRPr="00EB0715" w:rsidDel="009037D9">
          <w:delText xml:space="preserve"> </w:delText>
        </w:r>
      </w:del>
      <w:r w:rsidR="00834120" w:rsidRPr="00EB0715">
        <w:t>elementen en CMIS</w:t>
      </w:r>
      <w:ins w:id="3647" w:author="Joost Wijnings" w:date="2014-03-08T02:35:00Z">
        <w:r w:rsidR="00E00FF1">
          <w:t>-</w:t>
        </w:r>
      </w:ins>
      <w:del w:id="3648" w:author="Joost Wijnings" w:date="2014-03-08T02:35:00Z">
        <w:r w:rsidR="00834120" w:rsidRPr="00EB0715" w:rsidDel="00E00FF1">
          <w:delText xml:space="preserve"> </w:delText>
        </w:r>
      </w:del>
      <w:r w:rsidR="00834120">
        <w:t>object</w:t>
      </w:r>
      <w:del w:id="3649" w:author="Joost Wijnings" w:date="2014-03-08T02:35:00Z">
        <w:r w:rsidR="00834120" w:rsidDel="00E00FF1">
          <w:delText>-</w:delText>
        </w:r>
      </w:del>
      <w:r w:rsidR="00834120" w:rsidRPr="00EB0715">
        <w:t>properties.</w:t>
      </w:r>
    </w:p>
    <w:p w14:paraId="66900791" w14:textId="77777777" w:rsidR="00802FAD" w:rsidRDefault="00802FAD">
      <w:pPr>
        <w:rPr>
          <w:ins w:id="3650" w:author="Joost Wijnings" w:date="2014-03-17T08:36:00Z"/>
        </w:rPr>
        <w:pPrChange w:id="3651" w:author="Joost Wijnings" w:date="2014-03-17T08:36:00Z">
          <w:pPr>
            <w:numPr>
              <w:numId w:val="21"/>
            </w:numPr>
            <w:ind w:left="420" w:hanging="360"/>
          </w:pPr>
        </w:pPrChange>
      </w:pPr>
    </w:p>
    <w:p w14:paraId="128640CF" w14:textId="452EC97F" w:rsidR="001E6311" w:rsidRDefault="001E6311" w:rsidP="007F64EB">
      <w:pPr>
        <w:pStyle w:val="Kop3"/>
      </w:pPr>
      <w:bookmarkStart w:id="3652" w:name="_Ref346617538"/>
      <w:bookmarkStart w:id="3653" w:name="_Ref382894222"/>
      <w:bookmarkStart w:id="3654" w:name="_Toc402174440"/>
      <w:r>
        <w:t>#1</w:t>
      </w:r>
      <w:r w:rsidR="00BE3F74">
        <w:t xml:space="preserve">2 </w:t>
      </w:r>
      <w:r w:rsidRPr="00C80F8E">
        <w:t xml:space="preserve">Update </w:t>
      </w:r>
      <w:r>
        <w:t>Zaakd</w:t>
      </w:r>
      <w:r w:rsidRPr="00C80F8E">
        <w:t>ocument</w:t>
      </w:r>
      <w:bookmarkEnd w:id="3652"/>
      <w:r w:rsidR="00332412">
        <w:t xml:space="preserve"> (updateZaakdocument</w:t>
      </w:r>
      <w:ins w:id="3655" w:author="Joost Wijnings" w:date="2014-03-31T13:24:00Z">
        <w:r w:rsidR="009E772F">
          <w:t>_Lk01</w:t>
        </w:r>
      </w:ins>
      <w:r w:rsidR="00332412">
        <w:t>)</w:t>
      </w:r>
      <w:bookmarkEnd w:id="3653"/>
      <w:bookmarkEnd w:id="3654"/>
    </w:p>
    <w:p w14:paraId="43710C02" w14:textId="77777777" w:rsidR="00F4202E" w:rsidRDefault="00F4202E" w:rsidP="00F4202E">
      <w:r>
        <w:t>Gebeurtenis: Een document dat relevant is voor een lopende zaak is gewijzigd</w:t>
      </w:r>
      <w:del w:id="3656" w:author="Joost Wijnings" w:date="2014-03-08T02:35:00Z">
        <w:r w:rsidDel="00E00FF1">
          <w:delText xml:space="preserve"> </w:delText>
        </w:r>
      </w:del>
      <w:r>
        <w:t>.</w:t>
      </w:r>
    </w:p>
    <w:p w14:paraId="62E67527" w14:textId="77777777" w:rsidR="00F4202E" w:rsidRPr="00F4202E" w:rsidRDefault="00F4202E" w:rsidP="00F4202E"/>
    <w:p w14:paraId="3E293D7F" w14:textId="2EF4F4B0" w:rsidR="006608F3" w:rsidRDefault="001E6311" w:rsidP="001E6311">
      <w:r>
        <w:t xml:space="preserve">De </w:t>
      </w:r>
      <w:ins w:id="3657" w:author="Joost Wijnings" w:date="2014-03-18T08:25:00Z">
        <w:r w:rsidR="00C17B98">
          <w:t>‘</w:t>
        </w:r>
      </w:ins>
      <w:del w:id="3658" w:author="Joost Wijnings" w:date="2014-03-18T08:25:00Z">
        <w:r w:rsidDel="00C17B98">
          <w:delText xml:space="preserve">Update </w:delText>
        </w:r>
      </w:del>
      <w:ins w:id="3659" w:author="Joost Wijnings" w:date="2014-03-18T08:25:00Z">
        <w:r w:rsidR="00C17B98">
          <w:t>update</w:t>
        </w:r>
      </w:ins>
      <w:r>
        <w:t>Zaakdocument</w:t>
      </w:r>
      <w:ins w:id="3660" w:author="Joost Wijnings" w:date="2014-03-31T13:24:00Z">
        <w:r w:rsidR="009E772F">
          <w:t>_Lk01</w:t>
        </w:r>
      </w:ins>
      <w:ins w:id="3661" w:author="Joost Wijnings" w:date="2014-03-18T08:25:00Z">
        <w:r w:rsidR="00C17B98">
          <w:t>’-</w:t>
        </w:r>
      </w:ins>
      <w:del w:id="3662" w:author="Joost Wijnings" w:date="2014-03-18T08:25:00Z">
        <w:r w:rsidDel="00C17B98">
          <w:delText xml:space="preserve"> </w:delText>
        </w:r>
      </w:del>
      <w:r>
        <w:t xml:space="preserve">service biedt </w:t>
      </w:r>
      <w:ins w:id="3663" w:author="Joost Wijnings" w:date="2014-03-18T08:12:00Z">
        <w:r w:rsidR="007F64EB">
          <w:t xml:space="preserve">DSC’s </w:t>
        </w:r>
      </w:ins>
      <w:r>
        <w:t xml:space="preserve">de mogelijkheid </w:t>
      </w:r>
      <w:del w:id="3664" w:author="Joost Wijnings" w:date="2014-03-18T08:08:00Z">
        <w:r w:rsidDel="00664882">
          <w:delText xml:space="preserve">voor </w:delText>
        </w:r>
      </w:del>
      <w:del w:id="3665" w:author="Joost Wijnings" w:date="2014-03-08T02:35:00Z">
        <w:r w:rsidR="00226D95" w:rsidDel="00E00FF1">
          <w:delText>D</w:delText>
        </w:r>
      </w:del>
      <w:del w:id="3666" w:author="Joost Wijnings" w:date="2014-03-18T08:08:00Z">
        <w:r w:rsidR="00226D95" w:rsidDel="00664882">
          <w:delText>ocument</w:delText>
        </w:r>
        <w:r w:rsidDel="00664882">
          <w:delText>service</w:delText>
        </w:r>
      </w:del>
      <w:del w:id="3667" w:author="Joost Wijnings" w:date="2014-03-08T02:35:00Z">
        <w:r w:rsidDel="00E00FF1">
          <w:delText xml:space="preserve"> </w:delText>
        </w:r>
      </w:del>
      <w:del w:id="3668" w:author="Joost Wijnings" w:date="2014-03-18T08:08:00Z">
        <w:r w:rsidDel="00664882">
          <w:delText>consumers</w:delText>
        </w:r>
      </w:del>
      <w:del w:id="3669" w:author="Joost Wijnings" w:date="2014-03-18T08:12:00Z">
        <w:r w:rsidDel="007F64EB">
          <w:delText xml:space="preserve"> </w:delText>
        </w:r>
      </w:del>
      <w:r>
        <w:t>om de fysieke inhoud aan een container toe te voegen (zie ook #10). Daarnaast kunnen ook attributen van een DOCUMENT worden gemuteerd</w:t>
      </w:r>
      <w:r w:rsidR="00226D95">
        <w:t xml:space="preserve"> of toegevoegd</w:t>
      </w:r>
      <w:r w:rsidR="00E84776">
        <w:t xml:space="preserve">. </w:t>
      </w:r>
      <w:r w:rsidR="00226D95">
        <w:t xml:space="preserve">Het ZS maakt gebruik van de </w:t>
      </w:r>
      <w:del w:id="3670" w:author="Joost Wijnings" w:date="2014-03-08T02:35:00Z">
        <w:r w:rsidR="00E84776" w:rsidDel="00E00FF1">
          <w:delText xml:space="preserve">CMIS </w:delText>
        </w:r>
      </w:del>
      <w:ins w:id="3671" w:author="Joost Wijnings" w:date="2014-03-08T02:35:00Z">
        <w:r w:rsidR="00E00FF1">
          <w:t>CMIS-</w:t>
        </w:r>
      </w:ins>
      <w:del w:id="3672" w:author="Joost Wijnings" w:date="2014-03-08T02:35:00Z">
        <w:r w:rsidR="00226D95" w:rsidDel="00E00FF1">
          <w:delText>D</w:delText>
        </w:r>
      </w:del>
      <w:ins w:id="3673" w:author="Joost Wijnings" w:date="2014-03-08T02:35:00Z">
        <w:r w:rsidR="00E00FF1">
          <w:t>d</w:t>
        </w:r>
      </w:ins>
      <w:r w:rsidR="00226D95">
        <w:t>ocument</w:t>
      </w:r>
      <w:del w:id="3674" w:author="Joost Wijnings" w:date="2014-03-08T02:35:00Z">
        <w:r w:rsidR="00226D95" w:rsidDel="00E00FF1">
          <w:delText xml:space="preserve"> </w:delText>
        </w:r>
      </w:del>
      <w:r w:rsidR="00226D95">
        <w:t>services om de wijzigingen in het DMS te synchroniseren.</w:t>
      </w:r>
    </w:p>
    <w:p w14:paraId="4F29134B" w14:textId="26DC0FE2" w:rsidR="001E6311" w:rsidRDefault="00450BDB" w:rsidP="001E6311">
      <w:pPr>
        <w:keepNext/>
      </w:pPr>
      <w:del w:id="3675" w:author="Joost Wijnings" w:date="2014-03-14T17:15:00Z">
        <w:r w:rsidDel="0004038D">
          <w:object w:dxaOrig="6257" w:dyaOrig="4912" w14:anchorId="46B4BA62">
            <v:shape id="_x0000_i1044" type="#_x0000_t75" style="width:317.4pt;height:245.4pt" o:ole="">
              <v:imagedata r:id="rId74" o:title=""/>
            </v:shape>
            <o:OLEObject Type="Embed" ProgID="Visio.Drawing.11" ShapeID="_x0000_i1044" DrawAspect="Content" ObjectID="_1500198947" r:id="rId75"/>
          </w:object>
        </w:r>
      </w:del>
      <w:ins w:id="3676" w:author="Joost Wijnings" w:date="2014-03-18T08:33:00Z">
        <w:r w:rsidR="008D2A2D">
          <w:rPr>
            <w:noProof/>
            <w:lang w:eastAsia="nl-NL"/>
          </w:rPr>
          <w:drawing>
            <wp:inline distT="0" distB="0" distL="0" distR="0" wp14:anchorId="135CE8DC" wp14:editId="6E5DFDBC">
              <wp:extent cx="4610100" cy="2162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0100" cy="2162175"/>
                      </a:xfrm>
                      <a:prstGeom prst="rect">
                        <a:avLst/>
                      </a:prstGeom>
                    </pic:spPr>
                  </pic:pic>
                </a:graphicData>
              </a:graphic>
            </wp:inline>
          </w:drawing>
        </w:r>
      </w:ins>
    </w:p>
    <w:p w14:paraId="75D5FC22" w14:textId="77777777" w:rsidR="001E6311" w:rsidRPr="0067088F" w:rsidRDefault="001E6311" w:rsidP="001E6311">
      <w:pPr>
        <w:pStyle w:val="Bijschrift"/>
        <w:outlineLvl w:val="0"/>
      </w:pPr>
      <w:r w:rsidRPr="00EC29AA">
        <w:t xml:space="preserve">Figuur </w:t>
      </w:r>
      <w:r w:rsidRPr="0067088F">
        <w:fldChar w:fldCharType="begin"/>
      </w:r>
      <w:r w:rsidRPr="00EC29AA">
        <w:instrText xml:space="preserve"> SEQ Figuur \* ARABIC </w:instrText>
      </w:r>
      <w:r w:rsidRPr="0067088F">
        <w:fldChar w:fldCharType="separate"/>
      </w:r>
      <w:r w:rsidR="0053520C">
        <w:rPr>
          <w:noProof/>
        </w:rPr>
        <w:t>17</w:t>
      </w:r>
      <w:r w:rsidRPr="0067088F">
        <w:fldChar w:fldCharType="end"/>
      </w:r>
      <w:r w:rsidRPr="00EC29AA">
        <w:t>: Flow Update Zaakdocument</w:t>
      </w:r>
    </w:p>
    <w:p w14:paraId="2D36A707" w14:textId="77777777" w:rsidR="001E6311" w:rsidRDefault="001E6311" w:rsidP="005A3777">
      <w:pPr>
        <w:pStyle w:val="Kop4"/>
      </w:pPr>
      <w:r>
        <w:rPr>
          <w:lang w:eastAsia="nl-NL"/>
        </w:rPr>
        <w:t>E</w:t>
      </w:r>
      <w:r w:rsidRPr="00500B94">
        <w:t xml:space="preserve">isen aan </w:t>
      </w:r>
      <w:r w:rsidR="00226D95">
        <w:t>ZS</w:t>
      </w:r>
    </w:p>
    <w:p w14:paraId="24B288FE" w14:textId="4B873331" w:rsidR="00226D95" w:rsidRPr="00336655" w:rsidRDefault="00226D95" w:rsidP="00E666F8">
      <w:pPr>
        <w:numPr>
          <w:ilvl w:val="0"/>
          <w:numId w:val="1"/>
        </w:numPr>
      </w:pPr>
      <w:r>
        <w:t>Het ZS verwerkt alle berichten asynchroon en direct (</w:t>
      </w:r>
      <w:del w:id="3677" w:author="Joost Wijnings" w:date="2014-03-10T17:25:00Z">
        <w:r w:rsidDel="00582F55">
          <w:delText>“near realtime”</w:delText>
        </w:r>
      </w:del>
      <w:ins w:id="3678" w:author="Joost Wijnings" w:date="2014-03-10T17:25:00Z">
        <w:r w:rsidR="00582F55">
          <w:t>‘near realtime’</w:t>
        </w:r>
      </w:ins>
      <w:r>
        <w:t>)</w:t>
      </w:r>
      <w:ins w:id="3679" w:author="Joost Wijnings" w:date="2014-03-10T11:50:00Z">
        <w:r w:rsidR="00B74974">
          <w:t xml:space="preserve">; </w:t>
        </w:r>
      </w:ins>
    </w:p>
    <w:p w14:paraId="703E3CC1" w14:textId="48459222" w:rsidR="00E84776" w:rsidRPr="009E7797" w:rsidRDefault="00E84776" w:rsidP="00E84776">
      <w:pPr>
        <w:numPr>
          <w:ilvl w:val="0"/>
          <w:numId w:val="1"/>
        </w:numPr>
        <w:rPr>
          <w:lang w:eastAsia="nl-NL"/>
        </w:rPr>
      </w:pPr>
      <w:r w:rsidRPr="009E7797">
        <w:rPr>
          <w:lang w:eastAsia="nl-NL"/>
        </w:rPr>
        <w:t>Indien een fout optreedt</w:t>
      </w:r>
      <w:ins w:id="3680" w:author="Joost Wijnings" w:date="2014-03-10T10:56:00Z">
        <w:r w:rsidR="009446AF">
          <w:rPr>
            <w:lang w:eastAsia="nl-NL"/>
          </w:rPr>
          <w:t>,</w:t>
        </w:r>
      </w:ins>
      <w:r w:rsidRPr="009E7797">
        <w:rPr>
          <w:lang w:eastAsia="nl-NL"/>
        </w:rPr>
        <w:t xml:space="preserve"> </w:t>
      </w:r>
      <w:del w:id="3681" w:author="Joost Wijnings" w:date="2014-03-10T10:56:00Z">
        <w:r w:rsidRPr="009E7797" w:rsidDel="009446AF">
          <w:rPr>
            <w:lang w:eastAsia="nl-NL"/>
          </w:rPr>
          <w:delText xml:space="preserve">dan </w:delText>
        </w:r>
      </w:del>
      <w:r w:rsidRPr="009E7797">
        <w:rPr>
          <w:lang w:eastAsia="nl-NL"/>
        </w:rPr>
        <w:t>vindt er geen verwerking plaats (eventueel reeds uitgevoerde acties worden teruggedraaid)</w:t>
      </w:r>
      <w:r>
        <w:rPr>
          <w:lang w:eastAsia="nl-NL"/>
        </w:rPr>
        <w:t>.</w:t>
      </w:r>
      <w:r w:rsidRPr="009E7797">
        <w:rPr>
          <w:lang w:eastAsia="nl-NL"/>
        </w:rPr>
        <w:t xml:space="preserve"> </w:t>
      </w:r>
      <w:r>
        <w:rPr>
          <w:lang w:eastAsia="nl-NL"/>
        </w:rPr>
        <w:t xml:space="preserve">De </w:t>
      </w:r>
      <w:ins w:id="3682" w:author="Joost Wijnings" w:date="2014-03-08T02:35:00Z">
        <w:r w:rsidR="00E00FF1">
          <w:rPr>
            <w:lang w:eastAsia="nl-NL"/>
          </w:rPr>
          <w:t>d</w:t>
        </w:r>
      </w:ins>
      <w:del w:id="3683" w:author="Joost Wijnings" w:date="2014-03-08T02:35:00Z">
        <w:r w:rsidDel="00E00FF1">
          <w:rPr>
            <w:lang w:eastAsia="nl-NL"/>
          </w:rPr>
          <w:delText>D</w:delText>
        </w:r>
      </w:del>
      <w:r>
        <w:rPr>
          <w:lang w:eastAsia="nl-NL"/>
        </w:rPr>
        <w:t>ocument</w:t>
      </w:r>
      <w:r w:rsidRPr="009E7797">
        <w:rPr>
          <w:lang w:eastAsia="nl-NL"/>
        </w:rPr>
        <w:t>service</w:t>
      </w:r>
      <w:del w:id="3684" w:author="Joost Wijnings" w:date="2014-03-08T02:35:00Z">
        <w:r w:rsidRPr="009E7797" w:rsidDel="00E00FF1">
          <w:rPr>
            <w:lang w:eastAsia="nl-NL"/>
          </w:rPr>
          <w:delText xml:space="preserve"> </w:delText>
        </w:r>
      </w:del>
      <w:r w:rsidRPr="009E7797">
        <w:rPr>
          <w:lang w:eastAsia="nl-NL"/>
        </w:rPr>
        <w:t>consumer</w:t>
      </w:r>
      <w:r>
        <w:rPr>
          <w:lang w:eastAsia="nl-NL"/>
        </w:rPr>
        <w:t xml:space="preserve"> wordt</w:t>
      </w:r>
      <w:r w:rsidRPr="009E7797">
        <w:rPr>
          <w:lang w:eastAsia="nl-NL"/>
        </w:rPr>
        <w:t xml:space="preserve"> hiervan op de hoogte gesteld middels een StUF</w:t>
      </w:r>
      <w:ins w:id="3685" w:author="Joost Wijnings" w:date="2014-03-08T03:18:00Z">
        <w:r w:rsidR="009037D9">
          <w:rPr>
            <w:lang w:eastAsia="nl-NL"/>
          </w:rPr>
          <w:t>-</w:t>
        </w:r>
      </w:ins>
      <w:del w:id="3686" w:author="Joost Wijnings" w:date="2014-03-08T03:18:00Z">
        <w:r w:rsidRPr="009E7797" w:rsidDel="009037D9">
          <w:rPr>
            <w:lang w:eastAsia="nl-NL"/>
          </w:rPr>
          <w:delText xml:space="preserve"> </w:delText>
        </w:r>
      </w:del>
      <w:r w:rsidRPr="009E7797">
        <w:rPr>
          <w:lang w:eastAsia="nl-NL"/>
        </w:rPr>
        <w:t>foutbericht.</w:t>
      </w:r>
    </w:p>
    <w:p w14:paraId="1EADB911" w14:textId="6C22E693" w:rsidR="001E6311" w:rsidRDefault="001E6311" w:rsidP="005A3777">
      <w:pPr>
        <w:pStyle w:val="Kop4"/>
      </w:pPr>
      <w:r>
        <w:lastRenderedPageBreak/>
        <w:t xml:space="preserve">Interactie tussen </w:t>
      </w:r>
      <w:ins w:id="3687" w:author="Joost Wijnings" w:date="2014-03-14T17:44:00Z">
        <w:r w:rsidR="00A03876">
          <w:t>DSC</w:t>
        </w:r>
      </w:ins>
      <w:del w:id="3688" w:author="Joost Wijnings" w:date="2014-03-08T03:18:00Z">
        <w:r w:rsidR="00F04DF1" w:rsidDel="009037D9">
          <w:delText>D</w:delText>
        </w:r>
      </w:del>
      <w:del w:id="3689" w:author="Joost Wijnings" w:date="2014-03-14T17:44:00Z">
        <w:r w:rsidR="00F04DF1" w:rsidDel="00A03876">
          <w:delText>ocument</w:delText>
        </w:r>
        <w:r w:rsidDel="00A03876">
          <w:delText>service</w:delText>
        </w:r>
      </w:del>
      <w:del w:id="3690" w:author="Joost Wijnings" w:date="2014-03-08T03:18:00Z">
        <w:r w:rsidDel="009037D9">
          <w:delText xml:space="preserve"> </w:delText>
        </w:r>
      </w:del>
      <w:del w:id="3691" w:author="Joost Wijnings" w:date="2014-03-14T17:44:00Z">
        <w:r w:rsidDel="00A03876">
          <w:delText>consumer</w:delText>
        </w:r>
      </w:del>
      <w:r>
        <w:t xml:space="preserve"> en </w:t>
      </w:r>
      <w:r w:rsidR="00226D95">
        <w:t>ZS</w:t>
      </w:r>
    </w:p>
    <w:p w14:paraId="09A18BE2" w14:textId="711DEC38" w:rsidR="00E84776" w:rsidRPr="00C1177C" w:rsidRDefault="00E84776" w:rsidP="00E84776">
      <w:pPr>
        <w:rPr>
          <w:lang w:eastAsia="nl-NL"/>
        </w:rPr>
      </w:pPr>
      <w:r>
        <w:t xml:space="preserve">In onderstaande tabel staat aangegeven welke elementen verplicht aanwezig en gevuld moeten zijn met een geldige waarde (V) en welke elementen optioneel in de berichten mogen voorkomen (O). Indien een verplicht of optioneel element </w:t>
      </w:r>
      <w:del w:id="3692" w:author="Joost Wijnings" w:date="2014-03-10T10:57:00Z">
        <w:r w:rsidDel="009446AF">
          <w:delText xml:space="preserve">wordt aangeleverd </w:delText>
        </w:r>
      </w:del>
      <w:r>
        <w:t xml:space="preserve">door een </w:t>
      </w:r>
      <w:ins w:id="3693" w:author="Joost Wijnings" w:date="2014-03-08T03:18:00Z">
        <w:r w:rsidR="009037D9">
          <w:t>d</w:t>
        </w:r>
      </w:ins>
      <w:del w:id="3694" w:author="Joost Wijnings" w:date="2014-03-08T03:18:00Z">
        <w:r w:rsidDel="009037D9">
          <w:delText>D</w:delText>
        </w:r>
      </w:del>
      <w:r>
        <w:t>ocumentservice</w:t>
      </w:r>
      <w:del w:id="3695" w:author="Joost Wijnings" w:date="2014-03-08T03:18:00Z">
        <w:r w:rsidDel="009037D9">
          <w:delText xml:space="preserve"> </w:delText>
        </w:r>
      </w:del>
      <w:r>
        <w:t xml:space="preserve">consumer </w:t>
      </w:r>
      <w:ins w:id="3696" w:author="Joost Wijnings" w:date="2014-03-10T10:57:00Z">
        <w:r w:rsidR="009446AF">
          <w:t xml:space="preserve">aangeleverd wordt, </w:t>
        </w:r>
      </w:ins>
      <w:del w:id="3697" w:author="Joost Wijnings" w:date="2014-03-10T10:57:00Z">
        <w:r w:rsidDel="009446AF">
          <w:delText xml:space="preserve">dan </w:delText>
        </w:r>
      </w:del>
      <w:r>
        <w:t>dient dit verwerkt te worden door het ZS. Andere RGBZ</w:t>
      </w:r>
      <w:ins w:id="3698" w:author="Joost Wijnings" w:date="2014-03-08T03:18:00Z">
        <w:r w:rsidR="009037D9">
          <w:t>-</w:t>
        </w:r>
      </w:ins>
      <w:del w:id="3699" w:author="Joost Wijnings" w:date="2014-03-08T03:18:00Z">
        <w:r w:rsidDel="009037D9">
          <w:delText xml:space="preserve"> </w:delText>
        </w:r>
      </w:del>
      <w:r>
        <w:t xml:space="preserve">elementen mogen in het bericht voorkomen (zolang het bericht voldoet aan de </w:t>
      </w:r>
      <w:del w:id="3700" w:author="Joost Wijnings" w:date="2014-03-10T09:27:00Z">
        <w:r w:rsidDel="00237DAF">
          <w:delText>StUF ZKN</w:delText>
        </w:r>
      </w:del>
      <w:ins w:id="3701" w:author="Joost Wijnings" w:date="2014-03-10T09:27:00Z">
        <w:r w:rsidR="00237DAF">
          <w:t>StUF-ZKN</w:t>
        </w:r>
      </w:ins>
      <w:ins w:id="3702" w:author="Joost Wijnings" w:date="2014-03-08T03:18:00Z">
        <w:r w:rsidR="009037D9">
          <w:t>-</w:t>
        </w:r>
      </w:ins>
      <w:del w:id="3703" w:author="Joost Wijnings" w:date="2014-03-08T03:18:00Z">
        <w:r w:rsidDel="009037D9">
          <w:delText xml:space="preserve"> </w:delText>
        </w:r>
      </w:del>
      <w:r>
        <w:t>schema’s)</w:t>
      </w:r>
      <w:ins w:id="3704" w:author="Joost Wijnings" w:date="2014-03-10T10:57:00Z">
        <w:r w:rsidR="009446AF">
          <w:t>,</w:t>
        </w:r>
      </w:ins>
      <w:r>
        <w:t xml:space="preserve"> maar</w:t>
      </w:r>
      <w:del w:id="3705" w:author="Joost Wijnings" w:date="2014-03-10T10:57:00Z">
        <w:r w:rsidDel="009446AF">
          <w:delText>,</w:delText>
        </w:r>
      </w:del>
      <w:r>
        <w:t xml:space="preserve"> verwerking hiervan wordt niet door deze specificatie afgedwongen.</w:t>
      </w:r>
    </w:p>
    <w:p w14:paraId="15801440" w14:textId="77777777" w:rsidR="001E6311" w:rsidRPr="001E4D76" w:rsidRDefault="001E6311" w:rsidP="001E6311"/>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260"/>
        <w:gridCol w:w="709"/>
      </w:tblGrid>
      <w:tr w:rsidR="00226D95" w:rsidRPr="00C709C8" w14:paraId="0A388894" w14:textId="77777777" w:rsidTr="005A3777">
        <w:tc>
          <w:tcPr>
            <w:tcW w:w="9322" w:type="dxa"/>
            <w:gridSpan w:val="2"/>
          </w:tcPr>
          <w:p w14:paraId="6D95A919" w14:textId="45CE229C" w:rsidR="00226D95" w:rsidRPr="00C709C8" w:rsidRDefault="00226D95">
            <w:pPr>
              <w:keepNext/>
              <w:rPr>
                <w:b/>
                <w:lang w:eastAsia="nl-NL"/>
              </w:rPr>
              <w:pPrChange w:id="3706" w:author="Joost Wijnings" w:date="2014-03-10T14:27:00Z">
                <w:pPr/>
              </w:pPrChange>
            </w:pPr>
            <w:r w:rsidRPr="00C709C8">
              <w:rPr>
                <w:b/>
                <w:lang w:eastAsia="nl-NL"/>
              </w:rPr>
              <w:t>Berichttype:</w:t>
            </w:r>
            <w:r>
              <w:rPr>
                <w:lang w:eastAsia="nl-NL"/>
              </w:rPr>
              <w:t xml:space="preserve"> </w:t>
            </w:r>
            <w:ins w:id="3707" w:author="Joost Wijnings" w:date="2014-03-10T17:21:00Z">
              <w:r w:rsidR="00AF6F81" w:rsidRPr="00AF6F81">
                <w:rPr>
                  <w:lang w:eastAsia="nl-NL"/>
                </w:rPr>
                <w:t>updateZaakdocument_Di02</w:t>
              </w:r>
              <w:r w:rsidR="00AF6F81" w:rsidRPr="00AF6F81" w:rsidDel="00AF6F81">
                <w:rPr>
                  <w:lang w:eastAsia="nl-NL"/>
                </w:rPr>
                <w:t xml:space="preserve"> </w:t>
              </w:r>
            </w:ins>
            <w:del w:id="3708" w:author="Joost Wijnings" w:date="2014-03-10T17:21:00Z">
              <w:r w:rsidR="00450BDB" w:rsidDel="00AF6F81">
                <w:rPr>
                  <w:lang w:eastAsia="nl-NL"/>
                </w:rPr>
                <w:delText>Di02</w:delText>
              </w:r>
              <w:r w:rsidR="007B00FA" w:rsidDel="00AF6F81">
                <w:rPr>
                  <w:lang w:eastAsia="nl-NL"/>
                </w:rPr>
                <w:delText xml:space="preserve"> </w:delText>
              </w:r>
            </w:del>
            <w:r>
              <w:rPr>
                <w:lang w:eastAsia="nl-NL"/>
              </w:rPr>
              <w:t>(</w:t>
            </w:r>
            <w:r w:rsidR="00683D61">
              <w:rPr>
                <w:lang w:eastAsia="nl-NL"/>
              </w:rPr>
              <w:t>dienst</w:t>
            </w:r>
            <w:r w:rsidR="00450BDB">
              <w:rPr>
                <w:lang w:eastAsia="nl-NL"/>
              </w:rPr>
              <w:t>bericht</w:t>
            </w:r>
            <w:r>
              <w:rPr>
                <w:lang w:eastAsia="nl-NL"/>
              </w:rPr>
              <w:t>)</w:t>
            </w:r>
          </w:p>
        </w:tc>
        <w:tc>
          <w:tcPr>
            <w:tcW w:w="709" w:type="dxa"/>
          </w:tcPr>
          <w:p w14:paraId="218519B9" w14:textId="77777777" w:rsidR="00226D95" w:rsidRPr="00C709C8" w:rsidRDefault="00226D95">
            <w:pPr>
              <w:keepNext/>
              <w:rPr>
                <w:b/>
                <w:lang w:eastAsia="nl-NL"/>
              </w:rPr>
              <w:pPrChange w:id="3709" w:author="Joost Wijnings" w:date="2014-03-10T14:27:00Z">
                <w:pPr/>
              </w:pPrChange>
            </w:pPr>
          </w:p>
        </w:tc>
      </w:tr>
      <w:tr w:rsidR="00226D95" w14:paraId="0BD0FD85" w14:textId="77777777" w:rsidTr="005A3777">
        <w:tc>
          <w:tcPr>
            <w:tcW w:w="6062" w:type="dxa"/>
          </w:tcPr>
          <w:p w14:paraId="35DC5C59" w14:textId="0E1F7AAE" w:rsidR="00226D95" w:rsidRPr="00C709C8" w:rsidRDefault="00226D95">
            <w:pPr>
              <w:keepNext/>
              <w:rPr>
                <w:b/>
                <w:lang w:eastAsia="nl-NL"/>
              </w:rPr>
              <w:pPrChange w:id="3710" w:author="Joost Wijnings" w:date="2014-03-10T14:27:00Z">
                <w:pPr/>
              </w:pPrChange>
            </w:pPr>
            <w:del w:id="3711" w:author="Joost Wijnings" w:date="2014-03-10T09:27:00Z">
              <w:r w:rsidDel="00237DAF">
                <w:rPr>
                  <w:b/>
                  <w:lang w:eastAsia="nl-NL"/>
                </w:rPr>
                <w:delText>StUF ZKN</w:delText>
              </w:r>
            </w:del>
            <w:ins w:id="3712" w:author="Joost Wijnings" w:date="2014-03-10T09:27:00Z">
              <w:r w:rsidR="00237DAF">
                <w:rPr>
                  <w:b/>
                  <w:lang w:eastAsia="nl-NL"/>
                </w:rPr>
                <w:t>StUF-ZKN</w:t>
              </w:r>
            </w:ins>
            <w:ins w:id="3713" w:author="Joost Wijnings" w:date="2014-03-08T03:18:00Z">
              <w:r w:rsidR="009037D9">
                <w:rPr>
                  <w:b/>
                  <w:lang w:eastAsia="nl-NL"/>
                </w:rPr>
                <w:t>-</w:t>
              </w:r>
            </w:ins>
            <w:del w:id="3714" w:author="Joost Wijnings" w:date="2014-03-08T03:18:00Z">
              <w:r w:rsidDel="009037D9">
                <w:rPr>
                  <w:b/>
                  <w:lang w:eastAsia="nl-NL"/>
                </w:rPr>
                <w:delText xml:space="preserve"> </w:delText>
              </w:r>
            </w:del>
            <w:r>
              <w:rPr>
                <w:b/>
                <w:lang w:eastAsia="nl-NL"/>
              </w:rPr>
              <w:t>E</w:t>
            </w:r>
            <w:r w:rsidRPr="00C709C8">
              <w:rPr>
                <w:b/>
                <w:lang w:eastAsia="nl-NL"/>
              </w:rPr>
              <w:t>lementen</w:t>
            </w:r>
          </w:p>
        </w:tc>
        <w:tc>
          <w:tcPr>
            <w:tcW w:w="3260" w:type="dxa"/>
          </w:tcPr>
          <w:p w14:paraId="61CFA037" w14:textId="54E6A5DF" w:rsidR="00226D95" w:rsidRPr="00C709C8" w:rsidRDefault="00226D95">
            <w:pPr>
              <w:keepNext/>
              <w:rPr>
                <w:b/>
                <w:lang w:eastAsia="nl-NL"/>
              </w:rPr>
              <w:pPrChange w:id="3715" w:author="Joost Wijnings" w:date="2014-03-10T14:27:00Z">
                <w:pPr/>
              </w:pPrChange>
            </w:pPr>
            <w:r>
              <w:rPr>
                <w:b/>
                <w:lang w:eastAsia="nl-NL"/>
              </w:rPr>
              <w:t>RGBZ</w:t>
            </w:r>
            <w:ins w:id="3716" w:author="Joost Wijnings" w:date="2014-03-08T03:18:00Z">
              <w:r w:rsidR="009037D9">
                <w:rPr>
                  <w:b/>
                  <w:lang w:eastAsia="nl-NL"/>
                </w:rPr>
                <w:t>-</w:t>
              </w:r>
            </w:ins>
            <w:del w:id="3717" w:author="Joost Wijnings" w:date="2014-03-08T03:18:00Z">
              <w:r w:rsidDel="009037D9">
                <w:rPr>
                  <w:b/>
                  <w:lang w:eastAsia="nl-NL"/>
                </w:rPr>
                <w:delText xml:space="preserve"> </w:delText>
              </w:r>
            </w:del>
            <w:r>
              <w:rPr>
                <w:b/>
                <w:lang w:eastAsia="nl-NL"/>
              </w:rPr>
              <w:t>attribuut</w:t>
            </w:r>
          </w:p>
        </w:tc>
        <w:tc>
          <w:tcPr>
            <w:tcW w:w="709" w:type="dxa"/>
          </w:tcPr>
          <w:p w14:paraId="75424EAB" w14:textId="77777777" w:rsidR="00226D95" w:rsidRDefault="007924E2">
            <w:pPr>
              <w:keepNext/>
              <w:rPr>
                <w:b/>
                <w:lang w:eastAsia="nl-NL"/>
              </w:rPr>
              <w:pPrChange w:id="3718" w:author="Joost Wijnings" w:date="2014-03-10T14:27:00Z">
                <w:pPr/>
              </w:pPrChange>
            </w:pPr>
            <w:r>
              <w:rPr>
                <w:b/>
                <w:lang w:eastAsia="nl-NL"/>
              </w:rPr>
              <w:t>v/o</w:t>
            </w:r>
          </w:p>
        </w:tc>
      </w:tr>
      <w:tr w:rsidR="00226D95" w:rsidRPr="00C709C8" w14:paraId="148BA0D5" w14:textId="77777777" w:rsidTr="005A3777">
        <w:tc>
          <w:tcPr>
            <w:tcW w:w="6062" w:type="dxa"/>
          </w:tcPr>
          <w:p w14:paraId="6B9A937B" w14:textId="77777777" w:rsidR="00226D95" w:rsidRPr="00E40358" w:rsidRDefault="00226D95">
            <w:pPr>
              <w:keepNext/>
              <w:rPr>
                <w:lang w:eastAsia="nl-NL"/>
              </w:rPr>
              <w:pPrChange w:id="3719" w:author="Joost Wijnings" w:date="2014-03-10T14:27:00Z">
                <w:pPr/>
              </w:pPrChange>
            </w:pPr>
            <w:r w:rsidRPr="00E40358">
              <w:rPr>
                <w:lang w:eastAsia="nl-NL"/>
              </w:rPr>
              <w:t xml:space="preserve">object . identificatie </w:t>
            </w:r>
          </w:p>
        </w:tc>
        <w:tc>
          <w:tcPr>
            <w:tcW w:w="3260" w:type="dxa"/>
          </w:tcPr>
          <w:p w14:paraId="2418D06B" w14:textId="77777777" w:rsidR="00226D95" w:rsidRPr="00C709C8" w:rsidRDefault="00226D95">
            <w:pPr>
              <w:keepNext/>
              <w:rPr>
                <w:b/>
                <w:lang w:eastAsia="nl-NL"/>
              </w:rPr>
              <w:pPrChange w:id="3720" w:author="Joost Wijnings" w:date="2014-03-10T14:27:00Z">
                <w:pPr/>
              </w:pPrChange>
            </w:pPr>
            <w:r>
              <w:rPr>
                <w:lang w:eastAsia="nl-NL"/>
              </w:rPr>
              <w:t>Documentidentificatie</w:t>
            </w:r>
          </w:p>
        </w:tc>
        <w:tc>
          <w:tcPr>
            <w:tcW w:w="709" w:type="dxa"/>
          </w:tcPr>
          <w:p w14:paraId="670060BA" w14:textId="77777777" w:rsidR="00226D95" w:rsidRPr="00C709C8" w:rsidRDefault="00226D95">
            <w:pPr>
              <w:keepNext/>
              <w:rPr>
                <w:lang w:eastAsia="nl-NL"/>
              </w:rPr>
              <w:pPrChange w:id="3721" w:author="Joost Wijnings" w:date="2014-03-10T14:27:00Z">
                <w:pPr/>
              </w:pPrChange>
            </w:pPr>
            <w:r>
              <w:rPr>
                <w:lang w:eastAsia="nl-NL"/>
              </w:rPr>
              <w:t>v</w:t>
            </w:r>
          </w:p>
        </w:tc>
      </w:tr>
      <w:tr w:rsidR="00226D95" w:rsidRPr="00394325" w14:paraId="5AD915F3" w14:textId="77777777" w:rsidTr="005A3777">
        <w:tc>
          <w:tcPr>
            <w:tcW w:w="6062" w:type="dxa"/>
          </w:tcPr>
          <w:p w14:paraId="4BA5B603" w14:textId="77777777" w:rsidR="00226D95" w:rsidRDefault="00226D95">
            <w:pPr>
              <w:keepNext/>
              <w:rPr>
                <w:lang w:eastAsia="nl-NL"/>
              </w:rPr>
              <w:pPrChange w:id="3722" w:author="Joost Wijnings" w:date="2014-03-10T14:27:00Z">
                <w:pPr/>
              </w:pPrChange>
            </w:pPr>
            <w:r>
              <w:rPr>
                <w:lang w:eastAsia="nl-NL"/>
              </w:rPr>
              <w:t>object . dct.omschrijving</w:t>
            </w:r>
          </w:p>
        </w:tc>
        <w:tc>
          <w:tcPr>
            <w:tcW w:w="3260" w:type="dxa"/>
          </w:tcPr>
          <w:p w14:paraId="2F44787E" w14:textId="77777777" w:rsidR="00226D95" w:rsidRPr="00394325" w:rsidRDefault="00226D95">
            <w:pPr>
              <w:keepNext/>
              <w:rPr>
                <w:lang w:eastAsia="nl-NL"/>
              </w:rPr>
              <w:pPrChange w:id="3723" w:author="Joost Wijnings" w:date="2014-03-10T14:27:00Z">
                <w:pPr/>
              </w:pPrChange>
            </w:pPr>
            <w:r>
              <w:rPr>
                <w:lang w:eastAsia="nl-NL"/>
              </w:rPr>
              <w:t>Documenttype omschrijving</w:t>
            </w:r>
          </w:p>
        </w:tc>
        <w:tc>
          <w:tcPr>
            <w:tcW w:w="709" w:type="dxa"/>
          </w:tcPr>
          <w:p w14:paraId="70CF46B9" w14:textId="77777777" w:rsidR="00226D95" w:rsidRPr="00394325" w:rsidRDefault="00226D95">
            <w:pPr>
              <w:keepNext/>
              <w:pPrChange w:id="3724" w:author="Joost Wijnings" w:date="2014-03-10T14:27:00Z">
                <w:pPr/>
              </w:pPrChange>
            </w:pPr>
            <w:r>
              <w:t>o</w:t>
            </w:r>
          </w:p>
        </w:tc>
      </w:tr>
      <w:tr w:rsidR="00226D95" w14:paraId="224D55DA" w14:textId="77777777" w:rsidTr="005A3777">
        <w:tc>
          <w:tcPr>
            <w:tcW w:w="6062" w:type="dxa"/>
          </w:tcPr>
          <w:p w14:paraId="552BF719" w14:textId="77777777" w:rsidR="00226D95" w:rsidRDefault="00226D95">
            <w:pPr>
              <w:keepNext/>
              <w:rPr>
                <w:lang w:eastAsia="nl-NL"/>
              </w:rPr>
              <w:pPrChange w:id="3725" w:author="Joost Wijnings" w:date="2014-03-10T14:27:00Z">
                <w:pPr/>
              </w:pPrChange>
            </w:pPr>
            <w:r>
              <w:rPr>
                <w:lang w:eastAsia="nl-NL"/>
              </w:rPr>
              <w:t>object . titel</w:t>
            </w:r>
          </w:p>
        </w:tc>
        <w:tc>
          <w:tcPr>
            <w:tcW w:w="3260" w:type="dxa"/>
          </w:tcPr>
          <w:p w14:paraId="12B36289" w14:textId="77777777" w:rsidR="00226D95" w:rsidRPr="00394325" w:rsidRDefault="00226D95">
            <w:pPr>
              <w:keepNext/>
              <w:pPrChange w:id="3726" w:author="Joost Wijnings" w:date="2014-03-10T14:27:00Z">
                <w:pPr/>
              </w:pPrChange>
            </w:pPr>
            <w:r>
              <w:t>Documenttitel</w:t>
            </w:r>
          </w:p>
        </w:tc>
        <w:tc>
          <w:tcPr>
            <w:tcW w:w="709" w:type="dxa"/>
          </w:tcPr>
          <w:p w14:paraId="06D7DD31" w14:textId="77777777" w:rsidR="00226D95" w:rsidRDefault="00226D95">
            <w:pPr>
              <w:keepNext/>
              <w:pPrChange w:id="3727" w:author="Joost Wijnings" w:date="2014-03-10T14:27:00Z">
                <w:pPr/>
              </w:pPrChange>
            </w:pPr>
            <w:r>
              <w:t>o</w:t>
            </w:r>
          </w:p>
        </w:tc>
      </w:tr>
      <w:tr w:rsidR="00226D95" w:rsidRPr="00172CD1" w14:paraId="1DF0586A" w14:textId="77777777" w:rsidTr="005A3777">
        <w:tc>
          <w:tcPr>
            <w:tcW w:w="6062" w:type="dxa"/>
          </w:tcPr>
          <w:p w14:paraId="0BE356C1" w14:textId="77777777" w:rsidR="00226D95" w:rsidRDefault="00226D95">
            <w:pPr>
              <w:keepNext/>
              <w:rPr>
                <w:lang w:eastAsia="nl-NL"/>
              </w:rPr>
              <w:pPrChange w:id="3728" w:author="Joost Wijnings" w:date="2014-03-10T14:27:00Z">
                <w:pPr/>
              </w:pPrChange>
            </w:pPr>
            <w:r>
              <w:rPr>
                <w:lang w:eastAsia="nl-NL"/>
              </w:rPr>
              <w:t>object . creatiedatum</w:t>
            </w:r>
          </w:p>
        </w:tc>
        <w:tc>
          <w:tcPr>
            <w:tcW w:w="3260" w:type="dxa"/>
          </w:tcPr>
          <w:p w14:paraId="2B83D353" w14:textId="77777777" w:rsidR="00226D95" w:rsidRPr="00172CD1" w:rsidRDefault="00226D95">
            <w:pPr>
              <w:keepNext/>
              <w:rPr>
                <w:lang w:eastAsia="nl-NL"/>
              </w:rPr>
              <w:pPrChange w:id="3729" w:author="Joost Wijnings" w:date="2014-03-10T14:27:00Z">
                <w:pPr/>
              </w:pPrChange>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Documentcreatiedatum</w:t>
            </w:r>
            <w:r w:rsidRPr="00172CD1">
              <w:rPr>
                <w:lang w:eastAsia="nl-NL"/>
              </w:rPr>
              <w:fldChar w:fldCharType="end"/>
            </w:r>
          </w:p>
        </w:tc>
        <w:tc>
          <w:tcPr>
            <w:tcW w:w="709" w:type="dxa"/>
          </w:tcPr>
          <w:p w14:paraId="7B4EED3E" w14:textId="77777777" w:rsidR="00226D95" w:rsidRPr="00172CD1" w:rsidRDefault="00226D95">
            <w:pPr>
              <w:keepNext/>
              <w:rPr>
                <w:lang w:eastAsia="nl-NL"/>
              </w:rPr>
              <w:pPrChange w:id="3730" w:author="Joost Wijnings" w:date="2014-03-10T14:27:00Z">
                <w:pPr/>
              </w:pPrChange>
            </w:pPr>
            <w:r>
              <w:rPr>
                <w:lang w:eastAsia="nl-NL"/>
              </w:rPr>
              <w:t>o</w:t>
            </w:r>
          </w:p>
        </w:tc>
      </w:tr>
      <w:tr w:rsidR="00226D95" w:rsidRPr="00172CD1" w14:paraId="251686D5" w14:textId="77777777" w:rsidTr="005A3777">
        <w:tc>
          <w:tcPr>
            <w:tcW w:w="6062" w:type="dxa"/>
          </w:tcPr>
          <w:p w14:paraId="287C9BC6" w14:textId="77777777" w:rsidR="00226D95" w:rsidRDefault="00226D95">
            <w:pPr>
              <w:keepNext/>
              <w:rPr>
                <w:lang w:eastAsia="nl-NL"/>
              </w:rPr>
              <w:pPrChange w:id="3731" w:author="Joost Wijnings" w:date="2014-03-10T14:27:00Z">
                <w:pPr/>
              </w:pPrChange>
            </w:pPr>
            <w:r>
              <w:rPr>
                <w:lang w:eastAsia="nl-NL"/>
              </w:rPr>
              <w:t>object . ontvangstdatum</w:t>
            </w:r>
          </w:p>
        </w:tc>
        <w:tc>
          <w:tcPr>
            <w:tcW w:w="3260" w:type="dxa"/>
          </w:tcPr>
          <w:p w14:paraId="4F70B66C" w14:textId="77777777" w:rsidR="00226D95" w:rsidRPr="00172CD1" w:rsidRDefault="00226D95">
            <w:pPr>
              <w:keepNext/>
              <w:rPr>
                <w:lang w:eastAsia="nl-NL"/>
              </w:rPr>
              <w:pPrChange w:id="3732" w:author="Joost Wijnings" w:date="2014-03-10T14:27:00Z">
                <w:pPr/>
              </w:pPrChange>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Documentontvangstdatum</w:t>
            </w:r>
            <w:r w:rsidRPr="00172CD1">
              <w:rPr>
                <w:lang w:eastAsia="nl-NL"/>
              </w:rPr>
              <w:fldChar w:fldCharType="end"/>
            </w:r>
          </w:p>
        </w:tc>
        <w:tc>
          <w:tcPr>
            <w:tcW w:w="709" w:type="dxa"/>
          </w:tcPr>
          <w:p w14:paraId="32132F9E" w14:textId="77777777" w:rsidR="00226D95" w:rsidRPr="00172CD1" w:rsidRDefault="00226D95">
            <w:pPr>
              <w:keepNext/>
              <w:rPr>
                <w:lang w:eastAsia="nl-NL"/>
              </w:rPr>
              <w:pPrChange w:id="3733" w:author="Joost Wijnings" w:date="2014-03-10T14:27:00Z">
                <w:pPr/>
              </w:pPrChange>
            </w:pPr>
            <w:r w:rsidRPr="00172CD1">
              <w:rPr>
                <w:lang w:eastAsia="nl-NL"/>
              </w:rPr>
              <w:t>o</w:t>
            </w:r>
          </w:p>
        </w:tc>
      </w:tr>
      <w:tr w:rsidR="00226D95" w:rsidRPr="00172CD1" w14:paraId="6942A0AB" w14:textId="77777777" w:rsidTr="005A3777">
        <w:tc>
          <w:tcPr>
            <w:tcW w:w="6062" w:type="dxa"/>
          </w:tcPr>
          <w:p w14:paraId="6C3F6953" w14:textId="77777777" w:rsidR="00226D95" w:rsidRDefault="00226D95">
            <w:pPr>
              <w:keepNext/>
              <w:rPr>
                <w:lang w:eastAsia="nl-NL"/>
              </w:rPr>
              <w:pPrChange w:id="3734" w:author="Joost Wijnings" w:date="2014-03-10T14:27:00Z">
                <w:pPr/>
              </w:pPrChange>
            </w:pPr>
            <w:r>
              <w:rPr>
                <w:lang w:eastAsia="nl-NL"/>
              </w:rPr>
              <w:t>object . titel</w:t>
            </w:r>
          </w:p>
        </w:tc>
        <w:tc>
          <w:tcPr>
            <w:tcW w:w="3260" w:type="dxa"/>
          </w:tcPr>
          <w:p w14:paraId="57B88E16" w14:textId="77777777" w:rsidR="00226D95" w:rsidRPr="00172CD1" w:rsidRDefault="00226D95">
            <w:pPr>
              <w:keepNext/>
              <w:rPr>
                <w:lang w:eastAsia="nl-NL"/>
              </w:rPr>
              <w:pPrChange w:id="3735" w:author="Joost Wijnings" w:date="2014-03-10T14:27:00Z">
                <w:pPr/>
              </w:pPrChange>
            </w:pPr>
            <w:r w:rsidRPr="00172CD1">
              <w:rPr>
                <w:lang w:eastAsia="nl-NL"/>
              </w:rPr>
              <w:t>Documenttitel</w:t>
            </w:r>
          </w:p>
        </w:tc>
        <w:tc>
          <w:tcPr>
            <w:tcW w:w="709" w:type="dxa"/>
          </w:tcPr>
          <w:p w14:paraId="5E2FC26C" w14:textId="77777777" w:rsidR="00226D95" w:rsidRPr="00172CD1" w:rsidRDefault="00226D95">
            <w:pPr>
              <w:keepNext/>
              <w:rPr>
                <w:lang w:eastAsia="nl-NL"/>
              </w:rPr>
              <w:pPrChange w:id="3736" w:author="Joost Wijnings" w:date="2014-03-10T14:27:00Z">
                <w:pPr/>
              </w:pPrChange>
            </w:pPr>
            <w:r>
              <w:rPr>
                <w:lang w:eastAsia="nl-NL"/>
              </w:rPr>
              <w:t>o</w:t>
            </w:r>
          </w:p>
        </w:tc>
      </w:tr>
      <w:tr w:rsidR="00226D95" w:rsidRPr="00172CD1" w14:paraId="406A44F7" w14:textId="77777777" w:rsidTr="005A3777">
        <w:tc>
          <w:tcPr>
            <w:tcW w:w="6062" w:type="dxa"/>
          </w:tcPr>
          <w:p w14:paraId="3C1AAE7E" w14:textId="77777777" w:rsidR="00226D95" w:rsidRDefault="00226D95">
            <w:pPr>
              <w:keepNext/>
              <w:rPr>
                <w:lang w:eastAsia="nl-NL"/>
              </w:rPr>
              <w:pPrChange w:id="3737" w:author="Joost Wijnings" w:date="2014-03-10T14:27:00Z">
                <w:pPr/>
              </w:pPrChange>
            </w:pPr>
            <w:r>
              <w:rPr>
                <w:lang w:eastAsia="nl-NL"/>
              </w:rPr>
              <w:t>object . beschrijving</w:t>
            </w:r>
          </w:p>
        </w:tc>
        <w:tc>
          <w:tcPr>
            <w:tcW w:w="3260" w:type="dxa"/>
          </w:tcPr>
          <w:p w14:paraId="66A4E09A" w14:textId="77777777" w:rsidR="00226D95" w:rsidRPr="00172CD1" w:rsidRDefault="00226D95">
            <w:pPr>
              <w:keepNext/>
              <w:rPr>
                <w:lang w:eastAsia="nl-NL"/>
              </w:rPr>
              <w:pPrChange w:id="3738" w:author="Joost Wijnings" w:date="2014-03-10T14:27:00Z">
                <w:pPr/>
              </w:pPrChange>
            </w:pPr>
            <w:r w:rsidRPr="00172CD1">
              <w:rPr>
                <w:lang w:eastAsia="nl-NL"/>
              </w:rPr>
              <w:t>Documentbeschrijving</w:t>
            </w:r>
          </w:p>
        </w:tc>
        <w:tc>
          <w:tcPr>
            <w:tcW w:w="709" w:type="dxa"/>
          </w:tcPr>
          <w:p w14:paraId="5E496310" w14:textId="77777777" w:rsidR="00226D95" w:rsidRPr="00172CD1" w:rsidRDefault="00226D95">
            <w:pPr>
              <w:keepNext/>
              <w:rPr>
                <w:lang w:eastAsia="nl-NL"/>
              </w:rPr>
              <w:pPrChange w:id="3739" w:author="Joost Wijnings" w:date="2014-03-10T14:27:00Z">
                <w:pPr/>
              </w:pPrChange>
            </w:pPr>
            <w:r w:rsidRPr="00172CD1">
              <w:rPr>
                <w:lang w:eastAsia="nl-NL"/>
              </w:rPr>
              <w:t>o</w:t>
            </w:r>
          </w:p>
        </w:tc>
      </w:tr>
      <w:tr w:rsidR="00226D95" w:rsidRPr="00172CD1" w14:paraId="3568CD84" w14:textId="77777777" w:rsidTr="005A3777">
        <w:tc>
          <w:tcPr>
            <w:tcW w:w="6062" w:type="dxa"/>
          </w:tcPr>
          <w:p w14:paraId="47E47DA3" w14:textId="77777777" w:rsidR="00226D95" w:rsidRDefault="00226D95">
            <w:pPr>
              <w:keepNext/>
              <w:rPr>
                <w:lang w:eastAsia="nl-NL"/>
              </w:rPr>
              <w:pPrChange w:id="3740" w:author="Joost Wijnings" w:date="2014-03-10T14:27:00Z">
                <w:pPr/>
              </w:pPrChange>
            </w:pPr>
            <w:r>
              <w:rPr>
                <w:lang w:eastAsia="nl-NL"/>
              </w:rPr>
              <w:t>object . verzenddatum</w:t>
            </w:r>
          </w:p>
        </w:tc>
        <w:tc>
          <w:tcPr>
            <w:tcW w:w="3260" w:type="dxa"/>
          </w:tcPr>
          <w:p w14:paraId="23B4C21D" w14:textId="77777777" w:rsidR="00226D95" w:rsidRPr="00172CD1" w:rsidRDefault="00226D95">
            <w:pPr>
              <w:keepNext/>
              <w:rPr>
                <w:lang w:eastAsia="nl-NL"/>
              </w:rPr>
              <w:pPrChange w:id="3741" w:author="Joost Wijnings" w:date="2014-03-10T14:27:00Z">
                <w:pPr/>
              </w:pPrChange>
            </w:pPr>
            <w:r w:rsidRPr="00172CD1">
              <w:rPr>
                <w:lang w:eastAsia="nl-NL"/>
              </w:rPr>
              <w:t>Document verzenddatum</w:t>
            </w:r>
          </w:p>
        </w:tc>
        <w:tc>
          <w:tcPr>
            <w:tcW w:w="709" w:type="dxa"/>
          </w:tcPr>
          <w:p w14:paraId="68879B97" w14:textId="77777777" w:rsidR="00226D95" w:rsidRPr="00172CD1" w:rsidRDefault="00226D95">
            <w:pPr>
              <w:keepNext/>
              <w:rPr>
                <w:lang w:eastAsia="nl-NL"/>
              </w:rPr>
              <w:pPrChange w:id="3742" w:author="Joost Wijnings" w:date="2014-03-10T14:27:00Z">
                <w:pPr/>
              </w:pPrChange>
            </w:pPr>
            <w:r w:rsidRPr="00172CD1">
              <w:rPr>
                <w:lang w:eastAsia="nl-NL"/>
              </w:rPr>
              <w:t>o</w:t>
            </w:r>
          </w:p>
        </w:tc>
      </w:tr>
      <w:tr w:rsidR="00226D95" w:rsidRPr="00172CD1" w14:paraId="75527ED6" w14:textId="77777777" w:rsidTr="005A3777">
        <w:tc>
          <w:tcPr>
            <w:tcW w:w="6062" w:type="dxa"/>
          </w:tcPr>
          <w:p w14:paraId="10A11CBE" w14:textId="77777777" w:rsidR="00226D95" w:rsidRDefault="00226D95">
            <w:pPr>
              <w:keepNext/>
              <w:rPr>
                <w:lang w:eastAsia="nl-NL"/>
              </w:rPr>
              <w:pPrChange w:id="3743" w:author="Joost Wijnings" w:date="2014-03-10T14:27:00Z">
                <w:pPr/>
              </w:pPrChange>
            </w:pPr>
            <w:r>
              <w:rPr>
                <w:lang w:eastAsia="nl-NL"/>
              </w:rPr>
              <w:t>object . vertrouwelijkAanduiding</w:t>
            </w:r>
          </w:p>
        </w:tc>
        <w:tc>
          <w:tcPr>
            <w:tcW w:w="3260" w:type="dxa"/>
          </w:tcPr>
          <w:p w14:paraId="0FD86C0F" w14:textId="77777777" w:rsidR="00226D95" w:rsidRPr="00172CD1" w:rsidRDefault="00226D95">
            <w:pPr>
              <w:keepNext/>
              <w:rPr>
                <w:lang w:eastAsia="nl-NL"/>
              </w:rPr>
              <w:pPrChange w:id="3744" w:author="Joost Wijnings" w:date="2014-03-10T14:27:00Z">
                <w:pPr/>
              </w:pPrChange>
            </w:pPr>
            <w:r w:rsidRPr="00172CD1">
              <w:rPr>
                <w:lang w:eastAsia="nl-NL"/>
              </w:rPr>
              <w:t>Vertrouwelijkaanduiding</w:t>
            </w:r>
          </w:p>
        </w:tc>
        <w:tc>
          <w:tcPr>
            <w:tcW w:w="709" w:type="dxa"/>
          </w:tcPr>
          <w:p w14:paraId="7CB6366A" w14:textId="77777777" w:rsidR="00226D95" w:rsidRPr="00172CD1" w:rsidRDefault="00226D95">
            <w:pPr>
              <w:keepNext/>
              <w:rPr>
                <w:lang w:eastAsia="nl-NL"/>
              </w:rPr>
              <w:pPrChange w:id="3745" w:author="Joost Wijnings" w:date="2014-03-10T14:27:00Z">
                <w:pPr/>
              </w:pPrChange>
            </w:pPr>
            <w:r>
              <w:rPr>
                <w:lang w:eastAsia="nl-NL"/>
              </w:rPr>
              <w:t>o</w:t>
            </w:r>
          </w:p>
        </w:tc>
      </w:tr>
      <w:tr w:rsidR="00226D95" w:rsidRPr="00172CD1" w14:paraId="6B657F39" w14:textId="77777777" w:rsidTr="005A3777">
        <w:tc>
          <w:tcPr>
            <w:tcW w:w="6062" w:type="dxa"/>
          </w:tcPr>
          <w:p w14:paraId="78D8BB2B" w14:textId="77777777" w:rsidR="00226D95" w:rsidRDefault="00226D95" w:rsidP="005A3777">
            <w:pPr>
              <w:rPr>
                <w:lang w:eastAsia="nl-NL"/>
              </w:rPr>
            </w:pPr>
            <w:r>
              <w:rPr>
                <w:lang w:eastAsia="nl-NL"/>
              </w:rPr>
              <w:t>object . auteur</w:t>
            </w:r>
          </w:p>
        </w:tc>
        <w:tc>
          <w:tcPr>
            <w:tcW w:w="3260" w:type="dxa"/>
          </w:tcPr>
          <w:p w14:paraId="2D916253" w14:textId="77777777" w:rsidR="00226D95" w:rsidRPr="00172CD1" w:rsidRDefault="00226D95" w:rsidP="005A3777">
            <w:pPr>
              <w:rPr>
                <w:lang w:eastAsia="nl-NL"/>
              </w:rPr>
            </w:pPr>
            <w:r w:rsidRPr="00172CD1">
              <w:rPr>
                <w:lang w:eastAsia="nl-NL"/>
              </w:rPr>
              <w:t>Documentauteur</w:t>
            </w:r>
          </w:p>
        </w:tc>
        <w:tc>
          <w:tcPr>
            <w:tcW w:w="709" w:type="dxa"/>
          </w:tcPr>
          <w:p w14:paraId="3D75CDD0" w14:textId="77777777" w:rsidR="00226D95" w:rsidRPr="00172CD1" w:rsidRDefault="00226D95" w:rsidP="005A3777">
            <w:pPr>
              <w:rPr>
                <w:lang w:eastAsia="nl-NL"/>
              </w:rPr>
            </w:pPr>
            <w:r>
              <w:rPr>
                <w:lang w:eastAsia="nl-NL"/>
              </w:rPr>
              <w:t>o</w:t>
            </w:r>
          </w:p>
        </w:tc>
      </w:tr>
      <w:tr w:rsidR="00226D95" w:rsidRPr="00172CD1" w14:paraId="039B9CBE" w14:textId="77777777" w:rsidTr="005A3777">
        <w:tc>
          <w:tcPr>
            <w:tcW w:w="6062" w:type="dxa"/>
          </w:tcPr>
          <w:p w14:paraId="2FCEA5AB" w14:textId="77777777" w:rsidR="00226D95" w:rsidRDefault="00226D95" w:rsidP="005A3777">
            <w:pPr>
              <w:rPr>
                <w:lang w:eastAsia="nl-NL"/>
              </w:rPr>
            </w:pPr>
            <w:r>
              <w:rPr>
                <w:lang w:eastAsia="nl-NL"/>
              </w:rPr>
              <w:t>object . formaat</w:t>
            </w:r>
          </w:p>
        </w:tc>
        <w:tc>
          <w:tcPr>
            <w:tcW w:w="3260" w:type="dxa"/>
          </w:tcPr>
          <w:p w14:paraId="25B6639E" w14:textId="77777777" w:rsidR="00226D95" w:rsidRPr="00172CD1" w:rsidRDefault="00226D95" w:rsidP="005A3777">
            <w:pPr>
              <w:rPr>
                <w:lang w:eastAsia="nl-NL"/>
              </w:rPr>
            </w:pPr>
            <w:r w:rsidRPr="00172CD1">
              <w:rPr>
                <w:lang w:eastAsia="nl-NL"/>
              </w:rPr>
              <w:t>Documentformaat</w:t>
            </w:r>
          </w:p>
        </w:tc>
        <w:tc>
          <w:tcPr>
            <w:tcW w:w="709" w:type="dxa"/>
          </w:tcPr>
          <w:p w14:paraId="61187DB6" w14:textId="77777777" w:rsidR="00226D95" w:rsidRPr="00172CD1" w:rsidRDefault="00226D95" w:rsidP="005A3777">
            <w:pPr>
              <w:rPr>
                <w:lang w:eastAsia="nl-NL"/>
              </w:rPr>
            </w:pPr>
            <w:r>
              <w:rPr>
                <w:lang w:eastAsia="nl-NL"/>
              </w:rPr>
              <w:t>o</w:t>
            </w:r>
          </w:p>
        </w:tc>
      </w:tr>
      <w:tr w:rsidR="00226D95" w:rsidRPr="00172CD1" w14:paraId="0D67CB23" w14:textId="77777777" w:rsidTr="005A3777">
        <w:tc>
          <w:tcPr>
            <w:tcW w:w="6062" w:type="dxa"/>
          </w:tcPr>
          <w:p w14:paraId="03D8CE8A" w14:textId="77777777" w:rsidR="00226D95" w:rsidRDefault="00226D95" w:rsidP="005A3777">
            <w:pPr>
              <w:rPr>
                <w:lang w:eastAsia="nl-NL"/>
              </w:rPr>
            </w:pPr>
            <w:r>
              <w:rPr>
                <w:lang w:eastAsia="nl-NL"/>
              </w:rPr>
              <w:t>object . taal</w:t>
            </w:r>
          </w:p>
        </w:tc>
        <w:tc>
          <w:tcPr>
            <w:tcW w:w="3260" w:type="dxa"/>
          </w:tcPr>
          <w:p w14:paraId="2F782960" w14:textId="77777777" w:rsidR="00226D95" w:rsidRPr="00172CD1" w:rsidRDefault="00226D95" w:rsidP="005A3777">
            <w:pPr>
              <w:rPr>
                <w:lang w:eastAsia="nl-NL"/>
              </w:rPr>
            </w:pPr>
            <w:r w:rsidRPr="00172CD1">
              <w:rPr>
                <w:lang w:eastAsia="nl-NL"/>
              </w:rPr>
              <w:t>Documenttaal</w:t>
            </w:r>
          </w:p>
        </w:tc>
        <w:tc>
          <w:tcPr>
            <w:tcW w:w="709" w:type="dxa"/>
          </w:tcPr>
          <w:p w14:paraId="2FD805EB" w14:textId="77777777" w:rsidR="00226D95" w:rsidRPr="00172CD1" w:rsidRDefault="00226D95" w:rsidP="005A3777">
            <w:pPr>
              <w:rPr>
                <w:lang w:eastAsia="nl-NL"/>
              </w:rPr>
            </w:pPr>
            <w:r>
              <w:rPr>
                <w:lang w:eastAsia="nl-NL"/>
              </w:rPr>
              <w:t>o</w:t>
            </w:r>
          </w:p>
        </w:tc>
      </w:tr>
      <w:tr w:rsidR="00226D95" w:rsidRPr="00172CD1" w14:paraId="56649922" w14:textId="77777777" w:rsidTr="005A3777">
        <w:tc>
          <w:tcPr>
            <w:tcW w:w="6062" w:type="dxa"/>
          </w:tcPr>
          <w:p w14:paraId="61E8AB1F" w14:textId="77777777" w:rsidR="00226D95" w:rsidRDefault="00226D95" w:rsidP="005A3777">
            <w:pPr>
              <w:rPr>
                <w:lang w:eastAsia="nl-NL"/>
              </w:rPr>
            </w:pPr>
            <w:r>
              <w:rPr>
                <w:lang w:eastAsia="nl-NL"/>
              </w:rPr>
              <w:t>object . versie</w:t>
            </w:r>
          </w:p>
        </w:tc>
        <w:tc>
          <w:tcPr>
            <w:tcW w:w="3260" w:type="dxa"/>
          </w:tcPr>
          <w:p w14:paraId="35F9A0F3" w14:textId="77777777" w:rsidR="00226D95" w:rsidRPr="00172CD1" w:rsidRDefault="00226D95" w:rsidP="005A3777">
            <w:pPr>
              <w:rPr>
                <w:lang w:eastAsia="nl-NL"/>
              </w:rPr>
            </w:pPr>
            <w:r w:rsidRPr="00172CD1">
              <w:rPr>
                <w:lang w:eastAsia="nl-NL"/>
              </w:rPr>
              <w:t>Documentversie</w:t>
            </w:r>
          </w:p>
        </w:tc>
        <w:tc>
          <w:tcPr>
            <w:tcW w:w="709" w:type="dxa"/>
          </w:tcPr>
          <w:p w14:paraId="44A05834" w14:textId="77777777" w:rsidR="00226D95" w:rsidRPr="00172CD1" w:rsidRDefault="00226D95" w:rsidP="005A3777">
            <w:pPr>
              <w:rPr>
                <w:lang w:eastAsia="nl-NL"/>
              </w:rPr>
            </w:pPr>
            <w:r w:rsidRPr="00172CD1">
              <w:rPr>
                <w:lang w:eastAsia="nl-NL"/>
              </w:rPr>
              <w:t>o</w:t>
            </w:r>
          </w:p>
        </w:tc>
      </w:tr>
      <w:tr w:rsidR="00226D95" w:rsidRPr="00172CD1" w14:paraId="6241FE86" w14:textId="77777777" w:rsidTr="005A3777">
        <w:tc>
          <w:tcPr>
            <w:tcW w:w="6062" w:type="dxa"/>
          </w:tcPr>
          <w:p w14:paraId="6C5389D0" w14:textId="77777777" w:rsidR="00226D95" w:rsidRDefault="00226D95" w:rsidP="005A3777">
            <w:pPr>
              <w:rPr>
                <w:lang w:eastAsia="nl-NL"/>
              </w:rPr>
            </w:pPr>
            <w:r>
              <w:rPr>
                <w:lang w:eastAsia="nl-NL"/>
              </w:rPr>
              <w:t>object . status</w:t>
            </w:r>
          </w:p>
        </w:tc>
        <w:tc>
          <w:tcPr>
            <w:tcW w:w="3260" w:type="dxa"/>
          </w:tcPr>
          <w:p w14:paraId="5BDACFF2" w14:textId="77777777" w:rsidR="00226D95" w:rsidRPr="00172CD1" w:rsidRDefault="00226D95" w:rsidP="005A3777">
            <w:pPr>
              <w:rPr>
                <w:lang w:eastAsia="nl-NL"/>
              </w:rPr>
            </w:pPr>
            <w:r w:rsidRPr="00172CD1">
              <w:rPr>
                <w:lang w:eastAsia="nl-NL"/>
              </w:rPr>
              <w:t>Documentstatus</w:t>
            </w:r>
          </w:p>
        </w:tc>
        <w:tc>
          <w:tcPr>
            <w:tcW w:w="709" w:type="dxa"/>
          </w:tcPr>
          <w:p w14:paraId="74685997" w14:textId="77777777" w:rsidR="00226D95" w:rsidRPr="00172CD1" w:rsidRDefault="00226D95" w:rsidP="005A3777">
            <w:pPr>
              <w:rPr>
                <w:lang w:eastAsia="nl-NL"/>
              </w:rPr>
            </w:pPr>
            <w:r w:rsidRPr="00172CD1">
              <w:rPr>
                <w:lang w:eastAsia="nl-NL"/>
              </w:rPr>
              <w:t>o</w:t>
            </w:r>
          </w:p>
        </w:tc>
      </w:tr>
      <w:tr w:rsidR="002162A2" w:rsidRPr="00172CD1" w14:paraId="1F793736" w14:textId="77777777" w:rsidTr="005A3777">
        <w:trPr>
          <w:ins w:id="3746" w:author="Joost Wijnings" w:date="2014-03-10T11:52:00Z"/>
        </w:trPr>
        <w:tc>
          <w:tcPr>
            <w:tcW w:w="6062" w:type="dxa"/>
          </w:tcPr>
          <w:p w14:paraId="68F77C74" w14:textId="67D5989A" w:rsidR="002162A2" w:rsidRDefault="002162A2" w:rsidP="002162A2">
            <w:pPr>
              <w:rPr>
                <w:ins w:id="3747" w:author="Joost Wijnings" w:date="2014-03-10T11:52:00Z"/>
                <w:lang w:eastAsia="nl-NL"/>
              </w:rPr>
            </w:pPr>
            <w:ins w:id="3748" w:author="Joost Wijnings" w:date="2014-03-10T11:52:00Z">
              <w:r>
                <w:rPr>
                  <w:lang w:eastAsia="nl-NL"/>
                </w:rPr>
                <w:t>object . inhoud</w:t>
              </w:r>
            </w:ins>
          </w:p>
        </w:tc>
        <w:tc>
          <w:tcPr>
            <w:tcW w:w="3260" w:type="dxa"/>
          </w:tcPr>
          <w:p w14:paraId="796E6293" w14:textId="084C3BAB" w:rsidR="002162A2" w:rsidRPr="00172CD1" w:rsidRDefault="002162A2" w:rsidP="002162A2">
            <w:pPr>
              <w:rPr>
                <w:ins w:id="3749" w:author="Joost Wijnings" w:date="2014-03-10T11:52:00Z"/>
                <w:lang w:eastAsia="nl-NL"/>
              </w:rPr>
            </w:pPr>
            <w:ins w:id="3750" w:author="Joost Wijnings" w:date="2014-03-10T11:52:00Z">
              <w:r w:rsidRPr="00172CD1">
                <w:rPr>
                  <w:lang w:eastAsia="nl-NL"/>
                </w:rPr>
                <w:t>Documentinhoud</w:t>
              </w:r>
            </w:ins>
          </w:p>
        </w:tc>
        <w:tc>
          <w:tcPr>
            <w:tcW w:w="709" w:type="dxa"/>
          </w:tcPr>
          <w:p w14:paraId="1AC8ABF3" w14:textId="6F99BBED" w:rsidR="002162A2" w:rsidRPr="00172CD1" w:rsidRDefault="002162A2" w:rsidP="002162A2">
            <w:pPr>
              <w:rPr>
                <w:ins w:id="3751" w:author="Joost Wijnings" w:date="2014-03-10T11:52:00Z"/>
                <w:lang w:eastAsia="nl-NL"/>
              </w:rPr>
            </w:pPr>
            <w:ins w:id="3752" w:author="Joost Wijnings" w:date="2014-03-10T11:52:00Z">
              <w:r>
                <w:rPr>
                  <w:lang w:eastAsia="nl-NL"/>
                </w:rPr>
                <w:t>v</w:t>
              </w:r>
            </w:ins>
          </w:p>
        </w:tc>
      </w:tr>
      <w:tr w:rsidR="002162A2" w:rsidRPr="00172CD1" w14:paraId="008D4AA5" w14:textId="77777777" w:rsidTr="005A3777">
        <w:tc>
          <w:tcPr>
            <w:tcW w:w="6062" w:type="dxa"/>
          </w:tcPr>
          <w:p w14:paraId="18CE4083" w14:textId="77777777" w:rsidR="002162A2" w:rsidRDefault="002162A2" w:rsidP="002162A2">
            <w:pPr>
              <w:rPr>
                <w:lang w:eastAsia="nl-NL"/>
              </w:rPr>
            </w:pPr>
            <w:r>
              <w:rPr>
                <w:lang w:eastAsia="nl-NL"/>
              </w:rPr>
              <w:t>object . inhoud@xmime:contentType</w:t>
            </w:r>
          </w:p>
        </w:tc>
        <w:tc>
          <w:tcPr>
            <w:tcW w:w="3260" w:type="dxa"/>
          </w:tcPr>
          <w:p w14:paraId="3B8D8F4C" w14:textId="77777777" w:rsidR="002162A2" w:rsidRPr="00172CD1" w:rsidRDefault="002162A2" w:rsidP="002162A2">
            <w:pPr>
              <w:rPr>
                <w:lang w:eastAsia="nl-NL"/>
              </w:rPr>
            </w:pPr>
            <w:r>
              <w:rPr>
                <w:lang w:eastAsia="nl-NL"/>
              </w:rPr>
              <w:t>MimeType</w:t>
            </w:r>
          </w:p>
        </w:tc>
        <w:tc>
          <w:tcPr>
            <w:tcW w:w="709" w:type="dxa"/>
          </w:tcPr>
          <w:p w14:paraId="40BF28CE" w14:textId="77777777" w:rsidR="002162A2" w:rsidRPr="00172CD1" w:rsidRDefault="002162A2" w:rsidP="002162A2">
            <w:pPr>
              <w:rPr>
                <w:lang w:eastAsia="nl-NL"/>
              </w:rPr>
            </w:pPr>
            <w:r>
              <w:rPr>
                <w:lang w:eastAsia="nl-NL"/>
              </w:rPr>
              <w:t>o</w:t>
            </w:r>
          </w:p>
        </w:tc>
      </w:tr>
      <w:tr w:rsidR="002162A2" w:rsidRPr="00172CD1" w14:paraId="00136761" w14:textId="77777777" w:rsidTr="005A3777">
        <w:tc>
          <w:tcPr>
            <w:tcW w:w="6062" w:type="dxa"/>
          </w:tcPr>
          <w:p w14:paraId="47754D52" w14:textId="77777777" w:rsidR="002162A2" w:rsidRDefault="002162A2" w:rsidP="002162A2">
            <w:pPr>
              <w:rPr>
                <w:lang w:eastAsia="nl-NL"/>
              </w:rPr>
            </w:pPr>
            <w:r>
              <w:rPr>
                <w:lang w:eastAsia="nl-NL"/>
              </w:rPr>
              <w:t>object . inhoud@bestandsnaam</w:t>
            </w:r>
          </w:p>
        </w:tc>
        <w:tc>
          <w:tcPr>
            <w:tcW w:w="3260" w:type="dxa"/>
          </w:tcPr>
          <w:p w14:paraId="7A241129" w14:textId="77777777" w:rsidR="002162A2" w:rsidRDefault="002162A2" w:rsidP="002162A2">
            <w:pPr>
              <w:rPr>
                <w:lang w:eastAsia="nl-NL"/>
              </w:rPr>
            </w:pPr>
            <w:r>
              <w:rPr>
                <w:lang w:eastAsia="nl-NL"/>
              </w:rPr>
              <w:t>Bestandsnaam</w:t>
            </w:r>
          </w:p>
        </w:tc>
        <w:tc>
          <w:tcPr>
            <w:tcW w:w="709" w:type="dxa"/>
          </w:tcPr>
          <w:p w14:paraId="54B35D69" w14:textId="77777777" w:rsidR="002162A2" w:rsidRPr="00172CD1" w:rsidRDefault="002162A2" w:rsidP="002162A2">
            <w:pPr>
              <w:rPr>
                <w:lang w:eastAsia="nl-NL"/>
              </w:rPr>
            </w:pPr>
            <w:r>
              <w:rPr>
                <w:lang w:eastAsia="nl-NL"/>
              </w:rPr>
              <w:t>o</w:t>
            </w:r>
          </w:p>
        </w:tc>
      </w:tr>
      <w:tr w:rsidR="002162A2" w:rsidRPr="006541E9" w14:paraId="6146582B" w14:textId="77777777" w:rsidTr="005A3777">
        <w:tc>
          <w:tcPr>
            <w:tcW w:w="6062" w:type="dxa"/>
          </w:tcPr>
          <w:p w14:paraId="0371ACBD" w14:textId="3AF3CAB0" w:rsidR="002162A2" w:rsidRDefault="006541E9" w:rsidP="002162A2">
            <w:pPr>
              <w:rPr>
                <w:lang w:eastAsia="nl-NL"/>
              </w:rPr>
            </w:pPr>
            <w:ins w:id="3753" w:author="Joost Wijnings" w:date="2014-03-10T12:58:00Z">
              <w:r>
                <w:rPr>
                  <w:lang w:eastAsia="nl-NL"/>
                </w:rPr>
                <w:t>p</w:t>
              </w:r>
              <w:r w:rsidRPr="006541E9">
                <w:rPr>
                  <w:lang w:eastAsia="nl-NL"/>
                </w:rPr>
                <w:t>arameters</w:t>
              </w:r>
              <w:r>
                <w:rPr>
                  <w:lang w:eastAsia="nl-NL"/>
                </w:rPr>
                <w:t xml:space="preserve"> </w:t>
              </w:r>
              <w:r w:rsidRPr="006541E9">
                <w:rPr>
                  <w:lang w:eastAsia="nl-NL"/>
                </w:rPr>
                <w:t>.</w:t>
              </w:r>
              <w:r>
                <w:rPr>
                  <w:lang w:eastAsia="nl-NL"/>
                </w:rPr>
                <w:t xml:space="preserve"> </w:t>
              </w:r>
              <w:r w:rsidRPr="006541E9">
                <w:rPr>
                  <w:lang w:eastAsia="nl-NL"/>
                </w:rPr>
                <w:t>checkedOutId</w:t>
              </w:r>
            </w:ins>
            <w:del w:id="3754" w:author="Joost Wijnings" w:date="2014-03-10T12:58:00Z">
              <w:r w:rsidR="002162A2" w:rsidDel="006541E9">
                <w:rPr>
                  <w:lang w:eastAsia="nl-NL"/>
                </w:rPr>
                <w:delText>object . checkedOutId</w:delText>
              </w:r>
            </w:del>
          </w:p>
        </w:tc>
        <w:tc>
          <w:tcPr>
            <w:tcW w:w="3260" w:type="dxa"/>
          </w:tcPr>
          <w:p w14:paraId="3AFC807D" w14:textId="77777777" w:rsidR="002162A2" w:rsidRPr="00172CD1" w:rsidRDefault="002162A2" w:rsidP="002162A2">
            <w:pPr>
              <w:rPr>
                <w:lang w:eastAsia="nl-NL"/>
              </w:rPr>
            </w:pPr>
            <w:r>
              <w:rPr>
                <w:lang w:eastAsia="nl-NL"/>
              </w:rPr>
              <w:t xml:space="preserve">De technische sleutel van de </w:t>
            </w:r>
            <w:r w:rsidRPr="00B87EEC">
              <w:rPr>
                <w:lang w:eastAsia="nl-NL"/>
              </w:rPr>
              <w:t xml:space="preserve"> "Private Working Copy"</w:t>
            </w:r>
          </w:p>
        </w:tc>
        <w:tc>
          <w:tcPr>
            <w:tcW w:w="709" w:type="dxa"/>
          </w:tcPr>
          <w:p w14:paraId="03DA1AE4" w14:textId="77777777" w:rsidR="002162A2" w:rsidRPr="00172CD1" w:rsidRDefault="002162A2" w:rsidP="002162A2">
            <w:pPr>
              <w:rPr>
                <w:lang w:eastAsia="nl-NL"/>
              </w:rPr>
            </w:pPr>
            <w:r>
              <w:rPr>
                <w:lang w:eastAsia="nl-NL"/>
              </w:rPr>
              <w:t>v*</w:t>
            </w:r>
          </w:p>
        </w:tc>
      </w:tr>
    </w:tbl>
    <w:p w14:paraId="62B1646D" w14:textId="77777777" w:rsidR="001E6311" w:rsidRPr="006608F3" w:rsidRDefault="00450BDB" w:rsidP="00450BDB">
      <w:pPr>
        <w:rPr>
          <w:lang w:eastAsia="nl-NL"/>
        </w:rPr>
      </w:pPr>
      <w:r w:rsidRPr="006608F3">
        <w:rPr>
          <w:lang w:eastAsia="nl-NL"/>
        </w:rPr>
        <w:t xml:space="preserve">* Deze waarde is </w:t>
      </w:r>
      <w:r w:rsidR="006608F3">
        <w:rPr>
          <w:lang w:eastAsia="nl-NL"/>
        </w:rPr>
        <w:t xml:space="preserve">alleen </w:t>
      </w:r>
      <w:r w:rsidRPr="006608F3">
        <w:rPr>
          <w:lang w:eastAsia="nl-NL"/>
        </w:rPr>
        <w:t>verplicht indien document</w:t>
      </w:r>
      <w:r w:rsidR="006608F3" w:rsidRPr="006608F3">
        <w:rPr>
          <w:lang w:eastAsia="nl-NL"/>
        </w:rPr>
        <w:t xml:space="preserve"> eerder is opge</w:t>
      </w:r>
      <w:r w:rsidR="006608F3">
        <w:rPr>
          <w:lang w:eastAsia="nl-NL"/>
        </w:rPr>
        <w:t>vraagd</w:t>
      </w:r>
      <w:r w:rsidR="006608F3" w:rsidRPr="006608F3">
        <w:rPr>
          <w:lang w:eastAsia="nl-NL"/>
        </w:rPr>
        <w:t xml:space="preserve"> via de ‘</w:t>
      </w:r>
      <w:r w:rsidR="006608F3" w:rsidRPr="006608F3">
        <w:t>Geef Zaakdocument bewerken</w:t>
      </w:r>
      <w:r w:rsidR="006608F3" w:rsidRPr="006608F3">
        <w:rPr>
          <w:lang w:eastAsia="nl-NL"/>
        </w:rPr>
        <w:t>’ service</w:t>
      </w:r>
    </w:p>
    <w:p w14:paraId="4A669EA3" w14:textId="77777777" w:rsidR="006608F3" w:rsidRDefault="006608F3" w:rsidP="00450BDB">
      <w:pPr>
        <w:rPr>
          <w:lang w:eastAsia="nl-NL"/>
        </w:rPr>
      </w:pPr>
    </w:p>
    <w:p w14:paraId="5DE0A26A" w14:textId="6A84A862" w:rsidR="001E6311" w:rsidRPr="00F54E15" w:rsidRDefault="00226D95" w:rsidP="001E6311">
      <w:pPr>
        <w:rPr>
          <w:lang w:eastAsia="nl-NL"/>
        </w:rPr>
      </w:pPr>
      <w:r>
        <w:rPr>
          <w:lang w:eastAsia="nl-NL"/>
        </w:rPr>
        <w:t>Het ZS</w:t>
      </w:r>
      <w:r w:rsidR="001E6311">
        <w:rPr>
          <w:lang w:eastAsia="nl-NL"/>
        </w:rPr>
        <w:t xml:space="preserve"> dient te antwoorden met een (volgens StUF) c</w:t>
      </w:r>
      <w:r w:rsidR="00E84776">
        <w:rPr>
          <w:lang w:eastAsia="nl-NL"/>
        </w:rPr>
        <w:t>orrecte bevestiging/foutmelding.</w:t>
      </w:r>
      <w:ins w:id="3755" w:author="Joost Wijnings" w:date="2014-03-14T17:00:00Z">
        <w:r w:rsidR="00AC122B">
          <w:rPr>
            <w:lang w:eastAsia="nl-NL"/>
          </w:rPr>
          <w:t xml:space="preserve"> Voor een toelichting zie de StUF-standaard 03.01 paragraaf 4.4. </w:t>
        </w:r>
      </w:ins>
    </w:p>
    <w:p w14:paraId="0DC39620" w14:textId="77777777" w:rsidR="001E6311" w:rsidRDefault="001E6311" w:rsidP="005A3777">
      <w:pPr>
        <w:pStyle w:val="Kop4"/>
      </w:pPr>
      <w:bookmarkStart w:id="3756" w:name="_Ref298762276"/>
      <w:r>
        <w:t xml:space="preserve">Interactie tussen </w:t>
      </w:r>
      <w:r w:rsidR="00226D95">
        <w:t>ZS</w:t>
      </w:r>
      <w:r>
        <w:t xml:space="preserve"> en DMS</w:t>
      </w:r>
    </w:p>
    <w:p w14:paraId="23630665" w14:textId="20ED00EF" w:rsidR="00226D95" w:rsidRDefault="00226D95" w:rsidP="00226D95">
      <w:r>
        <w:t xml:space="preserve">Het ZS zorgt ervoor dat in het DMS </w:t>
      </w:r>
      <w:r w:rsidR="005D37BA">
        <w:t>het</w:t>
      </w:r>
      <w:r>
        <w:t xml:space="preserve"> EDC</w:t>
      </w:r>
      <w:ins w:id="3757" w:author="Joost Wijnings" w:date="2014-03-08T02:36:00Z">
        <w:r w:rsidR="00E00FF1">
          <w:t>-</w:t>
        </w:r>
      </w:ins>
      <w:del w:id="3758" w:author="Joost Wijnings" w:date="2014-03-08T02:36:00Z">
        <w:r w:rsidDel="00E00FF1">
          <w:delText xml:space="preserve"> </w:delText>
        </w:r>
      </w:del>
      <w:r>
        <w:t>object wordt</w:t>
      </w:r>
      <w:r w:rsidR="005D37BA">
        <w:t xml:space="preserve"> bijgewerkt met de door de </w:t>
      </w:r>
      <w:del w:id="3759" w:author="Joost Wijnings" w:date="2014-03-08T02:36:00Z">
        <w:r w:rsidR="00486B78" w:rsidDel="00E00FF1">
          <w:delText>Document</w:delText>
        </w:r>
        <w:r w:rsidR="005D37BA" w:rsidDel="00E00FF1">
          <w:delText xml:space="preserve">service </w:delText>
        </w:r>
      </w:del>
      <w:ins w:id="3760" w:author="Joost Wijnings" w:date="2014-03-08T02:36:00Z">
        <w:r w:rsidR="00E00FF1">
          <w:t>documentservice</w:t>
        </w:r>
      </w:ins>
      <w:r w:rsidR="005D37BA">
        <w:t>consumser aangeleverde documentidentificatie</w:t>
      </w:r>
      <w:r>
        <w:t>. Hiervoor maakt het ZS gebruik van de CMIS</w:t>
      </w:r>
      <w:ins w:id="3761" w:author="Joost Wijnings" w:date="2014-03-08T02:36:00Z">
        <w:r w:rsidR="00E00FF1">
          <w:t>-</w:t>
        </w:r>
      </w:ins>
      <w:del w:id="3762" w:author="Joost Wijnings" w:date="2014-03-08T02:36:00Z">
        <w:r w:rsidDel="00E00FF1">
          <w:delText xml:space="preserve"> </w:delText>
        </w:r>
      </w:del>
      <w:r>
        <w:t xml:space="preserve">services die aangeboden worden door het DMS. </w:t>
      </w:r>
      <w:r w:rsidR="00486B78">
        <w:t>De</w:t>
      </w:r>
      <w:r>
        <w:t xml:space="preserve"> volgende eisen</w:t>
      </w:r>
      <w:r w:rsidR="00486B78">
        <w:t xml:space="preserve"> gelden</w:t>
      </w:r>
      <w:r>
        <w:t>:</w:t>
      </w:r>
    </w:p>
    <w:p w14:paraId="28F91015" w14:textId="77777777" w:rsidR="00226D95" w:rsidRPr="005D37BA" w:rsidRDefault="005D37BA" w:rsidP="00E666F8">
      <w:pPr>
        <w:numPr>
          <w:ilvl w:val="0"/>
          <w:numId w:val="21"/>
        </w:numPr>
      </w:pPr>
      <w:r>
        <w:lastRenderedPageBreak/>
        <w:t>Alle door de service</w:t>
      </w:r>
      <w:del w:id="3763" w:author="Joost Wijnings" w:date="2014-03-08T02:36:00Z">
        <w:r w:rsidDel="00E00FF1">
          <w:delText xml:space="preserve"> </w:delText>
        </w:r>
      </w:del>
      <w:r>
        <w:t>consumer aangeleverde attributen worden gemuteerd</w:t>
      </w:r>
      <w:r>
        <w:rPr>
          <w:color w:val="000000"/>
        </w:rPr>
        <w:t xml:space="preserve"> bij het object met juiste documentidentificatie;</w:t>
      </w:r>
      <w:r w:rsidR="00226D95">
        <w:rPr>
          <w:color w:val="000000"/>
        </w:rPr>
        <w:t xml:space="preserve"> </w:t>
      </w:r>
    </w:p>
    <w:p w14:paraId="75EAC2BA" w14:textId="7786B837" w:rsidR="004A4D52" w:rsidRDefault="005D37BA" w:rsidP="004A4D52">
      <w:pPr>
        <w:numPr>
          <w:ilvl w:val="0"/>
          <w:numId w:val="21"/>
        </w:numPr>
      </w:pPr>
      <w:r>
        <w:rPr>
          <w:color w:val="000000"/>
        </w:rPr>
        <w:t xml:space="preserve">Er wordt rekening gehouden met de </w:t>
      </w:r>
      <w:r w:rsidR="00B62775">
        <w:rPr>
          <w:color w:val="000000"/>
        </w:rPr>
        <w:t xml:space="preserve">regels voor </w:t>
      </w:r>
      <w:r>
        <w:rPr>
          <w:color w:val="000000"/>
        </w:rPr>
        <w:t>minimaal vereiste metadata bij een EDC</w:t>
      </w:r>
      <w:ins w:id="3764" w:author="Joost Wijnings" w:date="2014-03-10T17:24:00Z">
        <w:r w:rsidR="0004776E">
          <w:rPr>
            <w:color w:val="000000"/>
          </w:rPr>
          <w:t xml:space="preserve">. </w:t>
        </w:r>
      </w:ins>
      <w:del w:id="3765" w:author="Joost Wijnings" w:date="2014-03-10T17:24:00Z">
        <w:r w:rsidDel="0004776E">
          <w:rPr>
            <w:color w:val="000000"/>
          </w:rPr>
          <w:delText>;</w:delText>
        </w:r>
      </w:del>
      <w:bookmarkStart w:id="3766" w:name="_Ref346610592"/>
      <w:bookmarkStart w:id="3767" w:name="OLE_LINK5"/>
      <w:bookmarkStart w:id="3768" w:name="OLE_LINK6"/>
      <w:r w:rsidR="004A4D52">
        <w:t xml:space="preserve"> </w:t>
      </w:r>
    </w:p>
    <w:p w14:paraId="4A3D5640" w14:textId="1B2D4D9F" w:rsidR="001E6311" w:rsidRDefault="001E6311" w:rsidP="00BE3F74">
      <w:pPr>
        <w:pStyle w:val="Kop3"/>
      </w:pPr>
      <w:bookmarkStart w:id="3769" w:name="_Ref382894401"/>
      <w:bookmarkStart w:id="3770" w:name="_Toc402174441"/>
      <w:r>
        <w:t>#1</w:t>
      </w:r>
      <w:r w:rsidR="00BE3F74">
        <w:t>3</w:t>
      </w:r>
      <w:r>
        <w:t xml:space="preserve"> Genereer Documentidentificatie</w:t>
      </w:r>
      <w:bookmarkEnd w:id="3766"/>
      <w:r w:rsidR="00174BF3">
        <w:t xml:space="preserve"> </w:t>
      </w:r>
      <w:r w:rsidR="00332412">
        <w:t>(</w:t>
      </w:r>
      <w:del w:id="3771" w:author="Joost Wijnings" w:date="2014-03-31T13:24:00Z">
        <w:r w:rsidR="00332412" w:rsidDel="009E772F">
          <w:delText>genereerDocumentidentificatie</w:delText>
        </w:r>
      </w:del>
      <w:ins w:id="3772" w:author="Joost Wijnings" w:date="2014-03-31T13:24:00Z">
        <w:r w:rsidR="009E772F">
          <w:t>genereerDocumentIdentificatie_Di02</w:t>
        </w:r>
      </w:ins>
      <w:r w:rsidR="00332412">
        <w:t>)</w:t>
      </w:r>
      <w:bookmarkEnd w:id="3769"/>
      <w:bookmarkEnd w:id="3770"/>
    </w:p>
    <w:p w14:paraId="2E22B8AE" w14:textId="7455FC71" w:rsidR="001E6311" w:rsidRPr="00A810F1" w:rsidRDefault="001E6311" w:rsidP="001E6311">
      <w:r w:rsidRPr="00A810F1">
        <w:t xml:space="preserve">De </w:t>
      </w:r>
      <w:ins w:id="3773" w:author="Joost Wijnings" w:date="2014-03-18T08:25:00Z">
        <w:r w:rsidR="00C17B98">
          <w:t>‘</w:t>
        </w:r>
      </w:ins>
      <w:del w:id="3774" w:author="Joost Wijnings" w:date="2014-03-18T08:25:00Z">
        <w:r w:rsidRPr="00A810F1" w:rsidDel="00C17B98">
          <w:delText>G</w:delText>
        </w:r>
      </w:del>
      <w:ins w:id="3775" w:author="Joost Wijnings" w:date="2014-03-18T08:25:00Z">
        <w:r w:rsidR="00C17B98">
          <w:t>g</w:t>
        </w:r>
      </w:ins>
      <w:r w:rsidRPr="00A810F1">
        <w:t>enereer</w:t>
      </w:r>
      <w:del w:id="3776" w:author="Joost Wijnings" w:date="2014-03-18T08:25:00Z">
        <w:r w:rsidRPr="00A810F1" w:rsidDel="00C17B98">
          <w:delText xml:space="preserve"> </w:delText>
        </w:r>
      </w:del>
      <w:r w:rsidRPr="00A810F1">
        <w:t>Documentidentificatie</w:t>
      </w:r>
      <w:ins w:id="3777" w:author="Joost Wijnings" w:date="2014-03-31T13:24:00Z">
        <w:r w:rsidR="009E772F">
          <w:t>_Di02</w:t>
        </w:r>
      </w:ins>
      <w:ins w:id="3778" w:author="Joost Wijnings" w:date="2014-03-18T08:25:00Z">
        <w:r w:rsidR="00C17B98">
          <w:t>’-</w:t>
        </w:r>
      </w:ins>
      <w:del w:id="3779" w:author="Joost Wijnings" w:date="2014-03-18T08:25:00Z">
        <w:r w:rsidRPr="00A810F1" w:rsidDel="00C17B98">
          <w:delText xml:space="preserve"> </w:delText>
        </w:r>
      </w:del>
      <w:r w:rsidRPr="00A810F1">
        <w:t xml:space="preserve">service biedt </w:t>
      </w:r>
      <w:ins w:id="3780" w:author="Joost Wijnings" w:date="2014-03-18T08:12:00Z">
        <w:r w:rsidR="007F64EB">
          <w:t>DSC’s</w:t>
        </w:r>
        <w:r w:rsidR="007F64EB" w:rsidRPr="00A810F1">
          <w:t xml:space="preserve"> </w:t>
        </w:r>
      </w:ins>
      <w:r w:rsidRPr="00A810F1">
        <w:t xml:space="preserve">de mogelijkheid </w:t>
      </w:r>
      <w:del w:id="3781" w:author="Joost Wijnings" w:date="2014-03-18T08:08:00Z">
        <w:r w:rsidRPr="00A810F1" w:rsidDel="00664882">
          <w:delText xml:space="preserve">voor </w:delText>
        </w:r>
      </w:del>
      <w:del w:id="3782" w:author="Joost Wijnings" w:date="2014-03-08T02:36:00Z">
        <w:r w:rsidR="009626C5" w:rsidDel="00E00FF1">
          <w:delText>D</w:delText>
        </w:r>
      </w:del>
      <w:del w:id="3783" w:author="Joost Wijnings" w:date="2014-03-18T08:08:00Z">
        <w:r w:rsidR="009626C5" w:rsidDel="00664882">
          <w:delText>ocument</w:delText>
        </w:r>
        <w:r w:rsidRPr="00A810F1" w:rsidDel="00664882">
          <w:delText>service</w:delText>
        </w:r>
      </w:del>
      <w:del w:id="3784" w:author="Joost Wijnings" w:date="2014-03-08T02:36:00Z">
        <w:r w:rsidRPr="00A810F1" w:rsidDel="00E00FF1">
          <w:delText xml:space="preserve"> </w:delText>
        </w:r>
      </w:del>
      <w:del w:id="3785" w:author="Joost Wijnings" w:date="2014-03-18T08:08:00Z">
        <w:r w:rsidRPr="00A810F1" w:rsidDel="00664882">
          <w:delText>consumers</w:delText>
        </w:r>
      </w:del>
      <w:del w:id="3786" w:author="Joost Wijnings" w:date="2014-03-18T08:12:00Z">
        <w:r w:rsidRPr="00A810F1" w:rsidDel="007F64EB">
          <w:delText xml:space="preserve"> </w:delText>
        </w:r>
      </w:del>
      <w:r w:rsidRPr="00A810F1">
        <w:t xml:space="preserve">om een uniek en geldige Documentidentificatie </w:t>
      </w:r>
      <w:r w:rsidR="009626C5">
        <w:t>op te halen.</w:t>
      </w:r>
      <w:r w:rsidRPr="00A810F1">
        <w:t xml:space="preserve"> De </w:t>
      </w:r>
      <w:del w:id="3787" w:author="Joost Wijnings" w:date="2014-03-18T08:08:00Z">
        <w:r w:rsidRPr="00A810F1" w:rsidDel="00664882">
          <w:delText xml:space="preserve">consumer </w:delText>
        </w:r>
      </w:del>
      <w:ins w:id="3788" w:author="Joost Wijnings" w:date="2014-03-18T08:08:00Z">
        <w:r w:rsidR="00664882">
          <w:t>DSC</w:t>
        </w:r>
        <w:r w:rsidR="00664882" w:rsidRPr="00A810F1">
          <w:t xml:space="preserve"> </w:t>
        </w:r>
      </w:ins>
      <w:r w:rsidRPr="00A810F1">
        <w:t xml:space="preserve">stuurt hiervoor een vrij bericht naar </w:t>
      </w:r>
      <w:r w:rsidR="009626C5">
        <w:t>het ZS</w:t>
      </w:r>
      <w:r w:rsidRPr="00A810F1">
        <w:t xml:space="preserve"> en ontvangt synchroon als reactie </w:t>
      </w:r>
      <w:r w:rsidR="009626C5">
        <w:t>een geldige</w:t>
      </w:r>
      <w:r w:rsidRPr="00A810F1">
        <w:t xml:space="preserve"> Documentidentificatie.</w:t>
      </w:r>
    </w:p>
    <w:p w14:paraId="0513C67A" w14:textId="77777777" w:rsidR="001E6311" w:rsidRPr="004311CB" w:rsidRDefault="001E6311" w:rsidP="001E6311"/>
    <w:bookmarkEnd w:id="3767"/>
    <w:bookmarkEnd w:id="3768"/>
    <w:p w14:paraId="62B1F2EF" w14:textId="77777777" w:rsidR="001E6311" w:rsidRDefault="001E6311" w:rsidP="001E6311">
      <w:pPr>
        <w:rPr>
          <w:color w:val="000000"/>
          <w:lang w:eastAsia="nl-NL"/>
        </w:rPr>
      </w:pPr>
    </w:p>
    <w:p w14:paraId="5FC1B900" w14:textId="348AAD1A" w:rsidR="001E6311" w:rsidRPr="00E04CCE" w:rsidRDefault="009626C5" w:rsidP="001E6311">
      <w:pPr>
        <w:keepNext/>
      </w:pPr>
      <w:del w:id="3789" w:author="Joost Wijnings" w:date="2014-03-14T17:17:00Z">
        <w:r w:rsidDel="0004038D">
          <w:object w:dxaOrig="4350" w:dyaOrig="4055" w14:anchorId="1E5F2110">
            <v:shape id="_x0000_i1045" type="#_x0000_t75" style="width:3in;height:201.6pt" o:ole="">
              <v:imagedata r:id="rId56" o:title=""/>
            </v:shape>
            <o:OLEObject Type="Embed" ProgID="Visio.Drawing.11" ShapeID="_x0000_i1045" DrawAspect="Content" ObjectID="_1500198948" r:id="rId77"/>
          </w:object>
        </w:r>
      </w:del>
      <w:ins w:id="3790" w:author="Joost Wijnings" w:date="2014-03-18T08:35:00Z">
        <w:r w:rsidR="008D2A2D">
          <w:rPr>
            <w:noProof/>
            <w:lang w:eastAsia="nl-NL"/>
          </w:rPr>
          <w:drawing>
            <wp:inline distT="0" distB="0" distL="0" distR="0" wp14:anchorId="7D4588DF" wp14:editId="6FA0DC0E">
              <wp:extent cx="2019300" cy="2019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19300" cy="2019300"/>
                      </a:xfrm>
                      <a:prstGeom prst="rect">
                        <a:avLst/>
                      </a:prstGeom>
                    </pic:spPr>
                  </pic:pic>
                </a:graphicData>
              </a:graphic>
            </wp:inline>
          </w:drawing>
        </w:r>
      </w:ins>
    </w:p>
    <w:p w14:paraId="25E330B5" w14:textId="77777777" w:rsidR="001E6311" w:rsidRPr="009F0E12" w:rsidRDefault="001E6311" w:rsidP="001E6311">
      <w:pPr>
        <w:pStyle w:val="Bijschrift"/>
        <w:outlineLvl w:val="0"/>
      </w:pPr>
      <w:r w:rsidRPr="00215E6B">
        <w:t xml:space="preserve">Figuur </w:t>
      </w:r>
      <w:r w:rsidRPr="009F0E12">
        <w:fldChar w:fldCharType="begin"/>
      </w:r>
      <w:r w:rsidRPr="00215E6B">
        <w:instrText xml:space="preserve"> SEQ Figuur \* ARABIC </w:instrText>
      </w:r>
      <w:r w:rsidRPr="009F0E12">
        <w:fldChar w:fldCharType="separate"/>
      </w:r>
      <w:r w:rsidR="0053520C">
        <w:rPr>
          <w:noProof/>
        </w:rPr>
        <w:t>18</w:t>
      </w:r>
      <w:r w:rsidRPr="009F0E12">
        <w:fldChar w:fldCharType="end"/>
      </w:r>
      <w:r>
        <w:t>: Genereer Documentidentificatie</w:t>
      </w:r>
    </w:p>
    <w:p w14:paraId="17D06553" w14:textId="77777777" w:rsidR="001E6311" w:rsidRPr="009D4E18" w:rsidRDefault="001E6311" w:rsidP="005A3777">
      <w:pPr>
        <w:pStyle w:val="Kop4"/>
      </w:pPr>
      <w:r w:rsidRPr="00500B94">
        <w:t xml:space="preserve">Eisen aan </w:t>
      </w:r>
      <w:r w:rsidR="009626C5">
        <w:t>ZS</w:t>
      </w:r>
    </w:p>
    <w:p w14:paraId="30CBE543" w14:textId="609B32C1" w:rsidR="001E6311" w:rsidRDefault="001E6311" w:rsidP="00E666F8">
      <w:pPr>
        <w:numPr>
          <w:ilvl w:val="0"/>
          <w:numId w:val="13"/>
        </w:numPr>
      </w:pPr>
      <w:r>
        <w:t>De uitgegeven Documentidentificatie wordt gereserveerd en wordt eenmalig uitgegeven</w:t>
      </w:r>
      <w:ins w:id="3791" w:author="Joost Wijnings" w:date="2014-03-10T17:24:00Z">
        <w:r w:rsidR="0004776E">
          <w:t xml:space="preserve">; </w:t>
        </w:r>
      </w:ins>
    </w:p>
    <w:p w14:paraId="19271974" w14:textId="3CF7126B" w:rsidR="001E6311" w:rsidRDefault="001E6311" w:rsidP="00E666F8">
      <w:pPr>
        <w:numPr>
          <w:ilvl w:val="0"/>
          <w:numId w:val="13"/>
        </w:numPr>
      </w:pPr>
      <w:r>
        <w:t>De uitgegeven Documentidentificatie is uniek binnen de gemeente</w:t>
      </w:r>
      <w:ins w:id="3792" w:author="Joost Wijnings" w:date="2014-03-10T17:24:00Z">
        <w:r w:rsidR="0004776E">
          <w:t xml:space="preserve">; </w:t>
        </w:r>
      </w:ins>
    </w:p>
    <w:p w14:paraId="0C083004" w14:textId="6D8A79D2" w:rsidR="001E6311" w:rsidRPr="00E04CCE" w:rsidRDefault="001E6311" w:rsidP="00E666F8">
      <w:pPr>
        <w:numPr>
          <w:ilvl w:val="0"/>
          <w:numId w:val="13"/>
        </w:numPr>
      </w:pPr>
      <w:r>
        <w:t>Er wordt direct (synchroon) een Documentidentificatie teruggestuurd</w:t>
      </w:r>
      <w:ins w:id="3793" w:author="Joost Wijnings" w:date="2014-03-10T17:24:00Z">
        <w:r w:rsidR="0004776E">
          <w:t xml:space="preserve">. </w:t>
        </w:r>
      </w:ins>
    </w:p>
    <w:p w14:paraId="3126B7C3" w14:textId="1B9E09A3" w:rsidR="001E6311" w:rsidRDefault="001E6311" w:rsidP="005A3777">
      <w:pPr>
        <w:pStyle w:val="Kop4"/>
      </w:pPr>
      <w:r>
        <w:t xml:space="preserve">Interactie tussen </w:t>
      </w:r>
      <w:ins w:id="3794" w:author="Joost Wijnings" w:date="2014-03-14T17:31:00Z">
        <w:r w:rsidR="00F3077C">
          <w:t>DSC</w:t>
        </w:r>
      </w:ins>
      <w:del w:id="3795" w:author="Joost Wijnings" w:date="2014-03-08T02:36:00Z">
        <w:r w:rsidR="00F04DF1" w:rsidDel="00E00FF1">
          <w:delText>D</w:delText>
        </w:r>
      </w:del>
      <w:del w:id="3796" w:author="Joost Wijnings" w:date="2014-03-14T17:31:00Z">
        <w:r w:rsidR="00F04DF1" w:rsidDel="00F3077C">
          <w:delText>ocument</w:delText>
        </w:r>
        <w:r w:rsidDel="00F3077C">
          <w:delText>service</w:delText>
        </w:r>
      </w:del>
      <w:del w:id="3797" w:author="Joost Wijnings" w:date="2014-03-08T02:36:00Z">
        <w:r w:rsidDel="00E00FF1">
          <w:delText xml:space="preserve"> </w:delText>
        </w:r>
      </w:del>
      <w:del w:id="3798" w:author="Joost Wijnings" w:date="2014-03-14T17:31:00Z">
        <w:r w:rsidDel="00F3077C">
          <w:delText>consumer</w:delText>
        </w:r>
      </w:del>
      <w:r>
        <w:t xml:space="preserve"> en </w:t>
      </w:r>
      <w:r w:rsidR="009626C5">
        <w:t>ZS</w:t>
      </w:r>
    </w:p>
    <w:p w14:paraId="3564710F" w14:textId="1F1E4F85" w:rsidR="001E6311" w:rsidRDefault="001E6311" w:rsidP="001E6311">
      <w:pPr>
        <w:rPr>
          <w:ins w:id="3799" w:author="Joost Wijnings" w:date="2014-03-14T17:18:00Z"/>
        </w:rPr>
      </w:pPr>
      <w:r>
        <w:t xml:space="preserve">De interactie tussen </w:t>
      </w:r>
      <w:del w:id="3800" w:author="Joost Wijnings" w:date="2014-03-14T17:31:00Z">
        <w:r w:rsidDel="00F3077C">
          <w:delText>de service</w:delText>
        </w:r>
      </w:del>
      <w:del w:id="3801" w:author="Joost Wijnings" w:date="2014-03-08T02:36:00Z">
        <w:r w:rsidDel="00E00FF1">
          <w:delText xml:space="preserve"> </w:delText>
        </w:r>
      </w:del>
      <w:del w:id="3802" w:author="Joost Wijnings" w:date="2014-03-14T17:31:00Z">
        <w:r w:rsidDel="00F3077C">
          <w:delText xml:space="preserve">consumer en serviceprovider </w:delText>
        </w:r>
      </w:del>
      <w:ins w:id="3803" w:author="Joost Wijnings" w:date="2014-03-14T17:31:00Z">
        <w:r w:rsidR="00F3077C">
          <w:t xml:space="preserve">DSC en ZS </w:t>
        </w:r>
      </w:ins>
      <w:r>
        <w:t>is gebaseerd op vrije berichten. Het inkomende bericht (</w:t>
      </w:r>
      <w:ins w:id="3804" w:author="Joost Wijnings" w:date="2014-03-10T17:23:00Z">
        <w:r w:rsidR="00AF6F81" w:rsidRPr="00AF6F81">
          <w:t>genereerDocumentIdentificatie_Di02</w:t>
        </w:r>
      </w:ins>
      <w:del w:id="3805" w:author="Joost Wijnings" w:date="2014-03-10T17:23:00Z">
        <w:r w:rsidDel="00AF6F81">
          <w:delText>Di02</w:delText>
        </w:r>
      </w:del>
      <w:r>
        <w:t>) heeft naast de stuurgegevens geen verplichte elementen. Wel dient het stuurgegeven ‘functie’ de waarde “genereerDocumentidentificatie” te hebben.</w:t>
      </w:r>
    </w:p>
    <w:p w14:paraId="29221B0B" w14:textId="77777777" w:rsidR="0004038D" w:rsidRDefault="0004038D" w:rsidP="001E6311">
      <w:pPr>
        <w:rPr>
          <w:ins w:id="3806" w:author="Joost Wijnings" w:date="2014-03-14T17:18:00Z"/>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969"/>
      </w:tblGrid>
      <w:tr w:rsidR="0004038D" w:rsidRPr="00147A5D" w14:paraId="00950A01" w14:textId="77777777" w:rsidTr="00802FAD">
        <w:trPr>
          <w:ins w:id="3807" w:author="Joost Wijnings" w:date="2014-03-14T17:18:00Z"/>
        </w:trPr>
        <w:tc>
          <w:tcPr>
            <w:tcW w:w="10031" w:type="dxa"/>
            <w:gridSpan w:val="2"/>
          </w:tcPr>
          <w:p w14:paraId="0755C5E1" w14:textId="27EE1994" w:rsidR="0004038D" w:rsidRPr="00C709C8" w:rsidRDefault="0004038D" w:rsidP="007F64EB">
            <w:pPr>
              <w:rPr>
                <w:ins w:id="3808" w:author="Joost Wijnings" w:date="2014-03-14T17:18:00Z"/>
                <w:b/>
                <w:lang w:eastAsia="nl-NL"/>
              </w:rPr>
            </w:pPr>
            <w:ins w:id="3809" w:author="Joost Wijnings" w:date="2014-03-14T17:18:00Z">
              <w:r w:rsidRPr="00C709C8">
                <w:rPr>
                  <w:b/>
                  <w:lang w:eastAsia="nl-NL"/>
                </w:rPr>
                <w:t>Berichttype:</w:t>
              </w:r>
              <w:r w:rsidRPr="00C709C8">
                <w:rPr>
                  <w:lang w:eastAsia="nl-NL"/>
                </w:rPr>
                <w:t xml:space="preserve"> </w:t>
              </w:r>
              <w:r w:rsidRPr="00680D02">
                <w:rPr>
                  <w:lang w:eastAsia="nl-NL"/>
                </w:rPr>
                <w:t>genereer</w:t>
              </w:r>
            </w:ins>
            <w:ins w:id="3810" w:author="Joost Wijnings" w:date="2014-03-14T17:19:00Z">
              <w:r>
                <w:rPr>
                  <w:lang w:eastAsia="nl-NL"/>
                </w:rPr>
                <w:t>Document</w:t>
              </w:r>
            </w:ins>
            <w:ins w:id="3811" w:author="Joost Wijnings" w:date="2014-03-14T17:18:00Z">
              <w:r w:rsidRPr="00680D02">
                <w:rPr>
                  <w:lang w:eastAsia="nl-NL"/>
                </w:rPr>
                <w:t>Identificatie_D</w:t>
              </w:r>
              <w:r>
                <w:rPr>
                  <w:lang w:eastAsia="nl-NL"/>
                </w:rPr>
                <w:t>i</w:t>
              </w:r>
              <w:r w:rsidRPr="00680D02">
                <w:rPr>
                  <w:lang w:eastAsia="nl-NL"/>
                </w:rPr>
                <w:t>02</w:t>
              </w:r>
              <w:r>
                <w:rPr>
                  <w:lang w:eastAsia="nl-NL"/>
                </w:rPr>
                <w:t xml:space="preserve"> (vrij bericht)</w:t>
              </w:r>
            </w:ins>
          </w:p>
        </w:tc>
      </w:tr>
      <w:tr w:rsidR="0004038D" w:rsidRPr="00C709C8" w14:paraId="124FD19A" w14:textId="77777777" w:rsidTr="00802FAD">
        <w:trPr>
          <w:ins w:id="3812" w:author="Joost Wijnings" w:date="2014-03-14T17:18:00Z"/>
        </w:trPr>
        <w:tc>
          <w:tcPr>
            <w:tcW w:w="6062" w:type="dxa"/>
          </w:tcPr>
          <w:p w14:paraId="70AD83DB" w14:textId="77777777" w:rsidR="0004038D" w:rsidRPr="00C709C8" w:rsidRDefault="0004038D" w:rsidP="00802FAD">
            <w:pPr>
              <w:rPr>
                <w:ins w:id="3813" w:author="Joost Wijnings" w:date="2014-03-14T17:18:00Z"/>
                <w:b/>
                <w:lang w:eastAsia="nl-NL"/>
              </w:rPr>
            </w:pPr>
            <w:ins w:id="3814" w:author="Joost Wijnings" w:date="2014-03-14T17:18:00Z">
              <w:r w:rsidRPr="00C709C8">
                <w:rPr>
                  <w:b/>
                  <w:lang w:eastAsia="nl-NL"/>
                </w:rPr>
                <w:t>Verplichte elementen</w:t>
              </w:r>
            </w:ins>
          </w:p>
        </w:tc>
        <w:tc>
          <w:tcPr>
            <w:tcW w:w="3969" w:type="dxa"/>
          </w:tcPr>
          <w:p w14:paraId="4BA84AF1" w14:textId="77777777" w:rsidR="0004038D" w:rsidRPr="00C709C8" w:rsidRDefault="0004038D" w:rsidP="00802FAD">
            <w:pPr>
              <w:rPr>
                <w:ins w:id="3815" w:author="Joost Wijnings" w:date="2014-03-14T17:18:00Z"/>
                <w:b/>
                <w:lang w:eastAsia="nl-NL"/>
              </w:rPr>
            </w:pPr>
            <w:ins w:id="3816" w:author="Joost Wijnings" w:date="2014-03-14T17:18:00Z">
              <w:r>
                <w:rPr>
                  <w:b/>
                  <w:lang w:eastAsia="nl-NL"/>
                </w:rPr>
                <w:t>RGBZ-attribuut</w:t>
              </w:r>
            </w:ins>
          </w:p>
        </w:tc>
      </w:tr>
      <w:tr w:rsidR="0004038D" w:rsidRPr="00626926" w14:paraId="19FE0578" w14:textId="77777777" w:rsidTr="00802FAD">
        <w:trPr>
          <w:ins w:id="3817" w:author="Joost Wijnings" w:date="2014-03-14T17:18:00Z"/>
        </w:trPr>
        <w:tc>
          <w:tcPr>
            <w:tcW w:w="6062" w:type="dxa"/>
          </w:tcPr>
          <w:p w14:paraId="1B28B074" w14:textId="6FDBBFAE" w:rsidR="0004038D" w:rsidRPr="00E40358" w:rsidRDefault="0004038D" w:rsidP="007F64EB">
            <w:pPr>
              <w:rPr>
                <w:ins w:id="3818" w:author="Joost Wijnings" w:date="2014-03-14T17:18:00Z"/>
                <w:lang w:eastAsia="nl-NL"/>
              </w:rPr>
            </w:pPr>
            <w:ins w:id="3819" w:author="Joost Wijnings" w:date="2014-03-14T17:18:00Z">
              <w:r>
                <w:rPr>
                  <w:lang w:eastAsia="nl-NL"/>
                </w:rPr>
                <w:t xml:space="preserve">stuurgegevens . functie (waarde: </w:t>
              </w:r>
              <w:r>
                <w:t>genereer</w:t>
              </w:r>
            </w:ins>
            <w:ins w:id="3820" w:author="Joost Wijnings" w:date="2014-03-14T17:19:00Z">
              <w:r>
                <w:t>Document</w:t>
              </w:r>
            </w:ins>
            <w:ins w:id="3821" w:author="Joost Wijnings" w:date="2014-03-14T17:18:00Z">
              <w:r>
                <w:t>identificatie)</w:t>
              </w:r>
            </w:ins>
          </w:p>
        </w:tc>
        <w:tc>
          <w:tcPr>
            <w:tcW w:w="3969" w:type="dxa"/>
          </w:tcPr>
          <w:p w14:paraId="03060BC4" w14:textId="77777777" w:rsidR="0004038D" w:rsidRPr="00C709C8" w:rsidRDefault="0004038D" w:rsidP="00802FAD">
            <w:pPr>
              <w:rPr>
                <w:ins w:id="3822" w:author="Joost Wijnings" w:date="2014-03-14T17:18:00Z"/>
                <w:b/>
                <w:lang w:eastAsia="nl-NL"/>
              </w:rPr>
            </w:pPr>
            <w:ins w:id="3823" w:author="Joost Wijnings" w:date="2014-03-14T17:18:00Z">
              <w:r>
                <w:rPr>
                  <w:lang w:eastAsia="nl-NL"/>
                </w:rPr>
                <w:t>-</w:t>
              </w:r>
            </w:ins>
          </w:p>
        </w:tc>
      </w:tr>
    </w:tbl>
    <w:p w14:paraId="1C744493" w14:textId="77777777" w:rsidR="0004038D" w:rsidRDefault="0004038D" w:rsidP="001E6311">
      <w:pPr>
        <w:rPr>
          <w:ins w:id="3824" w:author="Joost Wijnings" w:date="2014-03-14T17:18:00Z"/>
        </w:rPr>
      </w:pPr>
    </w:p>
    <w:p w14:paraId="33776B22" w14:textId="77777777" w:rsidR="0004038D" w:rsidRDefault="0004038D" w:rsidP="001E6311"/>
    <w:p w14:paraId="69520F48" w14:textId="58C135E2" w:rsidR="001E6311" w:rsidRDefault="001E6311" w:rsidP="001E6311">
      <w:pPr>
        <w:rPr>
          <w:ins w:id="3825" w:author="Joost Wijnings" w:date="2014-03-18T08:26:00Z"/>
        </w:rPr>
      </w:pPr>
      <w:r>
        <w:t>De service</w:t>
      </w:r>
      <w:del w:id="3826" w:author="Joost Wijnings" w:date="2014-03-08T02:37:00Z">
        <w:r w:rsidDel="00E00FF1">
          <w:delText xml:space="preserve"> </w:delText>
        </w:r>
      </w:del>
      <w:r>
        <w:t xml:space="preserve">provider dient als reactie op het inkomende bericht met functie “genereerDocumentidentificatie” te antwoorden met een vrij bericht (Du02). Ook in dit bericht is het stuurgegeven ‘functie’ gevuld met de waarde “genereerDocumentidentificatie”. Na de stuurgegevens volgt een element </w:t>
      </w:r>
      <w:r>
        <w:rPr>
          <w:rFonts w:ascii="Courier New" w:hAnsi="Courier New" w:cs="Courier New"/>
          <w:sz w:val="20"/>
          <w:szCs w:val="20"/>
          <w:lang w:eastAsia="nl-NL"/>
        </w:rPr>
        <w:t xml:space="preserve">document </w:t>
      </w:r>
      <w:r>
        <w:t xml:space="preserve">met attribuut </w:t>
      </w:r>
      <w:r>
        <w:rPr>
          <w:rFonts w:ascii="Courier New" w:hAnsi="Courier New" w:cs="Courier New"/>
          <w:sz w:val="20"/>
          <w:szCs w:val="20"/>
          <w:lang w:eastAsia="nl-NL"/>
        </w:rPr>
        <w:t>StUF:entiteittype="EDC".</w:t>
      </w:r>
      <w:r w:rsidRPr="00E04CCE">
        <w:t xml:space="preserve"> Binnen </w:t>
      </w:r>
      <w:r>
        <w:rPr>
          <w:rFonts w:ascii="Courier New" w:hAnsi="Courier New" w:cs="Courier New"/>
          <w:sz w:val="20"/>
          <w:szCs w:val="20"/>
          <w:lang w:eastAsia="nl-NL"/>
        </w:rPr>
        <w:t>document</w:t>
      </w:r>
      <w:r w:rsidRPr="00E04CCE">
        <w:t xml:space="preserve"> is één verplicht element opgenomen</w:t>
      </w:r>
      <w:r>
        <w:t xml:space="preserve"> namelijk de Document</w:t>
      </w:r>
      <w:r w:rsidRPr="00E04CCE">
        <w:t>identificatie</w:t>
      </w:r>
      <w:r>
        <w:t>.</w:t>
      </w:r>
      <w:ins w:id="3827" w:author="Joost Wijnings" w:date="2014-03-18T08:26:00Z">
        <w:r w:rsidR="00C17B98">
          <w:t xml:space="preserve"> </w:t>
        </w:r>
      </w:ins>
    </w:p>
    <w:p w14:paraId="62A2B2A1" w14:textId="16ABC11A" w:rsidR="00E133CC" w:rsidRPr="00CA6817" w:rsidDel="00E133CC" w:rsidRDefault="00E133CC" w:rsidP="001E6311">
      <w:pPr>
        <w:rPr>
          <w:del w:id="3828" w:author="Joost Wijnings" w:date="2014-03-10T14:27:00Z"/>
        </w:rPr>
      </w:pPr>
    </w:p>
    <w:p w14:paraId="0C213E43" w14:textId="495DA4C4" w:rsidR="001E6311" w:rsidRDefault="001E6311" w:rsidP="001E6311">
      <w:pPr>
        <w:pStyle w:val="Kop3"/>
        <w:numPr>
          <w:ilvl w:val="0"/>
          <w:numId w:val="0"/>
        </w:numPr>
        <w:rPr>
          <w:lang w:eastAsia="nl-NL"/>
        </w:rPr>
      </w:pPr>
      <w:del w:id="3829" w:author="Joost Wijnings" w:date="2014-03-18T08:26:00Z">
        <w:r w:rsidDel="00C17B98">
          <w:rPr>
            <w:lang w:eastAsia="nl-NL"/>
          </w:rPr>
          <w:br w:type="column"/>
        </w:r>
      </w:del>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969"/>
      </w:tblGrid>
      <w:tr w:rsidR="001E6311" w:rsidRPr="00147A5D" w14:paraId="252B9CCC" w14:textId="77777777" w:rsidTr="002B2B21">
        <w:tc>
          <w:tcPr>
            <w:tcW w:w="10031" w:type="dxa"/>
            <w:gridSpan w:val="2"/>
          </w:tcPr>
          <w:p w14:paraId="725E428A" w14:textId="61BB9607" w:rsidR="001E6311" w:rsidRPr="00C709C8" w:rsidRDefault="001E6311" w:rsidP="002B2B21">
            <w:pPr>
              <w:rPr>
                <w:b/>
                <w:lang w:eastAsia="nl-NL"/>
              </w:rPr>
            </w:pPr>
            <w:r w:rsidRPr="00C709C8">
              <w:rPr>
                <w:b/>
                <w:lang w:eastAsia="nl-NL"/>
              </w:rPr>
              <w:t>Berichttype:</w:t>
            </w:r>
            <w:r w:rsidRPr="00C709C8">
              <w:rPr>
                <w:lang w:eastAsia="nl-NL"/>
              </w:rPr>
              <w:t xml:space="preserve"> </w:t>
            </w:r>
            <w:ins w:id="3830" w:author="Joost Wijnings" w:date="2014-03-10T17:23:00Z">
              <w:r w:rsidR="00AF6F81" w:rsidRPr="00AF6F81">
                <w:rPr>
                  <w:lang w:eastAsia="nl-NL"/>
                </w:rPr>
                <w:t>genereerDocumentIdentificatie_Du02</w:t>
              </w:r>
              <w:r w:rsidR="00AF6F81" w:rsidRPr="00AF6F81" w:rsidDel="00AF6F81">
                <w:rPr>
                  <w:lang w:eastAsia="nl-NL"/>
                </w:rPr>
                <w:t xml:space="preserve"> </w:t>
              </w:r>
            </w:ins>
            <w:del w:id="3831" w:author="Joost Wijnings" w:date="2014-03-10T17:23:00Z">
              <w:r w:rsidDel="00AF6F81">
                <w:rPr>
                  <w:lang w:eastAsia="nl-NL"/>
                </w:rPr>
                <w:delText xml:space="preserve">Du02 </w:delText>
              </w:r>
            </w:del>
            <w:r>
              <w:rPr>
                <w:lang w:eastAsia="nl-NL"/>
              </w:rPr>
              <w:t>(vrij bericht)</w:t>
            </w:r>
          </w:p>
        </w:tc>
      </w:tr>
      <w:tr w:rsidR="001E6311" w:rsidRPr="00C709C8" w14:paraId="64CADFF1" w14:textId="77777777" w:rsidTr="002B2B21">
        <w:tc>
          <w:tcPr>
            <w:tcW w:w="6062" w:type="dxa"/>
          </w:tcPr>
          <w:p w14:paraId="152B10E8" w14:textId="77777777" w:rsidR="001E6311" w:rsidRPr="00C709C8" w:rsidRDefault="001E6311" w:rsidP="002B2B21">
            <w:pPr>
              <w:rPr>
                <w:b/>
                <w:lang w:eastAsia="nl-NL"/>
              </w:rPr>
            </w:pPr>
            <w:r w:rsidRPr="00C709C8">
              <w:rPr>
                <w:b/>
                <w:lang w:eastAsia="nl-NL"/>
              </w:rPr>
              <w:t>Verplichte elementen</w:t>
            </w:r>
          </w:p>
        </w:tc>
        <w:tc>
          <w:tcPr>
            <w:tcW w:w="3969" w:type="dxa"/>
          </w:tcPr>
          <w:p w14:paraId="3034631B" w14:textId="4C0DB7BA" w:rsidR="001E6311" w:rsidRPr="00C709C8" w:rsidRDefault="001E6311" w:rsidP="002B2B21">
            <w:pPr>
              <w:rPr>
                <w:b/>
                <w:lang w:eastAsia="nl-NL"/>
              </w:rPr>
            </w:pPr>
            <w:r>
              <w:rPr>
                <w:b/>
                <w:lang w:eastAsia="nl-NL"/>
              </w:rPr>
              <w:t>RGBZ</w:t>
            </w:r>
            <w:ins w:id="3832" w:author="Joost Wijnings" w:date="2014-03-08T03:33:00Z">
              <w:r w:rsidR="00084FC7">
                <w:rPr>
                  <w:b/>
                  <w:lang w:eastAsia="nl-NL"/>
                </w:rPr>
                <w:t>-</w:t>
              </w:r>
            </w:ins>
            <w:del w:id="3833" w:author="Joost Wijnings" w:date="2014-03-08T03:33:00Z">
              <w:r w:rsidDel="00084FC7">
                <w:rPr>
                  <w:b/>
                  <w:lang w:eastAsia="nl-NL"/>
                </w:rPr>
                <w:delText xml:space="preserve"> </w:delText>
              </w:r>
            </w:del>
            <w:r>
              <w:rPr>
                <w:b/>
                <w:lang w:eastAsia="nl-NL"/>
              </w:rPr>
              <w:t>attribuut</w:t>
            </w:r>
          </w:p>
        </w:tc>
      </w:tr>
      <w:tr w:rsidR="001E6311" w:rsidRPr="00C709C8" w14:paraId="007503C5" w14:textId="77777777" w:rsidTr="002B2B21">
        <w:tc>
          <w:tcPr>
            <w:tcW w:w="6062" w:type="dxa"/>
          </w:tcPr>
          <w:p w14:paraId="55FE1849" w14:textId="77777777" w:rsidR="001E6311" w:rsidRPr="00E40358" w:rsidRDefault="001E6311" w:rsidP="002B2B21">
            <w:pPr>
              <w:rPr>
                <w:lang w:eastAsia="nl-NL"/>
              </w:rPr>
            </w:pPr>
            <w:r>
              <w:rPr>
                <w:lang w:eastAsia="nl-NL"/>
              </w:rPr>
              <w:t>document . identificatie</w:t>
            </w:r>
          </w:p>
        </w:tc>
        <w:tc>
          <w:tcPr>
            <w:tcW w:w="3969" w:type="dxa"/>
          </w:tcPr>
          <w:p w14:paraId="0FF68C67" w14:textId="77777777" w:rsidR="001E6311" w:rsidRPr="00E04CCE" w:rsidRDefault="001E6311" w:rsidP="002B2B21">
            <w:pPr>
              <w:rPr>
                <w:lang w:eastAsia="nl-NL"/>
              </w:rPr>
            </w:pPr>
            <w:r w:rsidRPr="00E04CCE">
              <w:rPr>
                <w:lang w:eastAsia="nl-NL"/>
              </w:rPr>
              <w:t>Documentidentificatie</w:t>
            </w:r>
          </w:p>
        </w:tc>
      </w:tr>
    </w:tbl>
    <w:p w14:paraId="241E4076" w14:textId="21C26261" w:rsidR="00CC6218" w:rsidRDefault="00CC6218" w:rsidP="00CC6218">
      <w:pPr>
        <w:pStyle w:val="Kop3"/>
      </w:pPr>
      <w:bookmarkStart w:id="3834" w:name="_Toc402174442"/>
      <w:bookmarkStart w:id="3835" w:name="_Ref346808811"/>
      <w:bookmarkEnd w:id="3756"/>
      <w:r>
        <w:t># 1</w:t>
      </w:r>
      <w:r w:rsidR="00E464BA">
        <w:t>4</w:t>
      </w:r>
      <w:r>
        <w:t xml:space="preserve"> Cancel CheckOut (cancelCheckout</w:t>
      </w:r>
      <w:ins w:id="3836" w:author="Joost Wijnings" w:date="2014-03-31T13:25:00Z">
        <w:r w:rsidR="009E772F">
          <w:t>_Di02</w:t>
        </w:r>
      </w:ins>
      <w:r>
        <w:t>)</w:t>
      </w:r>
      <w:bookmarkEnd w:id="3834"/>
    </w:p>
    <w:p w14:paraId="379BA292" w14:textId="7895EFE0" w:rsidR="00CC6218" w:rsidRDefault="00CC6218" w:rsidP="00CC6218">
      <w:r>
        <w:t xml:space="preserve">De </w:t>
      </w:r>
      <w:ins w:id="3837" w:author="Joost Wijnings" w:date="2014-03-18T08:36:00Z">
        <w:r w:rsidR="008D2A2D">
          <w:t>‘</w:t>
        </w:r>
      </w:ins>
      <w:del w:id="3838" w:author="Joost Wijnings" w:date="2014-03-18T08:36:00Z">
        <w:r w:rsidDel="008D2A2D">
          <w:delText xml:space="preserve">Cancel </w:delText>
        </w:r>
      </w:del>
      <w:ins w:id="3839" w:author="Joost Wijnings" w:date="2014-03-18T08:36:00Z">
        <w:r w:rsidR="008D2A2D">
          <w:t>cancel</w:t>
        </w:r>
      </w:ins>
      <w:r>
        <w:t>Checkout</w:t>
      </w:r>
      <w:ins w:id="3840" w:author="Joost Wijnings" w:date="2014-03-31T13:25:00Z">
        <w:r w:rsidR="009E772F">
          <w:t>_Di02</w:t>
        </w:r>
      </w:ins>
      <w:ins w:id="3841" w:author="Joost Wijnings" w:date="2014-03-18T08:36:00Z">
        <w:r w:rsidR="008D2A2D">
          <w:t>’-</w:t>
        </w:r>
      </w:ins>
      <w:del w:id="3842" w:author="Joost Wijnings" w:date="2014-03-18T08:36:00Z">
        <w:r w:rsidDel="008D2A2D">
          <w:delText xml:space="preserve"> </w:delText>
        </w:r>
      </w:del>
      <w:r>
        <w:t xml:space="preserve">service biedt </w:t>
      </w:r>
      <w:ins w:id="3843" w:author="Joost Wijnings" w:date="2014-03-18T08:12:00Z">
        <w:r w:rsidR="007F64EB">
          <w:t xml:space="preserve">DSC’s </w:t>
        </w:r>
      </w:ins>
      <w:r>
        <w:t xml:space="preserve">de mogelijkheid </w:t>
      </w:r>
      <w:del w:id="3844" w:author="Joost Wijnings" w:date="2014-03-18T08:09:00Z">
        <w:r w:rsidDel="00664882">
          <w:delText xml:space="preserve">voor </w:delText>
        </w:r>
      </w:del>
      <w:del w:id="3845" w:author="Joost Wijnings" w:date="2014-03-08T02:37:00Z">
        <w:r w:rsidDel="00E00FF1">
          <w:delText>D</w:delText>
        </w:r>
      </w:del>
      <w:del w:id="3846" w:author="Joost Wijnings" w:date="2014-03-18T08:09:00Z">
        <w:r w:rsidDel="00664882">
          <w:delText>ocumentservice</w:delText>
        </w:r>
      </w:del>
      <w:del w:id="3847" w:author="Joost Wijnings" w:date="2014-03-08T02:37:00Z">
        <w:r w:rsidDel="00E00FF1">
          <w:delText xml:space="preserve"> </w:delText>
        </w:r>
      </w:del>
      <w:del w:id="3848" w:author="Joost Wijnings" w:date="2014-03-18T08:09:00Z">
        <w:r w:rsidDel="00664882">
          <w:delText xml:space="preserve">consumers </w:delText>
        </w:r>
      </w:del>
      <w:r>
        <w:t xml:space="preserve">om aan te geven dat er geen bijgewerkte versie komt van een document dat in een eerder stadium is opgevraagd voor bewerking via de </w:t>
      </w:r>
      <w:ins w:id="3849" w:author="Joost Wijnings" w:date="2014-03-18T08:36:00Z">
        <w:r w:rsidR="008D2A2D">
          <w:t>‘</w:t>
        </w:r>
      </w:ins>
      <w:del w:id="3850" w:author="Joost Wijnings" w:date="2014-03-18T08:36:00Z">
        <w:r w:rsidDel="008D2A2D">
          <w:delText>G</w:delText>
        </w:r>
      </w:del>
      <w:ins w:id="3851" w:author="Joost Wijnings" w:date="2014-03-18T08:36:00Z">
        <w:r w:rsidR="008D2A2D">
          <w:t>g</w:t>
        </w:r>
      </w:ins>
      <w:r>
        <w:t>eef</w:t>
      </w:r>
      <w:del w:id="3852" w:author="Joost Wijnings" w:date="2014-03-18T08:36:00Z">
        <w:r w:rsidDel="008D2A2D">
          <w:delText xml:space="preserve"> </w:delText>
        </w:r>
      </w:del>
      <w:r>
        <w:t>Zaakdocument</w:t>
      </w:r>
      <w:del w:id="3853" w:author="Joost Wijnings" w:date="2014-03-18T08:36:00Z">
        <w:r w:rsidDel="008D2A2D">
          <w:delText xml:space="preserve"> </w:delText>
        </w:r>
      </w:del>
      <w:del w:id="3854" w:author="Joost Wijnings" w:date="2014-03-31T13:25:00Z">
        <w:r w:rsidDel="00683935">
          <w:delText>B</w:delText>
        </w:r>
      </w:del>
      <w:ins w:id="3855" w:author="Joost Wijnings" w:date="2014-03-31T13:25:00Z">
        <w:r w:rsidR="00683935">
          <w:t>b</w:t>
        </w:r>
      </w:ins>
      <w:r>
        <w:t>ewerken</w:t>
      </w:r>
      <w:ins w:id="3856" w:author="Joost Wijnings" w:date="2014-03-31T13:25:00Z">
        <w:r w:rsidR="00683935">
          <w:t>_Di02</w:t>
        </w:r>
      </w:ins>
      <w:ins w:id="3857" w:author="Joost Wijnings" w:date="2014-03-18T08:36:00Z">
        <w:r w:rsidR="008D2A2D">
          <w:t>’-</w:t>
        </w:r>
      </w:ins>
      <w:del w:id="3858" w:author="Joost Wijnings" w:date="2014-03-18T08:36:00Z">
        <w:r w:rsidDel="008D2A2D">
          <w:delText xml:space="preserve"> </w:delText>
        </w:r>
      </w:del>
      <w:r>
        <w:t>service.</w:t>
      </w:r>
    </w:p>
    <w:p w14:paraId="68B886C0" w14:textId="54C6DDAD" w:rsidR="00CC6218" w:rsidRDefault="00CC6218" w:rsidP="00CC6218">
      <w:pPr>
        <w:keepNext/>
      </w:pPr>
      <w:del w:id="3859" w:author="Joost Wijnings" w:date="2014-03-14T17:46:00Z">
        <w:r w:rsidDel="00A03876">
          <w:object w:dxaOrig="6257" w:dyaOrig="4912" w14:anchorId="42842606">
            <v:shape id="_x0000_i1046" type="#_x0000_t75" style="width:317.4pt;height:245.4pt" o:ole="">
              <v:imagedata r:id="rId74" o:title=""/>
            </v:shape>
            <o:OLEObject Type="Embed" ProgID="Visio.Drawing.11" ShapeID="_x0000_i1046" DrawAspect="Content" ObjectID="_1500198949" r:id="rId79"/>
          </w:object>
        </w:r>
      </w:del>
      <w:ins w:id="3860" w:author="Joost Wijnings" w:date="2014-03-14T17:46:00Z">
        <w:r w:rsidR="00A03876" w:rsidRPr="00A03876">
          <w:rPr>
            <w:noProof/>
            <w:lang w:eastAsia="nl-NL"/>
          </w:rPr>
          <w:t xml:space="preserve"> </w:t>
        </w:r>
      </w:ins>
      <w:ins w:id="3861" w:author="Joost Wijnings" w:date="2014-03-14T17:49:00Z">
        <w:r w:rsidR="00A03876">
          <w:rPr>
            <w:noProof/>
            <w:lang w:eastAsia="nl-NL"/>
          </w:rPr>
          <w:drawing>
            <wp:inline distT="0" distB="0" distL="0" distR="0" wp14:anchorId="6C332869" wp14:editId="01A239F0">
              <wp:extent cx="4610100" cy="2162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10100" cy="2162175"/>
                      </a:xfrm>
                      <a:prstGeom prst="rect">
                        <a:avLst/>
                      </a:prstGeom>
                    </pic:spPr>
                  </pic:pic>
                </a:graphicData>
              </a:graphic>
            </wp:inline>
          </w:drawing>
        </w:r>
      </w:ins>
    </w:p>
    <w:p w14:paraId="0A1675D4" w14:textId="77777777" w:rsidR="00CC6218" w:rsidRPr="00687796" w:rsidRDefault="00CC6218" w:rsidP="00687796">
      <w:pPr>
        <w:pStyle w:val="Bijschrift"/>
      </w:pPr>
      <w:r w:rsidRPr="00CC6218">
        <w:t xml:space="preserve">Figure </w:t>
      </w:r>
      <w:r w:rsidR="00112AED">
        <w:fldChar w:fldCharType="begin"/>
      </w:r>
      <w:r w:rsidR="00112AED">
        <w:instrText xml:space="preserve"> SEQ Figure \* ARABIC </w:instrText>
      </w:r>
      <w:r w:rsidR="00112AED">
        <w:fldChar w:fldCharType="separate"/>
      </w:r>
      <w:ins w:id="3862" w:author="Joost Wijnings" w:date="2014-04-07T10:21:00Z">
        <w:r w:rsidR="0053520C">
          <w:rPr>
            <w:noProof/>
          </w:rPr>
          <w:t>1</w:t>
        </w:r>
      </w:ins>
      <w:del w:id="3863" w:author="Joost Wijnings" w:date="2014-04-07T10:21:00Z">
        <w:r w:rsidR="00692C82" w:rsidDel="0053520C">
          <w:rPr>
            <w:noProof/>
          </w:rPr>
          <w:delText>2</w:delText>
        </w:r>
      </w:del>
      <w:r w:rsidR="00112AED">
        <w:rPr>
          <w:noProof/>
        </w:rPr>
        <w:fldChar w:fldCharType="end"/>
      </w:r>
      <w:r w:rsidRPr="00CC6218">
        <w:t>: Flow Can</w:t>
      </w:r>
      <w:r>
        <w:t>c</w:t>
      </w:r>
      <w:r w:rsidRPr="00CC6218">
        <w:t>el Checkout</w:t>
      </w:r>
    </w:p>
    <w:p w14:paraId="1AB30615" w14:textId="77777777" w:rsidR="00687796" w:rsidRPr="009D4E18" w:rsidRDefault="00687796" w:rsidP="00687796">
      <w:pPr>
        <w:pStyle w:val="Kop4"/>
      </w:pPr>
      <w:r w:rsidRPr="00500B94">
        <w:t xml:space="preserve">Eisen aan </w:t>
      </w:r>
      <w:r>
        <w:t>ZS</w:t>
      </w:r>
    </w:p>
    <w:p w14:paraId="60FD12B8" w14:textId="7CB5AC2D" w:rsidR="00687796" w:rsidRPr="00336655" w:rsidRDefault="00687796" w:rsidP="00687796">
      <w:pPr>
        <w:numPr>
          <w:ilvl w:val="0"/>
          <w:numId w:val="1"/>
        </w:numPr>
      </w:pPr>
      <w:r>
        <w:t>Het ZS verwerkt alle berichten asynchroon en direct (</w:t>
      </w:r>
      <w:ins w:id="3864" w:author="Joost Wijnings" w:date="2014-03-10T14:29:00Z">
        <w:r w:rsidR="00CD7497">
          <w:t>‘</w:t>
        </w:r>
      </w:ins>
      <w:del w:id="3865" w:author="Joost Wijnings" w:date="2014-03-10T14:29:00Z">
        <w:r w:rsidDel="00CD7497">
          <w:delText>“</w:delText>
        </w:r>
      </w:del>
      <w:r>
        <w:t>near realtime</w:t>
      </w:r>
      <w:del w:id="3866" w:author="Joost Wijnings" w:date="2014-03-10T14:29:00Z">
        <w:r w:rsidDel="00CD7497">
          <w:delText>”)</w:delText>
        </w:r>
      </w:del>
      <w:ins w:id="3867" w:author="Joost Wijnings" w:date="2014-03-10T14:29:00Z">
        <w:r w:rsidR="00CD7497">
          <w:t>’)</w:t>
        </w:r>
      </w:ins>
      <w:ins w:id="3868" w:author="Joost Wijnings" w:date="2014-03-10T17:24:00Z">
        <w:r w:rsidR="0004776E">
          <w:t xml:space="preserve">; </w:t>
        </w:r>
      </w:ins>
    </w:p>
    <w:p w14:paraId="67C3F46F" w14:textId="185D04EC" w:rsidR="00687796" w:rsidRPr="009E7797" w:rsidRDefault="00687796" w:rsidP="00687796">
      <w:pPr>
        <w:numPr>
          <w:ilvl w:val="0"/>
          <w:numId w:val="1"/>
        </w:numPr>
        <w:rPr>
          <w:lang w:eastAsia="nl-NL"/>
        </w:rPr>
      </w:pPr>
      <w:r w:rsidRPr="009E7797">
        <w:rPr>
          <w:lang w:eastAsia="nl-NL"/>
        </w:rPr>
        <w:lastRenderedPageBreak/>
        <w:t>Indien een fout optreedt</w:t>
      </w:r>
      <w:ins w:id="3869" w:author="Joost Wijnings" w:date="2014-03-10T10:57:00Z">
        <w:r w:rsidR="009446AF">
          <w:rPr>
            <w:lang w:eastAsia="nl-NL"/>
          </w:rPr>
          <w:t>,</w:t>
        </w:r>
      </w:ins>
      <w:r w:rsidRPr="009E7797">
        <w:rPr>
          <w:lang w:eastAsia="nl-NL"/>
        </w:rPr>
        <w:t xml:space="preserve"> </w:t>
      </w:r>
      <w:del w:id="3870" w:author="Joost Wijnings" w:date="2014-03-10T10:57:00Z">
        <w:r w:rsidRPr="009E7797" w:rsidDel="009446AF">
          <w:rPr>
            <w:lang w:eastAsia="nl-NL"/>
          </w:rPr>
          <w:delText xml:space="preserve">dan </w:delText>
        </w:r>
      </w:del>
      <w:r w:rsidRPr="009E7797">
        <w:rPr>
          <w:lang w:eastAsia="nl-NL"/>
        </w:rPr>
        <w:t>vindt er geen verwerking plaats (eventueel reeds uitgevoerde acties worden teruggedraaid)</w:t>
      </w:r>
      <w:r>
        <w:rPr>
          <w:lang w:eastAsia="nl-NL"/>
        </w:rPr>
        <w:t>.</w:t>
      </w:r>
      <w:r w:rsidRPr="009E7797">
        <w:rPr>
          <w:lang w:eastAsia="nl-NL"/>
        </w:rPr>
        <w:t xml:space="preserve"> </w:t>
      </w:r>
      <w:r>
        <w:rPr>
          <w:lang w:eastAsia="nl-NL"/>
        </w:rPr>
        <w:t xml:space="preserve">De </w:t>
      </w:r>
      <w:ins w:id="3871" w:author="Joost Wijnings" w:date="2014-03-08T02:37:00Z">
        <w:r w:rsidR="00E00FF1">
          <w:rPr>
            <w:lang w:eastAsia="nl-NL"/>
          </w:rPr>
          <w:t>d</w:t>
        </w:r>
      </w:ins>
      <w:del w:id="3872" w:author="Joost Wijnings" w:date="2014-03-08T02:37:00Z">
        <w:r w:rsidDel="00E00FF1">
          <w:rPr>
            <w:lang w:eastAsia="nl-NL"/>
          </w:rPr>
          <w:delText>D</w:delText>
        </w:r>
      </w:del>
      <w:r>
        <w:rPr>
          <w:lang w:eastAsia="nl-NL"/>
        </w:rPr>
        <w:t>ocument</w:t>
      </w:r>
      <w:r w:rsidRPr="009E7797">
        <w:rPr>
          <w:lang w:eastAsia="nl-NL"/>
        </w:rPr>
        <w:t>service</w:t>
      </w:r>
      <w:del w:id="3873" w:author="Joost Wijnings" w:date="2014-03-08T02:37:00Z">
        <w:r w:rsidRPr="009E7797" w:rsidDel="00E00FF1">
          <w:rPr>
            <w:lang w:eastAsia="nl-NL"/>
          </w:rPr>
          <w:delText xml:space="preserve"> </w:delText>
        </w:r>
      </w:del>
      <w:r w:rsidRPr="009E7797">
        <w:rPr>
          <w:lang w:eastAsia="nl-NL"/>
        </w:rPr>
        <w:t>consumer</w:t>
      </w:r>
      <w:r>
        <w:rPr>
          <w:lang w:eastAsia="nl-NL"/>
        </w:rPr>
        <w:t xml:space="preserve"> wordt</w:t>
      </w:r>
      <w:r w:rsidRPr="009E7797">
        <w:rPr>
          <w:lang w:eastAsia="nl-NL"/>
        </w:rPr>
        <w:t xml:space="preserve"> hiervan op de hoogte gesteld middels een </w:t>
      </w:r>
      <w:del w:id="3874" w:author="Joost Wijnings" w:date="2014-03-08T03:19:00Z">
        <w:r w:rsidRPr="009E7797" w:rsidDel="009037D9">
          <w:rPr>
            <w:lang w:eastAsia="nl-NL"/>
          </w:rPr>
          <w:delText xml:space="preserve">StUF </w:delText>
        </w:r>
      </w:del>
      <w:ins w:id="3875" w:author="Joost Wijnings" w:date="2014-03-08T03:19:00Z">
        <w:r w:rsidR="009037D9" w:rsidRPr="009E7797">
          <w:rPr>
            <w:lang w:eastAsia="nl-NL"/>
          </w:rPr>
          <w:t>StUF</w:t>
        </w:r>
        <w:r w:rsidR="009037D9">
          <w:rPr>
            <w:lang w:eastAsia="nl-NL"/>
          </w:rPr>
          <w:t>-</w:t>
        </w:r>
      </w:ins>
      <w:r w:rsidRPr="009E7797">
        <w:rPr>
          <w:lang w:eastAsia="nl-NL"/>
        </w:rPr>
        <w:t>foutbericht.</w:t>
      </w:r>
    </w:p>
    <w:p w14:paraId="63852D20" w14:textId="3750C648" w:rsidR="00687796" w:rsidRDefault="00687796" w:rsidP="00687796">
      <w:pPr>
        <w:pStyle w:val="Kop4"/>
      </w:pPr>
      <w:r>
        <w:t xml:space="preserve">Interactie tussen </w:t>
      </w:r>
      <w:ins w:id="3876" w:author="Joost Wijnings" w:date="2014-03-14T17:49:00Z">
        <w:r w:rsidR="00A03876">
          <w:t>DSC</w:t>
        </w:r>
      </w:ins>
      <w:del w:id="3877" w:author="Joost Wijnings" w:date="2014-03-08T02:37:00Z">
        <w:r w:rsidDel="00E00FF1">
          <w:delText>D</w:delText>
        </w:r>
      </w:del>
      <w:del w:id="3878" w:author="Joost Wijnings" w:date="2014-03-14T17:49:00Z">
        <w:r w:rsidDel="00A03876">
          <w:delText>ocumentservice</w:delText>
        </w:r>
      </w:del>
      <w:del w:id="3879" w:author="Joost Wijnings" w:date="2014-03-08T02:37:00Z">
        <w:r w:rsidDel="00E00FF1">
          <w:delText xml:space="preserve"> </w:delText>
        </w:r>
      </w:del>
      <w:del w:id="3880" w:author="Joost Wijnings" w:date="2014-03-14T17:49:00Z">
        <w:r w:rsidDel="00A03876">
          <w:delText>consumer</w:delText>
        </w:r>
      </w:del>
      <w:r>
        <w:t xml:space="preserve"> en ZS</w:t>
      </w:r>
    </w:p>
    <w:p w14:paraId="0721068F" w14:textId="77777777" w:rsidR="00687796" w:rsidRDefault="00687796" w:rsidP="00687796">
      <w:r>
        <w:t>In onderstaande tabel staat aangegeven welke elementen verplicht aanwezig en gevuld moeten zijn met een geldige waarde (V) en welke elementen optioneel in de berichten mogen voorkomen (O).</w:t>
      </w:r>
    </w:p>
    <w:p w14:paraId="19055EF0" w14:textId="77777777" w:rsidR="00780B1D" w:rsidRDefault="00780B1D" w:rsidP="00687796"/>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496"/>
        <w:gridCol w:w="630"/>
      </w:tblGrid>
      <w:tr w:rsidR="00687796" w:rsidRPr="00147A5D" w14:paraId="36E0CAB4" w14:textId="77777777" w:rsidTr="00687796">
        <w:tc>
          <w:tcPr>
            <w:tcW w:w="9558" w:type="dxa"/>
            <w:gridSpan w:val="2"/>
          </w:tcPr>
          <w:p w14:paraId="7E17DF7F" w14:textId="108B0294" w:rsidR="00687796" w:rsidRPr="00C709C8" w:rsidRDefault="00687796" w:rsidP="007E378C">
            <w:pPr>
              <w:rPr>
                <w:b/>
                <w:lang w:eastAsia="nl-NL"/>
              </w:rPr>
            </w:pPr>
            <w:r w:rsidRPr="00C709C8">
              <w:rPr>
                <w:b/>
                <w:lang w:eastAsia="nl-NL"/>
              </w:rPr>
              <w:t>Berichttype:</w:t>
            </w:r>
            <w:r w:rsidRPr="00C709C8">
              <w:rPr>
                <w:lang w:eastAsia="nl-NL"/>
              </w:rPr>
              <w:t xml:space="preserve"> </w:t>
            </w:r>
            <w:ins w:id="3881" w:author="Joost Wijnings" w:date="2014-03-10T17:22:00Z">
              <w:r w:rsidR="00AF6F81" w:rsidRPr="00AF6F81">
                <w:rPr>
                  <w:lang w:eastAsia="nl-NL"/>
                </w:rPr>
                <w:t>cancelCheckout_Di02</w:t>
              </w:r>
              <w:r w:rsidR="00AF6F81" w:rsidRPr="00AF6F81" w:rsidDel="00AF6F81">
                <w:rPr>
                  <w:lang w:eastAsia="nl-NL"/>
                </w:rPr>
                <w:t xml:space="preserve"> </w:t>
              </w:r>
            </w:ins>
            <w:del w:id="3882" w:author="Joost Wijnings" w:date="2014-03-10T17:22:00Z">
              <w:r w:rsidDel="00AF6F81">
                <w:rPr>
                  <w:lang w:eastAsia="nl-NL"/>
                </w:rPr>
                <w:delText xml:space="preserve">Du02 </w:delText>
              </w:r>
            </w:del>
            <w:r>
              <w:rPr>
                <w:lang w:eastAsia="nl-NL"/>
              </w:rPr>
              <w:t>(vrij bericht)</w:t>
            </w:r>
          </w:p>
        </w:tc>
        <w:tc>
          <w:tcPr>
            <w:tcW w:w="630" w:type="dxa"/>
          </w:tcPr>
          <w:p w14:paraId="74E601D2" w14:textId="77777777" w:rsidR="00687796" w:rsidRPr="00C709C8" w:rsidRDefault="00687796" w:rsidP="007E378C">
            <w:pPr>
              <w:rPr>
                <w:b/>
                <w:lang w:eastAsia="nl-NL"/>
              </w:rPr>
            </w:pPr>
          </w:p>
        </w:tc>
      </w:tr>
      <w:tr w:rsidR="00687796" w:rsidRPr="00C709C8" w14:paraId="6B5B77A1" w14:textId="77777777" w:rsidTr="00687796">
        <w:tc>
          <w:tcPr>
            <w:tcW w:w="6062" w:type="dxa"/>
          </w:tcPr>
          <w:p w14:paraId="68CD2724" w14:textId="77777777" w:rsidR="00687796" w:rsidRPr="00C709C8" w:rsidRDefault="00687796" w:rsidP="007E378C">
            <w:pPr>
              <w:rPr>
                <w:b/>
                <w:lang w:eastAsia="nl-NL"/>
              </w:rPr>
            </w:pPr>
            <w:r w:rsidRPr="00C709C8">
              <w:rPr>
                <w:b/>
                <w:lang w:eastAsia="nl-NL"/>
              </w:rPr>
              <w:t>Verplichte elementen</w:t>
            </w:r>
          </w:p>
        </w:tc>
        <w:tc>
          <w:tcPr>
            <w:tcW w:w="3496" w:type="dxa"/>
          </w:tcPr>
          <w:p w14:paraId="2163826C" w14:textId="58804EEE" w:rsidR="00687796" w:rsidRPr="00C709C8" w:rsidRDefault="00687796" w:rsidP="007E378C">
            <w:pPr>
              <w:rPr>
                <w:b/>
                <w:lang w:eastAsia="nl-NL"/>
              </w:rPr>
            </w:pPr>
            <w:r>
              <w:rPr>
                <w:b/>
                <w:lang w:eastAsia="nl-NL"/>
              </w:rPr>
              <w:t>RGBZ</w:t>
            </w:r>
            <w:ins w:id="3883" w:author="Joost Wijnings" w:date="2014-03-08T03:19:00Z">
              <w:r w:rsidR="009037D9">
                <w:rPr>
                  <w:b/>
                  <w:lang w:eastAsia="nl-NL"/>
                </w:rPr>
                <w:t>-</w:t>
              </w:r>
            </w:ins>
            <w:del w:id="3884" w:author="Joost Wijnings" w:date="2014-03-08T03:19:00Z">
              <w:r w:rsidDel="009037D9">
                <w:rPr>
                  <w:b/>
                  <w:lang w:eastAsia="nl-NL"/>
                </w:rPr>
                <w:delText xml:space="preserve"> </w:delText>
              </w:r>
            </w:del>
            <w:r>
              <w:rPr>
                <w:b/>
                <w:lang w:eastAsia="nl-NL"/>
              </w:rPr>
              <w:t>attribuut</w:t>
            </w:r>
          </w:p>
        </w:tc>
        <w:tc>
          <w:tcPr>
            <w:tcW w:w="630" w:type="dxa"/>
          </w:tcPr>
          <w:p w14:paraId="018F23C2" w14:textId="77777777" w:rsidR="00687796" w:rsidRDefault="00687796" w:rsidP="007E378C">
            <w:pPr>
              <w:rPr>
                <w:b/>
                <w:lang w:eastAsia="nl-NL"/>
              </w:rPr>
            </w:pPr>
            <w:r>
              <w:rPr>
                <w:b/>
                <w:lang w:eastAsia="nl-NL"/>
              </w:rPr>
              <w:t>v/o</w:t>
            </w:r>
          </w:p>
        </w:tc>
      </w:tr>
      <w:tr w:rsidR="00687796" w:rsidRPr="00C709C8" w14:paraId="7BD1DFC0" w14:textId="77777777" w:rsidTr="00687796">
        <w:tc>
          <w:tcPr>
            <w:tcW w:w="6062" w:type="dxa"/>
          </w:tcPr>
          <w:p w14:paraId="2F09577F" w14:textId="77777777" w:rsidR="00687796" w:rsidRPr="00E40358" w:rsidRDefault="00687796" w:rsidP="007E378C">
            <w:pPr>
              <w:rPr>
                <w:lang w:eastAsia="nl-NL"/>
              </w:rPr>
            </w:pPr>
            <w:r>
              <w:rPr>
                <w:lang w:eastAsia="nl-NL"/>
              </w:rPr>
              <w:t>document . identificatie</w:t>
            </w:r>
          </w:p>
        </w:tc>
        <w:tc>
          <w:tcPr>
            <w:tcW w:w="3496" w:type="dxa"/>
          </w:tcPr>
          <w:p w14:paraId="146E79D5" w14:textId="77777777" w:rsidR="00687796" w:rsidRPr="00E04CCE" w:rsidRDefault="00687796" w:rsidP="007E378C">
            <w:pPr>
              <w:rPr>
                <w:lang w:eastAsia="nl-NL"/>
              </w:rPr>
            </w:pPr>
            <w:r w:rsidRPr="00E04CCE">
              <w:rPr>
                <w:lang w:eastAsia="nl-NL"/>
              </w:rPr>
              <w:t>Documentidentificatie</w:t>
            </w:r>
          </w:p>
        </w:tc>
        <w:tc>
          <w:tcPr>
            <w:tcW w:w="630" w:type="dxa"/>
          </w:tcPr>
          <w:p w14:paraId="6D4499EC" w14:textId="77777777" w:rsidR="00687796" w:rsidRPr="00E04CCE" w:rsidRDefault="00687796" w:rsidP="007E378C">
            <w:pPr>
              <w:rPr>
                <w:lang w:eastAsia="nl-NL"/>
              </w:rPr>
            </w:pPr>
            <w:r>
              <w:rPr>
                <w:lang w:eastAsia="nl-NL"/>
              </w:rPr>
              <w:t>v</w:t>
            </w:r>
          </w:p>
        </w:tc>
      </w:tr>
      <w:tr w:rsidR="00780B1D" w:rsidRPr="00C709C8" w14:paraId="56359044" w14:textId="77777777" w:rsidTr="00687796">
        <w:tc>
          <w:tcPr>
            <w:tcW w:w="6062" w:type="dxa"/>
          </w:tcPr>
          <w:p w14:paraId="3D81D40B" w14:textId="4137D415" w:rsidR="00780B1D" w:rsidRDefault="00780B1D" w:rsidP="007E378C">
            <w:pPr>
              <w:rPr>
                <w:lang w:eastAsia="nl-NL"/>
              </w:rPr>
            </w:pPr>
            <w:del w:id="3885" w:author="Michiel Verhoef" w:date="2015-02-11T10:44:00Z">
              <w:r w:rsidDel="00C33C5F">
                <w:rPr>
                  <w:lang w:eastAsia="nl-NL"/>
                </w:rPr>
                <w:delText xml:space="preserve">document </w:delText>
              </w:r>
            </w:del>
            <w:ins w:id="3886" w:author="Michiel Verhoef" w:date="2015-02-11T10:44:00Z">
              <w:r w:rsidR="00C33C5F">
                <w:rPr>
                  <w:lang w:eastAsia="nl-NL"/>
                </w:rPr>
                <w:t>parameters</w:t>
              </w:r>
            </w:ins>
            <w:r>
              <w:rPr>
                <w:lang w:eastAsia="nl-NL"/>
              </w:rPr>
              <w:t>. checkedOutId</w:t>
            </w:r>
          </w:p>
        </w:tc>
        <w:tc>
          <w:tcPr>
            <w:tcW w:w="3496" w:type="dxa"/>
          </w:tcPr>
          <w:p w14:paraId="38B0773F" w14:textId="77777777" w:rsidR="00780B1D" w:rsidRPr="00E04CCE" w:rsidRDefault="00780B1D" w:rsidP="007E378C">
            <w:pPr>
              <w:rPr>
                <w:lang w:eastAsia="nl-NL"/>
              </w:rPr>
            </w:pPr>
            <w:r>
              <w:rPr>
                <w:lang w:eastAsia="nl-NL"/>
              </w:rPr>
              <w:t>De technische sleutel van de</w:t>
            </w:r>
            <w:r w:rsidR="007B00FA">
              <w:rPr>
                <w:lang w:eastAsia="nl-NL"/>
              </w:rPr>
              <w:t xml:space="preserve"> </w:t>
            </w:r>
            <w:r w:rsidRPr="00B87EEC">
              <w:rPr>
                <w:lang w:eastAsia="nl-NL"/>
              </w:rPr>
              <w:t xml:space="preserve"> "Private Working Copy"</w:t>
            </w:r>
          </w:p>
        </w:tc>
        <w:tc>
          <w:tcPr>
            <w:tcW w:w="630" w:type="dxa"/>
          </w:tcPr>
          <w:p w14:paraId="64DB9024" w14:textId="77777777" w:rsidR="00780B1D" w:rsidRPr="00E04CCE" w:rsidRDefault="00780B1D" w:rsidP="007E378C">
            <w:pPr>
              <w:rPr>
                <w:lang w:eastAsia="nl-NL"/>
              </w:rPr>
            </w:pPr>
            <w:r>
              <w:rPr>
                <w:lang w:eastAsia="nl-NL"/>
              </w:rPr>
              <w:t>v</w:t>
            </w:r>
          </w:p>
        </w:tc>
      </w:tr>
    </w:tbl>
    <w:p w14:paraId="5FEC5CB7" w14:textId="77777777" w:rsidR="00CC6218" w:rsidRPr="00CC6218" w:rsidRDefault="00CC6218" w:rsidP="00CC6218"/>
    <w:p w14:paraId="09ADB46C" w14:textId="1A60EE17" w:rsidR="005A3777" w:rsidRPr="006C5A4E" w:rsidRDefault="00BE3F74" w:rsidP="006C5A4E">
      <w:pPr>
        <w:pStyle w:val="Kop2"/>
        <w:rPr>
          <w:rStyle w:val="Kop1Char"/>
          <w:b/>
          <w:bCs/>
          <w:sz w:val="28"/>
        </w:rPr>
      </w:pPr>
      <w:bookmarkStart w:id="3887" w:name="_Toc402174443"/>
      <w:r>
        <w:rPr>
          <w:rStyle w:val="Kop1Char"/>
          <w:b/>
          <w:bCs/>
          <w:sz w:val="28"/>
        </w:rPr>
        <w:t>#</w:t>
      </w:r>
      <w:r w:rsidR="00E464BA">
        <w:rPr>
          <w:rStyle w:val="Kop1Char"/>
          <w:b/>
          <w:bCs/>
          <w:sz w:val="28"/>
        </w:rPr>
        <w:t xml:space="preserve">15 </w:t>
      </w:r>
      <w:r w:rsidR="005A3777" w:rsidRPr="006C5A4E">
        <w:rPr>
          <w:rStyle w:val="Kop1Char"/>
          <w:b/>
          <w:bCs/>
          <w:sz w:val="28"/>
        </w:rPr>
        <w:t>CMIS</w:t>
      </w:r>
      <w:ins w:id="3888" w:author="Joost Wijnings" w:date="2014-03-08T03:19:00Z">
        <w:r w:rsidR="009037D9">
          <w:rPr>
            <w:rStyle w:val="Kop1Char"/>
            <w:b/>
            <w:bCs/>
            <w:sz w:val="28"/>
          </w:rPr>
          <w:t>-</w:t>
        </w:r>
      </w:ins>
      <w:del w:id="3889" w:author="Joost Wijnings" w:date="2014-03-08T03:19:00Z">
        <w:r w:rsidR="005A3777" w:rsidRPr="006C5A4E" w:rsidDel="009037D9">
          <w:rPr>
            <w:rStyle w:val="Kop1Char"/>
            <w:b/>
            <w:bCs/>
            <w:sz w:val="28"/>
          </w:rPr>
          <w:delText xml:space="preserve"> </w:delText>
        </w:r>
      </w:del>
      <w:r w:rsidR="005A3777" w:rsidRPr="006C5A4E">
        <w:rPr>
          <w:rStyle w:val="Kop1Char"/>
          <w:b/>
          <w:bCs/>
          <w:sz w:val="28"/>
        </w:rPr>
        <w:t>integratieservice</w:t>
      </w:r>
      <w:bookmarkEnd w:id="3835"/>
      <w:bookmarkEnd w:id="3887"/>
    </w:p>
    <w:p w14:paraId="67EF41D6" w14:textId="0981A1C7" w:rsidR="00D57C4D" w:rsidRDefault="009626C5" w:rsidP="001E6311">
      <w:pPr>
        <w:rPr>
          <w:kern w:val="32"/>
        </w:rPr>
      </w:pPr>
      <w:r>
        <w:rPr>
          <w:kern w:val="32"/>
        </w:rPr>
        <w:t>De</w:t>
      </w:r>
      <w:r w:rsidR="001E6311">
        <w:rPr>
          <w:kern w:val="32"/>
        </w:rPr>
        <w:t xml:space="preserve"> zaakdocument registratie in het DMS </w:t>
      </w:r>
      <w:r>
        <w:rPr>
          <w:kern w:val="32"/>
        </w:rPr>
        <w:t>wordt ge</w:t>
      </w:r>
      <w:r w:rsidR="00D237F8">
        <w:rPr>
          <w:kern w:val="32"/>
        </w:rPr>
        <w:t>synchroniseerd</w:t>
      </w:r>
      <w:r>
        <w:rPr>
          <w:kern w:val="32"/>
        </w:rPr>
        <w:t xml:space="preserve"> met het ZS door gebruik te maken van de CMIS</w:t>
      </w:r>
      <w:ins w:id="3890" w:author="Joost Wijnings" w:date="2014-03-08T03:19:00Z">
        <w:r w:rsidR="009037D9">
          <w:rPr>
            <w:kern w:val="32"/>
          </w:rPr>
          <w:t>-</w:t>
        </w:r>
      </w:ins>
      <w:del w:id="3891" w:author="Joost Wijnings" w:date="2014-03-08T03:19:00Z">
        <w:r w:rsidDel="009037D9">
          <w:rPr>
            <w:kern w:val="32"/>
          </w:rPr>
          <w:delText xml:space="preserve"> </w:delText>
        </w:r>
      </w:del>
      <w:r>
        <w:rPr>
          <w:kern w:val="32"/>
        </w:rPr>
        <w:t xml:space="preserve">changelog. </w:t>
      </w:r>
      <w:r w:rsidR="004F1892">
        <w:rPr>
          <w:kern w:val="32"/>
        </w:rPr>
        <w:t>Het ZS vraagt deze op bij het DMS door gebruik te maken van</w:t>
      </w:r>
      <w:r w:rsidR="007B00FA">
        <w:rPr>
          <w:kern w:val="32"/>
        </w:rPr>
        <w:t xml:space="preserve"> </w:t>
      </w:r>
      <w:r w:rsidR="004F1892">
        <w:rPr>
          <w:kern w:val="32"/>
        </w:rPr>
        <w:t>de CMIS</w:t>
      </w:r>
      <w:ins w:id="3892" w:author="Joost Wijnings" w:date="2014-03-08T03:19:00Z">
        <w:r w:rsidR="009037D9">
          <w:rPr>
            <w:kern w:val="32"/>
          </w:rPr>
          <w:t>-</w:t>
        </w:r>
      </w:ins>
      <w:del w:id="3893" w:author="Joost Wijnings" w:date="2014-03-08T03:19:00Z">
        <w:r w:rsidR="004F1892" w:rsidDel="009037D9">
          <w:rPr>
            <w:kern w:val="32"/>
          </w:rPr>
          <w:delText xml:space="preserve"> </w:delText>
        </w:r>
      </w:del>
      <w:r w:rsidR="004F1892">
        <w:rPr>
          <w:kern w:val="32"/>
        </w:rPr>
        <w:t>service getContentChanges(</w:t>
      </w:r>
      <w:r w:rsidR="00D57C4D">
        <w:rPr>
          <w:kern w:val="32"/>
        </w:rPr>
        <w:t>)</w:t>
      </w:r>
      <w:ins w:id="3894" w:author="Joost Wijnings" w:date="2014-03-18T08:39:00Z">
        <w:r w:rsidR="008D2A2D">
          <w:rPr>
            <w:kern w:val="32"/>
          </w:rPr>
          <w:t>, die het DMS biedt</w:t>
        </w:r>
      </w:ins>
      <w:r w:rsidR="00D57C4D">
        <w:rPr>
          <w:kern w:val="32"/>
        </w:rPr>
        <w:t>. Het ZS dient d</w:t>
      </w:r>
      <w:del w:id="3895" w:author="Joost Wijnings" w:date="2014-03-18T08:39:00Z">
        <w:r w:rsidR="00D57C4D" w:rsidDel="008D2A2D">
          <w:rPr>
            <w:kern w:val="32"/>
          </w:rPr>
          <w:delText>.m.v.</w:delText>
        </w:r>
      </w:del>
      <w:ins w:id="3896" w:author="Joost Wijnings" w:date="2014-03-18T08:39:00Z">
        <w:r w:rsidR="008D2A2D">
          <w:rPr>
            <w:kern w:val="32"/>
          </w:rPr>
          <w:t>oor middel van</w:t>
        </w:r>
      </w:ins>
      <w:r w:rsidR="00D57C4D">
        <w:rPr>
          <w:kern w:val="32"/>
        </w:rPr>
        <w:t xml:space="preserve"> de latestChangeLogToken</w:t>
      </w:r>
      <w:r w:rsidR="004F1892">
        <w:rPr>
          <w:kern w:val="32"/>
        </w:rPr>
        <w:t xml:space="preserve"> </w:t>
      </w:r>
      <w:r w:rsidR="00D57C4D">
        <w:rPr>
          <w:kern w:val="32"/>
        </w:rPr>
        <w:t>te bepalen welke wijzigingen in de CMIS</w:t>
      </w:r>
      <w:ins w:id="3897" w:author="Joost Wijnings" w:date="2014-03-08T03:19:00Z">
        <w:r w:rsidR="009037D9">
          <w:rPr>
            <w:kern w:val="32"/>
          </w:rPr>
          <w:t>-</w:t>
        </w:r>
      </w:ins>
      <w:del w:id="3898" w:author="Joost Wijnings" w:date="2014-03-08T03:19:00Z">
        <w:r w:rsidR="00D57C4D" w:rsidDel="009037D9">
          <w:rPr>
            <w:kern w:val="32"/>
          </w:rPr>
          <w:delText xml:space="preserve"> </w:delText>
        </w:r>
      </w:del>
      <w:r w:rsidR="00D57C4D">
        <w:rPr>
          <w:kern w:val="32"/>
        </w:rPr>
        <w:t xml:space="preserve">changelog nog niet zijn verwerkt in het ZS. </w:t>
      </w:r>
    </w:p>
    <w:p w14:paraId="60BDAE32" w14:textId="77777777" w:rsidR="001E6311" w:rsidRDefault="001E6311" w:rsidP="001E6311">
      <w:pPr>
        <w:rPr>
          <w:lang w:eastAsia="nl-NL"/>
        </w:rPr>
      </w:pPr>
    </w:p>
    <w:p w14:paraId="67D08CE1" w14:textId="5E54CEBD" w:rsidR="001E6311" w:rsidRPr="009626C5" w:rsidRDefault="003365B8" w:rsidP="001E6311">
      <w:pPr>
        <w:keepNext/>
      </w:pPr>
      <w:del w:id="3899" w:author="Joost Wijnings" w:date="2014-03-18T08:39:00Z">
        <w:r w:rsidDel="008D2A2D">
          <w:object w:dxaOrig="6915" w:dyaOrig="1890" w14:anchorId="62B38B65">
            <v:shape id="_x0000_i1047" type="#_x0000_t75" style="width:346.2pt;height:92.75pt" o:ole="">
              <v:imagedata r:id="rId81" o:title=""/>
            </v:shape>
            <o:OLEObject Type="Embed" ProgID="Visio.Drawing.11" ShapeID="_x0000_i1047" DrawAspect="Content" ObjectID="_1500198950" r:id="rId82"/>
          </w:object>
        </w:r>
      </w:del>
      <w:ins w:id="3900" w:author="Joost Wijnings" w:date="2014-03-18T08:39:00Z">
        <w:r w:rsidR="008D2A2D" w:rsidRPr="008D2A2D">
          <w:rPr>
            <w:noProof/>
            <w:lang w:eastAsia="nl-NL"/>
          </w:rPr>
          <w:t xml:space="preserve"> </w:t>
        </w:r>
        <w:r w:rsidR="008D2A2D">
          <w:rPr>
            <w:noProof/>
            <w:lang w:eastAsia="nl-NL"/>
          </w:rPr>
          <w:drawing>
            <wp:inline distT="0" distB="0" distL="0" distR="0" wp14:anchorId="07485B70" wp14:editId="7DE892CD">
              <wp:extent cx="4610100" cy="1133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10100" cy="1133475"/>
                      </a:xfrm>
                      <a:prstGeom prst="rect">
                        <a:avLst/>
                      </a:prstGeom>
                    </pic:spPr>
                  </pic:pic>
                </a:graphicData>
              </a:graphic>
            </wp:inline>
          </w:drawing>
        </w:r>
      </w:ins>
    </w:p>
    <w:p w14:paraId="46B96FFA" w14:textId="77777777" w:rsidR="001E6311" w:rsidRPr="00A65135" w:rsidRDefault="001E6311" w:rsidP="001E6311">
      <w:pPr>
        <w:pStyle w:val="Bijschrift"/>
        <w:outlineLvl w:val="0"/>
      </w:pPr>
      <w:r w:rsidRPr="00F938BA">
        <w:t xml:space="preserve">Figuur </w:t>
      </w:r>
      <w:r w:rsidRPr="00A65135">
        <w:fldChar w:fldCharType="begin"/>
      </w:r>
      <w:r w:rsidRPr="00F938BA">
        <w:instrText xml:space="preserve"> SEQ Figuur \* ARABIC </w:instrText>
      </w:r>
      <w:r w:rsidRPr="00A65135">
        <w:fldChar w:fldCharType="separate"/>
      </w:r>
      <w:r w:rsidR="0053520C">
        <w:rPr>
          <w:noProof/>
        </w:rPr>
        <w:t>19</w:t>
      </w:r>
      <w:r w:rsidRPr="00A65135">
        <w:fldChar w:fldCharType="end"/>
      </w:r>
      <w:r w:rsidRPr="00F938BA">
        <w:t xml:space="preserve">: Flow </w:t>
      </w:r>
      <w:r>
        <w:t>Synchroniseer Zaakdocumenten</w:t>
      </w:r>
    </w:p>
    <w:p w14:paraId="5309944C" w14:textId="77777777" w:rsidR="001E6311" w:rsidRDefault="001E6311" w:rsidP="008A5CE7">
      <w:pPr>
        <w:pStyle w:val="Kop4"/>
      </w:pPr>
      <w:r w:rsidRPr="00B07552">
        <w:t xml:space="preserve">Eisen aan </w:t>
      </w:r>
      <w:r w:rsidR="00D57C4D">
        <w:t>ZS</w:t>
      </w:r>
    </w:p>
    <w:p w14:paraId="318B1694" w14:textId="3DA8C899" w:rsidR="001E6311" w:rsidRDefault="00D57C4D" w:rsidP="00E666F8">
      <w:pPr>
        <w:numPr>
          <w:ilvl w:val="0"/>
          <w:numId w:val="17"/>
        </w:numPr>
      </w:pPr>
      <w:r>
        <w:t>De CMIS</w:t>
      </w:r>
      <w:ins w:id="3901" w:author="Joost Wijnings" w:date="2014-03-08T03:19:00Z">
        <w:r w:rsidR="009037D9">
          <w:t>-</w:t>
        </w:r>
      </w:ins>
      <w:del w:id="3902" w:author="Joost Wijnings" w:date="2014-03-08T03:19:00Z">
        <w:r w:rsidDel="009037D9">
          <w:delText xml:space="preserve"> </w:delText>
        </w:r>
      </w:del>
      <w:r>
        <w:t>changelog dient met een configureerbare tijdsi</w:t>
      </w:r>
      <w:r w:rsidR="00D237F8">
        <w:t>nterval</w:t>
      </w:r>
      <w:r>
        <w:t xml:space="preserve"> opgehaald te worden uit het DMS;</w:t>
      </w:r>
    </w:p>
    <w:p w14:paraId="3FEE05FB" w14:textId="016F0F75" w:rsidR="005A3777" w:rsidRDefault="00D57C4D" w:rsidP="005A3777">
      <w:pPr>
        <w:numPr>
          <w:ilvl w:val="0"/>
          <w:numId w:val="17"/>
        </w:numPr>
      </w:pPr>
      <w:r>
        <w:t>Wijzigingen in de CMIS</w:t>
      </w:r>
      <w:del w:id="3903" w:author="Joost Wijnings" w:date="2014-03-08T03:19:00Z">
        <w:r w:rsidDel="009037D9">
          <w:delText xml:space="preserve"> </w:delText>
        </w:r>
      </w:del>
      <w:ins w:id="3904" w:author="Joost Wijnings" w:date="2014-03-08T03:19:00Z">
        <w:r w:rsidR="009037D9">
          <w:t>-</w:t>
        </w:r>
      </w:ins>
      <w:r>
        <w:t>changelog die nog niet verwerkt zijn in het ZS dienen direct verwerkt te worden in het ZS;</w:t>
      </w:r>
    </w:p>
    <w:p w14:paraId="29683C56" w14:textId="77777777" w:rsidR="001E6311" w:rsidRDefault="00D57C4D" w:rsidP="00E063AF">
      <w:pPr>
        <w:numPr>
          <w:ilvl w:val="0"/>
          <w:numId w:val="17"/>
        </w:numPr>
        <w:rPr>
          <w:ins w:id="3905" w:author="Joost Wijnings" w:date="2014-06-24T10:22:00Z"/>
        </w:rPr>
      </w:pPr>
      <w:r>
        <w:t>Wijzigingen in het ZS mogen niet tot nieuwe wijzigingen in het DMS leiden (een oneindige loop van updateberichten);</w:t>
      </w:r>
      <w:bookmarkStart w:id="3906" w:name="_Toc307385470"/>
      <w:bookmarkEnd w:id="3906"/>
    </w:p>
    <w:p w14:paraId="0D1786F8" w14:textId="77777777" w:rsidR="003E3DCE" w:rsidRDefault="003E3DCE">
      <w:pPr>
        <w:rPr>
          <w:ins w:id="3907" w:author="Joost Wijnings" w:date="2014-06-24T10:22:00Z"/>
        </w:rPr>
        <w:pPrChange w:id="3908" w:author="Joost Wijnings" w:date="2014-06-24T10:22:00Z">
          <w:pPr>
            <w:numPr>
              <w:numId w:val="17"/>
            </w:numPr>
            <w:ind w:left="720" w:hanging="360"/>
          </w:pPr>
        </w:pPrChange>
      </w:pPr>
    </w:p>
    <w:p w14:paraId="00C04150" w14:textId="77777777" w:rsidR="003E3DCE" w:rsidRDefault="003E3DCE">
      <w:pPr>
        <w:spacing w:before="0" w:line="240" w:lineRule="auto"/>
        <w:rPr>
          <w:ins w:id="3909" w:author="Joost Wijnings" w:date="2014-06-24T10:31:00Z"/>
          <w:b/>
          <w:color w:val="FF0000"/>
        </w:rPr>
      </w:pPr>
      <w:ins w:id="3910" w:author="Joost Wijnings" w:date="2014-06-24T10:31:00Z">
        <w:r>
          <w:rPr>
            <w:b/>
            <w:color w:val="FF0000"/>
          </w:rPr>
          <w:br w:type="page"/>
        </w:r>
      </w:ins>
    </w:p>
    <w:p w14:paraId="723BC065" w14:textId="46FFDAFF" w:rsidR="003E3DCE" w:rsidRPr="008F133C" w:rsidRDefault="003E3DCE">
      <w:pPr>
        <w:rPr>
          <w:ins w:id="3911" w:author="Joost Wijnings" w:date="2014-06-24T10:23:00Z"/>
          <w:b/>
          <w:color w:val="FF0000"/>
          <w:highlight w:val="yellow"/>
          <w:rPrChange w:id="3912" w:author="Joost Wijnings" w:date="2014-06-24T10:32:00Z">
            <w:rPr>
              <w:ins w:id="3913" w:author="Joost Wijnings" w:date="2014-06-24T10:23:00Z"/>
              <w:b/>
            </w:rPr>
          </w:rPrChange>
        </w:rPr>
        <w:pPrChange w:id="3914" w:author="Joost Wijnings" w:date="2014-06-24T10:22:00Z">
          <w:pPr>
            <w:numPr>
              <w:numId w:val="17"/>
            </w:numPr>
            <w:ind w:left="720" w:hanging="360"/>
          </w:pPr>
        </w:pPrChange>
      </w:pPr>
      <w:ins w:id="3915" w:author="Joost Wijnings" w:date="2014-06-24T10:22:00Z">
        <w:r w:rsidRPr="008F133C">
          <w:rPr>
            <w:b/>
            <w:color w:val="FF0000"/>
            <w:highlight w:val="yellow"/>
            <w:rPrChange w:id="3916" w:author="Joost Wijnings" w:date="2014-06-24T10:32:00Z">
              <w:rPr>
                <w:b/>
              </w:rPr>
            </w:rPrChange>
          </w:rPr>
          <w:lastRenderedPageBreak/>
          <w:t xml:space="preserve">[voorgestelde aanpassing aan deze paragraaf (4.3) tbv </w:t>
        </w:r>
      </w:ins>
      <w:ins w:id="3917" w:author="Joost Wijnings" w:date="2014-06-24T10:32:00Z">
        <w:r w:rsidR="0095245F" w:rsidRPr="008F133C">
          <w:rPr>
            <w:b/>
            <w:color w:val="FF0000"/>
            <w:highlight w:val="yellow"/>
            <w:rPrChange w:id="3918" w:author="Joost Wijnings" w:date="2014-06-24T10:32:00Z">
              <w:rPr>
                <w:b/>
                <w:color w:val="FF0000"/>
              </w:rPr>
            </w:rPrChange>
          </w:rPr>
          <w:t>[</w:t>
        </w:r>
      </w:ins>
      <w:ins w:id="3919" w:author="Joost Wijnings" w:date="2014-06-24T10:22:00Z">
        <w:r w:rsidRPr="008F133C">
          <w:rPr>
            <w:b/>
            <w:color w:val="FF0000"/>
            <w:highlight w:val="yellow"/>
            <w:rPrChange w:id="3920" w:author="Joost Wijnings" w:date="2014-06-24T10:32:00Z">
              <w:rPr>
                <w:b/>
              </w:rPr>
            </w:rPrChange>
          </w:rPr>
          <w:t>ZDS-2</w:t>
        </w:r>
      </w:ins>
      <w:ins w:id="3921" w:author="Joost Wijnings" w:date="2014-07-01T17:35:00Z">
        <w:r w:rsidR="0035076F">
          <w:rPr>
            <w:b/>
            <w:color w:val="FF0000"/>
            <w:highlight w:val="yellow"/>
          </w:rPr>
          <w:t>2</w:t>
        </w:r>
      </w:ins>
      <w:ins w:id="3922" w:author="Joost Wijnings" w:date="2014-06-24T10:32:00Z">
        <w:r w:rsidR="0095245F" w:rsidRPr="008F133C">
          <w:rPr>
            <w:b/>
            <w:color w:val="FF0000"/>
            <w:highlight w:val="yellow"/>
            <w:rPrChange w:id="3923" w:author="Joost Wijnings" w:date="2014-06-24T10:32:00Z">
              <w:rPr>
                <w:b/>
                <w:color w:val="FF0000"/>
              </w:rPr>
            </w:rPrChange>
          </w:rPr>
          <w:t>]</w:t>
        </w:r>
      </w:ins>
      <w:ins w:id="3924" w:author="Joost Wijnings" w:date="2014-06-24T10:31:00Z">
        <w:r w:rsidR="0095245F" w:rsidRPr="008F133C">
          <w:rPr>
            <w:b/>
            <w:color w:val="FF0000"/>
            <w:highlight w:val="yellow"/>
            <w:rPrChange w:id="3925" w:author="Joost Wijnings" w:date="2014-06-24T10:32:00Z">
              <w:rPr>
                <w:b/>
                <w:color w:val="FF0000"/>
              </w:rPr>
            </w:rPrChange>
          </w:rPr>
          <w:t xml:space="preserve"> (24-6-2014 – doc versie 1.</w:t>
        </w:r>
      </w:ins>
      <w:ins w:id="3926" w:author="Joost Wijnings" w:date="2014-09-02T09:13:00Z">
        <w:r w:rsidR="0017664E">
          <w:rPr>
            <w:b/>
            <w:color w:val="FF0000"/>
            <w:highlight w:val="yellow"/>
          </w:rPr>
          <w:t>1.</w:t>
        </w:r>
      </w:ins>
      <w:ins w:id="3927" w:author="Joost Wijnings" w:date="2014-06-24T10:31:00Z">
        <w:r w:rsidR="0095245F" w:rsidRPr="008F133C">
          <w:rPr>
            <w:b/>
            <w:color w:val="FF0000"/>
            <w:highlight w:val="yellow"/>
            <w:rPrChange w:id="3928" w:author="Joost Wijnings" w:date="2014-06-24T10:32:00Z">
              <w:rPr>
                <w:b/>
                <w:color w:val="FF0000"/>
              </w:rPr>
            </w:rPrChange>
          </w:rPr>
          <w:t>0</w:t>
        </w:r>
      </w:ins>
      <w:ins w:id="3929" w:author="Joost Wijnings" w:date="2014-09-02T09:13:00Z">
        <w:r w:rsidR="0017664E">
          <w:rPr>
            <w:b/>
            <w:color w:val="FF0000"/>
            <w:highlight w:val="yellow"/>
          </w:rPr>
          <w:t>-CONCEPT</w:t>
        </w:r>
      </w:ins>
      <w:ins w:id="3930" w:author="Joost Wijnings" w:date="2014-06-24T10:31:00Z">
        <w:r w:rsidR="0095245F" w:rsidRPr="008F133C">
          <w:rPr>
            <w:b/>
            <w:color w:val="FF0000"/>
            <w:highlight w:val="yellow"/>
            <w:rPrChange w:id="3931" w:author="Joost Wijnings" w:date="2014-06-24T10:32:00Z">
              <w:rPr>
                <w:b/>
                <w:color w:val="FF0000"/>
              </w:rPr>
            </w:rPrChange>
          </w:rPr>
          <w:t>-02</w:t>
        </w:r>
      </w:ins>
      <w:ins w:id="3932" w:author="Joost Wijnings" w:date="2014-06-24T10:23:00Z">
        <w:r w:rsidRPr="008F133C">
          <w:rPr>
            <w:b/>
            <w:color w:val="FF0000"/>
            <w:highlight w:val="yellow"/>
            <w:rPrChange w:id="3933" w:author="Joost Wijnings" w:date="2014-06-24T10:32:00Z">
              <w:rPr>
                <w:b/>
              </w:rPr>
            </w:rPrChange>
          </w:rPr>
          <w:t>]</w:t>
        </w:r>
      </w:ins>
    </w:p>
    <w:p w14:paraId="72375DCE" w14:textId="2BFEFD7C" w:rsidR="003E3DCE" w:rsidRPr="008F133C" w:rsidRDefault="003E3DCE">
      <w:pPr>
        <w:rPr>
          <w:ins w:id="3934" w:author="Joost Wijnings" w:date="2014-06-24T10:23:00Z"/>
          <w:b/>
          <w:highlight w:val="yellow"/>
          <w:rPrChange w:id="3935" w:author="Joost Wijnings" w:date="2014-06-24T10:32:00Z">
            <w:rPr>
              <w:ins w:id="3936" w:author="Joost Wijnings" w:date="2014-06-24T10:23:00Z"/>
              <w:b/>
            </w:rPr>
          </w:rPrChange>
        </w:rPr>
        <w:pPrChange w:id="3937" w:author="Joost Wijnings" w:date="2014-06-24T10:22:00Z">
          <w:pPr>
            <w:numPr>
              <w:numId w:val="17"/>
            </w:numPr>
            <w:ind w:left="720" w:hanging="360"/>
          </w:pPr>
        </w:pPrChange>
      </w:pPr>
      <w:ins w:id="3938" w:author="Joost Wijnings" w:date="2014-06-24T10:23:00Z">
        <w:r w:rsidRPr="008F133C">
          <w:rPr>
            <w:b/>
            <w:highlight w:val="yellow"/>
            <w:rPrChange w:id="3939" w:author="Joost Wijnings" w:date="2014-06-24T10:32:00Z">
              <w:rPr>
                <w:b/>
              </w:rPr>
            </w:rPrChange>
          </w:rPr>
          <w:t xml:space="preserve">URL: </w:t>
        </w:r>
        <w:r w:rsidRPr="008F133C">
          <w:rPr>
            <w:b/>
            <w:highlight w:val="yellow"/>
            <w:rPrChange w:id="3940" w:author="Joost Wijnings" w:date="2014-06-24T10:32:00Z">
              <w:rPr>
                <w:b/>
              </w:rPr>
            </w:rPrChange>
          </w:rPr>
          <w:fldChar w:fldCharType="begin"/>
        </w:r>
        <w:r w:rsidRPr="008F133C">
          <w:rPr>
            <w:b/>
            <w:highlight w:val="yellow"/>
            <w:rPrChange w:id="3941" w:author="Joost Wijnings" w:date="2014-06-24T10:32:00Z">
              <w:rPr>
                <w:b/>
              </w:rPr>
            </w:rPrChange>
          </w:rPr>
          <w:instrText xml:space="preserve"> HYPERLINK "https://new.kinggemeenten.nl/zaak-document-services-10/reacties-verwacht-verwijderen-van-zaakdocument" </w:instrText>
        </w:r>
        <w:r w:rsidRPr="008F133C">
          <w:rPr>
            <w:b/>
            <w:highlight w:val="yellow"/>
            <w:rPrChange w:id="3942" w:author="Joost Wijnings" w:date="2014-06-24T10:32:00Z">
              <w:rPr>
                <w:b/>
              </w:rPr>
            </w:rPrChange>
          </w:rPr>
          <w:fldChar w:fldCharType="separate"/>
        </w:r>
        <w:r w:rsidRPr="008F133C">
          <w:rPr>
            <w:rStyle w:val="Hyperlink"/>
            <w:b/>
            <w:highlight w:val="yellow"/>
            <w:rPrChange w:id="3943" w:author="Joost Wijnings" w:date="2014-06-24T10:32:00Z">
              <w:rPr>
                <w:rStyle w:val="Hyperlink"/>
                <w:b/>
              </w:rPr>
            </w:rPrChange>
          </w:rPr>
          <w:t>https://new.kinggemeenten.nl/zaak-document-services-10/reacties-verwacht-verwijderen-van-zaakdocument</w:t>
        </w:r>
        <w:r w:rsidRPr="008F133C">
          <w:rPr>
            <w:b/>
            <w:highlight w:val="yellow"/>
            <w:rPrChange w:id="3944" w:author="Joost Wijnings" w:date="2014-06-24T10:32:00Z">
              <w:rPr>
                <w:b/>
              </w:rPr>
            </w:rPrChange>
          </w:rPr>
          <w:fldChar w:fldCharType="end"/>
        </w:r>
        <w:r w:rsidRPr="008F133C">
          <w:rPr>
            <w:b/>
            <w:highlight w:val="yellow"/>
            <w:rPrChange w:id="3945" w:author="Joost Wijnings" w:date="2014-06-24T10:32:00Z">
              <w:rPr>
                <w:b/>
              </w:rPr>
            </w:rPrChange>
          </w:rPr>
          <w:t xml:space="preserve"> </w:t>
        </w:r>
      </w:ins>
    </w:p>
    <w:p w14:paraId="7E83572D" w14:textId="15B99DF0" w:rsidR="003E3DCE" w:rsidRPr="008F133C" w:rsidRDefault="003E3DCE" w:rsidP="003E3DCE">
      <w:pPr>
        <w:pStyle w:val="Kop4"/>
        <w:rPr>
          <w:ins w:id="3946" w:author="Joost Wijnings" w:date="2014-06-24T10:26:00Z"/>
          <w:highlight w:val="yellow"/>
          <w:rPrChange w:id="3947" w:author="Joost Wijnings" w:date="2014-06-24T10:32:00Z">
            <w:rPr>
              <w:ins w:id="3948" w:author="Joost Wijnings" w:date="2014-06-24T10:26:00Z"/>
            </w:rPr>
          </w:rPrChange>
        </w:rPr>
      </w:pPr>
      <w:ins w:id="3949" w:author="Joost Wijnings" w:date="2014-06-24T10:26:00Z">
        <w:r w:rsidRPr="008F133C">
          <w:rPr>
            <w:highlight w:val="yellow"/>
            <w:rPrChange w:id="3950" w:author="Joost Wijnings" w:date="2014-06-24T10:32:00Z">
              <w:rPr/>
            </w:rPrChange>
          </w:rPr>
          <w:t>Eisen aan DMS</w:t>
        </w:r>
      </w:ins>
    </w:p>
    <w:p w14:paraId="3119ED3A" w14:textId="1C8EED74" w:rsidR="003E3DCE" w:rsidRPr="008F133C" w:rsidRDefault="003E3DCE">
      <w:pPr>
        <w:rPr>
          <w:ins w:id="3951" w:author="Joost Wijnings" w:date="2014-06-24T10:26:00Z"/>
          <w:highlight w:val="yellow"/>
          <w:rPrChange w:id="3952" w:author="Joost Wijnings" w:date="2014-06-24T10:32:00Z">
            <w:rPr>
              <w:ins w:id="3953" w:author="Joost Wijnings" w:date="2014-06-24T10:26:00Z"/>
            </w:rPr>
          </w:rPrChange>
        </w:rPr>
        <w:pPrChange w:id="3954" w:author="Joost Wijnings" w:date="2014-06-24T10:22:00Z">
          <w:pPr>
            <w:numPr>
              <w:numId w:val="17"/>
            </w:numPr>
            <w:ind w:left="720" w:hanging="360"/>
          </w:pPr>
        </w:pPrChange>
      </w:pPr>
      <w:ins w:id="3955" w:author="Joost Wijnings" w:date="2014-06-24T10:26:00Z">
        <w:r w:rsidRPr="008F133C">
          <w:rPr>
            <w:highlight w:val="yellow"/>
            <w:rPrChange w:id="3956" w:author="Joost Wijnings" w:date="2014-06-24T10:32:00Z">
              <w:rPr/>
            </w:rPrChange>
          </w:rPr>
          <w:t>Het DMS dient een standaard CMIS-changelog aan te bieden</w:t>
        </w:r>
      </w:ins>
      <w:ins w:id="3957" w:author="Joost Wijnings" w:date="2014-06-24T10:27:00Z">
        <w:r w:rsidRPr="008F133C">
          <w:rPr>
            <w:highlight w:val="yellow"/>
            <w:rPrChange w:id="3958" w:author="Joost Wijnings" w:date="2014-06-24T10:32:00Z">
              <w:rPr/>
            </w:rPrChange>
          </w:rPr>
          <w:t>, waarin dus het objectId beschikbaar is</w:t>
        </w:r>
      </w:ins>
      <w:ins w:id="3959" w:author="Joost Wijnings" w:date="2014-06-24T10:26:00Z">
        <w:r w:rsidRPr="008F133C">
          <w:rPr>
            <w:highlight w:val="yellow"/>
            <w:rPrChange w:id="3960" w:author="Joost Wijnings" w:date="2014-06-24T10:32:00Z">
              <w:rPr/>
            </w:rPrChange>
          </w:rPr>
          <w:t xml:space="preserve">. </w:t>
        </w:r>
      </w:ins>
    </w:p>
    <w:p w14:paraId="7A24BE00" w14:textId="42652BB7" w:rsidR="003E3DCE" w:rsidRPr="008F133C" w:rsidRDefault="003E3DCE">
      <w:pPr>
        <w:rPr>
          <w:ins w:id="3961" w:author="Joost Wijnings" w:date="2014-06-24T10:25:00Z"/>
          <w:highlight w:val="yellow"/>
          <w:rPrChange w:id="3962" w:author="Joost Wijnings" w:date="2014-06-24T10:32:00Z">
            <w:rPr>
              <w:ins w:id="3963" w:author="Joost Wijnings" w:date="2014-06-24T10:25:00Z"/>
            </w:rPr>
          </w:rPrChange>
        </w:rPr>
        <w:pPrChange w:id="3964" w:author="Joost Wijnings" w:date="2014-06-24T10:22:00Z">
          <w:pPr>
            <w:numPr>
              <w:numId w:val="17"/>
            </w:numPr>
            <w:ind w:left="720" w:hanging="360"/>
          </w:pPr>
        </w:pPrChange>
      </w:pPr>
      <w:ins w:id="3965" w:author="Joost Wijnings" w:date="2014-06-24T10:23:00Z">
        <w:r w:rsidRPr="008F133C">
          <w:rPr>
            <w:highlight w:val="yellow"/>
            <w:rPrChange w:id="3966" w:author="Joost Wijnings" w:date="2014-06-24T10:32:00Z">
              <w:rPr/>
            </w:rPrChange>
          </w:rPr>
          <w:t xml:space="preserve">Het DMS kan </w:t>
        </w:r>
      </w:ins>
      <w:ins w:id="3967" w:author="Joost Wijnings" w:date="2014-06-24T10:26:00Z">
        <w:r w:rsidRPr="008F133C">
          <w:rPr>
            <w:highlight w:val="yellow"/>
            <w:rPrChange w:id="3968" w:author="Joost Wijnings" w:date="2014-06-24T10:32:00Z">
              <w:rPr/>
            </w:rPrChange>
          </w:rPr>
          <w:t xml:space="preserve">optioneel </w:t>
        </w:r>
      </w:ins>
      <w:ins w:id="3969" w:author="Joost Wijnings" w:date="2014-06-24T10:23:00Z">
        <w:r w:rsidRPr="008F133C">
          <w:rPr>
            <w:highlight w:val="yellow"/>
            <w:rPrChange w:id="3970" w:author="Joost Wijnings" w:date="2014-06-24T10:32:00Z">
              <w:rPr/>
            </w:rPrChange>
          </w:rPr>
          <w:t xml:space="preserve">aanvullende properties toevoegen aan het </w:t>
        </w:r>
      </w:ins>
      <w:ins w:id="3971" w:author="Joost Wijnings" w:date="2014-06-24T10:25:00Z">
        <w:r w:rsidRPr="008F133C">
          <w:rPr>
            <w:highlight w:val="yellow"/>
            <w:rPrChange w:id="3972" w:author="Joost Wijnings" w:date="2014-06-24T10:32:00Z">
              <w:rPr/>
            </w:rPrChange>
          </w:rPr>
          <w:t xml:space="preserve">(standaard) </w:t>
        </w:r>
      </w:ins>
      <w:ins w:id="3973" w:author="Joost Wijnings" w:date="2014-06-24T10:23:00Z">
        <w:r w:rsidRPr="008F133C">
          <w:rPr>
            <w:highlight w:val="yellow"/>
            <w:rPrChange w:id="3974" w:author="Joost Wijnings" w:date="2014-06-24T10:32:00Z">
              <w:rPr/>
            </w:rPrChange>
          </w:rPr>
          <w:t xml:space="preserve">CMIS-changelog, zodat </w:t>
        </w:r>
      </w:ins>
      <w:ins w:id="3975" w:author="Joost Wijnings" w:date="2014-06-24T10:24:00Z">
        <w:r w:rsidRPr="008F133C">
          <w:rPr>
            <w:highlight w:val="yellow"/>
            <w:rPrChange w:id="3976" w:author="Joost Wijnings" w:date="2014-06-24T10:32:00Z">
              <w:rPr/>
            </w:rPrChange>
          </w:rPr>
          <w:t xml:space="preserve">meer informatie beschikbaar is over de verwijderde documenten. Dit is met name relevant wanneer de betreffende zaak inmiddels niet meer bestaat. Deze extra eigenschappen worden genegeerd door </w:t>
        </w:r>
      </w:ins>
      <w:ins w:id="3977" w:author="Joost Wijnings" w:date="2014-06-24T10:30:00Z">
        <w:r w:rsidRPr="008F133C">
          <w:rPr>
            <w:highlight w:val="yellow"/>
            <w:rPrChange w:id="3978" w:author="Joost Wijnings" w:date="2014-06-24T10:32:00Z">
              <w:rPr/>
            </w:rPrChange>
          </w:rPr>
          <w:t>ZS’en</w:t>
        </w:r>
      </w:ins>
      <w:ins w:id="3979" w:author="Joost Wijnings" w:date="2014-06-24T10:24:00Z">
        <w:r w:rsidRPr="008F133C">
          <w:rPr>
            <w:highlight w:val="yellow"/>
            <w:rPrChange w:id="3980" w:author="Joost Wijnings" w:date="2014-06-24T10:32:00Z">
              <w:rPr/>
            </w:rPrChange>
          </w:rPr>
          <w:t xml:space="preserve"> die deze eigenschappen </w:t>
        </w:r>
      </w:ins>
      <w:ins w:id="3981" w:author="Joost Wijnings" w:date="2014-06-24T10:25:00Z">
        <w:r w:rsidRPr="008F133C">
          <w:rPr>
            <w:highlight w:val="yellow"/>
            <w:rPrChange w:id="3982" w:author="Joost Wijnings" w:date="2014-06-24T10:32:00Z">
              <w:rPr/>
            </w:rPrChange>
          </w:rPr>
          <w:t>niet</w:t>
        </w:r>
      </w:ins>
      <w:ins w:id="3983" w:author="Joost Wijnings" w:date="2014-06-24T10:24:00Z">
        <w:r w:rsidRPr="008F133C">
          <w:rPr>
            <w:highlight w:val="yellow"/>
            <w:rPrChange w:id="3984" w:author="Joost Wijnings" w:date="2014-06-24T10:32:00Z">
              <w:rPr/>
            </w:rPrChange>
          </w:rPr>
          <w:t xml:space="preserve"> </w:t>
        </w:r>
      </w:ins>
      <w:ins w:id="3985" w:author="Joost Wijnings" w:date="2014-06-24T10:25:00Z">
        <w:r w:rsidRPr="008F133C">
          <w:rPr>
            <w:highlight w:val="yellow"/>
            <w:rPrChange w:id="3986" w:author="Joost Wijnings" w:date="2014-06-24T10:32:00Z">
              <w:rPr/>
            </w:rPrChange>
          </w:rPr>
          <w:t xml:space="preserve">verwachten, terwijl het leveranciers vrij staat om deze eigenschappen te benutten als ze aanwezig zijn. Let wel, er is geen garantie dat deze eigenschappen aanwezig zijn. Het wordt dus afgeraden om functionaliteit daar uitsluitend van afhankelijk te maken. </w:t>
        </w:r>
      </w:ins>
    </w:p>
    <w:p w14:paraId="13510238" w14:textId="28047CA2" w:rsidR="003E3DCE" w:rsidRPr="008F133C" w:rsidRDefault="003E3DCE">
      <w:pPr>
        <w:rPr>
          <w:ins w:id="3987" w:author="Joost Wijnings" w:date="2014-06-24T10:26:00Z"/>
          <w:highlight w:val="yellow"/>
          <w:rPrChange w:id="3988" w:author="Joost Wijnings" w:date="2014-06-24T10:32:00Z">
            <w:rPr>
              <w:ins w:id="3989" w:author="Joost Wijnings" w:date="2014-06-24T10:26:00Z"/>
            </w:rPr>
          </w:rPrChange>
        </w:rPr>
        <w:pPrChange w:id="3990" w:author="Joost Wijnings" w:date="2014-06-24T10:22:00Z">
          <w:pPr>
            <w:numPr>
              <w:numId w:val="17"/>
            </w:numPr>
            <w:ind w:left="720" w:hanging="360"/>
          </w:pPr>
        </w:pPrChange>
      </w:pPr>
      <w:ins w:id="3991" w:author="Joost Wijnings" w:date="2014-06-24T10:25:00Z">
        <w:r w:rsidRPr="008F133C">
          <w:rPr>
            <w:highlight w:val="yellow"/>
            <w:rPrChange w:id="3992" w:author="Joost Wijnings" w:date="2014-06-24T10:32:00Z">
              <w:rPr/>
            </w:rPrChange>
          </w:rPr>
          <w:t xml:space="preserve">De aanvullende </w:t>
        </w:r>
      </w:ins>
      <w:ins w:id="3993" w:author="Joost Wijnings" w:date="2014-06-24T10:28:00Z">
        <w:r w:rsidRPr="008F133C">
          <w:rPr>
            <w:highlight w:val="yellow"/>
            <w:rPrChange w:id="3994" w:author="Joost Wijnings" w:date="2014-06-24T10:32:00Z">
              <w:rPr/>
            </w:rPrChange>
          </w:rPr>
          <w:t>CMIS-properties</w:t>
        </w:r>
      </w:ins>
      <w:ins w:id="3995" w:author="Joost Wijnings" w:date="2014-06-24T10:25:00Z">
        <w:r w:rsidRPr="008F133C">
          <w:rPr>
            <w:highlight w:val="yellow"/>
            <w:rPrChange w:id="3996" w:author="Joost Wijnings" w:date="2014-06-24T10:32:00Z">
              <w:rPr/>
            </w:rPrChange>
          </w:rPr>
          <w:t xml:space="preserve"> die een DMS </w:t>
        </w:r>
      </w:ins>
      <w:ins w:id="3997" w:author="Joost Wijnings" w:date="2014-06-24T10:26:00Z">
        <w:r w:rsidRPr="008F133C">
          <w:rPr>
            <w:highlight w:val="yellow"/>
            <w:rPrChange w:id="3998" w:author="Joost Wijnings" w:date="2014-06-24T10:32:00Z">
              <w:rPr/>
            </w:rPrChange>
          </w:rPr>
          <w:t>toe kan voegen</w:t>
        </w:r>
      </w:ins>
      <w:ins w:id="3999" w:author="Joost Wijnings" w:date="2014-06-24T10:28:00Z">
        <w:r w:rsidRPr="008F133C">
          <w:rPr>
            <w:highlight w:val="yellow"/>
            <w:rPrChange w:id="4000" w:author="Joost Wijnings" w:date="2014-06-24T10:32:00Z">
              <w:rPr/>
            </w:rPrChange>
          </w:rPr>
          <w:t xml:space="preserve"> aan de changelog</w:t>
        </w:r>
      </w:ins>
      <w:ins w:id="4001" w:author="Joost Wijnings" w:date="2014-06-24T10:26:00Z">
        <w:r w:rsidRPr="008F133C">
          <w:rPr>
            <w:highlight w:val="yellow"/>
            <w:rPrChange w:id="4002" w:author="Joost Wijnings" w:date="2014-06-24T10:32:00Z">
              <w:rPr/>
            </w:rPrChange>
          </w:rPr>
          <w:t xml:space="preserve">, zijn: </w:t>
        </w:r>
      </w:ins>
    </w:p>
    <w:p w14:paraId="24B122E9" w14:textId="1D83059B" w:rsidR="003E3DCE" w:rsidRPr="008F133C" w:rsidRDefault="003E3DCE">
      <w:pPr>
        <w:pStyle w:val="Lijstalinea"/>
        <w:numPr>
          <w:ilvl w:val="0"/>
          <w:numId w:val="58"/>
        </w:numPr>
        <w:rPr>
          <w:ins w:id="4003" w:author="Joost Wijnings" w:date="2014-06-24T10:28:00Z"/>
          <w:highlight w:val="yellow"/>
          <w:rPrChange w:id="4004" w:author="Joost Wijnings" w:date="2014-06-24T10:32:00Z">
            <w:rPr>
              <w:ins w:id="4005" w:author="Joost Wijnings" w:date="2014-06-24T10:28:00Z"/>
            </w:rPr>
          </w:rPrChange>
        </w:rPr>
        <w:pPrChange w:id="4006" w:author="Joost Wijnings" w:date="2014-06-24T10:26:00Z">
          <w:pPr>
            <w:numPr>
              <w:numId w:val="17"/>
            </w:numPr>
            <w:ind w:left="720" w:hanging="360"/>
          </w:pPr>
        </w:pPrChange>
      </w:pPr>
      <w:ins w:id="4007" w:author="Joost Wijnings" w:date="2014-06-24T10:30:00Z">
        <w:r w:rsidRPr="008F133C">
          <w:rPr>
            <w:highlight w:val="yellow"/>
            <w:rPrChange w:id="4008" w:author="Joost Wijnings" w:date="2014-06-24T10:32:00Z">
              <w:rPr/>
            </w:rPrChange>
          </w:rPr>
          <w:t>Zaakidentificatie</w:t>
        </w:r>
      </w:ins>
    </w:p>
    <w:p w14:paraId="71F9B8EB" w14:textId="786EB50D" w:rsidR="003E3DCE" w:rsidRPr="008F133C" w:rsidRDefault="003E3DCE">
      <w:pPr>
        <w:pStyle w:val="Lijstalinea"/>
        <w:numPr>
          <w:ilvl w:val="0"/>
          <w:numId w:val="58"/>
        </w:numPr>
        <w:rPr>
          <w:ins w:id="4009" w:author="Joost Wijnings" w:date="2014-06-24T10:30:00Z"/>
          <w:highlight w:val="yellow"/>
          <w:rPrChange w:id="4010" w:author="Joost Wijnings" w:date="2014-06-24T10:32:00Z">
            <w:rPr>
              <w:ins w:id="4011" w:author="Joost Wijnings" w:date="2014-06-24T10:30:00Z"/>
            </w:rPr>
          </w:rPrChange>
        </w:rPr>
        <w:pPrChange w:id="4012" w:author="Joost Wijnings" w:date="2014-06-24T10:26:00Z">
          <w:pPr>
            <w:numPr>
              <w:numId w:val="17"/>
            </w:numPr>
            <w:ind w:left="720" w:hanging="360"/>
          </w:pPr>
        </w:pPrChange>
      </w:pPr>
      <w:ins w:id="4013" w:author="Joost Wijnings" w:date="2014-06-24T10:29:00Z">
        <w:r w:rsidRPr="008F133C">
          <w:rPr>
            <w:highlight w:val="yellow"/>
            <w:rPrChange w:id="4014" w:author="Joost Wijnings" w:date="2014-06-24T10:32:00Z">
              <w:rPr/>
            </w:rPrChange>
          </w:rPr>
          <w:t>DocumentIdentificatie</w:t>
        </w:r>
      </w:ins>
    </w:p>
    <w:p w14:paraId="467AC108" w14:textId="3E4AF0EF" w:rsidR="003E3DCE" w:rsidRPr="003E3DCE" w:rsidRDefault="003E3DCE">
      <w:pPr>
        <w:pPrChange w:id="4015" w:author="Joost Wijnings" w:date="2014-06-24T10:30:00Z">
          <w:pPr>
            <w:numPr>
              <w:numId w:val="17"/>
            </w:numPr>
            <w:ind w:left="720" w:hanging="360"/>
          </w:pPr>
        </w:pPrChange>
      </w:pPr>
      <w:ins w:id="4016" w:author="Joost Wijnings" w:date="2014-06-24T10:30:00Z">
        <w:r w:rsidRPr="008F133C">
          <w:rPr>
            <w:highlight w:val="yellow"/>
            <w:rPrChange w:id="4017" w:author="Joost Wijnings" w:date="2014-06-24T10:32:00Z">
              <w:rPr/>
            </w:rPrChange>
          </w:rPr>
          <w:t>Deze functionaliteit dient niet gebruikt te worden om zaken te verwijderen. De voorkeur blijft om verwijderacties via het ZS als initiatiefnemer te laten verlopen.</w:t>
        </w:r>
        <w:r>
          <w:t xml:space="preserve"> </w:t>
        </w:r>
      </w:ins>
    </w:p>
    <w:p w14:paraId="1EDF7407" w14:textId="4D280B29" w:rsidR="001B4D90" w:rsidRPr="00925634" w:rsidRDefault="00E063AF" w:rsidP="00D3500F">
      <w:pPr>
        <w:pStyle w:val="Kop1"/>
      </w:pPr>
      <w:r w:rsidRPr="008D3831">
        <w:br w:type="page"/>
      </w:r>
      <w:bookmarkStart w:id="4018" w:name="_Ref347781479"/>
      <w:bookmarkStart w:id="4019" w:name="_Toc402174444"/>
      <w:r w:rsidR="001B4D90" w:rsidRPr="00925634">
        <w:lastRenderedPageBreak/>
        <w:t xml:space="preserve">Specificatie </w:t>
      </w:r>
      <w:bookmarkEnd w:id="3106"/>
      <w:bookmarkEnd w:id="3107"/>
      <w:r w:rsidR="00A1748B">
        <w:t>DMS</w:t>
      </w:r>
      <w:ins w:id="4020" w:author="Joost Wijnings" w:date="2014-03-18T08:39:00Z">
        <w:r w:rsidR="008D2A2D">
          <w:t>-</w:t>
        </w:r>
      </w:ins>
      <w:del w:id="4021" w:author="Joost Wijnings" w:date="2014-03-18T08:39:00Z">
        <w:r w:rsidR="001C44CF" w:rsidDel="008D2A2D">
          <w:delText xml:space="preserve"> </w:delText>
        </w:r>
      </w:del>
      <w:r w:rsidR="001C44CF">
        <w:t>services</w:t>
      </w:r>
      <w:bookmarkEnd w:id="4018"/>
      <w:bookmarkEnd w:id="4019"/>
    </w:p>
    <w:p w14:paraId="7D7300A3" w14:textId="5450DDBE" w:rsidR="001B4D90" w:rsidRDefault="008E4F9E" w:rsidP="001B4D90">
      <w:r>
        <w:t xml:space="preserve">Ten </w:t>
      </w:r>
      <w:r w:rsidR="001B4D90">
        <w:t xml:space="preserve">behoeve van de integratie met het </w:t>
      </w:r>
      <w:del w:id="4022" w:author="Joost Wijnings" w:date="2014-03-07T14:39:00Z">
        <w:r w:rsidR="00925634" w:rsidDel="00807C23">
          <w:delText>Z</w:delText>
        </w:r>
        <w:r w:rsidR="001B4D90" w:rsidDel="00807C23">
          <w:delText xml:space="preserve">aaksysteem </w:delText>
        </w:r>
      </w:del>
      <w:ins w:id="4023" w:author="Joost Wijnings" w:date="2014-03-07T14:39:00Z">
        <w:r w:rsidR="00807C23">
          <w:t xml:space="preserve">ZS </w:t>
        </w:r>
      </w:ins>
      <w:r w:rsidR="001B4D90">
        <w:t xml:space="preserve">en het vastleggen van </w:t>
      </w:r>
      <w:r w:rsidR="00925634">
        <w:t>z</w:t>
      </w:r>
      <w:r w:rsidR="001B4D90">
        <w:t>aakdocumenten dient het DMS aan de volgende eisen te voldoen</w:t>
      </w:r>
      <w:r w:rsidR="001B4D90" w:rsidRPr="00CE76AA">
        <w:t>:</w:t>
      </w:r>
    </w:p>
    <w:p w14:paraId="3FEC7416" w14:textId="77777777" w:rsidR="001B4D90" w:rsidRDefault="001B4D90" w:rsidP="001B4D90"/>
    <w:p w14:paraId="6D2E4808" w14:textId="77777777" w:rsidR="006C5330" w:rsidRDefault="001B4D90" w:rsidP="00E666F8">
      <w:pPr>
        <w:numPr>
          <w:ilvl w:val="0"/>
          <w:numId w:val="1"/>
        </w:numPr>
      </w:pPr>
      <w:r>
        <w:t>Het DMS</w:t>
      </w:r>
      <w:r w:rsidR="008A5EA7">
        <w:t xml:space="preserve"> wordt</w:t>
      </w:r>
      <w:r>
        <w:t xml:space="preserve"> </w:t>
      </w:r>
      <w:r w:rsidR="008A5EA7">
        <w:t xml:space="preserve">ontsloten als een CMIS 1.0 repository; </w:t>
      </w:r>
    </w:p>
    <w:p w14:paraId="238E4528" w14:textId="61C43F76" w:rsidR="001B4D90" w:rsidRPr="00320769" w:rsidRDefault="006C5330" w:rsidP="00E666F8">
      <w:pPr>
        <w:numPr>
          <w:ilvl w:val="0"/>
          <w:numId w:val="1"/>
        </w:numPr>
      </w:pPr>
      <w:r w:rsidRPr="008E4F9E">
        <w:rPr>
          <w:u w:val="single"/>
        </w:rPr>
        <w:t>Alle</w:t>
      </w:r>
      <w:r>
        <w:t xml:space="preserve"> in de CMIS</w:t>
      </w:r>
      <w:ins w:id="4024" w:author="Joost Wijnings" w:date="2014-03-08T02:38:00Z">
        <w:r w:rsidR="00E00FF1">
          <w:t>-</w:t>
        </w:r>
      </w:ins>
      <w:del w:id="4025" w:author="Joost Wijnings" w:date="2014-03-08T02:38:00Z">
        <w:r w:rsidDel="00E00FF1">
          <w:delText xml:space="preserve"> </w:delText>
        </w:r>
      </w:del>
      <w:r>
        <w:t>specificatie beschreven services worden ondersteund</w:t>
      </w:r>
      <w:ins w:id="4026" w:author="Joost Wijnings" w:date="2014-03-10T10:47:00Z">
        <w:r w:rsidR="00C24858">
          <w:t xml:space="preserve">; </w:t>
        </w:r>
      </w:ins>
      <w:del w:id="4027" w:author="Joost Wijnings" w:date="2014-03-10T10:47:00Z">
        <w:r w:rsidDel="00C24858">
          <w:delText>.</w:delText>
        </w:r>
      </w:del>
    </w:p>
    <w:p w14:paraId="23FFD8E3" w14:textId="107BD9F2" w:rsidR="001B4D90" w:rsidRPr="00320769" w:rsidRDefault="001B4D90" w:rsidP="00E666F8">
      <w:pPr>
        <w:numPr>
          <w:ilvl w:val="0"/>
          <w:numId w:val="1"/>
        </w:numPr>
      </w:pPr>
      <w:r>
        <w:t>De CMIS</w:t>
      </w:r>
      <w:del w:id="4028" w:author="Joost Wijnings" w:date="2014-03-08T03:19:00Z">
        <w:r w:rsidDel="00A86DD7">
          <w:delText xml:space="preserve"> </w:delText>
        </w:r>
      </w:del>
      <w:ins w:id="4029" w:author="Joost Wijnings" w:date="2014-03-08T03:19:00Z">
        <w:r w:rsidR="00A86DD7">
          <w:t>-</w:t>
        </w:r>
      </w:ins>
      <w:r>
        <w:t>interface dient minimaal navolgende opties te ondersteunen:</w:t>
      </w:r>
    </w:p>
    <w:p w14:paraId="29304FA3" w14:textId="741BE3DC" w:rsidR="001B4D90" w:rsidRDefault="00A86DD7" w:rsidP="00E666F8">
      <w:pPr>
        <w:numPr>
          <w:ilvl w:val="1"/>
          <w:numId w:val="1"/>
        </w:numPr>
      </w:pPr>
      <w:ins w:id="4030" w:author="Joost Wijnings" w:date="2014-03-08T03:20:00Z">
        <w:r>
          <w:t>‘</w:t>
        </w:r>
      </w:ins>
      <w:r w:rsidR="001B4D90">
        <w:t>Multi-filing</w:t>
      </w:r>
      <w:ins w:id="4031" w:author="Joost Wijnings" w:date="2014-03-08T03:20:00Z">
        <w:r>
          <w:t>’</w:t>
        </w:r>
      </w:ins>
      <w:ins w:id="4032" w:author="Joost Wijnings" w:date="2014-03-10T10:46:00Z">
        <w:r w:rsidR="00C24858">
          <w:t xml:space="preserve">; </w:t>
        </w:r>
      </w:ins>
    </w:p>
    <w:p w14:paraId="3D6BEB85" w14:textId="6D015D40" w:rsidR="001B4D90" w:rsidRDefault="00A86DD7" w:rsidP="00E666F8">
      <w:pPr>
        <w:numPr>
          <w:ilvl w:val="1"/>
          <w:numId w:val="1"/>
        </w:numPr>
      </w:pPr>
      <w:ins w:id="4033" w:author="Joost Wijnings" w:date="2014-03-08T03:20:00Z">
        <w:r>
          <w:t>‘</w:t>
        </w:r>
      </w:ins>
      <w:r w:rsidR="001B4D90" w:rsidRPr="00241246">
        <w:t>Ch</w:t>
      </w:r>
      <w:r w:rsidR="001B4D90">
        <w:t>ange Log</w:t>
      </w:r>
      <w:ins w:id="4034" w:author="Joost Wijnings" w:date="2014-03-08T03:20:00Z">
        <w:r>
          <w:t>’</w:t>
        </w:r>
      </w:ins>
      <w:r w:rsidR="001B4D90">
        <w:t xml:space="preserve">, </w:t>
      </w:r>
      <w:r w:rsidR="001B4D90" w:rsidRPr="00241246">
        <w:t xml:space="preserve">met registratie van </w:t>
      </w:r>
      <w:r w:rsidR="001B4D90">
        <w:t>Change E</w:t>
      </w:r>
      <w:r w:rsidR="001B4D90" w:rsidRPr="00241246">
        <w:t xml:space="preserve">vents </w:t>
      </w:r>
      <w:r w:rsidR="001B4D90">
        <w:t xml:space="preserve">voor </w:t>
      </w:r>
      <w:r w:rsidR="001B4D90" w:rsidRPr="00241246">
        <w:t xml:space="preserve">filing/unfiling/moving van </w:t>
      </w:r>
      <w:r w:rsidR="001B4D90">
        <w:t>de objecten documenten en folders</w:t>
      </w:r>
      <w:ins w:id="4035" w:author="Joost Wijnings" w:date="2014-03-10T10:46:00Z">
        <w:r w:rsidR="00C24858">
          <w:t xml:space="preserve">; </w:t>
        </w:r>
      </w:ins>
    </w:p>
    <w:p w14:paraId="703715D8" w14:textId="68635F40" w:rsidR="005944B2" w:rsidRDefault="001B4D90" w:rsidP="00E666F8">
      <w:pPr>
        <w:numPr>
          <w:ilvl w:val="1"/>
          <w:numId w:val="1"/>
        </w:numPr>
      </w:pPr>
      <w:r>
        <w:t>Nieuwe CMIS</w:t>
      </w:r>
      <w:ins w:id="4036" w:author="Joost Wijnings" w:date="2014-03-08T03:20:00Z">
        <w:r w:rsidR="00A86DD7">
          <w:t>-</w:t>
        </w:r>
      </w:ins>
      <w:del w:id="4037" w:author="Joost Wijnings" w:date="2014-03-08T03:20:00Z">
        <w:r w:rsidDel="00A86DD7">
          <w:delText xml:space="preserve"> O</w:delText>
        </w:r>
      </w:del>
      <w:ins w:id="4038" w:author="Joost Wijnings" w:date="2014-03-08T03:20:00Z">
        <w:r w:rsidR="00A86DD7">
          <w:t>o</w:t>
        </w:r>
      </w:ins>
      <w:r>
        <w:t>bject</w:t>
      </w:r>
      <w:ins w:id="4039" w:author="Joost Wijnings" w:date="2014-03-08T03:20:00Z">
        <w:r w:rsidR="00A86DD7">
          <w:t>t</w:t>
        </w:r>
      </w:ins>
      <w:del w:id="4040" w:author="Joost Wijnings" w:date="2014-03-08T03:20:00Z">
        <w:r w:rsidDel="00A86DD7">
          <w:delText>-T</w:delText>
        </w:r>
      </w:del>
      <w:r>
        <w:t xml:space="preserve">ypes van het Base Type </w:t>
      </w:r>
      <w:ins w:id="4041" w:author="Joost Wijnings" w:date="2014-03-08T03:20:00Z">
        <w:r w:rsidR="00A86DD7">
          <w:t>‘</w:t>
        </w:r>
      </w:ins>
      <w:r>
        <w:t>cmis:document</w:t>
      </w:r>
      <w:ins w:id="4042" w:author="Joost Wijnings" w:date="2014-03-08T03:21:00Z">
        <w:r w:rsidR="00A86DD7">
          <w:t>’</w:t>
        </w:r>
      </w:ins>
      <w:r>
        <w:t xml:space="preserve"> en </w:t>
      </w:r>
      <w:ins w:id="4043" w:author="Joost Wijnings" w:date="2014-03-08T03:21:00Z">
        <w:r w:rsidR="00A86DD7">
          <w:t>‘</w:t>
        </w:r>
      </w:ins>
      <w:r>
        <w:t>cmis:folder</w:t>
      </w:r>
      <w:ins w:id="4044" w:author="Joost Wijnings" w:date="2014-03-08T03:21:00Z">
        <w:r w:rsidR="00A86DD7">
          <w:t>’</w:t>
        </w:r>
      </w:ins>
      <w:r>
        <w:t xml:space="preserve"> worden ondersteund</w:t>
      </w:r>
      <w:ins w:id="4045" w:author="Joost Wijnings" w:date="2014-03-10T10:46:00Z">
        <w:r w:rsidR="00C24858">
          <w:t xml:space="preserve">; </w:t>
        </w:r>
      </w:ins>
    </w:p>
    <w:p w14:paraId="0C4DF915" w14:textId="474A15F5" w:rsidR="005944B2" w:rsidRPr="005944B2" w:rsidRDefault="005944B2" w:rsidP="00E666F8">
      <w:pPr>
        <w:numPr>
          <w:ilvl w:val="0"/>
          <w:numId w:val="1"/>
        </w:numPr>
      </w:pPr>
      <w:r>
        <w:t xml:space="preserve">De </w:t>
      </w:r>
      <w:ins w:id="4046" w:author="Joost Wijnings" w:date="2014-03-08T03:20:00Z">
        <w:r w:rsidR="00A86DD7">
          <w:t>CMIS</w:t>
        </w:r>
      </w:ins>
      <w:del w:id="4047" w:author="Joost Wijnings" w:date="2014-03-08T03:20:00Z">
        <w:r w:rsidDel="00A86DD7">
          <w:delText>C</w:delText>
        </w:r>
      </w:del>
      <w:ins w:id="4048" w:author="Joost Wijnings" w:date="2014-03-08T03:20:00Z">
        <w:r w:rsidR="00A86DD7">
          <w:t>-c</w:t>
        </w:r>
      </w:ins>
      <w:r>
        <w:t>ha</w:t>
      </w:r>
      <w:r w:rsidR="00E063AF">
        <w:t>nge</w:t>
      </w:r>
      <w:ins w:id="4049" w:author="Joost Wijnings" w:date="2014-03-08T03:20:00Z">
        <w:r w:rsidR="00A86DD7">
          <w:t>l</w:t>
        </w:r>
      </w:ins>
      <w:del w:id="4050" w:author="Joost Wijnings" w:date="2014-03-08T03:20:00Z">
        <w:r w:rsidR="00E063AF" w:rsidDel="00A86DD7">
          <w:delText xml:space="preserve"> L</w:delText>
        </w:r>
      </w:del>
      <w:r w:rsidR="00E063AF">
        <w:t>og is toegankelijk voor het ZS</w:t>
      </w:r>
      <w:ins w:id="4051" w:author="Joost Wijnings" w:date="2014-03-10T10:46:00Z">
        <w:r w:rsidR="00C24858">
          <w:t xml:space="preserve">. </w:t>
        </w:r>
      </w:ins>
    </w:p>
    <w:p w14:paraId="2659469D" w14:textId="77777777" w:rsidR="004C2C41" w:rsidRPr="00320769" w:rsidRDefault="004C2C41" w:rsidP="004C2C41"/>
    <w:p w14:paraId="49F6C06A" w14:textId="506257D3" w:rsidR="001B4D90" w:rsidRDefault="00E063AF" w:rsidP="001B4D90">
      <w:pPr>
        <w:pStyle w:val="Lijstalinea"/>
        <w:ind w:left="0"/>
      </w:pPr>
      <w:r>
        <w:t>D</w:t>
      </w:r>
      <w:r w:rsidR="008A5EA7">
        <w:t xml:space="preserve">e </w:t>
      </w:r>
      <w:del w:id="4052" w:author="Joost Wijnings" w:date="2014-03-08T02:38:00Z">
        <w:r w:rsidR="001B4D90" w:rsidDel="00E00FF1">
          <w:delText xml:space="preserve">CMIS </w:delText>
        </w:r>
      </w:del>
      <w:ins w:id="4053" w:author="Joost Wijnings" w:date="2014-03-08T02:38:00Z">
        <w:r w:rsidR="00E00FF1">
          <w:t>CMIS-</w:t>
        </w:r>
      </w:ins>
      <w:r w:rsidR="001B4D90">
        <w:t xml:space="preserve">repository </w:t>
      </w:r>
      <w:r w:rsidR="008A5EA7">
        <w:t xml:space="preserve">wordt </w:t>
      </w:r>
      <w:r w:rsidR="008E4F9E">
        <w:t>opgebouwd in een folder/document structuur waarbij gebruik gemaakt wordt van in</w:t>
      </w:r>
      <w:r w:rsidR="00970C85">
        <w:t xml:space="preserve"> </w:t>
      </w:r>
      <w:r w:rsidR="008A5EA7">
        <w:t xml:space="preserve">het RGBZ </w:t>
      </w:r>
      <w:r w:rsidR="008E4F9E">
        <w:t xml:space="preserve">opgenomen gegevens. </w:t>
      </w:r>
      <w:r w:rsidR="008A5EA7">
        <w:t>Door het hanteren van een dergelijke structuur wordt een zelfstandige zaakregistratie opgezet die het mogelijk maakt om gegevenssets uit DMS en ZS met elkaar te synchroniseren.</w:t>
      </w:r>
    </w:p>
    <w:p w14:paraId="1A407202" w14:textId="77777777" w:rsidR="001B4D90" w:rsidRDefault="00E063AF" w:rsidP="001B4D90">
      <w:pPr>
        <w:pStyle w:val="Kop2"/>
      </w:pPr>
      <w:bookmarkStart w:id="4054" w:name="_Ref346611730"/>
      <w:bookmarkStart w:id="4055" w:name="_Toc402174445"/>
      <w:r>
        <w:t>Zaken DMS</w:t>
      </w:r>
      <w:r w:rsidR="001B4D90">
        <w:t xml:space="preserve"> boom</w:t>
      </w:r>
      <w:bookmarkEnd w:id="4054"/>
      <w:bookmarkEnd w:id="4055"/>
    </w:p>
    <w:p w14:paraId="356285DA" w14:textId="22E6D77E" w:rsidR="001B4D90" w:rsidRDefault="001B4D90" w:rsidP="001B4D90">
      <w:pPr>
        <w:pStyle w:val="Lijstalinea"/>
        <w:ind w:left="0"/>
      </w:pPr>
      <w:r>
        <w:t>De CMIS</w:t>
      </w:r>
      <w:ins w:id="4056" w:author="Joost Wijnings" w:date="2014-03-08T02:38:00Z">
        <w:r w:rsidR="00E00FF1">
          <w:t>-</w:t>
        </w:r>
      </w:ins>
      <w:del w:id="4057" w:author="Joost Wijnings" w:date="2014-03-08T02:38:00Z">
        <w:r w:rsidDel="00E00FF1">
          <w:delText xml:space="preserve"> </w:delText>
        </w:r>
      </w:del>
      <w:r>
        <w:t>repository wordt gerepresenteerd als een structuur welke gebaseerd is op het zaakty</w:t>
      </w:r>
      <w:r w:rsidR="00E063AF">
        <w:t xml:space="preserve">pe en zaakidentificatie. Deze </w:t>
      </w:r>
      <w:r>
        <w:t xml:space="preserve">structuur noemen we de </w:t>
      </w:r>
      <w:r w:rsidR="00E063AF">
        <w:t>Zaken DMS</w:t>
      </w:r>
      <w:r w:rsidR="00384E45">
        <w:t xml:space="preserve"> boom en </w:t>
      </w:r>
      <w:r w:rsidR="00E063AF">
        <w:t>geeft aan hoe relaties tussen documenten, zaken en zaaktypes gelegd moeten worden</w:t>
      </w:r>
      <w:r w:rsidR="00384E45">
        <w:t xml:space="preserve"> in het DMS</w:t>
      </w:r>
      <w:r w:rsidR="00E063AF">
        <w:t xml:space="preserve">. Dit is nodig om op een </w:t>
      </w:r>
      <w:r w:rsidR="00384E45">
        <w:t>efficiënte</w:t>
      </w:r>
      <w:r w:rsidR="00E063AF">
        <w:t xml:space="preserve"> manier gegevens te kunnen synchroniseren tussen het ZS en DMS gebruik makend van standaard CMIS</w:t>
      </w:r>
      <w:ins w:id="4058" w:author="Joost Wijnings" w:date="2014-03-08T02:39:00Z">
        <w:r w:rsidR="00E00FF1">
          <w:t>-</w:t>
        </w:r>
      </w:ins>
      <w:del w:id="4059" w:author="Joost Wijnings" w:date="2014-03-08T02:39:00Z">
        <w:r w:rsidR="00E063AF" w:rsidDel="00E00FF1">
          <w:delText xml:space="preserve"> </w:delText>
        </w:r>
      </w:del>
      <w:r w:rsidR="00E063AF">
        <w:t>functionaliteit namelijk de CMIS</w:t>
      </w:r>
      <w:ins w:id="4060" w:author="Joost Wijnings" w:date="2014-03-08T02:39:00Z">
        <w:r w:rsidR="00E00FF1">
          <w:t>-</w:t>
        </w:r>
      </w:ins>
      <w:del w:id="4061" w:author="Joost Wijnings" w:date="2014-03-08T02:39:00Z">
        <w:r w:rsidR="00E063AF" w:rsidDel="00E00FF1">
          <w:delText xml:space="preserve"> </w:delText>
        </w:r>
      </w:del>
      <w:r w:rsidR="00E063AF">
        <w:t>chang</w:t>
      </w:r>
      <w:r w:rsidR="001C44CF">
        <w:t>e</w:t>
      </w:r>
      <w:r w:rsidR="00E063AF">
        <w:t>log.</w:t>
      </w:r>
      <w:r w:rsidR="00384E45">
        <w:t xml:space="preserve"> De Zaken DMS boom geeft nadrukkelijk niet aan hoe de documenten fysiek opgeslagen moeten worden in het DMS.</w:t>
      </w:r>
    </w:p>
    <w:p w14:paraId="1FB5CED8" w14:textId="77777777" w:rsidR="001B4D90" w:rsidRDefault="001B4D90" w:rsidP="001B4D90">
      <w:pPr>
        <w:pStyle w:val="Lijstalinea"/>
        <w:ind w:left="0"/>
      </w:pPr>
    </w:p>
    <w:p w14:paraId="1CCCF55C" w14:textId="67D01463" w:rsidR="00E063AF" w:rsidRDefault="00384E45" w:rsidP="001B4D90">
      <w:pPr>
        <w:pStyle w:val="Lijstalinea"/>
        <w:ind w:left="0"/>
      </w:pPr>
      <w:r>
        <w:t>De Zaken DMS boom bestaat uit vier CMIS</w:t>
      </w:r>
      <w:ins w:id="4062" w:author="Joost Wijnings" w:date="2014-03-08T02:39:00Z">
        <w:r w:rsidR="00E00FF1">
          <w:t>-</w:t>
        </w:r>
      </w:ins>
      <w:del w:id="4063" w:author="Joost Wijnings" w:date="2014-03-08T02:39:00Z">
        <w:r w:rsidDel="00E00FF1">
          <w:delText xml:space="preserve"> </w:delText>
        </w:r>
      </w:del>
      <w:r>
        <w:t>object</w:t>
      </w:r>
      <w:del w:id="4064" w:author="Joost Wijnings" w:date="2014-03-08T02:39:00Z">
        <w:r w:rsidDel="00E00FF1">
          <w:delText>-</w:delText>
        </w:r>
      </w:del>
      <w:r>
        <w:t>types. Deze zijn in de volgende tabel beschreven.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595"/>
        <w:gridCol w:w="2680"/>
        <w:gridCol w:w="3454"/>
      </w:tblGrid>
      <w:tr w:rsidR="0034567C" w:rsidRPr="00BE2E2A" w14:paraId="3961304C" w14:textId="77777777" w:rsidTr="00BE2E2A">
        <w:tc>
          <w:tcPr>
            <w:tcW w:w="1560" w:type="dxa"/>
          </w:tcPr>
          <w:p w14:paraId="7DED896F" w14:textId="77777777" w:rsidR="0034567C" w:rsidRPr="00BE2E2A" w:rsidRDefault="0034567C" w:rsidP="00BE2E2A">
            <w:pPr>
              <w:pStyle w:val="Lijstalinea"/>
              <w:ind w:left="0"/>
              <w:rPr>
                <w:b/>
              </w:rPr>
            </w:pPr>
            <w:r w:rsidRPr="00BE2E2A">
              <w:rPr>
                <w:b/>
              </w:rPr>
              <w:t>Naam</w:t>
            </w:r>
          </w:p>
        </w:tc>
        <w:tc>
          <w:tcPr>
            <w:tcW w:w="1587" w:type="dxa"/>
          </w:tcPr>
          <w:p w14:paraId="1CBE5E50" w14:textId="40C38435" w:rsidR="0034567C" w:rsidRPr="00BE2E2A" w:rsidRDefault="0034567C" w:rsidP="00BE2E2A">
            <w:pPr>
              <w:pStyle w:val="Lijstalinea"/>
              <w:ind w:left="0"/>
              <w:rPr>
                <w:b/>
              </w:rPr>
            </w:pPr>
            <w:r w:rsidRPr="00BE2E2A">
              <w:rPr>
                <w:b/>
              </w:rPr>
              <w:t>CMIS</w:t>
            </w:r>
            <w:ins w:id="4065" w:author="Joost Wijnings" w:date="2014-03-10T10:47:00Z">
              <w:r w:rsidR="00C24858">
                <w:rPr>
                  <w:b/>
                </w:rPr>
                <w:t>-</w:t>
              </w:r>
            </w:ins>
            <w:del w:id="4066" w:author="Joost Wijnings" w:date="2014-03-10T10:47:00Z">
              <w:r w:rsidRPr="00BE2E2A" w:rsidDel="00C24858">
                <w:rPr>
                  <w:b/>
                </w:rPr>
                <w:delText xml:space="preserve"> </w:delText>
              </w:r>
            </w:del>
            <w:r w:rsidRPr="00BE2E2A">
              <w:rPr>
                <w:b/>
              </w:rPr>
              <w:t>basetype</w:t>
            </w:r>
          </w:p>
        </w:tc>
        <w:tc>
          <w:tcPr>
            <w:tcW w:w="2682" w:type="dxa"/>
          </w:tcPr>
          <w:p w14:paraId="4E34E79F" w14:textId="77777777" w:rsidR="0034567C" w:rsidRPr="00BE2E2A" w:rsidRDefault="0034567C" w:rsidP="00BE2E2A">
            <w:pPr>
              <w:pStyle w:val="Lijstalinea"/>
              <w:ind w:left="0"/>
              <w:rPr>
                <w:b/>
              </w:rPr>
            </w:pPr>
            <w:r w:rsidRPr="00BE2E2A">
              <w:rPr>
                <w:b/>
              </w:rPr>
              <w:t>cmis:name</w:t>
            </w:r>
          </w:p>
        </w:tc>
        <w:tc>
          <w:tcPr>
            <w:tcW w:w="3459" w:type="dxa"/>
          </w:tcPr>
          <w:p w14:paraId="5EA6A051" w14:textId="77777777" w:rsidR="0034567C" w:rsidRPr="00BE2E2A" w:rsidRDefault="0034567C" w:rsidP="00BE2E2A">
            <w:pPr>
              <w:pStyle w:val="Lijstalinea"/>
              <w:ind w:left="0"/>
              <w:rPr>
                <w:b/>
              </w:rPr>
            </w:pPr>
            <w:r w:rsidRPr="00BE2E2A">
              <w:rPr>
                <w:b/>
              </w:rPr>
              <w:t>Additionele properties of attributen?</w:t>
            </w:r>
          </w:p>
        </w:tc>
      </w:tr>
      <w:tr w:rsidR="0034567C" w:rsidRPr="00147A5D" w14:paraId="4B705F31" w14:textId="77777777" w:rsidTr="00BE2E2A">
        <w:tc>
          <w:tcPr>
            <w:tcW w:w="1560" w:type="dxa"/>
          </w:tcPr>
          <w:p w14:paraId="6086AA86" w14:textId="77777777" w:rsidR="0034567C" w:rsidRPr="00BE2E2A" w:rsidRDefault="0034567C" w:rsidP="00BE2E2A">
            <w:pPr>
              <w:pStyle w:val="Lijstalinea"/>
              <w:ind w:left="0"/>
            </w:pPr>
            <w:r w:rsidRPr="00BE2E2A">
              <w:t>Zaken</w:t>
            </w:r>
          </w:p>
        </w:tc>
        <w:tc>
          <w:tcPr>
            <w:tcW w:w="1587" w:type="dxa"/>
          </w:tcPr>
          <w:p w14:paraId="2948CB7F" w14:textId="77777777" w:rsidR="0034567C" w:rsidRPr="00BE2E2A" w:rsidRDefault="0034567C" w:rsidP="00BE2E2A">
            <w:pPr>
              <w:pStyle w:val="Lijstalinea"/>
              <w:ind w:left="0"/>
            </w:pPr>
            <w:r w:rsidRPr="00BE2E2A">
              <w:t>cmis:folder</w:t>
            </w:r>
          </w:p>
        </w:tc>
        <w:tc>
          <w:tcPr>
            <w:tcW w:w="2682" w:type="dxa"/>
          </w:tcPr>
          <w:p w14:paraId="68B3816E" w14:textId="77777777" w:rsidR="0034567C" w:rsidRPr="00BE2E2A" w:rsidRDefault="0034567C" w:rsidP="00BE2E2A">
            <w:pPr>
              <w:pStyle w:val="Lijstalinea"/>
              <w:ind w:left="0"/>
            </w:pPr>
            <w:r w:rsidRPr="00BE2E2A">
              <w:t>‘Zaken’</w:t>
            </w:r>
          </w:p>
        </w:tc>
        <w:tc>
          <w:tcPr>
            <w:tcW w:w="3459" w:type="dxa"/>
          </w:tcPr>
          <w:p w14:paraId="49793EF0" w14:textId="77777777" w:rsidR="0034567C" w:rsidRPr="00BE2E2A" w:rsidRDefault="0034567C" w:rsidP="00BE2E2A">
            <w:pPr>
              <w:pStyle w:val="Lijstalinea"/>
              <w:ind w:left="0"/>
            </w:pPr>
            <w:r w:rsidRPr="00BE2E2A">
              <w:t xml:space="preserve">Nee, alleen de basetype properties en attributen van cmis:folder zijn van toepassing. </w:t>
            </w:r>
          </w:p>
        </w:tc>
      </w:tr>
      <w:tr w:rsidR="0034567C" w:rsidRPr="00BE2E2A" w14:paraId="75922749" w14:textId="77777777" w:rsidTr="00BE2E2A">
        <w:tc>
          <w:tcPr>
            <w:tcW w:w="1560" w:type="dxa"/>
          </w:tcPr>
          <w:p w14:paraId="3100CB1F" w14:textId="77777777" w:rsidR="0034567C" w:rsidRPr="00BE2E2A" w:rsidRDefault="0034567C" w:rsidP="00BE2E2A">
            <w:pPr>
              <w:pStyle w:val="Lijstalinea"/>
              <w:ind w:left="0"/>
            </w:pPr>
            <w:r w:rsidRPr="00BE2E2A">
              <w:t>Zaaktype</w:t>
            </w:r>
          </w:p>
        </w:tc>
        <w:tc>
          <w:tcPr>
            <w:tcW w:w="1587" w:type="dxa"/>
          </w:tcPr>
          <w:p w14:paraId="067D2275" w14:textId="77777777" w:rsidR="0034567C" w:rsidRPr="00BE2E2A" w:rsidRDefault="0034567C" w:rsidP="00BE2E2A">
            <w:pPr>
              <w:pStyle w:val="Lijstalinea"/>
              <w:ind w:left="0"/>
            </w:pPr>
            <w:r w:rsidRPr="00BE2E2A">
              <w:t>cmis:folder</w:t>
            </w:r>
          </w:p>
        </w:tc>
        <w:tc>
          <w:tcPr>
            <w:tcW w:w="2682" w:type="dxa"/>
          </w:tcPr>
          <w:p w14:paraId="099F8CD8" w14:textId="77777777" w:rsidR="0034567C" w:rsidRPr="00BE2E2A" w:rsidRDefault="0034567C" w:rsidP="00BE2E2A">
            <w:pPr>
              <w:pStyle w:val="Lijstalinea"/>
              <w:ind w:left="0"/>
              <w:rPr>
                <w:highlight w:val="yellow"/>
              </w:rPr>
            </w:pPr>
            <w:r w:rsidRPr="00BE2E2A">
              <w:t>cmis:name wordt gerepresenteerd door de Zaaktypecode</w:t>
            </w:r>
          </w:p>
        </w:tc>
        <w:tc>
          <w:tcPr>
            <w:tcW w:w="3459" w:type="dxa"/>
          </w:tcPr>
          <w:p w14:paraId="48EADFA2" w14:textId="77777777" w:rsidR="0034567C" w:rsidRPr="00BE2E2A" w:rsidRDefault="0034567C" w:rsidP="002469E8">
            <w:pPr>
              <w:pStyle w:val="Lijstalinea"/>
              <w:ind w:left="0"/>
            </w:pPr>
            <w:r w:rsidRPr="002469E8">
              <w:t xml:space="preserve">Naast de properties en attributen van het basetype cmis:folder zijn additionele properties van toepassing. Zie </w:t>
            </w:r>
            <w:r w:rsidR="002469E8" w:rsidRPr="002469E8">
              <w:t>bijlage Bijlage B</w:t>
            </w:r>
          </w:p>
        </w:tc>
      </w:tr>
      <w:tr w:rsidR="0034567C" w:rsidRPr="00BE2E2A" w14:paraId="5862A014" w14:textId="77777777" w:rsidTr="00BE2E2A">
        <w:tc>
          <w:tcPr>
            <w:tcW w:w="1560" w:type="dxa"/>
          </w:tcPr>
          <w:p w14:paraId="02FA08C5" w14:textId="77777777" w:rsidR="0034567C" w:rsidRPr="00BE2E2A" w:rsidRDefault="0034567C" w:rsidP="00BE2E2A">
            <w:pPr>
              <w:pStyle w:val="Lijstalinea"/>
              <w:ind w:left="0"/>
            </w:pPr>
            <w:r w:rsidRPr="00BE2E2A">
              <w:t>Zaakfolder</w:t>
            </w:r>
          </w:p>
        </w:tc>
        <w:tc>
          <w:tcPr>
            <w:tcW w:w="1587" w:type="dxa"/>
          </w:tcPr>
          <w:p w14:paraId="4D2F1ABF" w14:textId="77777777" w:rsidR="0034567C" w:rsidRPr="00BE2E2A" w:rsidRDefault="0034567C" w:rsidP="00BE2E2A">
            <w:pPr>
              <w:pStyle w:val="Lijstalinea"/>
              <w:ind w:left="0"/>
            </w:pPr>
            <w:r w:rsidRPr="00BE2E2A">
              <w:t>cmis:folder</w:t>
            </w:r>
          </w:p>
        </w:tc>
        <w:tc>
          <w:tcPr>
            <w:tcW w:w="2682" w:type="dxa"/>
          </w:tcPr>
          <w:p w14:paraId="2321FF89" w14:textId="77777777" w:rsidR="0034567C" w:rsidRPr="00BE2E2A" w:rsidRDefault="0034567C" w:rsidP="00BE2E2A">
            <w:pPr>
              <w:pStyle w:val="Lijstalinea"/>
              <w:ind w:left="0"/>
            </w:pPr>
            <w:r w:rsidRPr="00BE2E2A">
              <w:t>cmis:name wordt gerepresenteerd door de Zaakidentificatie</w:t>
            </w:r>
          </w:p>
        </w:tc>
        <w:tc>
          <w:tcPr>
            <w:tcW w:w="3459" w:type="dxa"/>
          </w:tcPr>
          <w:p w14:paraId="6A54F5B2" w14:textId="77777777" w:rsidR="0034567C" w:rsidRPr="00BE2E2A" w:rsidRDefault="002469E8" w:rsidP="00BE2E2A">
            <w:pPr>
              <w:pStyle w:val="Lijstalinea"/>
              <w:ind w:left="0"/>
            </w:pPr>
            <w:r w:rsidRPr="002469E8">
              <w:t>Naast de properties en attributen van het basetype cmis:folder zijn additionele properties van toepassing. Zie bijlage Bijlage B</w:t>
            </w:r>
          </w:p>
        </w:tc>
      </w:tr>
      <w:tr w:rsidR="0034567C" w:rsidRPr="00BE2E2A" w14:paraId="29C9DCD2" w14:textId="77777777" w:rsidTr="00BE2E2A">
        <w:tc>
          <w:tcPr>
            <w:tcW w:w="1560" w:type="dxa"/>
          </w:tcPr>
          <w:p w14:paraId="5AA4071D" w14:textId="77777777" w:rsidR="0034567C" w:rsidRPr="00BE2E2A" w:rsidRDefault="0034567C" w:rsidP="00BE2E2A">
            <w:pPr>
              <w:pStyle w:val="Lijstalinea"/>
              <w:ind w:left="0"/>
            </w:pPr>
            <w:r w:rsidRPr="00BE2E2A">
              <w:lastRenderedPageBreak/>
              <w:t>EDC</w:t>
            </w:r>
          </w:p>
        </w:tc>
        <w:tc>
          <w:tcPr>
            <w:tcW w:w="1587" w:type="dxa"/>
          </w:tcPr>
          <w:p w14:paraId="61B1DA4B" w14:textId="77777777" w:rsidR="0034567C" w:rsidRPr="00BE2E2A" w:rsidRDefault="00C6295C" w:rsidP="00BE2E2A">
            <w:pPr>
              <w:pStyle w:val="Lijstalinea"/>
              <w:ind w:left="0"/>
            </w:pPr>
            <w:r w:rsidRPr="00BE2E2A">
              <w:t>c</w:t>
            </w:r>
            <w:r w:rsidR="0034567C" w:rsidRPr="00BE2E2A">
              <w:t>mis:document</w:t>
            </w:r>
          </w:p>
        </w:tc>
        <w:tc>
          <w:tcPr>
            <w:tcW w:w="2682" w:type="dxa"/>
          </w:tcPr>
          <w:p w14:paraId="7F106BA0" w14:textId="77777777" w:rsidR="0034567C" w:rsidRPr="00BE2E2A" w:rsidRDefault="00C6295C" w:rsidP="00BE2E2A">
            <w:pPr>
              <w:pStyle w:val="Lijstalinea"/>
              <w:ind w:left="0"/>
            </w:pPr>
            <w:r w:rsidRPr="00BE2E2A">
              <w:t>cmis:name wordt gerepresenteerd door de bestandsnaam</w:t>
            </w:r>
          </w:p>
        </w:tc>
        <w:tc>
          <w:tcPr>
            <w:tcW w:w="3459" w:type="dxa"/>
          </w:tcPr>
          <w:p w14:paraId="33FDC70C" w14:textId="77777777" w:rsidR="0034567C" w:rsidRPr="00BE2E2A" w:rsidRDefault="002469E8" w:rsidP="00BE2E2A">
            <w:pPr>
              <w:pStyle w:val="Lijstalinea"/>
              <w:ind w:left="0"/>
              <w:rPr>
                <w:highlight w:val="yellow"/>
              </w:rPr>
            </w:pPr>
            <w:r w:rsidRPr="002469E8">
              <w:t>Naast de properties en attributen van het basetype cmis:folder zijn additionele properties van toepassing. Zie bijlage Bijlage B</w:t>
            </w:r>
          </w:p>
        </w:tc>
      </w:tr>
    </w:tbl>
    <w:p w14:paraId="40292660" w14:textId="77777777" w:rsidR="00384E45" w:rsidRDefault="00384E45" w:rsidP="001B4D90">
      <w:pPr>
        <w:pStyle w:val="Lijstalinea"/>
        <w:ind w:left="0"/>
      </w:pPr>
    </w:p>
    <w:p w14:paraId="05B212A9" w14:textId="11BDBE5F" w:rsidR="001B4D90" w:rsidRDefault="00EC29AA" w:rsidP="001B4D90">
      <w:pPr>
        <w:pStyle w:val="Lijstalinea"/>
        <w:ind w:left="0"/>
      </w:pPr>
      <w:r>
        <w:t>De structuur van de CMIS</w:t>
      </w:r>
      <w:del w:id="4067" w:author="Joost Wijnings" w:date="2014-03-08T02:39:00Z">
        <w:r w:rsidDel="00E56755">
          <w:delText xml:space="preserve"> </w:delText>
        </w:r>
      </w:del>
      <w:ins w:id="4068" w:author="Joost Wijnings" w:date="2014-03-08T02:39:00Z">
        <w:r w:rsidR="00E56755">
          <w:t>-</w:t>
        </w:r>
      </w:ins>
      <w:r>
        <w:t xml:space="preserve">repository wordt schematisch weergegeven in </w:t>
      </w:r>
      <w:r>
        <w:fldChar w:fldCharType="begin"/>
      </w:r>
      <w:r>
        <w:instrText xml:space="preserve"> REF _Ref346654566 \h </w:instrText>
      </w:r>
      <w:r>
        <w:fldChar w:fldCharType="separate"/>
      </w:r>
      <w:ins w:id="4069" w:author="Joost Wijnings" w:date="2014-04-07T10:21:00Z">
        <w:r w:rsidR="0053520C" w:rsidRPr="00EC29AA">
          <w:t xml:space="preserve">Figuur </w:t>
        </w:r>
        <w:r w:rsidR="0053520C">
          <w:rPr>
            <w:noProof/>
          </w:rPr>
          <w:t>20</w:t>
        </w:r>
      </w:ins>
      <w:del w:id="4070" w:author="Joost Wijnings" w:date="2014-04-07T10:21:00Z">
        <w:r w:rsidR="00BE3F74" w:rsidRPr="00EC29AA" w:rsidDel="0053520C">
          <w:delText xml:space="preserve">Figuur </w:delText>
        </w:r>
        <w:r w:rsidR="00BE3F74" w:rsidDel="0053520C">
          <w:rPr>
            <w:noProof/>
          </w:rPr>
          <w:delText>20</w:delText>
        </w:r>
      </w:del>
      <w:r>
        <w:fldChar w:fldCharType="end"/>
      </w:r>
      <w:r>
        <w:t xml:space="preserve">. </w:t>
      </w:r>
      <w:r w:rsidR="000143D8">
        <w:t xml:space="preserve">Het </w:t>
      </w:r>
      <w:r w:rsidR="00084CF9">
        <w:t>Zaken object is het root</w:t>
      </w:r>
      <w:del w:id="4071" w:author="Joost Wijnings" w:date="2014-03-08T02:40:00Z">
        <w:r w:rsidR="00084CF9" w:rsidDel="00E56755">
          <w:delText xml:space="preserve"> </w:delText>
        </w:r>
      </w:del>
      <w:r w:rsidR="00084CF9">
        <w:t>object en valt direct</w:t>
      </w:r>
      <w:r w:rsidR="000143D8">
        <w:t xml:space="preserve"> </w:t>
      </w:r>
      <w:r w:rsidR="00084CF9">
        <w:t>onder het root</w:t>
      </w:r>
      <w:del w:id="4072" w:author="Joost Wijnings" w:date="2014-03-08T02:40:00Z">
        <w:r w:rsidR="00084CF9" w:rsidDel="00E56755">
          <w:delText>-</w:delText>
        </w:r>
      </w:del>
      <w:r w:rsidR="00084CF9">
        <w:t>niveau van de CMIS</w:t>
      </w:r>
      <w:ins w:id="4073" w:author="Joost Wijnings" w:date="2014-03-08T03:25:00Z">
        <w:r w:rsidR="00A86DD7">
          <w:t>-</w:t>
        </w:r>
      </w:ins>
      <w:del w:id="4074" w:author="Joost Wijnings" w:date="2014-03-08T03:25:00Z">
        <w:r w:rsidR="00084CF9" w:rsidDel="00A86DD7">
          <w:delText xml:space="preserve"> </w:delText>
        </w:r>
      </w:del>
      <w:r w:rsidR="00084CF9">
        <w:t xml:space="preserve">repository. </w:t>
      </w:r>
      <w:r w:rsidR="000143D8">
        <w:t>Aan het Zaken object kunnen één of meer Zaaktype</w:t>
      </w:r>
      <w:del w:id="4075" w:author="Joost Wijnings" w:date="2014-03-08T02:41:00Z">
        <w:r w:rsidR="000143D8" w:rsidDel="00E56755">
          <w:delText xml:space="preserve"> </w:delText>
        </w:r>
      </w:del>
      <w:ins w:id="4076" w:author="Joost Wijnings" w:date="2014-03-08T02:41:00Z">
        <w:r w:rsidR="00E56755">
          <w:t>-</w:t>
        </w:r>
      </w:ins>
      <w:r w:rsidR="000143D8">
        <w:t xml:space="preserve">objecten hangen </w:t>
      </w:r>
      <w:r>
        <w:t xml:space="preserve">(1) </w:t>
      </w:r>
      <w:r w:rsidR="000143D8">
        <w:t>die op hun beurt weer één of meer Zaakfolders kunnen bevatten</w:t>
      </w:r>
      <w:r>
        <w:t xml:space="preserve"> (2)</w:t>
      </w:r>
      <w:r w:rsidR="000143D8">
        <w:t>. Aan het Zaakfolder</w:t>
      </w:r>
      <w:ins w:id="4077" w:author="Joost Wijnings" w:date="2014-03-08T02:40:00Z">
        <w:r w:rsidR="00E56755">
          <w:t>-</w:t>
        </w:r>
      </w:ins>
      <w:del w:id="4078" w:author="Joost Wijnings" w:date="2014-03-08T02:40:00Z">
        <w:r w:rsidR="000143D8" w:rsidDel="00E56755">
          <w:delText xml:space="preserve"> </w:delText>
        </w:r>
      </w:del>
      <w:r w:rsidR="000143D8">
        <w:t xml:space="preserve">object </w:t>
      </w:r>
      <w:r w:rsidR="00AD5355">
        <w:t>hangen</w:t>
      </w:r>
      <w:r w:rsidR="000143D8">
        <w:t xml:space="preserve"> alle </w:t>
      </w:r>
      <w:r>
        <w:t>EDC</w:t>
      </w:r>
      <w:ins w:id="4079" w:author="Joost Wijnings" w:date="2014-03-08T02:40:00Z">
        <w:r w:rsidR="00E56755">
          <w:t>-</w:t>
        </w:r>
      </w:ins>
      <w:del w:id="4080" w:author="Joost Wijnings" w:date="2014-03-08T02:40:00Z">
        <w:r w:rsidDel="00E56755">
          <w:delText xml:space="preserve"> </w:delText>
        </w:r>
      </w:del>
      <w:r>
        <w:t>objecten (zaak</w:t>
      </w:r>
      <w:r w:rsidR="00AD5355">
        <w:t xml:space="preserve">gerelateerde </w:t>
      </w:r>
      <w:r>
        <w:t>documenten)</w:t>
      </w:r>
      <w:r w:rsidR="000143D8">
        <w:t xml:space="preserve"> die behoren tot </w:t>
      </w:r>
      <w:r w:rsidR="00AD5355">
        <w:t>dezelfde</w:t>
      </w:r>
      <w:r w:rsidR="000143D8">
        <w:t xml:space="preserve"> zaak.</w:t>
      </w:r>
      <w:r>
        <w:t xml:space="preserve"> Een EDC kan </w:t>
      </w:r>
      <w:r w:rsidR="00AD5355">
        <w:t>onder</w:t>
      </w:r>
      <w:r>
        <w:t xml:space="preserve"> meerdere Zaakfolder</w:t>
      </w:r>
      <w:ins w:id="4081" w:author="Joost Wijnings" w:date="2014-03-08T02:40:00Z">
        <w:r w:rsidR="00E56755">
          <w:t>-</w:t>
        </w:r>
      </w:ins>
      <w:del w:id="4082" w:author="Joost Wijnings" w:date="2014-03-08T02:40:00Z">
        <w:r w:rsidR="00AD5355" w:rsidDel="00E56755">
          <w:delText xml:space="preserve"> </w:delText>
        </w:r>
      </w:del>
      <w:r w:rsidR="00AD5355">
        <w:t>objecten hangen</w:t>
      </w:r>
      <w:r>
        <w:t>, oftewel tot meerdere Zaken behoren (3).</w:t>
      </w:r>
      <w:r w:rsidR="00AD5355">
        <w:t xml:space="preserve"> In het DMS mogen ook andere documenten vastgelegd worden (4). Alle documenten die geen relatie hebben met een Zaak zijn ‘niet</w:t>
      </w:r>
      <w:ins w:id="4083" w:author="Joost Wijnings" w:date="2014-03-08T02:41:00Z">
        <w:r w:rsidR="00E56755">
          <w:t>-</w:t>
        </w:r>
      </w:ins>
      <w:del w:id="4084" w:author="Joost Wijnings" w:date="2014-03-08T02:41:00Z">
        <w:r w:rsidR="00AD5355" w:rsidDel="00E56755">
          <w:delText xml:space="preserve"> </w:delText>
        </w:r>
      </w:del>
      <w:r w:rsidR="00AD5355">
        <w:t>zaakgerelateerde documenten’.</w:t>
      </w:r>
      <w:r w:rsidR="001C44CF">
        <w:t xml:space="preserve"> Een document dat initieel een Niet</w:t>
      </w:r>
      <w:ins w:id="4085" w:author="Joost Wijnings" w:date="2014-03-08T02:41:00Z">
        <w:r w:rsidR="00E56755">
          <w:t>-</w:t>
        </w:r>
      </w:ins>
      <w:del w:id="4086" w:author="Joost Wijnings" w:date="2014-03-08T02:41:00Z">
        <w:r w:rsidR="001C44CF" w:rsidDel="00E56755">
          <w:delText xml:space="preserve"> </w:delText>
        </w:r>
      </w:del>
      <w:r w:rsidR="001C44CF">
        <w:t>zaakdocument is</w:t>
      </w:r>
      <w:ins w:id="4087" w:author="Joost Wijnings" w:date="2014-03-08T02:41:00Z">
        <w:r w:rsidR="00E56755">
          <w:t>,</w:t>
        </w:r>
      </w:ins>
      <w:r w:rsidR="001C44CF">
        <w:t xml:space="preserve"> kan </w:t>
      </w:r>
      <w:del w:id="4088" w:author="Joost Wijnings" w:date="2014-03-08T02:41:00Z">
        <w:r w:rsidR="001C44CF" w:rsidDel="00E56755">
          <w:delText>door</w:delText>
        </w:r>
        <w:r w:rsidR="00EA58B5" w:rsidDel="00E56755">
          <w:delText xml:space="preserve"> </w:delText>
        </w:r>
        <w:r w:rsidR="001C44CF" w:rsidDel="00E56755">
          <w:delText xml:space="preserve">kenmerken te wijzigen </w:delText>
        </w:r>
      </w:del>
      <w:r w:rsidR="001C44CF">
        <w:t>gewijzigd</w:t>
      </w:r>
      <w:r w:rsidR="00EA58B5">
        <w:t xml:space="preserve"> worden</w:t>
      </w:r>
      <w:r w:rsidR="001C44CF">
        <w:t xml:space="preserve"> in een zaakdocument</w:t>
      </w:r>
      <w:ins w:id="4089" w:author="Joost Wijnings" w:date="2014-03-08T02:41:00Z">
        <w:r w:rsidR="00E56755" w:rsidRPr="00E56755">
          <w:t xml:space="preserve"> </w:t>
        </w:r>
        <w:r w:rsidR="00E56755">
          <w:t>door kenmerken te wijzigen</w:t>
        </w:r>
      </w:ins>
      <w:r w:rsidR="001C44CF">
        <w:t>.</w:t>
      </w:r>
      <w:r w:rsidR="007B00FA">
        <w:t xml:space="preserve"> </w:t>
      </w:r>
    </w:p>
    <w:p w14:paraId="1B829272" w14:textId="77777777" w:rsidR="0034567C" w:rsidRDefault="0034567C" w:rsidP="001B4D90">
      <w:pPr>
        <w:pStyle w:val="Lijstalinea"/>
        <w:ind w:left="0"/>
      </w:pPr>
    </w:p>
    <w:p w14:paraId="7B38E9F7" w14:textId="77777777" w:rsidR="00EC29AA" w:rsidRDefault="0072634A" w:rsidP="00EC29AA">
      <w:pPr>
        <w:pStyle w:val="Lijstalinea"/>
        <w:keepNext/>
        <w:ind w:left="0"/>
      </w:pPr>
      <w:r>
        <w:rPr>
          <w:noProof/>
          <w:lang w:eastAsia="nl-NL"/>
        </w:rPr>
        <w:drawing>
          <wp:inline distT="0" distB="0" distL="0" distR="0" wp14:anchorId="1CF78C04" wp14:editId="5FC345A0">
            <wp:extent cx="5972175" cy="2590800"/>
            <wp:effectExtent l="0" t="0" r="0" b="0"/>
            <wp:docPr id="28"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08868" cy="3384376"/>
                      <a:chOff x="1187624" y="980728"/>
                      <a:chExt cx="7808868" cy="3384376"/>
                    </a:xfrm>
                  </a:grpSpPr>
                  <a:sp>
                    <a:nvSpPr>
                      <a:cNvPr id="5" name="Afgeronde rechthoek 4"/>
                      <a:cNvSpPr/>
                    </a:nvSpPr>
                    <a:spPr>
                      <a:xfrm>
                        <a:off x="3779912" y="980728"/>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Zaken</a:t>
                          </a:r>
                          <a:endParaRPr lang="nl-NL" sz="1200" dirty="0"/>
                        </a:p>
                      </a:txBody>
                      <a:useSpRect/>
                    </a:txSp>
                    <a:style>
                      <a:lnRef idx="1">
                        <a:schemeClr val="accent3"/>
                      </a:lnRef>
                      <a:fillRef idx="2">
                        <a:schemeClr val="accent3"/>
                      </a:fillRef>
                      <a:effectRef idx="1">
                        <a:schemeClr val="accent3"/>
                      </a:effectRef>
                      <a:fontRef idx="minor">
                        <a:schemeClr val="dk1"/>
                      </a:fontRef>
                    </a:style>
                  </a:sp>
                  <a:sp>
                    <a:nvSpPr>
                      <a:cNvPr id="6" name="Afgeronde rechthoek 5"/>
                      <a:cNvSpPr/>
                    </a:nvSpPr>
                    <a:spPr>
                      <a:xfrm>
                        <a:off x="4860032" y="1916832"/>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Zaaktype</a:t>
                          </a:r>
                          <a:endParaRPr lang="nl-NL" sz="1200" dirty="0"/>
                        </a:p>
                      </a:txBody>
                      <a:useSpRect/>
                    </a:txSp>
                    <a:style>
                      <a:lnRef idx="1">
                        <a:schemeClr val="accent3"/>
                      </a:lnRef>
                      <a:fillRef idx="2">
                        <a:schemeClr val="accent3"/>
                      </a:fillRef>
                      <a:effectRef idx="1">
                        <a:schemeClr val="accent3"/>
                      </a:effectRef>
                      <a:fontRef idx="minor">
                        <a:schemeClr val="dk1"/>
                      </a:fontRef>
                    </a:style>
                  </a:sp>
                  <a:sp>
                    <a:nvSpPr>
                      <a:cNvPr id="7" name="Afgeronde rechthoek 6"/>
                      <a:cNvSpPr/>
                    </a:nvSpPr>
                    <a:spPr>
                      <a:xfrm>
                        <a:off x="3779912" y="1916832"/>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Zaaktype</a:t>
                          </a:r>
                          <a:endParaRPr lang="nl-NL" sz="1200" dirty="0"/>
                        </a:p>
                      </a:txBody>
                      <a:useSpRect/>
                    </a:txSp>
                    <a:style>
                      <a:lnRef idx="1">
                        <a:schemeClr val="accent3"/>
                      </a:lnRef>
                      <a:fillRef idx="2">
                        <a:schemeClr val="accent3"/>
                      </a:fillRef>
                      <a:effectRef idx="1">
                        <a:schemeClr val="accent3"/>
                      </a:effectRef>
                      <a:fontRef idx="minor">
                        <a:schemeClr val="dk1"/>
                      </a:fontRef>
                    </a:style>
                  </a:sp>
                  <a:sp>
                    <a:nvSpPr>
                      <a:cNvPr id="8" name="Afgeronde rechthoek 7"/>
                      <a:cNvSpPr/>
                    </a:nvSpPr>
                    <a:spPr>
                      <a:xfrm>
                        <a:off x="2699792" y="1916832"/>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Zaaktype</a:t>
                          </a:r>
                          <a:endParaRPr lang="nl-NL" sz="1200" dirty="0"/>
                        </a:p>
                      </a:txBody>
                      <a:useSpRect/>
                    </a:txSp>
                    <a:style>
                      <a:lnRef idx="1">
                        <a:schemeClr val="accent3"/>
                      </a:lnRef>
                      <a:fillRef idx="2">
                        <a:schemeClr val="accent3"/>
                      </a:fillRef>
                      <a:effectRef idx="1">
                        <a:schemeClr val="accent3"/>
                      </a:effectRef>
                      <a:fontRef idx="minor">
                        <a:schemeClr val="dk1"/>
                      </a:fontRef>
                    </a:style>
                  </a:sp>
                  <a:sp>
                    <a:nvSpPr>
                      <a:cNvPr id="9" name="Afgeronde rechthoek 8"/>
                      <a:cNvSpPr/>
                    </a:nvSpPr>
                    <a:spPr>
                      <a:xfrm>
                        <a:off x="1691680" y="2852936"/>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Zaakfolder</a:t>
                          </a:r>
                          <a:endParaRPr lang="nl-NL" sz="1200" dirty="0"/>
                        </a:p>
                      </a:txBody>
                      <a:useSpRect/>
                    </a:txSp>
                    <a:style>
                      <a:lnRef idx="1">
                        <a:schemeClr val="accent3"/>
                      </a:lnRef>
                      <a:fillRef idx="2">
                        <a:schemeClr val="accent3"/>
                      </a:fillRef>
                      <a:effectRef idx="1">
                        <a:schemeClr val="accent3"/>
                      </a:effectRef>
                      <a:fontRef idx="minor">
                        <a:schemeClr val="dk1"/>
                      </a:fontRef>
                    </a:style>
                  </a:sp>
                  <a:sp>
                    <a:nvSpPr>
                      <a:cNvPr id="10" name="Afgeronde rechthoek 9"/>
                      <a:cNvSpPr/>
                    </a:nvSpPr>
                    <a:spPr>
                      <a:xfrm>
                        <a:off x="2699792" y="2852936"/>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Zaakfolder</a:t>
                          </a:r>
                          <a:endParaRPr lang="nl-NL" sz="1200" dirty="0"/>
                        </a:p>
                      </a:txBody>
                      <a:useSpRect/>
                    </a:txSp>
                    <a:style>
                      <a:lnRef idx="1">
                        <a:schemeClr val="accent3"/>
                      </a:lnRef>
                      <a:fillRef idx="2">
                        <a:schemeClr val="accent3"/>
                      </a:fillRef>
                      <a:effectRef idx="1">
                        <a:schemeClr val="accent3"/>
                      </a:effectRef>
                      <a:fontRef idx="minor">
                        <a:schemeClr val="dk1"/>
                      </a:fontRef>
                    </a:style>
                  </a:sp>
                  <a:sp>
                    <a:nvSpPr>
                      <a:cNvPr id="11" name="Afgeronde rechthoek 10"/>
                      <a:cNvSpPr/>
                    </a:nvSpPr>
                    <a:spPr>
                      <a:xfrm>
                        <a:off x="4860032" y="2852936"/>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Zaakfolder</a:t>
                          </a:r>
                          <a:endParaRPr lang="nl-NL" sz="1200" dirty="0"/>
                        </a:p>
                      </a:txBody>
                      <a:useSpRect/>
                    </a:txSp>
                    <a:style>
                      <a:lnRef idx="1">
                        <a:schemeClr val="accent3"/>
                      </a:lnRef>
                      <a:fillRef idx="2">
                        <a:schemeClr val="accent3"/>
                      </a:fillRef>
                      <a:effectRef idx="1">
                        <a:schemeClr val="accent3"/>
                      </a:effectRef>
                      <a:fontRef idx="minor">
                        <a:schemeClr val="dk1"/>
                      </a:fontRef>
                    </a:style>
                  </a:sp>
                  <a:sp>
                    <a:nvSpPr>
                      <a:cNvPr id="12" name="Afgeronde rechthoek 11"/>
                      <a:cNvSpPr/>
                    </a:nvSpPr>
                    <a:spPr>
                      <a:xfrm>
                        <a:off x="1187624" y="3861048"/>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EDC</a:t>
                          </a:r>
                          <a:endParaRPr lang="nl-NL" sz="1200" dirty="0"/>
                        </a:p>
                      </a:txBody>
                      <a:useSpRect/>
                    </a:txSp>
                    <a:style>
                      <a:lnRef idx="1">
                        <a:schemeClr val="accent3"/>
                      </a:lnRef>
                      <a:fillRef idx="2">
                        <a:schemeClr val="accent3"/>
                      </a:fillRef>
                      <a:effectRef idx="1">
                        <a:schemeClr val="accent3"/>
                      </a:effectRef>
                      <a:fontRef idx="minor">
                        <a:schemeClr val="dk1"/>
                      </a:fontRef>
                    </a:style>
                  </a:sp>
                  <a:sp>
                    <a:nvSpPr>
                      <a:cNvPr id="13" name="Afgeronde rechthoek 12"/>
                      <a:cNvSpPr/>
                    </a:nvSpPr>
                    <a:spPr>
                      <a:xfrm>
                        <a:off x="2267744" y="3861048"/>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EDC</a:t>
                          </a:r>
                          <a:endParaRPr lang="nl-NL" sz="1200" dirty="0"/>
                        </a:p>
                      </a:txBody>
                      <a:useSpRect/>
                    </a:txSp>
                    <a:style>
                      <a:lnRef idx="1">
                        <a:schemeClr val="accent3"/>
                      </a:lnRef>
                      <a:fillRef idx="2">
                        <a:schemeClr val="accent3"/>
                      </a:fillRef>
                      <a:effectRef idx="1">
                        <a:schemeClr val="accent3"/>
                      </a:effectRef>
                      <a:fontRef idx="minor">
                        <a:schemeClr val="dk1"/>
                      </a:fontRef>
                    </a:style>
                  </a:sp>
                  <a:sp>
                    <a:nvSpPr>
                      <a:cNvPr id="14" name="Afgeronde rechthoek 13"/>
                      <a:cNvSpPr/>
                    </a:nvSpPr>
                    <a:spPr>
                      <a:xfrm>
                        <a:off x="3347864" y="3861048"/>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EDC</a:t>
                          </a:r>
                          <a:endParaRPr lang="nl-NL" sz="1200" dirty="0"/>
                        </a:p>
                      </a:txBody>
                      <a:useSpRect/>
                    </a:txSp>
                    <a:style>
                      <a:lnRef idx="1">
                        <a:schemeClr val="accent3"/>
                      </a:lnRef>
                      <a:fillRef idx="2">
                        <a:schemeClr val="accent3"/>
                      </a:fillRef>
                      <a:effectRef idx="1">
                        <a:schemeClr val="accent3"/>
                      </a:effectRef>
                      <a:fontRef idx="minor">
                        <a:schemeClr val="dk1"/>
                      </a:fontRef>
                    </a:style>
                  </a:sp>
                  <a:sp>
                    <a:nvSpPr>
                      <a:cNvPr id="15" name="Afgeronde rechthoek 14"/>
                      <a:cNvSpPr/>
                    </a:nvSpPr>
                    <a:spPr>
                      <a:xfrm>
                        <a:off x="4427984" y="3861048"/>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EDC</a:t>
                          </a:r>
                          <a:endParaRPr lang="nl-NL" sz="1200" dirty="0"/>
                        </a:p>
                      </a:txBody>
                      <a:useSpRect/>
                    </a:txSp>
                    <a:style>
                      <a:lnRef idx="1">
                        <a:schemeClr val="accent3"/>
                      </a:lnRef>
                      <a:fillRef idx="2">
                        <a:schemeClr val="accent3"/>
                      </a:fillRef>
                      <a:effectRef idx="1">
                        <a:schemeClr val="accent3"/>
                      </a:effectRef>
                      <a:fontRef idx="minor">
                        <a:schemeClr val="dk1"/>
                      </a:fontRef>
                    </a:style>
                  </a:sp>
                  <a:cxnSp>
                    <a:nvCxnSpPr>
                      <a:cNvPr id="18" name="Rechte verbindingslijn 17"/>
                      <a:cNvCxnSpPr>
                        <a:stCxn id="5" idx="2"/>
                        <a:endCxn id="8" idx="0"/>
                      </a:cNvCxnSpPr>
                    </a:nvCxnSpPr>
                    <a:spPr>
                      <a:xfrm flipH="1">
                        <a:off x="3147842" y="1484784"/>
                        <a:ext cx="1080120" cy="432048"/>
                      </a:xfrm>
                      <a:prstGeom prst="line">
                        <a:avLst/>
                      </a:prstGeom>
                    </a:spPr>
                    <a:style>
                      <a:lnRef idx="1">
                        <a:schemeClr val="accent3"/>
                      </a:lnRef>
                      <a:fillRef idx="2">
                        <a:schemeClr val="accent3"/>
                      </a:fillRef>
                      <a:effectRef idx="1">
                        <a:schemeClr val="accent3"/>
                      </a:effectRef>
                      <a:fontRef idx="minor">
                        <a:schemeClr val="dk1"/>
                      </a:fontRef>
                    </a:style>
                  </a:cxnSp>
                  <a:cxnSp>
                    <a:nvCxnSpPr>
                      <a:cNvPr id="20" name="Rechte verbindingslijn 19"/>
                      <a:cNvCxnSpPr>
                        <a:stCxn id="5" idx="2"/>
                        <a:endCxn id="7" idx="0"/>
                      </a:cNvCxnSpPr>
                    </a:nvCxnSpPr>
                    <a:spPr>
                      <a:xfrm>
                        <a:off x="4227962" y="1484784"/>
                        <a:ext cx="0" cy="432048"/>
                      </a:xfrm>
                      <a:prstGeom prst="line">
                        <a:avLst/>
                      </a:prstGeom>
                    </a:spPr>
                    <a:style>
                      <a:lnRef idx="1">
                        <a:schemeClr val="accent3"/>
                      </a:lnRef>
                      <a:fillRef idx="2">
                        <a:schemeClr val="accent3"/>
                      </a:fillRef>
                      <a:effectRef idx="1">
                        <a:schemeClr val="accent3"/>
                      </a:effectRef>
                      <a:fontRef idx="minor">
                        <a:schemeClr val="dk1"/>
                      </a:fontRef>
                    </a:style>
                  </a:cxnSp>
                  <a:cxnSp>
                    <a:nvCxnSpPr>
                      <a:cNvPr id="22" name="Rechte verbindingslijn 21"/>
                      <a:cNvCxnSpPr>
                        <a:stCxn id="5" idx="2"/>
                        <a:endCxn id="6" idx="0"/>
                      </a:cNvCxnSpPr>
                    </a:nvCxnSpPr>
                    <a:spPr>
                      <a:xfrm>
                        <a:off x="4227962" y="1484784"/>
                        <a:ext cx="1080120" cy="432048"/>
                      </a:xfrm>
                      <a:prstGeom prst="line">
                        <a:avLst/>
                      </a:prstGeom>
                    </a:spPr>
                    <a:style>
                      <a:lnRef idx="1">
                        <a:schemeClr val="accent3"/>
                      </a:lnRef>
                      <a:fillRef idx="2">
                        <a:schemeClr val="accent3"/>
                      </a:fillRef>
                      <a:effectRef idx="1">
                        <a:schemeClr val="accent3"/>
                      </a:effectRef>
                      <a:fontRef idx="minor">
                        <a:schemeClr val="dk1"/>
                      </a:fontRef>
                    </a:style>
                  </a:cxnSp>
                  <a:cxnSp>
                    <a:nvCxnSpPr>
                      <a:cNvPr id="24" name="Rechte verbindingslijn 23"/>
                      <a:cNvCxnSpPr>
                        <a:stCxn id="8" idx="2"/>
                        <a:endCxn id="9" idx="0"/>
                      </a:cNvCxnSpPr>
                    </a:nvCxnSpPr>
                    <a:spPr>
                      <a:xfrm flipH="1">
                        <a:off x="2139730" y="2420888"/>
                        <a:ext cx="1008112" cy="432048"/>
                      </a:xfrm>
                      <a:prstGeom prst="line">
                        <a:avLst/>
                      </a:prstGeom>
                    </a:spPr>
                    <a:style>
                      <a:lnRef idx="1">
                        <a:schemeClr val="accent3"/>
                      </a:lnRef>
                      <a:fillRef idx="2">
                        <a:schemeClr val="accent3"/>
                      </a:fillRef>
                      <a:effectRef idx="1">
                        <a:schemeClr val="accent3"/>
                      </a:effectRef>
                      <a:fontRef idx="minor">
                        <a:schemeClr val="dk1"/>
                      </a:fontRef>
                    </a:style>
                  </a:cxnSp>
                  <a:cxnSp>
                    <a:nvCxnSpPr>
                      <a:cNvPr id="26" name="Rechte verbindingslijn 25"/>
                      <a:cNvCxnSpPr>
                        <a:stCxn id="8" idx="2"/>
                        <a:endCxn id="10" idx="0"/>
                      </a:cNvCxnSpPr>
                    </a:nvCxnSpPr>
                    <a:spPr>
                      <a:xfrm>
                        <a:off x="3147842" y="2420888"/>
                        <a:ext cx="0" cy="432048"/>
                      </a:xfrm>
                      <a:prstGeom prst="line">
                        <a:avLst/>
                      </a:prstGeom>
                    </a:spPr>
                    <a:style>
                      <a:lnRef idx="1">
                        <a:schemeClr val="accent3"/>
                      </a:lnRef>
                      <a:fillRef idx="2">
                        <a:schemeClr val="accent3"/>
                      </a:fillRef>
                      <a:effectRef idx="1">
                        <a:schemeClr val="accent3"/>
                      </a:effectRef>
                      <a:fontRef idx="minor">
                        <a:schemeClr val="dk1"/>
                      </a:fontRef>
                    </a:style>
                  </a:cxnSp>
                  <a:cxnSp>
                    <a:nvCxnSpPr>
                      <a:cNvPr id="28" name="Rechte verbindingslijn 27"/>
                      <a:cNvCxnSpPr>
                        <a:stCxn id="6" idx="2"/>
                        <a:endCxn id="11" idx="0"/>
                      </a:cNvCxnSpPr>
                    </a:nvCxnSpPr>
                    <a:spPr>
                      <a:xfrm>
                        <a:off x="5308082" y="2420888"/>
                        <a:ext cx="0" cy="432048"/>
                      </a:xfrm>
                      <a:prstGeom prst="line">
                        <a:avLst/>
                      </a:prstGeom>
                    </a:spPr>
                    <a:style>
                      <a:lnRef idx="1">
                        <a:schemeClr val="accent3"/>
                      </a:lnRef>
                      <a:fillRef idx="2">
                        <a:schemeClr val="accent3"/>
                      </a:fillRef>
                      <a:effectRef idx="1">
                        <a:schemeClr val="accent3"/>
                      </a:effectRef>
                      <a:fontRef idx="minor">
                        <a:schemeClr val="dk1"/>
                      </a:fontRef>
                    </a:style>
                  </a:cxnSp>
                  <a:sp>
                    <a:nvSpPr>
                      <a:cNvPr id="32" name="Afgeronde rechthoek 31"/>
                      <a:cNvSpPr/>
                    </a:nvSpPr>
                    <a:spPr>
                      <a:xfrm>
                        <a:off x="3779912" y="2852936"/>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Zaakfolder</a:t>
                          </a:r>
                          <a:endParaRPr lang="nl-NL" sz="1200" dirty="0"/>
                        </a:p>
                      </a:txBody>
                      <a:useSpRect/>
                    </a:txSp>
                    <a:style>
                      <a:lnRef idx="1">
                        <a:schemeClr val="accent3"/>
                      </a:lnRef>
                      <a:fillRef idx="2">
                        <a:schemeClr val="accent3"/>
                      </a:fillRef>
                      <a:effectRef idx="1">
                        <a:schemeClr val="accent3"/>
                      </a:effectRef>
                      <a:fontRef idx="minor">
                        <a:schemeClr val="dk1"/>
                      </a:fontRef>
                    </a:style>
                  </a:sp>
                  <a:cxnSp>
                    <a:nvCxnSpPr>
                      <a:cNvPr id="34" name="Rechte verbindingslijn 33"/>
                      <a:cNvCxnSpPr>
                        <a:stCxn id="7" idx="2"/>
                        <a:endCxn id="32" idx="0"/>
                      </a:cNvCxnSpPr>
                    </a:nvCxnSpPr>
                    <a:spPr>
                      <a:xfrm>
                        <a:off x="4227962" y="2420888"/>
                        <a:ext cx="0" cy="432048"/>
                      </a:xfrm>
                      <a:prstGeom prst="line">
                        <a:avLst/>
                      </a:prstGeom>
                    </a:spPr>
                    <a:style>
                      <a:lnRef idx="1">
                        <a:schemeClr val="accent3"/>
                      </a:lnRef>
                      <a:fillRef idx="2">
                        <a:schemeClr val="accent3"/>
                      </a:fillRef>
                      <a:effectRef idx="1">
                        <a:schemeClr val="accent3"/>
                      </a:effectRef>
                      <a:fontRef idx="minor">
                        <a:schemeClr val="dk1"/>
                      </a:fontRef>
                    </a:style>
                  </a:cxnSp>
                  <a:sp>
                    <a:nvSpPr>
                      <a:cNvPr id="35" name="Afgeronde rechthoek 34"/>
                      <a:cNvSpPr/>
                    </a:nvSpPr>
                    <a:spPr>
                      <a:xfrm>
                        <a:off x="5868144" y="2852936"/>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Zaakfolder</a:t>
                          </a:r>
                          <a:endParaRPr lang="nl-NL" sz="1200" dirty="0"/>
                        </a:p>
                      </a:txBody>
                      <a:useSpRect/>
                    </a:txSp>
                    <a:style>
                      <a:lnRef idx="1">
                        <a:schemeClr val="accent3"/>
                      </a:lnRef>
                      <a:fillRef idx="2">
                        <a:schemeClr val="accent3"/>
                      </a:fillRef>
                      <a:effectRef idx="1">
                        <a:schemeClr val="accent3"/>
                      </a:effectRef>
                      <a:fontRef idx="minor">
                        <a:schemeClr val="dk1"/>
                      </a:fontRef>
                    </a:style>
                  </a:sp>
                  <a:cxnSp>
                    <a:nvCxnSpPr>
                      <a:cNvPr id="38" name="Rechte verbindingslijn 37"/>
                      <a:cNvCxnSpPr>
                        <a:stCxn id="6" idx="2"/>
                        <a:endCxn id="35" idx="0"/>
                      </a:cNvCxnSpPr>
                    </a:nvCxnSpPr>
                    <a:spPr>
                      <a:xfrm>
                        <a:off x="5308082" y="2420888"/>
                        <a:ext cx="1008112" cy="432048"/>
                      </a:xfrm>
                      <a:prstGeom prst="line">
                        <a:avLst/>
                      </a:prstGeom>
                    </a:spPr>
                    <a:style>
                      <a:lnRef idx="1">
                        <a:schemeClr val="accent3"/>
                      </a:lnRef>
                      <a:fillRef idx="2">
                        <a:schemeClr val="accent3"/>
                      </a:fillRef>
                      <a:effectRef idx="1">
                        <a:schemeClr val="accent3"/>
                      </a:effectRef>
                      <a:fontRef idx="minor">
                        <a:schemeClr val="dk1"/>
                      </a:fontRef>
                    </a:style>
                  </a:cxnSp>
                  <a:cxnSp>
                    <a:nvCxnSpPr>
                      <a:cNvPr id="40" name="Rechte verbindingslijn 39"/>
                      <a:cNvCxnSpPr>
                        <a:stCxn id="9" idx="2"/>
                        <a:endCxn id="12" idx="0"/>
                      </a:cNvCxnSpPr>
                    </a:nvCxnSpPr>
                    <a:spPr>
                      <a:xfrm flipH="1">
                        <a:off x="1635674" y="3356992"/>
                        <a:ext cx="504056" cy="504056"/>
                      </a:xfrm>
                      <a:prstGeom prst="line">
                        <a:avLst/>
                      </a:prstGeom>
                    </a:spPr>
                    <a:style>
                      <a:lnRef idx="1">
                        <a:schemeClr val="accent3"/>
                      </a:lnRef>
                      <a:fillRef idx="2">
                        <a:schemeClr val="accent3"/>
                      </a:fillRef>
                      <a:effectRef idx="1">
                        <a:schemeClr val="accent3"/>
                      </a:effectRef>
                      <a:fontRef idx="minor">
                        <a:schemeClr val="dk1"/>
                      </a:fontRef>
                    </a:style>
                  </a:cxnSp>
                  <a:cxnSp>
                    <a:nvCxnSpPr>
                      <a:cNvPr id="42" name="Rechte verbindingslijn 41"/>
                      <a:cNvCxnSpPr>
                        <a:stCxn id="9" idx="2"/>
                        <a:endCxn id="13" idx="0"/>
                      </a:cNvCxnSpPr>
                    </a:nvCxnSpPr>
                    <a:spPr>
                      <a:xfrm>
                        <a:off x="2139730" y="3356992"/>
                        <a:ext cx="576064" cy="504056"/>
                      </a:xfrm>
                      <a:prstGeom prst="line">
                        <a:avLst/>
                      </a:prstGeom>
                    </a:spPr>
                    <a:style>
                      <a:lnRef idx="1">
                        <a:schemeClr val="accent3"/>
                      </a:lnRef>
                      <a:fillRef idx="2">
                        <a:schemeClr val="accent3"/>
                      </a:fillRef>
                      <a:effectRef idx="1">
                        <a:schemeClr val="accent3"/>
                      </a:effectRef>
                      <a:fontRef idx="minor">
                        <a:schemeClr val="dk1"/>
                      </a:fontRef>
                    </a:style>
                  </a:cxnSp>
                  <a:cxnSp>
                    <a:nvCxnSpPr>
                      <a:cNvPr id="44" name="Rechte verbindingslijn 43"/>
                      <a:cNvCxnSpPr>
                        <a:stCxn id="32" idx="2"/>
                        <a:endCxn id="14" idx="0"/>
                      </a:cNvCxnSpPr>
                    </a:nvCxnSpPr>
                    <a:spPr>
                      <a:xfrm flipH="1">
                        <a:off x="3795914" y="3356992"/>
                        <a:ext cx="432048" cy="504056"/>
                      </a:xfrm>
                      <a:prstGeom prst="line">
                        <a:avLst/>
                      </a:prstGeom>
                    </a:spPr>
                    <a:style>
                      <a:lnRef idx="1">
                        <a:schemeClr val="accent3"/>
                      </a:lnRef>
                      <a:fillRef idx="2">
                        <a:schemeClr val="accent3"/>
                      </a:fillRef>
                      <a:effectRef idx="1">
                        <a:schemeClr val="accent3"/>
                      </a:effectRef>
                      <a:fontRef idx="minor">
                        <a:schemeClr val="dk1"/>
                      </a:fontRef>
                    </a:style>
                  </a:cxnSp>
                  <a:cxnSp>
                    <a:nvCxnSpPr>
                      <a:cNvPr id="46" name="Rechte verbindingslijn 45"/>
                      <a:cNvCxnSpPr>
                        <a:stCxn id="10" idx="2"/>
                        <a:endCxn id="14" idx="0"/>
                      </a:cNvCxnSpPr>
                    </a:nvCxnSpPr>
                    <a:spPr>
                      <a:xfrm>
                        <a:off x="3147842" y="3356992"/>
                        <a:ext cx="648072" cy="504056"/>
                      </a:xfrm>
                      <a:prstGeom prst="line">
                        <a:avLst/>
                      </a:prstGeom>
                    </a:spPr>
                    <a:style>
                      <a:lnRef idx="1">
                        <a:schemeClr val="accent3"/>
                      </a:lnRef>
                      <a:fillRef idx="2">
                        <a:schemeClr val="accent3"/>
                      </a:fillRef>
                      <a:effectRef idx="1">
                        <a:schemeClr val="accent3"/>
                      </a:effectRef>
                      <a:fontRef idx="minor">
                        <a:schemeClr val="dk1"/>
                      </a:fontRef>
                    </a:style>
                  </a:cxnSp>
                  <a:cxnSp>
                    <a:nvCxnSpPr>
                      <a:cNvPr id="48" name="Rechte verbindingslijn 47"/>
                      <a:cNvCxnSpPr>
                        <a:stCxn id="11" idx="2"/>
                        <a:endCxn id="15" idx="0"/>
                      </a:cNvCxnSpPr>
                    </a:nvCxnSpPr>
                    <a:spPr>
                      <a:xfrm flipH="1">
                        <a:off x="4876034" y="3356992"/>
                        <a:ext cx="432048" cy="504056"/>
                      </a:xfrm>
                      <a:prstGeom prst="line">
                        <a:avLst/>
                      </a:prstGeom>
                    </a:spPr>
                    <a:style>
                      <a:lnRef idx="1">
                        <a:schemeClr val="accent3"/>
                      </a:lnRef>
                      <a:fillRef idx="2">
                        <a:schemeClr val="accent3"/>
                      </a:fillRef>
                      <a:effectRef idx="1">
                        <a:schemeClr val="accent3"/>
                      </a:effectRef>
                      <a:fontRef idx="minor">
                        <a:schemeClr val="dk1"/>
                      </a:fontRef>
                    </a:style>
                  </a:cxnSp>
                  <a:sp>
                    <a:nvSpPr>
                      <a:cNvPr id="49" name="Afgeronde rechthoek 48"/>
                      <a:cNvSpPr/>
                    </a:nvSpPr>
                    <a:spPr>
                      <a:xfrm>
                        <a:off x="5868144" y="3861048"/>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EDC</a:t>
                          </a:r>
                          <a:endParaRPr lang="nl-NL" sz="1200" dirty="0"/>
                        </a:p>
                      </a:txBody>
                      <a:useSpRect/>
                    </a:txSp>
                    <a:style>
                      <a:lnRef idx="1">
                        <a:schemeClr val="accent3"/>
                      </a:lnRef>
                      <a:fillRef idx="2">
                        <a:schemeClr val="accent3"/>
                      </a:fillRef>
                      <a:effectRef idx="1">
                        <a:schemeClr val="accent3"/>
                      </a:effectRef>
                      <a:fontRef idx="minor">
                        <a:schemeClr val="dk1"/>
                      </a:fontRef>
                    </a:style>
                  </a:sp>
                  <a:cxnSp>
                    <a:nvCxnSpPr>
                      <a:cNvPr id="51" name="Rechte verbindingslijn 50"/>
                      <a:cNvCxnSpPr>
                        <a:stCxn id="35" idx="2"/>
                        <a:endCxn id="49" idx="0"/>
                      </a:cNvCxnSpPr>
                    </a:nvCxnSpPr>
                    <a:spPr>
                      <a:xfrm>
                        <a:off x="6316194" y="3356992"/>
                        <a:ext cx="0" cy="504056"/>
                      </a:xfrm>
                      <a:prstGeom prst="line">
                        <a:avLst/>
                      </a:prstGeom>
                    </a:spPr>
                    <a:style>
                      <a:lnRef idx="1">
                        <a:schemeClr val="accent3"/>
                      </a:lnRef>
                      <a:fillRef idx="2">
                        <a:schemeClr val="accent3"/>
                      </a:fillRef>
                      <a:effectRef idx="1">
                        <a:schemeClr val="accent3"/>
                      </a:effectRef>
                      <a:fontRef idx="minor">
                        <a:schemeClr val="dk1"/>
                      </a:fontRef>
                    </a:style>
                  </a:cxnSp>
                  <a:sp>
                    <a:nvSpPr>
                      <a:cNvPr id="52" name="Afgeronde rechthoek 51"/>
                      <a:cNvSpPr/>
                    </a:nvSpPr>
                    <a:spPr>
                      <a:xfrm>
                        <a:off x="7092280" y="3861048"/>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Niet Zaak document</a:t>
                          </a:r>
                          <a:endParaRPr lang="nl-NL" sz="1200" dirty="0"/>
                        </a:p>
                      </a:txBody>
                      <a:useSpRect/>
                    </a:txSp>
                    <a:style>
                      <a:lnRef idx="1">
                        <a:schemeClr val="accent3"/>
                      </a:lnRef>
                      <a:fillRef idx="2">
                        <a:schemeClr val="accent3"/>
                      </a:fillRef>
                      <a:effectRef idx="1">
                        <a:schemeClr val="accent3"/>
                      </a:effectRef>
                      <a:fontRef idx="minor">
                        <a:schemeClr val="dk1"/>
                      </a:fontRef>
                    </a:style>
                  </a:sp>
                  <a:sp>
                    <a:nvSpPr>
                      <a:cNvPr id="53" name="Afgeronde rechthoek 52"/>
                      <a:cNvSpPr/>
                    </a:nvSpPr>
                    <a:spPr>
                      <a:xfrm>
                        <a:off x="8100392" y="3861048"/>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Niet Zaak document</a:t>
                          </a:r>
                          <a:endParaRPr lang="nl-NL" sz="1200" dirty="0"/>
                        </a:p>
                      </a:txBody>
                      <a:useSpRect/>
                    </a:txSp>
                    <a:style>
                      <a:lnRef idx="1">
                        <a:schemeClr val="accent3"/>
                      </a:lnRef>
                      <a:fillRef idx="2">
                        <a:schemeClr val="accent3"/>
                      </a:fillRef>
                      <a:effectRef idx="1">
                        <a:schemeClr val="accent3"/>
                      </a:effectRef>
                      <a:fontRef idx="minor">
                        <a:schemeClr val="dk1"/>
                      </a:fontRef>
                    </a:style>
                  </a:sp>
                  <a:sp>
                    <a:nvSpPr>
                      <a:cNvPr id="54" name="Ovaal 53"/>
                      <a:cNvSpPr/>
                    </a:nvSpPr>
                    <a:spPr>
                      <a:xfrm>
                        <a:off x="5004048" y="1484784"/>
                        <a:ext cx="288032" cy="288032"/>
                      </a:xfrm>
                      <a:prstGeom prst="ellipse">
                        <a:avLst/>
                      </a:prstGeom>
                      <a:solidFill>
                        <a:srgbClr val="FF0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nl-NL" dirty="0" smtClean="0"/>
                            <a:t>1</a:t>
                          </a:r>
                          <a:endParaRPr lang="nl-NL" dirty="0"/>
                        </a:p>
                      </a:txBody>
                      <a:useSpRect/>
                    </a:txSp>
                    <a:style>
                      <a:lnRef idx="2">
                        <a:schemeClr val="accent6">
                          <a:shade val="50000"/>
                        </a:schemeClr>
                      </a:lnRef>
                      <a:fillRef idx="1">
                        <a:schemeClr val="accent6"/>
                      </a:fillRef>
                      <a:effectRef idx="0">
                        <a:schemeClr val="accent6"/>
                      </a:effectRef>
                      <a:fontRef idx="minor">
                        <a:schemeClr val="lt1"/>
                      </a:fontRef>
                    </a:style>
                  </a:sp>
                  <a:sp>
                    <a:nvSpPr>
                      <a:cNvPr id="56" name="Ovaal 55"/>
                      <a:cNvSpPr/>
                    </a:nvSpPr>
                    <a:spPr>
                      <a:xfrm>
                        <a:off x="6156176" y="2420888"/>
                        <a:ext cx="288032" cy="288032"/>
                      </a:xfrm>
                      <a:prstGeom prst="ellipse">
                        <a:avLst/>
                      </a:prstGeom>
                      <a:solidFill>
                        <a:srgbClr val="FF0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nl-NL" dirty="0" smtClean="0"/>
                            <a:t>2</a:t>
                          </a:r>
                          <a:endParaRPr lang="nl-NL" dirty="0"/>
                        </a:p>
                      </a:txBody>
                      <a:useSpRect/>
                    </a:txSp>
                    <a:style>
                      <a:lnRef idx="2">
                        <a:schemeClr val="accent6">
                          <a:shade val="50000"/>
                        </a:schemeClr>
                      </a:lnRef>
                      <a:fillRef idx="1">
                        <a:schemeClr val="accent6"/>
                      </a:fillRef>
                      <a:effectRef idx="0">
                        <a:schemeClr val="accent6"/>
                      </a:effectRef>
                      <a:fontRef idx="minor">
                        <a:schemeClr val="lt1"/>
                      </a:fontRef>
                    </a:style>
                  </a:sp>
                  <a:sp>
                    <a:nvSpPr>
                      <a:cNvPr id="57" name="Ovaal 56"/>
                      <a:cNvSpPr/>
                    </a:nvSpPr>
                    <a:spPr>
                      <a:xfrm>
                        <a:off x="3635896" y="3429000"/>
                        <a:ext cx="288032" cy="288032"/>
                      </a:xfrm>
                      <a:prstGeom prst="ellipse">
                        <a:avLst/>
                      </a:prstGeom>
                      <a:solidFill>
                        <a:srgbClr val="FF0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nl-NL" dirty="0" smtClean="0"/>
                            <a:t>3</a:t>
                          </a:r>
                          <a:endParaRPr lang="nl-NL" dirty="0"/>
                        </a:p>
                      </a:txBody>
                      <a:useSpRect/>
                    </a:txSp>
                    <a:style>
                      <a:lnRef idx="2">
                        <a:schemeClr val="accent6">
                          <a:shade val="50000"/>
                        </a:schemeClr>
                      </a:lnRef>
                      <a:fillRef idx="1">
                        <a:schemeClr val="accent6"/>
                      </a:fillRef>
                      <a:effectRef idx="0">
                        <a:schemeClr val="accent6"/>
                      </a:effectRef>
                      <a:fontRef idx="minor">
                        <a:schemeClr val="lt1"/>
                      </a:fontRef>
                    </a:style>
                  </a:sp>
                  <a:sp>
                    <a:nvSpPr>
                      <a:cNvPr id="58" name="Ovaal 57"/>
                      <a:cNvSpPr/>
                    </a:nvSpPr>
                    <a:spPr>
                      <a:xfrm>
                        <a:off x="7884368" y="3501008"/>
                        <a:ext cx="288032" cy="288032"/>
                      </a:xfrm>
                      <a:prstGeom prst="ellipse">
                        <a:avLst/>
                      </a:prstGeom>
                      <a:solidFill>
                        <a:srgbClr val="FF0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nl-NL" dirty="0" smtClean="0"/>
                            <a:t>4</a:t>
                          </a:r>
                          <a:endParaRPr lang="nl-NL" dirty="0"/>
                        </a:p>
                      </a:txBody>
                      <a:useSpRect/>
                    </a:txSp>
                    <a:style>
                      <a:lnRef idx="2">
                        <a:schemeClr val="accent6">
                          <a:shade val="50000"/>
                        </a:schemeClr>
                      </a:lnRef>
                      <a:fillRef idx="1">
                        <a:schemeClr val="accent6"/>
                      </a:fillRef>
                      <a:effectRef idx="0">
                        <a:schemeClr val="accent6"/>
                      </a:effectRef>
                      <a:fontRef idx="minor">
                        <a:schemeClr val="lt1"/>
                      </a:fontRef>
                    </a:style>
                  </a:sp>
                </lc:lockedCanvas>
              </a:graphicData>
            </a:graphic>
          </wp:inline>
        </w:drawing>
      </w:r>
    </w:p>
    <w:p w14:paraId="51749EAB" w14:textId="112A7372" w:rsidR="0034567C" w:rsidRPr="00EC29AA" w:rsidRDefault="00EC29AA" w:rsidP="00EC29AA">
      <w:pPr>
        <w:pStyle w:val="Bijschrift"/>
      </w:pPr>
      <w:bookmarkStart w:id="4090" w:name="_Ref346654566"/>
      <w:r w:rsidRPr="00EC29AA">
        <w:t xml:space="preserve">Figuur </w:t>
      </w:r>
      <w:r w:rsidR="00112AED">
        <w:fldChar w:fldCharType="begin"/>
      </w:r>
      <w:r w:rsidR="00112AED">
        <w:instrText xml:space="preserve"> SEQ Figuur \* ARABIC </w:instrText>
      </w:r>
      <w:r w:rsidR="00112AED">
        <w:fldChar w:fldCharType="separate"/>
      </w:r>
      <w:r w:rsidR="0053520C">
        <w:rPr>
          <w:noProof/>
        </w:rPr>
        <w:t>20</w:t>
      </w:r>
      <w:r w:rsidR="00112AED">
        <w:rPr>
          <w:noProof/>
        </w:rPr>
        <w:fldChar w:fldCharType="end"/>
      </w:r>
      <w:bookmarkEnd w:id="4090"/>
      <w:r w:rsidRPr="00EC29AA">
        <w:t xml:space="preserve">: </w:t>
      </w:r>
      <w:ins w:id="4091" w:author="Joost Wijnings" w:date="2014-10-17T10:46:00Z">
        <w:r w:rsidR="00B86714">
          <w:t>S</w:t>
        </w:r>
      </w:ins>
      <w:del w:id="4092" w:author="Joost Wijnings" w:date="2014-10-17T10:46:00Z">
        <w:r w:rsidDel="00B86714">
          <w:delText>s</w:delText>
        </w:r>
      </w:del>
      <w:r>
        <w:t>chematische weergave str</w:t>
      </w:r>
      <w:r w:rsidRPr="00EC29AA">
        <w:t>uctuur van CMIS</w:t>
      </w:r>
      <w:del w:id="4093" w:author="Joost Wijnings" w:date="2014-03-08T02:41:00Z">
        <w:r w:rsidRPr="00EC29AA" w:rsidDel="00E56755">
          <w:delText xml:space="preserve"> </w:delText>
        </w:r>
      </w:del>
      <w:ins w:id="4094" w:author="Joost Wijnings" w:date="2014-03-08T02:41:00Z">
        <w:r w:rsidR="00E56755">
          <w:t>-</w:t>
        </w:r>
      </w:ins>
      <w:r w:rsidRPr="00EC29AA">
        <w:t>repository</w:t>
      </w:r>
    </w:p>
    <w:p w14:paraId="01F7DC5E" w14:textId="77777777" w:rsidR="0034567C" w:rsidRDefault="0034567C" w:rsidP="001B4D90">
      <w:pPr>
        <w:pStyle w:val="Lijstalinea"/>
        <w:ind w:left="0"/>
      </w:pPr>
    </w:p>
    <w:p w14:paraId="1CCDB840" w14:textId="77777777" w:rsidR="00AD5355" w:rsidRDefault="00AD5355" w:rsidP="001B4D90">
      <w:pPr>
        <w:pStyle w:val="Lijstalinea"/>
        <w:ind w:left="0"/>
      </w:pPr>
      <w:r>
        <w:t xml:space="preserve">In </w:t>
      </w:r>
      <w:r w:rsidR="00EA58B5">
        <w:fldChar w:fldCharType="begin"/>
      </w:r>
      <w:r w:rsidR="00EA58B5">
        <w:instrText xml:space="preserve"> REF _Ref347783424 \h </w:instrText>
      </w:r>
      <w:r w:rsidR="00EA58B5">
        <w:fldChar w:fldCharType="separate"/>
      </w:r>
      <w:ins w:id="4095" w:author="Joost Wijnings" w:date="2014-04-07T10:21:00Z">
        <w:r w:rsidR="0053520C" w:rsidRPr="00084CF9">
          <w:t xml:space="preserve">Figuur </w:t>
        </w:r>
        <w:r w:rsidR="0053520C">
          <w:rPr>
            <w:noProof/>
          </w:rPr>
          <w:t>21</w:t>
        </w:r>
      </w:ins>
      <w:del w:id="4096" w:author="Joost Wijnings" w:date="2014-04-07T10:21:00Z">
        <w:r w:rsidR="00BE3F74" w:rsidRPr="00084CF9" w:rsidDel="0053520C">
          <w:delText xml:space="preserve">Figuur </w:delText>
        </w:r>
        <w:r w:rsidR="00BE3F74" w:rsidDel="0053520C">
          <w:rPr>
            <w:noProof/>
          </w:rPr>
          <w:delText>21</w:delText>
        </w:r>
      </w:del>
      <w:r w:rsidR="00EA58B5">
        <w:fldChar w:fldCharType="end"/>
      </w:r>
      <w:r w:rsidR="00EA58B5">
        <w:t xml:space="preserve"> </w:t>
      </w:r>
      <w:r>
        <w:t xml:space="preserve">is een voorbeeld uitgewerkt. In het voorbeeld is een zaak gerepresenteerd met zaaktypecode 20, een zaakidentificatie van AMST12345 en twee documenten </w:t>
      </w:r>
      <w:r w:rsidR="00084CF9">
        <w:t xml:space="preserve">die aan de zaak gerelateerd zijn </w:t>
      </w:r>
      <w:r>
        <w:t>met bestandsnamen ‘Aanvraag’ en ‘Beschikking’.</w:t>
      </w:r>
      <w:r w:rsidR="00084CF9">
        <w:t xml:space="preserve"> </w:t>
      </w:r>
    </w:p>
    <w:p w14:paraId="1B222846" w14:textId="77777777" w:rsidR="00AD5355" w:rsidRDefault="00AD5355" w:rsidP="001B4D90">
      <w:pPr>
        <w:pStyle w:val="Lijstalinea"/>
        <w:ind w:left="0"/>
      </w:pPr>
    </w:p>
    <w:p w14:paraId="086FD8AE" w14:textId="77777777" w:rsidR="00084CF9" w:rsidRDefault="0072634A" w:rsidP="00084CF9">
      <w:pPr>
        <w:pStyle w:val="Lijstalinea"/>
        <w:keepNext/>
        <w:ind w:left="0"/>
      </w:pPr>
      <w:r>
        <w:rPr>
          <w:noProof/>
          <w:lang w:eastAsia="nl-NL"/>
        </w:rPr>
        <w:lastRenderedPageBreak/>
        <w:drawing>
          <wp:inline distT="0" distB="0" distL="0" distR="0" wp14:anchorId="6152F299" wp14:editId="4631D1DD">
            <wp:extent cx="1971675" cy="3095625"/>
            <wp:effectExtent l="0" t="0" r="0" b="0"/>
            <wp:docPr id="29"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976220" cy="3096344"/>
                      <a:chOff x="3131840" y="980728"/>
                      <a:chExt cx="1976220" cy="3096344"/>
                    </a:xfrm>
                  </a:grpSpPr>
                  <a:sp>
                    <a:nvSpPr>
                      <a:cNvPr id="5" name="Afgeronde rechthoek 4"/>
                      <a:cNvSpPr/>
                    </a:nvSpPr>
                    <a:spPr>
                      <a:xfrm>
                        <a:off x="3779912" y="980728"/>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Zaken</a:t>
                          </a:r>
                          <a:endParaRPr lang="nl-NL" sz="1200" dirty="0"/>
                        </a:p>
                      </a:txBody>
                      <a:useSpRect/>
                    </a:txSp>
                    <a:style>
                      <a:lnRef idx="1">
                        <a:schemeClr val="accent3"/>
                      </a:lnRef>
                      <a:fillRef idx="2">
                        <a:schemeClr val="accent3"/>
                      </a:fillRef>
                      <a:effectRef idx="1">
                        <a:schemeClr val="accent3"/>
                      </a:effectRef>
                      <a:fontRef idx="minor">
                        <a:schemeClr val="dk1"/>
                      </a:fontRef>
                    </a:style>
                  </a:sp>
                  <a:sp>
                    <a:nvSpPr>
                      <a:cNvPr id="8" name="Afgeronde rechthoek 7"/>
                      <a:cNvSpPr/>
                    </a:nvSpPr>
                    <a:spPr>
                      <a:xfrm>
                        <a:off x="3779912" y="1844824"/>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smtClean="0"/>
                            <a:t>20</a:t>
                          </a:r>
                          <a:endParaRPr lang="nl-NL" sz="1200" dirty="0"/>
                        </a:p>
                      </a:txBody>
                      <a:useSpRect/>
                    </a:txSp>
                    <a:style>
                      <a:lnRef idx="1">
                        <a:schemeClr val="accent3"/>
                      </a:lnRef>
                      <a:fillRef idx="2">
                        <a:schemeClr val="accent3"/>
                      </a:fillRef>
                      <a:effectRef idx="1">
                        <a:schemeClr val="accent3"/>
                      </a:effectRef>
                      <a:fontRef idx="minor">
                        <a:schemeClr val="dk1"/>
                      </a:fontRef>
                    </a:style>
                  </a:sp>
                  <a:sp>
                    <a:nvSpPr>
                      <a:cNvPr id="9" name="Afgeronde rechthoek 8"/>
                      <a:cNvSpPr/>
                    </a:nvSpPr>
                    <a:spPr>
                      <a:xfrm>
                        <a:off x="3779912" y="2708920"/>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200" dirty="0"/>
                            <a:t>AMST12345</a:t>
                          </a:r>
                        </a:p>
                      </a:txBody>
                      <a:useSpRect/>
                    </a:txSp>
                    <a:style>
                      <a:lnRef idx="1">
                        <a:schemeClr val="accent3"/>
                      </a:lnRef>
                      <a:fillRef idx="2">
                        <a:schemeClr val="accent3"/>
                      </a:fillRef>
                      <a:effectRef idx="1">
                        <a:schemeClr val="accent3"/>
                      </a:effectRef>
                      <a:fontRef idx="minor">
                        <a:schemeClr val="dk1"/>
                      </a:fontRef>
                    </a:style>
                  </a:sp>
                  <a:sp>
                    <a:nvSpPr>
                      <a:cNvPr id="12" name="Afgeronde rechthoek 11"/>
                      <a:cNvSpPr/>
                    </a:nvSpPr>
                    <a:spPr>
                      <a:xfrm>
                        <a:off x="3131840" y="3573016"/>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100" dirty="0" smtClean="0"/>
                            <a:t>Aanvraag</a:t>
                          </a:r>
                          <a:endParaRPr lang="nl-NL" sz="1100" dirty="0"/>
                        </a:p>
                      </a:txBody>
                      <a:useSpRect/>
                    </a:txSp>
                    <a:style>
                      <a:lnRef idx="1">
                        <a:schemeClr val="accent3"/>
                      </a:lnRef>
                      <a:fillRef idx="2">
                        <a:schemeClr val="accent3"/>
                      </a:fillRef>
                      <a:effectRef idx="1">
                        <a:schemeClr val="accent3"/>
                      </a:effectRef>
                      <a:fontRef idx="minor">
                        <a:schemeClr val="dk1"/>
                      </a:fontRef>
                    </a:style>
                  </a:sp>
                  <a:sp>
                    <a:nvSpPr>
                      <a:cNvPr id="13" name="Afgeronde rechthoek 12"/>
                      <a:cNvSpPr/>
                    </a:nvSpPr>
                    <a:spPr>
                      <a:xfrm>
                        <a:off x="4211960" y="3573016"/>
                        <a:ext cx="896100" cy="504056"/>
                      </a:xfrm>
                      <a:prstGeom prst="roundRect">
                        <a:avLst/>
                      </a:prstGeom>
                    </a:spPr>
                    <a:txSp>
                      <a:txBody>
                        <a:bodyPr rtlCol="0" anchor="ctr"/>
                        <a:lstStyle>
                          <a:defPPr>
                            <a:defRPr lang="nl-NL"/>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nl-NL" sz="1100" dirty="0" smtClean="0"/>
                            <a:t>Beschikking</a:t>
                          </a:r>
                          <a:endParaRPr lang="nl-NL" sz="1100" dirty="0"/>
                        </a:p>
                      </a:txBody>
                      <a:useSpRect/>
                    </a:txSp>
                    <a:style>
                      <a:lnRef idx="1">
                        <a:schemeClr val="accent3"/>
                      </a:lnRef>
                      <a:fillRef idx="2">
                        <a:schemeClr val="accent3"/>
                      </a:fillRef>
                      <a:effectRef idx="1">
                        <a:schemeClr val="accent3"/>
                      </a:effectRef>
                      <a:fontRef idx="minor">
                        <a:schemeClr val="dk1"/>
                      </a:fontRef>
                    </a:style>
                  </a:sp>
                  <a:cxnSp>
                    <a:nvCxnSpPr>
                      <a:cNvPr id="18" name="Rechte verbindingslijn 17"/>
                      <a:cNvCxnSpPr>
                        <a:stCxn id="5" idx="2"/>
                        <a:endCxn id="8" idx="0"/>
                      </a:cNvCxnSpPr>
                    </a:nvCxnSpPr>
                    <a:spPr>
                      <a:xfrm>
                        <a:off x="4227962" y="1484784"/>
                        <a:ext cx="0" cy="360040"/>
                      </a:xfrm>
                      <a:prstGeom prst="line">
                        <a:avLst/>
                      </a:prstGeom>
                    </a:spPr>
                    <a:style>
                      <a:lnRef idx="1">
                        <a:schemeClr val="accent3"/>
                      </a:lnRef>
                      <a:fillRef idx="2">
                        <a:schemeClr val="accent3"/>
                      </a:fillRef>
                      <a:effectRef idx="1">
                        <a:schemeClr val="accent3"/>
                      </a:effectRef>
                      <a:fontRef idx="minor">
                        <a:schemeClr val="dk1"/>
                      </a:fontRef>
                    </a:style>
                  </a:cxnSp>
                  <a:cxnSp>
                    <a:nvCxnSpPr>
                      <a:cNvPr id="24" name="Rechte verbindingslijn 23"/>
                      <a:cNvCxnSpPr>
                        <a:stCxn id="8" idx="2"/>
                        <a:endCxn id="9" idx="0"/>
                      </a:cNvCxnSpPr>
                    </a:nvCxnSpPr>
                    <a:spPr>
                      <a:xfrm>
                        <a:off x="4227962" y="2348880"/>
                        <a:ext cx="0" cy="360040"/>
                      </a:xfrm>
                      <a:prstGeom prst="line">
                        <a:avLst/>
                      </a:prstGeom>
                    </a:spPr>
                    <a:style>
                      <a:lnRef idx="1">
                        <a:schemeClr val="accent3"/>
                      </a:lnRef>
                      <a:fillRef idx="2">
                        <a:schemeClr val="accent3"/>
                      </a:fillRef>
                      <a:effectRef idx="1">
                        <a:schemeClr val="accent3"/>
                      </a:effectRef>
                      <a:fontRef idx="minor">
                        <a:schemeClr val="dk1"/>
                      </a:fontRef>
                    </a:style>
                  </a:cxnSp>
                  <a:cxnSp>
                    <a:nvCxnSpPr>
                      <a:cNvPr id="40" name="Rechte verbindingslijn 39"/>
                      <a:cNvCxnSpPr>
                        <a:stCxn id="9" idx="2"/>
                        <a:endCxn id="12" idx="0"/>
                      </a:cNvCxnSpPr>
                    </a:nvCxnSpPr>
                    <a:spPr>
                      <a:xfrm flipH="1">
                        <a:off x="3579890" y="3212976"/>
                        <a:ext cx="648072" cy="360040"/>
                      </a:xfrm>
                      <a:prstGeom prst="line">
                        <a:avLst/>
                      </a:prstGeom>
                    </a:spPr>
                    <a:style>
                      <a:lnRef idx="1">
                        <a:schemeClr val="accent3"/>
                      </a:lnRef>
                      <a:fillRef idx="2">
                        <a:schemeClr val="accent3"/>
                      </a:fillRef>
                      <a:effectRef idx="1">
                        <a:schemeClr val="accent3"/>
                      </a:effectRef>
                      <a:fontRef idx="minor">
                        <a:schemeClr val="dk1"/>
                      </a:fontRef>
                    </a:style>
                  </a:cxnSp>
                  <a:cxnSp>
                    <a:nvCxnSpPr>
                      <a:cNvPr id="42" name="Rechte verbindingslijn 41"/>
                      <a:cNvCxnSpPr>
                        <a:stCxn id="9" idx="2"/>
                        <a:endCxn id="13" idx="0"/>
                      </a:cNvCxnSpPr>
                    </a:nvCxnSpPr>
                    <a:spPr>
                      <a:xfrm>
                        <a:off x="4227962" y="3212976"/>
                        <a:ext cx="432048" cy="360040"/>
                      </a:xfrm>
                      <a:prstGeom prst="line">
                        <a:avLst/>
                      </a:prstGeom>
                    </a:spPr>
                    <a:style>
                      <a:lnRef idx="1">
                        <a:schemeClr val="accent3"/>
                      </a:lnRef>
                      <a:fillRef idx="2">
                        <a:schemeClr val="accent3"/>
                      </a:fillRef>
                      <a:effectRef idx="1">
                        <a:schemeClr val="accent3"/>
                      </a:effectRef>
                      <a:fontRef idx="minor">
                        <a:schemeClr val="dk1"/>
                      </a:fontRef>
                    </a:style>
                  </a:cxnSp>
                </lc:lockedCanvas>
              </a:graphicData>
            </a:graphic>
          </wp:inline>
        </w:drawing>
      </w:r>
    </w:p>
    <w:p w14:paraId="45D8371E" w14:textId="1D590FE0" w:rsidR="00AD5355" w:rsidRPr="00084CF9" w:rsidRDefault="00084CF9" w:rsidP="00084CF9">
      <w:pPr>
        <w:pStyle w:val="Bijschrift"/>
      </w:pPr>
      <w:bookmarkStart w:id="4097" w:name="_Ref347783424"/>
      <w:r w:rsidRPr="00084CF9">
        <w:t xml:space="preserve">Figuur </w:t>
      </w:r>
      <w:r w:rsidR="00112AED">
        <w:fldChar w:fldCharType="begin"/>
      </w:r>
      <w:r w:rsidR="00112AED">
        <w:instrText xml:space="preserve"> SEQ Figuur \* ARABIC </w:instrText>
      </w:r>
      <w:r w:rsidR="00112AED">
        <w:fldChar w:fldCharType="separate"/>
      </w:r>
      <w:r w:rsidR="0053520C">
        <w:rPr>
          <w:noProof/>
        </w:rPr>
        <w:t>21</w:t>
      </w:r>
      <w:r w:rsidR="00112AED">
        <w:rPr>
          <w:noProof/>
        </w:rPr>
        <w:fldChar w:fldCharType="end"/>
      </w:r>
      <w:bookmarkEnd w:id="4097"/>
      <w:r w:rsidRPr="00084CF9">
        <w:t xml:space="preserve">: Voorbeeld structuur </w:t>
      </w:r>
      <w:r>
        <w:t>CMIS</w:t>
      </w:r>
      <w:del w:id="4098" w:author="Joost Wijnings" w:date="2014-03-08T02:42:00Z">
        <w:r w:rsidDel="00E56755">
          <w:delText xml:space="preserve"> </w:delText>
        </w:r>
      </w:del>
      <w:ins w:id="4099" w:author="Joost Wijnings" w:date="2014-03-08T02:42:00Z">
        <w:r w:rsidR="00E56755">
          <w:t>-</w:t>
        </w:r>
      </w:ins>
      <w:r>
        <w:t>repository</w:t>
      </w:r>
    </w:p>
    <w:p w14:paraId="12C764AD" w14:textId="77777777" w:rsidR="001B4D90" w:rsidRDefault="001B4D90" w:rsidP="001B4D90">
      <w:pPr>
        <w:pStyle w:val="Lijstalinea"/>
        <w:ind w:left="0"/>
        <w:rPr>
          <w:rFonts w:ascii="Courier New" w:hAnsi="Courier New" w:cs="Courier New"/>
          <w:sz w:val="20"/>
          <w:szCs w:val="20"/>
        </w:rPr>
      </w:pPr>
    </w:p>
    <w:p w14:paraId="066DEE1C" w14:textId="7CC2D85E" w:rsidR="00701D53" w:rsidRDefault="00044D0F" w:rsidP="00680855">
      <w:r w:rsidRPr="00680855">
        <w:t xml:space="preserve">Wanneer een grote hoeveelheid zaken vastgelegd moet worden in het DMS </w:t>
      </w:r>
      <w:del w:id="4100" w:author="Joost Wijnings" w:date="2014-03-08T02:42:00Z">
        <w:r w:rsidRPr="00680855" w:rsidDel="00E56755">
          <w:delText xml:space="preserve">dan </w:delText>
        </w:r>
      </w:del>
      <w:r w:rsidRPr="00680855">
        <w:t xml:space="preserve">kan het nuttig zijn om </w:t>
      </w:r>
      <w:r w:rsidR="00E464BA">
        <w:t xml:space="preserve">objecten toe te voegen die ervoor zorgen dat er </w:t>
      </w:r>
      <w:r w:rsidRPr="00680855">
        <w:t xml:space="preserve">extra </w:t>
      </w:r>
      <w:r w:rsidR="00683D61">
        <w:t>groeperingen</w:t>
      </w:r>
      <w:r w:rsidRPr="00680855">
        <w:t xml:space="preserve"> </w:t>
      </w:r>
      <w:r w:rsidR="00E464BA">
        <w:t>ontstaan</w:t>
      </w:r>
      <w:r w:rsidRPr="00680855">
        <w:t xml:space="preserve"> binnen de Zaken DMS boom. De specificatie staat toe dat </w:t>
      </w:r>
      <w:r w:rsidR="00680855">
        <w:t>extra objecten gebruikt worden om extra groeperingen aan te brengen zolang aan de volgende voorwaarden wordt voldaan:</w:t>
      </w:r>
    </w:p>
    <w:p w14:paraId="4254508F" w14:textId="65A6B643" w:rsidR="00680855" w:rsidRDefault="00680855" w:rsidP="00680855">
      <w:pPr>
        <w:numPr>
          <w:ilvl w:val="0"/>
          <w:numId w:val="47"/>
        </w:numPr>
      </w:pPr>
      <w:r>
        <w:t xml:space="preserve">Het </w:t>
      </w:r>
      <w:r w:rsidR="005C2B0B">
        <w:t>“</w:t>
      </w:r>
      <w:del w:id="4101" w:author="Joost Wijnings" w:date="2014-03-08T02:42:00Z">
        <w:r w:rsidR="005C2B0B" w:rsidDel="00E56755">
          <w:delText xml:space="preserve"> </w:delText>
        </w:r>
      </w:del>
      <w:r w:rsidR="00911367">
        <w:t>Zaken</w:t>
      </w:r>
      <w:r w:rsidR="005C2B0B">
        <w:t>”</w:t>
      </w:r>
      <w:ins w:id="4102" w:author="Joost Wijnings" w:date="2014-03-08T02:42:00Z">
        <w:r w:rsidR="00E56755">
          <w:t xml:space="preserve"> </w:t>
        </w:r>
      </w:ins>
      <w:del w:id="4103" w:author="Joost Wijnings" w:date="2014-03-08T02:42:00Z">
        <w:r w:rsidR="005C2B0B" w:rsidDel="00E56755">
          <w:delText xml:space="preserve"> </w:delText>
        </w:r>
      </w:del>
      <w:del w:id="4104" w:author="Joost Wijnings" w:date="2014-03-08T02:40:00Z">
        <w:r w:rsidR="00911367" w:rsidDel="00E56755">
          <w:delText xml:space="preserve"> </w:delText>
        </w:r>
      </w:del>
      <w:r w:rsidR="00911367">
        <w:t>object</w:t>
      </w:r>
      <w:r w:rsidR="005C2B0B">
        <w:t xml:space="preserve"> (rootobject)</w:t>
      </w:r>
      <w:r w:rsidR="00911367">
        <w:t xml:space="preserve"> blijft direct onder het root</w:t>
      </w:r>
      <w:del w:id="4105" w:author="Joost Wijnings" w:date="2014-03-08T02:42:00Z">
        <w:r w:rsidR="00911367" w:rsidDel="00E56755">
          <w:delText xml:space="preserve"> </w:delText>
        </w:r>
      </w:del>
      <w:r w:rsidR="00911367">
        <w:t>niveau vallen van de CMIS</w:t>
      </w:r>
      <w:ins w:id="4106" w:author="Joost Wijnings" w:date="2014-03-08T02:42:00Z">
        <w:r w:rsidR="00E56755">
          <w:t>-</w:t>
        </w:r>
      </w:ins>
      <w:del w:id="4107" w:author="Joost Wijnings" w:date="2014-03-08T02:42:00Z">
        <w:r w:rsidR="00911367" w:rsidDel="00E56755">
          <w:delText xml:space="preserve"> </w:delText>
        </w:r>
      </w:del>
      <w:r w:rsidR="00911367">
        <w:t>repository</w:t>
      </w:r>
      <w:ins w:id="4108" w:author="Joost Wijnings" w:date="2014-03-08T02:42:00Z">
        <w:r w:rsidR="00E56755">
          <w:t xml:space="preserve">; </w:t>
        </w:r>
      </w:ins>
    </w:p>
    <w:p w14:paraId="37A3541E" w14:textId="2D57D3E0" w:rsidR="00680855" w:rsidRDefault="00D627A2" w:rsidP="00680855">
      <w:pPr>
        <w:numPr>
          <w:ilvl w:val="0"/>
          <w:numId w:val="47"/>
        </w:numPr>
      </w:pPr>
      <w:r>
        <w:t xml:space="preserve">De </w:t>
      </w:r>
      <w:r w:rsidR="00CE3211">
        <w:t>beschreven (</w:t>
      </w:r>
      <w:r>
        <w:t>hoofd</w:t>
      </w:r>
      <w:r w:rsidR="00CE3211">
        <w:t>)</w:t>
      </w:r>
      <w:r>
        <w:t>structuur blijft in</w:t>
      </w:r>
      <w:del w:id="4109" w:author="Joost Wijnings" w:date="2014-10-17T11:02:00Z">
        <w:r w:rsidDel="00C850D4">
          <w:delText xml:space="preserve"> </w:delText>
        </w:r>
      </w:del>
      <w:r>
        <w:t>tact</w:t>
      </w:r>
      <w:r w:rsidR="00181D5E">
        <w:t xml:space="preserve"> (Een Zaakfolder</w:t>
      </w:r>
      <w:ins w:id="4110" w:author="Joost Wijnings" w:date="2014-03-08T02:42:00Z">
        <w:r w:rsidR="00E56755">
          <w:t>-</w:t>
        </w:r>
      </w:ins>
      <w:del w:id="4111" w:author="Joost Wijnings" w:date="2014-03-08T02:42:00Z">
        <w:r w:rsidR="00181D5E" w:rsidDel="00E56755">
          <w:delText xml:space="preserve"> </w:delText>
        </w:r>
      </w:del>
      <w:r w:rsidR="00181D5E">
        <w:t>object kan bijvoorbeeld niet zonder tussenkomst van een Zaaktype</w:t>
      </w:r>
      <w:ins w:id="4112" w:author="Joost Wijnings" w:date="2014-03-08T02:42:00Z">
        <w:r w:rsidR="00E56755">
          <w:t>-</w:t>
        </w:r>
      </w:ins>
      <w:del w:id="4113" w:author="Joost Wijnings" w:date="2014-03-08T02:42:00Z">
        <w:r w:rsidR="00181D5E" w:rsidDel="00E56755">
          <w:delText xml:space="preserve"> </w:delText>
        </w:r>
      </w:del>
      <w:r w:rsidR="00181D5E">
        <w:t>object gerelateerd zijn aan het Zaken</w:t>
      </w:r>
      <w:ins w:id="4114" w:author="Joost Wijnings" w:date="2014-03-08T02:42:00Z">
        <w:r w:rsidR="00E56755">
          <w:t>-</w:t>
        </w:r>
      </w:ins>
      <w:del w:id="4115" w:author="Joost Wijnings" w:date="2014-03-08T02:42:00Z">
        <w:r w:rsidR="00181D5E" w:rsidDel="00E56755">
          <w:delText xml:space="preserve"> </w:delText>
        </w:r>
      </w:del>
      <w:r w:rsidR="00181D5E">
        <w:t>object)</w:t>
      </w:r>
      <w:ins w:id="4116" w:author="Joost Wijnings" w:date="2014-03-08T02:42:00Z">
        <w:r w:rsidR="00E56755">
          <w:t xml:space="preserve">; </w:t>
        </w:r>
      </w:ins>
      <w:del w:id="4117" w:author="Joost Wijnings" w:date="2014-03-08T02:42:00Z">
        <w:r w:rsidDel="00E56755">
          <w:delText xml:space="preserve"> </w:delText>
        </w:r>
      </w:del>
    </w:p>
    <w:p w14:paraId="0FDED865" w14:textId="7C3B2172" w:rsidR="00E464BA" w:rsidRDefault="00D627A2" w:rsidP="00E464BA">
      <w:pPr>
        <w:numPr>
          <w:ilvl w:val="0"/>
          <w:numId w:val="47"/>
        </w:numPr>
      </w:pPr>
      <w:r>
        <w:t>EDC</w:t>
      </w:r>
      <w:ins w:id="4118" w:author="Joost Wijnings" w:date="2014-03-08T02:42:00Z">
        <w:r w:rsidR="00E56755">
          <w:t>-</w:t>
        </w:r>
      </w:ins>
      <w:del w:id="4119" w:author="Joost Wijnings" w:date="2014-03-08T02:42:00Z">
        <w:r w:rsidDel="00E56755">
          <w:delText xml:space="preserve"> </w:delText>
        </w:r>
      </w:del>
      <w:r>
        <w:t>objecten zijn altijd direct gerelateerd aan een Zaakfolder</w:t>
      </w:r>
      <w:ins w:id="4120" w:author="Joost Wijnings" w:date="2014-03-08T02:42:00Z">
        <w:r w:rsidR="00E56755">
          <w:t>-</w:t>
        </w:r>
      </w:ins>
      <w:del w:id="4121" w:author="Joost Wijnings" w:date="2014-03-08T02:42:00Z">
        <w:r w:rsidDel="00E56755">
          <w:delText xml:space="preserve"> </w:delText>
        </w:r>
      </w:del>
      <w:r>
        <w:t>object</w:t>
      </w:r>
      <w:ins w:id="4122" w:author="Joost Wijnings" w:date="2014-03-08T02:42:00Z">
        <w:r w:rsidR="00E56755">
          <w:t xml:space="preserve">. </w:t>
        </w:r>
      </w:ins>
    </w:p>
    <w:p w14:paraId="732057D5" w14:textId="5B75304B" w:rsidR="00E464BA" w:rsidRPr="00E464BA" w:rsidRDefault="00B86714" w:rsidP="00E464BA">
      <w:ins w:id="4123" w:author="Joost Wijnings" w:date="2014-10-17T10:45:00Z">
        <w:r>
          <w:t>In</w:t>
        </w:r>
      </w:ins>
      <w:ins w:id="4124" w:author="Joost Wijnings" w:date="2014-10-17T10:58:00Z">
        <w:r w:rsidR="00075367">
          <w:t xml:space="preserve"> de schematische weergave str</w:t>
        </w:r>
        <w:r w:rsidR="00075367" w:rsidRPr="00EC29AA">
          <w:t>uctuur van CMIS</w:t>
        </w:r>
        <w:r w:rsidR="00075367">
          <w:t>-</w:t>
        </w:r>
        <w:r w:rsidR="00075367" w:rsidRPr="00EC29AA">
          <w:t>repository</w:t>
        </w:r>
      </w:ins>
      <w:ins w:id="4125" w:author="Joost Wijnings" w:date="2014-10-17T10:45:00Z">
        <w:r>
          <w:t xml:space="preserve"> </w:t>
        </w:r>
      </w:ins>
      <w:ins w:id="4126" w:author="Joost Wijnings" w:date="2014-10-17T10:58:00Z">
        <w:r w:rsidR="00075367">
          <w:t>(</w:t>
        </w:r>
      </w:ins>
      <w:ins w:id="4127" w:author="Joost Wijnings" w:date="2014-10-17T10:46:00Z">
        <w:r>
          <w:fldChar w:fldCharType="begin"/>
        </w:r>
        <w:r>
          <w:instrText xml:space="preserve"> REF _Ref346654566 \h </w:instrText>
        </w:r>
      </w:ins>
      <w:r>
        <w:fldChar w:fldCharType="separate"/>
      </w:r>
      <w:ins w:id="4128" w:author="Joost Wijnings" w:date="2014-10-17T10:46:00Z">
        <w:r w:rsidRPr="00EC29AA">
          <w:t xml:space="preserve">Figuur </w:t>
        </w:r>
        <w:r>
          <w:rPr>
            <w:noProof/>
          </w:rPr>
          <w:t>20</w:t>
        </w:r>
        <w:r>
          <w:fldChar w:fldCharType="end"/>
        </w:r>
        <w:r w:rsidR="00485339">
          <w:t>) betekent dit dat groeperingsniveaus</w:t>
        </w:r>
        <w:r w:rsidR="00075367">
          <w:t xml:space="preserve"> tussengevoegd kunnen worden bij </w:t>
        </w:r>
      </w:ins>
      <w:ins w:id="4129" w:author="Joost Wijnings" w:date="2014-10-17T10:59:00Z">
        <w:r w:rsidR="00075367">
          <w:t xml:space="preserve">(1) en (2). </w:t>
        </w:r>
      </w:ins>
    </w:p>
    <w:p w14:paraId="3AD6689C" w14:textId="4151460E" w:rsidR="001B4D90" w:rsidRDefault="00156D98" w:rsidP="001B4D90">
      <w:pPr>
        <w:pStyle w:val="Kop2"/>
      </w:pPr>
      <w:bookmarkStart w:id="4130" w:name="_Ref347787974"/>
      <w:bookmarkStart w:id="4131" w:name="_Toc402174446"/>
      <w:r w:rsidRPr="00156D98">
        <w:t>Additionele object</w:t>
      </w:r>
      <w:del w:id="4132" w:author="Joost Wijnings" w:date="2014-03-08T03:21:00Z">
        <w:r w:rsidRPr="00156D98" w:rsidDel="00A86DD7">
          <w:delText>-</w:delText>
        </w:r>
      </w:del>
      <w:r w:rsidRPr="00156D98">
        <w:t>properties en attributes</w:t>
      </w:r>
      <w:bookmarkEnd w:id="4130"/>
      <w:bookmarkEnd w:id="4131"/>
      <w:r w:rsidR="001B4D90" w:rsidRPr="00156D98">
        <w:t xml:space="preserve"> </w:t>
      </w:r>
    </w:p>
    <w:p w14:paraId="4E78079B" w14:textId="27FB4F50" w:rsidR="008558FB" w:rsidRDefault="00156D98" w:rsidP="008558FB">
      <w:r w:rsidRPr="00156D98">
        <w:t>Voor de object</w:t>
      </w:r>
      <w:del w:id="4133" w:author="Joost Wijnings" w:date="2014-03-08T02:43:00Z">
        <w:r w:rsidRPr="00156D98" w:rsidDel="00E56755">
          <w:delText>-</w:delText>
        </w:r>
      </w:del>
      <w:r w:rsidRPr="00156D98">
        <w:t>types Zaaktype, Zaakfolder en EDC</w:t>
      </w:r>
      <w:r>
        <w:t xml:space="preserve"> zijn additionele object-properties en attributes gedefinieerd om de relevante </w:t>
      </w:r>
      <w:del w:id="4134" w:author="Joost Wijnings" w:date="2014-03-08T02:44:00Z">
        <w:r w:rsidDel="00E56755">
          <w:delText>RGB</w:delText>
        </w:r>
        <w:r w:rsidR="00F34871" w:rsidDel="00E56755">
          <w:delText xml:space="preserve">Z </w:delText>
        </w:r>
      </w:del>
      <w:ins w:id="4135" w:author="Joost Wijnings" w:date="2014-03-08T02:44:00Z">
        <w:r w:rsidR="00E56755">
          <w:t>RGBZ-</w:t>
        </w:r>
      </w:ins>
      <w:r w:rsidR="00F34871">
        <w:t xml:space="preserve">attributen in vast te leggen. In </w:t>
      </w:r>
      <w:r w:rsidR="00F34871">
        <w:fldChar w:fldCharType="begin"/>
      </w:r>
      <w:r w:rsidR="00F34871">
        <w:instrText xml:space="preserve"> REF _Ref346899068 \h </w:instrText>
      </w:r>
      <w:r w:rsidR="00F34871">
        <w:fldChar w:fldCharType="separate"/>
      </w:r>
      <w:ins w:id="4136" w:author="Joost Wijnings" w:date="2014-04-07T10:21:00Z">
        <w:r w:rsidR="0053520C" w:rsidRPr="000B4F21">
          <w:t xml:space="preserve">Tabel </w:t>
        </w:r>
        <w:r w:rsidR="0053520C">
          <w:rPr>
            <w:noProof/>
          </w:rPr>
          <w:t>3</w:t>
        </w:r>
      </w:ins>
      <w:del w:id="4137" w:author="Joost Wijnings" w:date="2014-04-07T10:21:00Z">
        <w:r w:rsidR="00BE3F74" w:rsidRPr="00BE3F74" w:rsidDel="0053520C">
          <w:delText xml:space="preserve">Tabel </w:delText>
        </w:r>
        <w:r w:rsidR="00BE3F74" w:rsidRPr="00BE3F74" w:rsidDel="0053520C">
          <w:rPr>
            <w:noProof/>
          </w:rPr>
          <w:delText>3</w:delText>
        </w:r>
      </w:del>
      <w:r w:rsidR="00F34871">
        <w:fldChar w:fldCharType="end"/>
      </w:r>
      <w:r w:rsidR="00F34871">
        <w:t xml:space="preserve"> zijn </w:t>
      </w:r>
      <w:r w:rsidR="00E50C6F">
        <w:t>alle relevant object-properties opgenomen en is aangegeven met welke RGBZ</w:t>
      </w:r>
      <w:ins w:id="4138" w:author="Joost Wijnings" w:date="2014-03-08T02:44:00Z">
        <w:r w:rsidR="00E56755">
          <w:t>-attributen</w:t>
        </w:r>
      </w:ins>
      <w:r w:rsidR="00E50C6F">
        <w:t xml:space="preserve"> een object-property overeenkomt. </w:t>
      </w:r>
    </w:p>
    <w:p w14:paraId="6DC8A477" w14:textId="77777777" w:rsidR="00E50C6F" w:rsidRDefault="00E50C6F" w:rsidP="008558FB"/>
    <w:p w14:paraId="455A5D4B" w14:textId="6926C21A" w:rsidR="008558FB" w:rsidRDefault="00E50C6F" w:rsidP="008558FB">
      <w:r>
        <w:t>In de tabel is tevens met V en O aangegeven of een CMIS</w:t>
      </w:r>
      <w:ins w:id="4139" w:author="Joost Wijnings" w:date="2014-03-08T03:00:00Z">
        <w:r w:rsidR="00A2123B">
          <w:t>-</w:t>
        </w:r>
      </w:ins>
      <w:del w:id="4140" w:author="Joost Wijnings" w:date="2014-03-08T03:00:00Z">
        <w:r w:rsidDel="00A2123B">
          <w:delText xml:space="preserve"> </w:delText>
        </w:r>
      </w:del>
      <w:r>
        <w:t xml:space="preserve">property verplicht </w:t>
      </w:r>
      <w:r w:rsidR="00134C60">
        <w:t>gedefinieerd</w:t>
      </w:r>
      <w:r w:rsidR="00384574">
        <w:rPr>
          <w:rStyle w:val="Voetnootmarkering"/>
        </w:rPr>
        <w:footnoteReference w:id="3"/>
      </w:r>
      <w:r w:rsidR="00134C60">
        <w:t xml:space="preserve"> </w:t>
      </w:r>
      <w:r>
        <w:t>moet worden bij een object.</w:t>
      </w:r>
      <w:r w:rsidR="00384574">
        <w:t xml:space="preserve"> </w:t>
      </w:r>
      <w:r>
        <w:t xml:space="preserve">Indien een </w:t>
      </w:r>
      <w:del w:id="4144" w:author="Joost Wijnings" w:date="2014-03-08T03:00:00Z">
        <w:r w:rsidDel="00A2123B">
          <w:delText xml:space="preserve">CMIS </w:delText>
        </w:r>
      </w:del>
      <w:ins w:id="4145" w:author="Joost Wijnings" w:date="2014-03-08T03:00:00Z">
        <w:r w:rsidR="00A2123B">
          <w:t>CMIS-</w:t>
        </w:r>
      </w:ins>
      <w:r>
        <w:t>property optioneel is</w:t>
      </w:r>
      <w:ins w:id="4146" w:author="Joost Wijnings" w:date="2014-03-10T10:57:00Z">
        <w:r w:rsidR="009446AF">
          <w:t>,</w:t>
        </w:r>
      </w:ins>
      <w:r>
        <w:t xml:space="preserve"> </w:t>
      </w:r>
      <w:del w:id="4147" w:author="Joost Wijnings" w:date="2014-03-10T10:57:00Z">
        <w:r w:rsidDel="009446AF">
          <w:delText xml:space="preserve">dan </w:delText>
        </w:r>
      </w:del>
      <w:r>
        <w:t>hoeft deze alleen gedefinieerd te worden indien het gerelateerde RGBZ</w:t>
      </w:r>
      <w:ins w:id="4148" w:author="Joost Wijnings" w:date="2014-03-08T03:00:00Z">
        <w:r w:rsidR="00A2123B">
          <w:t>-</w:t>
        </w:r>
      </w:ins>
      <w:del w:id="4149" w:author="Joost Wijnings" w:date="2014-03-08T03:00:00Z">
        <w:r w:rsidDel="00A2123B">
          <w:delText xml:space="preserve"> </w:delText>
        </w:r>
      </w:del>
      <w:r>
        <w:t>gegeven wordt vastgelegd in het DMS.</w:t>
      </w:r>
      <w:r w:rsidR="00A61596">
        <w:t xml:space="preserve"> Alle</w:t>
      </w:r>
      <w:r w:rsidR="00384574">
        <w:t xml:space="preserve"> </w:t>
      </w:r>
      <w:r w:rsidR="00A61596">
        <w:t>gedefinieerde CMIS</w:t>
      </w:r>
      <w:ins w:id="4150" w:author="Joost Wijnings" w:date="2014-03-08T03:00:00Z">
        <w:r w:rsidR="00A2123B">
          <w:t>-</w:t>
        </w:r>
      </w:ins>
      <w:del w:id="4151" w:author="Joost Wijnings" w:date="2014-03-08T03:00:00Z">
        <w:r w:rsidR="00A61596" w:rsidDel="00A2123B">
          <w:delText xml:space="preserve"> </w:delText>
        </w:r>
      </w:del>
      <w:r w:rsidR="00A61596">
        <w:t xml:space="preserve">properties dienen ook gesynchroniseerd te worden met het ZS en moeten </w:t>
      </w:r>
      <w:r w:rsidR="00A61596">
        <w:lastRenderedPageBreak/>
        <w:t xml:space="preserve">daarom dus zichtbaar worden in de </w:t>
      </w:r>
      <w:del w:id="4152" w:author="Joost Wijnings" w:date="2014-03-08T03:00:00Z">
        <w:r w:rsidR="00A61596" w:rsidDel="00A2123B">
          <w:delText xml:space="preserve">CMIS </w:delText>
        </w:r>
      </w:del>
      <w:ins w:id="4153" w:author="Joost Wijnings" w:date="2014-03-08T03:00:00Z">
        <w:r w:rsidR="00A2123B">
          <w:t>CMIS-</w:t>
        </w:r>
      </w:ins>
      <w:r w:rsidR="00A61596">
        <w:t xml:space="preserve">changelog. </w:t>
      </w:r>
      <w:r w:rsidR="00384574">
        <w:t xml:space="preserve">De verplichte </w:t>
      </w:r>
      <w:del w:id="4154" w:author="Joost Wijnings" w:date="2014-03-08T03:00:00Z">
        <w:r w:rsidR="00384574" w:rsidDel="00A2123B">
          <w:delText xml:space="preserve">CMIS </w:delText>
        </w:r>
      </w:del>
      <w:ins w:id="4155" w:author="Joost Wijnings" w:date="2014-03-08T03:00:00Z">
        <w:r w:rsidR="00A2123B">
          <w:t>CMIS-</w:t>
        </w:r>
      </w:ins>
      <w:r w:rsidR="00384574">
        <w:t>properties worden vanuit het ZS gesynchroniseerd met het DMS indien deze gemuteerd worden.</w:t>
      </w:r>
      <w:r>
        <w:t xml:space="preserve"> </w:t>
      </w:r>
    </w:p>
    <w:p w14:paraId="36B9EE06" w14:textId="7B9B56CA" w:rsidR="008558FB" w:rsidRDefault="008558FB" w:rsidP="00850C87">
      <w:pPr>
        <w:pStyle w:val="Kop2"/>
      </w:pPr>
      <w:bookmarkStart w:id="4156" w:name="_Toc402174447"/>
      <w:r>
        <w:t xml:space="preserve">Mapping </w:t>
      </w:r>
      <w:r w:rsidR="00850C87">
        <w:t>RGBZ</w:t>
      </w:r>
      <w:ins w:id="4157" w:author="Joost Wijnings" w:date="2014-03-08T03:00:00Z">
        <w:r w:rsidR="00A2123B">
          <w:t>-</w:t>
        </w:r>
      </w:ins>
      <w:del w:id="4158" w:author="Joost Wijnings" w:date="2014-03-08T03:00:00Z">
        <w:r w:rsidR="00850C87" w:rsidDel="00A2123B">
          <w:delText xml:space="preserve"> </w:delText>
        </w:r>
      </w:del>
      <w:r w:rsidR="00850C87">
        <w:t>attributen met CMIS</w:t>
      </w:r>
      <w:ins w:id="4159" w:author="Joost Wijnings" w:date="2014-03-08T03:00:00Z">
        <w:r w:rsidR="00A2123B">
          <w:t>-</w:t>
        </w:r>
      </w:ins>
      <w:del w:id="4160" w:author="Joost Wijnings" w:date="2014-03-08T03:00:00Z">
        <w:r w:rsidR="00850C87" w:rsidDel="00A2123B">
          <w:delText xml:space="preserve"> </w:delText>
        </w:r>
      </w:del>
      <w:r w:rsidR="00850C87">
        <w:t>properties</w:t>
      </w:r>
      <w:bookmarkEnd w:id="4156"/>
    </w:p>
    <w:p w14:paraId="15ED259D" w14:textId="331FEAA1" w:rsidR="006C5A4E" w:rsidRDefault="00850C87" w:rsidP="00850C87">
      <w:r>
        <w:t>In onderstaande tabel is een mapping gemaakt van RGBZ</w:t>
      </w:r>
      <w:ins w:id="4161" w:author="Joost Wijnings" w:date="2014-03-08T03:00:00Z">
        <w:r w:rsidR="00A2123B">
          <w:t>-</w:t>
        </w:r>
      </w:ins>
      <w:del w:id="4162" w:author="Joost Wijnings" w:date="2014-03-08T03:00:00Z">
        <w:r w:rsidDel="00A2123B">
          <w:delText xml:space="preserve"> </w:delText>
        </w:r>
      </w:del>
      <w:r>
        <w:t xml:space="preserve">attributen en </w:t>
      </w:r>
      <w:del w:id="4163" w:author="Joost Wijnings" w:date="2014-03-08T03:00:00Z">
        <w:r w:rsidDel="00A2123B">
          <w:delText xml:space="preserve">CMIS </w:delText>
        </w:r>
      </w:del>
      <w:ins w:id="4164" w:author="Joost Wijnings" w:date="2014-03-08T03:00:00Z">
        <w:r w:rsidR="00A2123B">
          <w:t>CMIS-</w:t>
        </w:r>
      </w:ins>
      <w:r>
        <w:t xml:space="preserve">properties. De mapping </w:t>
      </w:r>
      <w:r w:rsidR="00B5738B">
        <w:t>is nodig om middels CMIS</w:t>
      </w:r>
      <w:ins w:id="4165" w:author="Joost Wijnings" w:date="2014-03-08T03:00:00Z">
        <w:r w:rsidR="00A2123B">
          <w:t>-</w:t>
        </w:r>
      </w:ins>
      <w:del w:id="4166" w:author="Joost Wijnings" w:date="2014-03-08T03:00:00Z">
        <w:r w:rsidR="00B5738B" w:rsidDel="00A2123B">
          <w:delText xml:space="preserve"> </w:delText>
        </w:r>
      </w:del>
      <w:r w:rsidR="00B5738B">
        <w:t>services RGBZ</w:t>
      </w:r>
      <w:ins w:id="4167" w:author="Joost Wijnings" w:date="2014-03-08T03:00:00Z">
        <w:r w:rsidR="00A2123B">
          <w:t>-</w:t>
        </w:r>
      </w:ins>
      <w:del w:id="4168" w:author="Joost Wijnings" w:date="2014-03-08T03:00:00Z">
        <w:r w:rsidR="00B5738B" w:rsidDel="00A2123B">
          <w:delText xml:space="preserve"> </w:delText>
        </w:r>
      </w:del>
      <w:r w:rsidR="00B5738B">
        <w:t>gegevens toe te voegen of muteren in het DMS en om RGBZ</w:t>
      </w:r>
      <w:ins w:id="4169" w:author="Joost Wijnings" w:date="2014-03-08T03:00:00Z">
        <w:r w:rsidR="00A2123B">
          <w:t>-</w:t>
        </w:r>
      </w:ins>
      <w:del w:id="4170" w:author="Joost Wijnings" w:date="2014-03-08T03:00:00Z">
        <w:r w:rsidR="00B5738B" w:rsidDel="00A2123B">
          <w:delText xml:space="preserve"> </w:delText>
        </w:r>
      </w:del>
      <w:r w:rsidR="00B5738B">
        <w:t>gegevens uit het DMS te synchroniseren met het ZS.</w:t>
      </w:r>
    </w:p>
    <w:p w14:paraId="45C8ABD0" w14:textId="309017F8" w:rsidR="008558FB" w:rsidRDefault="006C5A4E" w:rsidP="008558FB">
      <w:del w:id="4171" w:author="Joost Wijnings" w:date="2014-03-08T03:22:00Z">
        <w:r w:rsidDel="00A86DD7">
          <w:br w:type="page"/>
        </w:r>
      </w:del>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172" w:author="Joost Wijnings" w:date="2014-03-08T03:23:00Z">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3227"/>
        <w:gridCol w:w="1701"/>
        <w:gridCol w:w="4536"/>
        <w:gridCol w:w="709"/>
        <w:tblGridChange w:id="4173">
          <w:tblGrid>
            <w:gridCol w:w="3085"/>
            <w:gridCol w:w="1843"/>
            <w:gridCol w:w="4536"/>
            <w:gridCol w:w="709"/>
          </w:tblGrid>
        </w:tblGridChange>
      </w:tblGrid>
      <w:tr w:rsidR="00A61596" w:rsidRPr="000171A6" w14:paraId="732838A7" w14:textId="77777777" w:rsidTr="00A86DD7">
        <w:trPr>
          <w:tblHeader/>
        </w:trPr>
        <w:tc>
          <w:tcPr>
            <w:tcW w:w="3227" w:type="dxa"/>
            <w:shd w:val="clear" w:color="auto" w:fill="auto"/>
            <w:tcPrChange w:id="4174" w:author="Joost Wijnings" w:date="2014-03-08T03:23:00Z">
              <w:tcPr>
                <w:tcW w:w="3085" w:type="dxa"/>
                <w:shd w:val="clear" w:color="auto" w:fill="auto"/>
              </w:tcPr>
            </w:tcPrChange>
          </w:tcPr>
          <w:p w14:paraId="3E7411BF" w14:textId="4E26C15A" w:rsidR="00A61596" w:rsidRPr="007117FA" w:rsidRDefault="00A61596" w:rsidP="00AE184D">
            <w:pPr>
              <w:rPr>
                <w:b/>
              </w:rPr>
            </w:pPr>
            <w:r w:rsidRPr="007117FA">
              <w:rPr>
                <w:b/>
              </w:rPr>
              <w:lastRenderedPageBreak/>
              <w:t>CMIS</w:t>
            </w:r>
            <w:ins w:id="4175" w:author="Joost Wijnings" w:date="2014-03-08T03:12:00Z">
              <w:r w:rsidR="009037D9">
                <w:rPr>
                  <w:b/>
                </w:rPr>
                <w:t>-</w:t>
              </w:r>
            </w:ins>
            <w:del w:id="4176" w:author="Joost Wijnings" w:date="2014-03-08T03:12:00Z">
              <w:r w:rsidRPr="007117FA" w:rsidDel="009037D9">
                <w:rPr>
                  <w:b/>
                </w:rPr>
                <w:delText xml:space="preserve"> </w:delText>
              </w:r>
            </w:del>
            <w:r w:rsidRPr="007117FA">
              <w:rPr>
                <w:b/>
              </w:rPr>
              <w:t>property</w:t>
            </w:r>
            <w:ins w:id="4177" w:author="Joost Wijnings" w:date="2014-03-08T03:12:00Z">
              <w:r w:rsidR="009037D9">
                <w:rPr>
                  <w:b/>
                </w:rPr>
                <w:t>-</w:t>
              </w:r>
            </w:ins>
            <w:del w:id="4178" w:author="Joost Wijnings" w:date="2014-03-08T03:12:00Z">
              <w:r w:rsidRPr="007117FA" w:rsidDel="009037D9">
                <w:rPr>
                  <w:b/>
                </w:rPr>
                <w:delText xml:space="preserve"> </w:delText>
              </w:r>
            </w:del>
            <w:r w:rsidRPr="007117FA">
              <w:rPr>
                <w:b/>
              </w:rPr>
              <w:t>id</w:t>
            </w:r>
          </w:p>
        </w:tc>
        <w:tc>
          <w:tcPr>
            <w:tcW w:w="1701" w:type="dxa"/>
            <w:tcPrChange w:id="4179" w:author="Joost Wijnings" w:date="2014-03-08T03:23:00Z">
              <w:tcPr>
                <w:tcW w:w="1843" w:type="dxa"/>
              </w:tcPr>
            </w:tcPrChange>
          </w:tcPr>
          <w:p w14:paraId="05D9954C" w14:textId="77777777" w:rsidR="00A61596" w:rsidRPr="007117FA" w:rsidRDefault="00A61596" w:rsidP="00AE184D">
            <w:pPr>
              <w:rPr>
                <w:b/>
              </w:rPr>
            </w:pPr>
            <w:r w:rsidRPr="007117FA">
              <w:rPr>
                <w:b/>
              </w:rPr>
              <w:t xml:space="preserve">Property van </w:t>
            </w:r>
          </w:p>
          <w:p w14:paraId="07412DF9" w14:textId="0EAD74AC" w:rsidR="00A61596" w:rsidRPr="007117FA" w:rsidRDefault="00A61596">
            <w:pPr>
              <w:rPr>
                <w:b/>
              </w:rPr>
            </w:pPr>
            <w:r w:rsidRPr="007117FA">
              <w:rPr>
                <w:b/>
              </w:rPr>
              <w:t>object</w:t>
            </w:r>
            <w:del w:id="4180" w:author="Joost Wijnings" w:date="2014-03-08T03:11:00Z">
              <w:r w:rsidRPr="007117FA" w:rsidDel="009037D9">
                <w:rPr>
                  <w:b/>
                </w:rPr>
                <w:delText>-</w:delText>
              </w:r>
            </w:del>
            <w:r w:rsidRPr="007117FA">
              <w:rPr>
                <w:b/>
              </w:rPr>
              <w:t>type</w:t>
            </w:r>
          </w:p>
        </w:tc>
        <w:tc>
          <w:tcPr>
            <w:tcW w:w="4536" w:type="dxa"/>
            <w:tcPrChange w:id="4181" w:author="Joost Wijnings" w:date="2014-03-08T03:23:00Z">
              <w:tcPr>
                <w:tcW w:w="4536" w:type="dxa"/>
              </w:tcPr>
            </w:tcPrChange>
          </w:tcPr>
          <w:p w14:paraId="6A8D671F" w14:textId="2B10D14A" w:rsidR="00A61596" w:rsidRPr="007117FA" w:rsidRDefault="00A61596">
            <w:pPr>
              <w:rPr>
                <w:b/>
              </w:rPr>
            </w:pPr>
            <w:del w:id="4182" w:author="Joost Wijnings" w:date="2014-03-08T03:12:00Z">
              <w:r w:rsidRPr="007117FA" w:rsidDel="009037D9">
                <w:rPr>
                  <w:b/>
                </w:rPr>
                <w:delText xml:space="preserve">RGBZ </w:delText>
              </w:r>
            </w:del>
            <w:ins w:id="4183" w:author="Joost Wijnings" w:date="2014-03-08T03:12:00Z">
              <w:r w:rsidR="009037D9" w:rsidRPr="007117FA">
                <w:rPr>
                  <w:b/>
                </w:rPr>
                <w:t>RGBZ</w:t>
              </w:r>
              <w:r w:rsidR="009037D9">
                <w:rPr>
                  <w:b/>
                </w:rPr>
                <w:t>-</w:t>
              </w:r>
            </w:ins>
            <w:r w:rsidRPr="007117FA">
              <w:rPr>
                <w:b/>
              </w:rPr>
              <w:t>attribuut</w:t>
            </w:r>
          </w:p>
        </w:tc>
        <w:tc>
          <w:tcPr>
            <w:tcW w:w="709" w:type="dxa"/>
            <w:tcPrChange w:id="4184" w:author="Joost Wijnings" w:date="2014-03-08T03:23:00Z">
              <w:tcPr>
                <w:tcW w:w="709" w:type="dxa"/>
              </w:tcPr>
            </w:tcPrChange>
          </w:tcPr>
          <w:p w14:paraId="4DB9FCE8" w14:textId="77777777" w:rsidR="00A61596" w:rsidRPr="007117FA" w:rsidRDefault="007924E2" w:rsidP="00AE184D">
            <w:pPr>
              <w:rPr>
                <w:b/>
              </w:rPr>
            </w:pPr>
            <w:r>
              <w:rPr>
                <w:b/>
              </w:rPr>
              <w:t>v/o</w:t>
            </w:r>
          </w:p>
        </w:tc>
      </w:tr>
      <w:tr w:rsidR="00A61596" w:rsidRPr="000171A6" w14:paraId="560A770E" w14:textId="77777777" w:rsidTr="00A86DD7">
        <w:tc>
          <w:tcPr>
            <w:tcW w:w="3227" w:type="dxa"/>
            <w:tcPrChange w:id="4185" w:author="Joost Wijnings" w:date="2014-03-08T03:23:00Z">
              <w:tcPr>
                <w:tcW w:w="3085" w:type="dxa"/>
              </w:tcPr>
            </w:tcPrChange>
          </w:tcPr>
          <w:p w14:paraId="69125FD8" w14:textId="77777777" w:rsidR="00A61596" w:rsidRPr="007117FA" w:rsidRDefault="00A61596" w:rsidP="00AE184D">
            <w:pPr>
              <w:rPr>
                <w:color w:val="000000"/>
              </w:rPr>
            </w:pPr>
            <w:r w:rsidRPr="007117FA">
              <w:rPr>
                <w:color w:val="000000"/>
              </w:rPr>
              <w:t>cmis:name</w:t>
            </w:r>
          </w:p>
        </w:tc>
        <w:tc>
          <w:tcPr>
            <w:tcW w:w="1701" w:type="dxa"/>
            <w:tcPrChange w:id="4186" w:author="Joost Wijnings" w:date="2014-03-08T03:23:00Z">
              <w:tcPr>
                <w:tcW w:w="1843" w:type="dxa"/>
              </w:tcPr>
            </w:tcPrChange>
          </w:tcPr>
          <w:p w14:paraId="00F3C102" w14:textId="77777777" w:rsidR="00A61596" w:rsidRPr="007117FA" w:rsidRDefault="00A61596" w:rsidP="00AE184D">
            <w:pPr>
              <w:rPr>
                <w:lang w:eastAsia="nl-NL"/>
              </w:rPr>
            </w:pPr>
            <w:r w:rsidRPr="007117FA">
              <w:rPr>
                <w:lang w:eastAsia="nl-NL"/>
              </w:rPr>
              <w:t>Zaken</w:t>
            </w:r>
          </w:p>
        </w:tc>
        <w:tc>
          <w:tcPr>
            <w:tcW w:w="4536" w:type="dxa"/>
            <w:tcPrChange w:id="4187" w:author="Joost Wijnings" w:date="2014-03-08T03:23:00Z">
              <w:tcPr>
                <w:tcW w:w="4536" w:type="dxa"/>
              </w:tcPr>
            </w:tcPrChange>
          </w:tcPr>
          <w:p w14:paraId="22400D8B" w14:textId="77777777" w:rsidR="00A61596" w:rsidRPr="007117FA" w:rsidRDefault="00A61596" w:rsidP="00AE184D">
            <w:pPr>
              <w:rPr>
                <w:color w:val="000000"/>
              </w:rPr>
            </w:pPr>
            <w:r w:rsidRPr="007117FA">
              <w:rPr>
                <w:color w:val="000000"/>
              </w:rPr>
              <w:t>Vaste waarde: “Zaken”</w:t>
            </w:r>
          </w:p>
        </w:tc>
        <w:tc>
          <w:tcPr>
            <w:tcW w:w="709" w:type="dxa"/>
            <w:tcPrChange w:id="4188" w:author="Joost Wijnings" w:date="2014-03-08T03:23:00Z">
              <w:tcPr>
                <w:tcW w:w="709" w:type="dxa"/>
              </w:tcPr>
            </w:tcPrChange>
          </w:tcPr>
          <w:p w14:paraId="0E546099" w14:textId="77777777" w:rsidR="00A61596" w:rsidRPr="007117FA" w:rsidRDefault="00A61596" w:rsidP="00AE184D">
            <w:pPr>
              <w:rPr>
                <w:color w:val="000000"/>
              </w:rPr>
            </w:pPr>
            <w:r w:rsidRPr="007117FA">
              <w:rPr>
                <w:color w:val="000000"/>
              </w:rPr>
              <w:t>v</w:t>
            </w:r>
          </w:p>
        </w:tc>
      </w:tr>
      <w:tr w:rsidR="00B07C79" w:rsidRPr="000171A6" w14:paraId="4360B7FC" w14:textId="77777777" w:rsidTr="00A86DD7">
        <w:tc>
          <w:tcPr>
            <w:tcW w:w="3227" w:type="dxa"/>
            <w:tcPrChange w:id="4189" w:author="Joost Wijnings" w:date="2014-03-08T03:23:00Z">
              <w:tcPr>
                <w:tcW w:w="3085" w:type="dxa"/>
              </w:tcPr>
            </w:tcPrChange>
          </w:tcPr>
          <w:p w14:paraId="6A862F62" w14:textId="77777777" w:rsidR="00B07C79" w:rsidRPr="007117FA" w:rsidRDefault="00B07C79" w:rsidP="00AE184D">
            <w:pPr>
              <w:rPr>
                <w:color w:val="000000"/>
              </w:rPr>
            </w:pPr>
            <w:r w:rsidRPr="007117FA">
              <w:rPr>
                <w:bCs/>
              </w:rPr>
              <w:t>cmis:isImmutable</w:t>
            </w:r>
          </w:p>
        </w:tc>
        <w:tc>
          <w:tcPr>
            <w:tcW w:w="1701" w:type="dxa"/>
            <w:tcPrChange w:id="4190" w:author="Joost Wijnings" w:date="2014-03-08T03:23:00Z">
              <w:tcPr>
                <w:tcW w:w="1843" w:type="dxa"/>
              </w:tcPr>
            </w:tcPrChange>
          </w:tcPr>
          <w:p w14:paraId="38D4BC49" w14:textId="77777777" w:rsidR="00B07C79" w:rsidRPr="007117FA" w:rsidRDefault="00B07C79" w:rsidP="00AE184D">
            <w:pPr>
              <w:rPr>
                <w:lang w:eastAsia="nl-NL"/>
              </w:rPr>
            </w:pPr>
            <w:r w:rsidRPr="007117FA">
              <w:rPr>
                <w:lang w:eastAsia="nl-NL"/>
              </w:rPr>
              <w:t>Zaken</w:t>
            </w:r>
          </w:p>
        </w:tc>
        <w:tc>
          <w:tcPr>
            <w:tcW w:w="4536" w:type="dxa"/>
            <w:tcPrChange w:id="4191" w:author="Joost Wijnings" w:date="2014-03-08T03:23:00Z">
              <w:tcPr>
                <w:tcW w:w="4536" w:type="dxa"/>
              </w:tcPr>
            </w:tcPrChange>
          </w:tcPr>
          <w:p w14:paraId="544815C2" w14:textId="77777777" w:rsidR="00B07C79" w:rsidRPr="007117FA" w:rsidRDefault="00B07C79" w:rsidP="00AE184D">
            <w:pPr>
              <w:rPr>
                <w:color w:val="000000"/>
              </w:rPr>
            </w:pPr>
            <w:r w:rsidRPr="007117FA">
              <w:rPr>
                <w:color w:val="000000"/>
              </w:rPr>
              <w:t>TRUE</w:t>
            </w:r>
          </w:p>
        </w:tc>
        <w:tc>
          <w:tcPr>
            <w:tcW w:w="709" w:type="dxa"/>
            <w:tcPrChange w:id="4192" w:author="Joost Wijnings" w:date="2014-03-08T03:23:00Z">
              <w:tcPr>
                <w:tcW w:w="709" w:type="dxa"/>
              </w:tcPr>
            </w:tcPrChange>
          </w:tcPr>
          <w:p w14:paraId="6C779A20" w14:textId="77777777" w:rsidR="00B07C79" w:rsidRPr="007117FA" w:rsidRDefault="00B07C79" w:rsidP="00AE184D">
            <w:pPr>
              <w:rPr>
                <w:color w:val="000000"/>
              </w:rPr>
            </w:pPr>
            <w:r w:rsidRPr="007117FA">
              <w:rPr>
                <w:color w:val="000000"/>
              </w:rPr>
              <w:t>v</w:t>
            </w:r>
          </w:p>
        </w:tc>
      </w:tr>
      <w:tr w:rsidR="00A61596" w:rsidRPr="00892F46" w14:paraId="1AE3D6F1" w14:textId="77777777" w:rsidTr="00A86DD7">
        <w:tc>
          <w:tcPr>
            <w:tcW w:w="3227" w:type="dxa"/>
            <w:tcPrChange w:id="4193" w:author="Joost Wijnings" w:date="2014-03-08T03:23:00Z">
              <w:tcPr>
                <w:tcW w:w="3085" w:type="dxa"/>
              </w:tcPr>
            </w:tcPrChange>
          </w:tcPr>
          <w:p w14:paraId="707F09D9" w14:textId="77777777" w:rsidR="00A61596" w:rsidRPr="007117FA" w:rsidRDefault="00A61596" w:rsidP="00AE184D">
            <w:pPr>
              <w:rPr>
                <w:color w:val="000000"/>
              </w:rPr>
            </w:pPr>
            <w:r w:rsidRPr="007117FA">
              <w:rPr>
                <w:color w:val="000000"/>
              </w:rPr>
              <w:t>cmis:name</w:t>
            </w:r>
          </w:p>
        </w:tc>
        <w:tc>
          <w:tcPr>
            <w:tcW w:w="1701" w:type="dxa"/>
            <w:tcPrChange w:id="4194" w:author="Joost Wijnings" w:date="2014-03-08T03:23:00Z">
              <w:tcPr>
                <w:tcW w:w="1843" w:type="dxa"/>
              </w:tcPr>
            </w:tcPrChange>
          </w:tcPr>
          <w:p w14:paraId="54A9B8BA" w14:textId="77777777" w:rsidR="00A61596" w:rsidRPr="007117FA" w:rsidRDefault="00A61596" w:rsidP="00AE184D">
            <w:pPr>
              <w:rPr>
                <w:lang w:eastAsia="nl-NL"/>
              </w:rPr>
            </w:pPr>
            <w:r w:rsidRPr="007117FA">
              <w:rPr>
                <w:lang w:eastAsia="nl-NL"/>
              </w:rPr>
              <w:t>Zaaktype</w:t>
            </w:r>
          </w:p>
        </w:tc>
        <w:tc>
          <w:tcPr>
            <w:tcW w:w="4536" w:type="dxa"/>
            <w:tcPrChange w:id="4195" w:author="Joost Wijnings" w:date="2014-03-08T03:23:00Z">
              <w:tcPr>
                <w:tcW w:w="4536" w:type="dxa"/>
              </w:tcPr>
            </w:tcPrChange>
          </w:tcPr>
          <w:p w14:paraId="0E208AD2" w14:textId="11EE7AAF" w:rsidR="00A61596" w:rsidRPr="007117FA" w:rsidRDefault="00A61596" w:rsidP="005979EB">
            <w:pPr>
              <w:rPr>
                <w:color w:val="000000"/>
              </w:rPr>
            </w:pPr>
            <w:r w:rsidRPr="007117FA">
              <w:rPr>
                <w:color w:val="000000"/>
              </w:rPr>
              <w:t>Zaaktypecode (</w:t>
            </w:r>
            <w:del w:id="4196" w:author="Joost Wijnings" w:date="2014-03-10T09:27:00Z">
              <w:r w:rsidRPr="007117FA" w:rsidDel="00237DAF">
                <w:rPr>
                  <w:color w:val="000000"/>
                </w:rPr>
                <w:delText>StUF ZKN</w:delText>
              </w:r>
            </w:del>
            <w:ins w:id="4197" w:author="Joost Wijnings" w:date="2014-03-10T09:27:00Z">
              <w:r w:rsidR="00237DAF">
                <w:rPr>
                  <w:color w:val="000000"/>
                </w:rPr>
                <w:t>StUF-ZKN</w:t>
              </w:r>
            </w:ins>
            <w:ins w:id="4198" w:author="Joost Wijnings" w:date="2014-03-08T03:12:00Z">
              <w:r w:rsidR="009037D9">
                <w:rPr>
                  <w:color w:val="000000"/>
                </w:rPr>
                <w:t>-</w:t>
              </w:r>
            </w:ins>
            <w:del w:id="4199" w:author="Joost Wijnings" w:date="2014-03-08T03:12:00Z">
              <w:r w:rsidRPr="007117FA" w:rsidDel="009037D9">
                <w:rPr>
                  <w:color w:val="000000"/>
                </w:rPr>
                <w:delText xml:space="preserve"> </w:delText>
              </w:r>
            </w:del>
            <w:r w:rsidRPr="007117FA">
              <w:rPr>
                <w:color w:val="000000"/>
              </w:rPr>
              <w:t>element, niet in RGBZ)</w:t>
            </w:r>
          </w:p>
        </w:tc>
        <w:tc>
          <w:tcPr>
            <w:tcW w:w="709" w:type="dxa"/>
            <w:tcPrChange w:id="4200" w:author="Joost Wijnings" w:date="2014-03-08T03:23:00Z">
              <w:tcPr>
                <w:tcW w:w="709" w:type="dxa"/>
              </w:tcPr>
            </w:tcPrChange>
          </w:tcPr>
          <w:p w14:paraId="117A4633" w14:textId="77777777" w:rsidR="00A61596" w:rsidRPr="007117FA" w:rsidRDefault="00A61596" w:rsidP="005979EB">
            <w:pPr>
              <w:rPr>
                <w:color w:val="000000"/>
              </w:rPr>
            </w:pPr>
            <w:r w:rsidRPr="007117FA">
              <w:rPr>
                <w:color w:val="000000"/>
              </w:rPr>
              <w:t>v</w:t>
            </w:r>
          </w:p>
        </w:tc>
      </w:tr>
      <w:tr w:rsidR="00B07C79" w:rsidRPr="00892F46" w14:paraId="479810DC" w14:textId="77777777" w:rsidTr="00A86DD7">
        <w:tc>
          <w:tcPr>
            <w:tcW w:w="3227" w:type="dxa"/>
            <w:tcPrChange w:id="4201" w:author="Joost Wijnings" w:date="2014-03-08T03:23:00Z">
              <w:tcPr>
                <w:tcW w:w="3085" w:type="dxa"/>
              </w:tcPr>
            </w:tcPrChange>
          </w:tcPr>
          <w:p w14:paraId="31B988CF" w14:textId="77777777" w:rsidR="00B07C79" w:rsidRPr="007117FA" w:rsidRDefault="00B07C79" w:rsidP="00AE184D">
            <w:pPr>
              <w:rPr>
                <w:color w:val="000000"/>
              </w:rPr>
            </w:pPr>
            <w:r w:rsidRPr="007117FA">
              <w:rPr>
                <w:bCs/>
              </w:rPr>
              <w:t>cmis:isImmutable</w:t>
            </w:r>
          </w:p>
        </w:tc>
        <w:tc>
          <w:tcPr>
            <w:tcW w:w="1701" w:type="dxa"/>
            <w:tcPrChange w:id="4202" w:author="Joost Wijnings" w:date="2014-03-08T03:23:00Z">
              <w:tcPr>
                <w:tcW w:w="1843" w:type="dxa"/>
              </w:tcPr>
            </w:tcPrChange>
          </w:tcPr>
          <w:p w14:paraId="35C23BF3" w14:textId="77777777" w:rsidR="00B07C79" w:rsidRPr="007117FA" w:rsidRDefault="00B07C79" w:rsidP="00AE184D">
            <w:pPr>
              <w:rPr>
                <w:lang w:eastAsia="nl-NL"/>
              </w:rPr>
            </w:pPr>
            <w:r w:rsidRPr="007117FA">
              <w:rPr>
                <w:lang w:eastAsia="nl-NL"/>
              </w:rPr>
              <w:t>Zaaktype</w:t>
            </w:r>
          </w:p>
        </w:tc>
        <w:tc>
          <w:tcPr>
            <w:tcW w:w="4536" w:type="dxa"/>
            <w:tcPrChange w:id="4203" w:author="Joost Wijnings" w:date="2014-03-08T03:23:00Z">
              <w:tcPr>
                <w:tcW w:w="4536" w:type="dxa"/>
              </w:tcPr>
            </w:tcPrChange>
          </w:tcPr>
          <w:p w14:paraId="7782AF71" w14:textId="77777777" w:rsidR="00B07C79" w:rsidRPr="007117FA" w:rsidRDefault="00B07C79" w:rsidP="005979EB">
            <w:pPr>
              <w:rPr>
                <w:color w:val="000000"/>
              </w:rPr>
            </w:pPr>
            <w:r w:rsidRPr="007117FA">
              <w:rPr>
                <w:color w:val="000000"/>
              </w:rPr>
              <w:t>TRUE</w:t>
            </w:r>
          </w:p>
        </w:tc>
        <w:tc>
          <w:tcPr>
            <w:tcW w:w="709" w:type="dxa"/>
            <w:tcPrChange w:id="4204" w:author="Joost Wijnings" w:date="2014-03-08T03:23:00Z">
              <w:tcPr>
                <w:tcW w:w="709" w:type="dxa"/>
              </w:tcPr>
            </w:tcPrChange>
          </w:tcPr>
          <w:p w14:paraId="6B917DE8" w14:textId="77777777" w:rsidR="00B07C79" w:rsidRPr="007117FA" w:rsidRDefault="00B07C79" w:rsidP="005979EB">
            <w:pPr>
              <w:rPr>
                <w:color w:val="000000"/>
              </w:rPr>
            </w:pPr>
            <w:r w:rsidRPr="007117FA">
              <w:rPr>
                <w:color w:val="000000"/>
              </w:rPr>
              <w:t>v</w:t>
            </w:r>
          </w:p>
        </w:tc>
      </w:tr>
      <w:tr w:rsidR="00A61596" w:rsidRPr="00892F46" w14:paraId="4AF6220F" w14:textId="77777777" w:rsidTr="00A86DD7">
        <w:tc>
          <w:tcPr>
            <w:tcW w:w="3227" w:type="dxa"/>
            <w:tcPrChange w:id="4205" w:author="Joost Wijnings" w:date="2014-03-08T03:23:00Z">
              <w:tcPr>
                <w:tcW w:w="3085" w:type="dxa"/>
              </w:tcPr>
            </w:tcPrChange>
          </w:tcPr>
          <w:p w14:paraId="2FCBB133" w14:textId="77777777" w:rsidR="00A61596" w:rsidRPr="007117FA" w:rsidRDefault="00A61596" w:rsidP="00AE184D">
            <w:pPr>
              <w:rPr>
                <w:color w:val="000000"/>
              </w:rPr>
            </w:pPr>
            <w:r w:rsidRPr="007117FA">
              <w:rPr>
                <w:color w:val="000000"/>
              </w:rPr>
              <w:t>zsdms:Zaaktype-omschrijving</w:t>
            </w:r>
          </w:p>
        </w:tc>
        <w:tc>
          <w:tcPr>
            <w:tcW w:w="1701" w:type="dxa"/>
            <w:tcPrChange w:id="4206" w:author="Joost Wijnings" w:date="2014-03-08T03:23:00Z">
              <w:tcPr>
                <w:tcW w:w="1843" w:type="dxa"/>
              </w:tcPr>
            </w:tcPrChange>
          </w:tcPr>
          <w:p w14:paraId="3459ACDF" w14:textId="77777777" w:rsidR="00A61596" w:rsidRPr="007117FA" w:rsidRDefault="00A61596" w:rsidP="00AE184D">
            <w:pPr>
              <w:rPr>
                <w:lang w:eastAsia="nl-NL"/>
              </w:rPr>
            </w:pPr>
            <w:r w:rsidRPr="007117FA">
              <w:rPr>
                <w:lang w:eastAsia="nl-NL"/>
              </w:rPr>
              <w:t>Zaaktype</w:t>
            </w:r>
          </w:p>
        </w:tc>
        <w:tc>
          <w:tcPr>
            <w:tcW w:w="4536" w:type="dxa"/>
            <w:tcPrChange w:id="4207" w:author="Joost Wijnings" w:date="2014-03-08T03:23:00Z">
              <w:tcPr>
                <w:tcW w:w="4536" w:type="dxa"/>
              </w:tcPr>
            </w:tcPrChange>
          </w:tcPr>
          <w:p w14:paraId="6F49BB74" w14:textId="77777777" w:rsidR="00A61596" w:rsidRPr="007117FA" w:rsidRDefault="00A61596" w:rsidP="00AE184D">
            <w:pPr>
              <w:rPr>
                <w:color w:val="000000"/>
              </w:rPr>
            </w:pPr>
            <w:r w:rsidRPr="007117FA">
              <w:rPr>
                <w:color w:val="000000"/>
              </w:rPr>
              <w:t>Zaaktype-omschrijving</w:t>
            </w:r>
          </w:p>
        </w:tc>
        <w:tc>
          <w:tcPr>
            <w:tcW w:w="709" w:type="dxa"/>
            <w:tcPrChange w:id="4208" w:author="Joost Wijnings" w:date="2014-03-08T03:23:00Z">
              <w:tcPr>
                <w:tcW w:w="709" w:type="dxa"/>
              </w:tcPr>
            </w:tcPrChange>
          </w:tcPr>
          <w:p w14:paraId="7AA9462D" w14:textId="77777777" w:rsidR="00A61596" w:rsidRPr="007117FA" w:rsidRDefault="00A61596" w:rsidP="00AE184D">
            <w:pPr>
              <w:rPr>
                <w:color w:val="000000"/>
              </w:rPr>
            </w:pPr>
            <w:r w:rsidRPr="007117FA">
              <w:rPr>
                <w:color w:val="000000"/>
              </w:rPr>
              <w:t>o</w:t>
            </w:r>
          </w:p>
        </w:tc>
      </w:tr>
      <w:tr w:rsidR="00A61596" w:rsidRPr="00892F46" w14:paraId="0F850003" w14:textId="77777777" w:rsidTr="00A86DD7">
        <w:tc>
          <w:tcPr>
            <w:tcW w:w="3227" w:type="dxa"/>
            <w:vAlign w:val="bottom"/>
            <w:tcPrChange w:id="4209" w:author="Joost Wijnings" w:date="2014-03-08T03:23:00Z">
              <w:tcPr>
                <w:tcW w:w="3085" w:type="dxa"/>
                <w:vAlign w:val="bottom"/>
              </w:tcPr>
            </w:tcPrChange>
          </w:tcPr>
          <w:p w14:paraId="5F858113" w14:textId="77777777" w:rsidR="00A61596" w:rsidRPr="007117FA" w:rsidRDefault="00A61596">
            <w:pPr>
              <w:rPr>
                <w:color w:val="000000"/>
              </w:rPr>
            </w:pPr>
            <w:r w:rsidRPr="007117FA">
              <w:rPr>
                <w:color w:val="000000"/>
              </w:rPr>
              <w:t>cmis:name</w:t>
            </w:r>
          </w:p>
        </w:tc>
        <w:tc>
          <w:tcPr>
            <w:tcW w:w="1701" w:type="dxa"/>
            <w:vAlign w:val="bottom"/>
            <w:tcPrChange w:id="4210" w:author="Joost Wijnings" w:date="2014-03-08T03:23:00Z">
              <w:tcPr>
                <w:tcW w:w="1843" w:type="dxa"/>
                <w:vAlign w:val="bottom"/>
              </w:tcPr>
            </w:tcPrChange>
          </w:tcPr>
          <w:p w14:paraId="1FB597C3" w14:textId="77777777" w:rsidR="00A61596" w:rsidRPr="007117FA" w:rsidRDefault="00A61596" w:rsidP="00A36F43">
            <w:r w:rsidRPr="007117FA">
              <w:t>Zaakfolder</w:t>
            </w:r>
          </w:p>
        </w:tc>
        <w:tc>
          <w:tcPr>
            <w:tcW w:w="4536" w:type="dxa"/>
            <w:vAlign w:val="bottom"/>
            <w:tcPrChange w:id="4211" w:author="Joost Wijnings" w:date="2014-03-08T03:23:00Z">
              <w:tcPr>
                <w:tcW w:w="4536" w:type="dxa"/>
                <w:vAlign w:val="bottom"/>
              </w:tcPr>
            </w:tcPrChange>
          </w:tcPr>
          <w:p w14:paraId="148BCFDC" w14:textId="77777777" w:rsidR="00A61596" w:rsidRPr="007117FA" w:rsidRDefault="00A61596">
            <w:pPr>
              <w:rPr>
                <w:color w:val="000000"/>
              </w:rPr>
            </w:pPr>
            <w:r w:rsidRPr="007117FA">
              <w:rPr>
                <w:color w:val="000000"/>
              </w:rPr>
              <w:t>Zaakidentificatie</w:t>
            </w:r>
          </w:p>
        </w:tc>
        <w:tc>
          <w:tcPr>
            <w:tcW w:w="709" w:type="dxa"/>
            <w:tcPrChange w:id="4212" w:author="Joost Wijnings" w:date="2014-03-08T03:23:00Z">
              <w:tcPr>
                <w:tcW w:w="709" w:type="dxa"/>
              </w:tcPr>
            </w:tcPrChange>
          </w:tcPr>
          <w:p w14:paraId="52B1F15B" w14:textId="77777777" w:rsidR="00A61596" w:rsidRPr="007117FA" w:rsidRDefault="00A61596">
            <w:pPr>
              <w:rPr>
                <w:color w:val="000000"/>
              </w:rPr>
            </w:pPr>
            <w:r w:rsidRPr="007117FA">
              <w:rPr>
                <w:color w:val="000000"/>
              </w:rPr>
              <w:t>v</w:t>
            </w:r>
          </w:p>
        </w:tc>
      </w:tr>
      <w:tr w:rsidR="00A61596" w:rsidRPr="00892F46" w14:paraId="28AAF12D" w14:textId="77777777" w:rsidTr="00A86DD7">
        <w:tc>
          <w:tcPr>
            <w:tcW w:w="3227" w:type="dxa"/>
            <w:vAlign w:val="bottom"/>
            <w:tcPrChange w:id="4213" w:author="Joost Wijnings" w:date="2014-03-08T03:23:00Z">
              <w:tcPr>
                <w:tcW w:w="3085" w:type="dxa"/>
                <w:vAlign w:val="bottom"/>
              </w:tcPr>
            </w:tcPrChange>
          </w:tcPr>
          <w:p w14:paraId="7C5E1F4B" w14:textId="77777777" w:rsidR="00A61596" w:rsidRPr="007117FA" w:rsidRDefault="00A61596">
            <w:pPr>
              <w:rPr>
                <w:color w:val="000000"/>
              </w:rPr>
            </w:pPr>
            <w:r w:rsidRPr="007117FA">
              <w:rPr>
                <w:color w:val="000000"/>
              </w:rPr>
              <w:t>zsdms:zaakidentificatie</w:t>
            </w:r>
          </w:p>
        </w:tc>
        <w:tc>
          <w:tcPr>
            <w:tcW w:w="1701" w:type="dxa"/>
            <w:vAlign w:val="bottom"/>
            <w:tcPrChange w:id="4214" w:author="Joost Wijnings" w:date="2014-03-08T03:23:00Z">
              <w:tcPr>
                <w:tcW w:w="1843" w:type="dxa"/>
                <w:vAlign w:val="bottom"/>
              </w:tcPr>
            </w:tcPrChange>
          </w:tcPr>
          <w:p w14:paraId="41E386E4" w14:textId="77777777" w:rsidR="00A61596" w:rsidRPr="007117FA" w:rsidRDefault="00A61596" w:rsidP="00A36F43">
            <w:r w:rsidRPr="007117FA">
              <w:t>Zaakfolder</w:t>
            </w:r>
          </w:p>
        </w:tc>
        <w:tc>
          <w:tcPr>
            <w:tcW w:w="4536" w:type="dxa"/>
            <w:vAlign w:val="bottom"/>
            <w:tcPrChange w:id="4215" w:author="Joost Wijnings" w:date="2014-03-08T03:23:00Z">
              <w:tcPr>
                <w:tcW w:w="4536" w:type="dxa"/>
                <w:vAlign w:val="bottom"/>
              </w:tcPr>
            </w:tcPrChange>
          </w:tcPr>
          <w:p w14:paraId="50BAC267" w14:textId="77777777" w:rsidR="00A61596" w:rsidRPr="007117FA" w:rsidRDefault="00A61596">
            <w:pPr>
              <w:rPr>
                <w:color w:val="000000"/>
              </w:rPr>
            </w:pPr>
            <w:r w:rsidRPr="007117FA">
              <w:rPr>
                <w:color w:val="000000"/>
              </w:rPr>
              <w:t>Zaakidentificatie</w:t>
            </w:r>
          </w:p>
        </w:tc>
        <w:tc>
          <w:tcPr>
            <w:tcW w:w="709" w:type="dxa"/>
            <w:tcPrChange w:id="4216" w:author="Joost Wijnings" w:date="2014-03-08T03:23:00Z">
              <w:tcPr>
                <w:tcW w:w="709" w:type="dxa"/>
              </w:tcPr>
            </w:tcPrChange>
          </w:tcPr>
          <w:p w14:paraId="27C0C0A3" w14:textId="77777777" w:rsidR="00A61596" w:rsidRPr="007117FA" w:rsidRDefault="00F82393">
            <w:pPr>
              <w:rPr>
                <w:color w:val="000000"/>
              </w:rPr>
            </w:pPr>
            <w:r w:rsidRPr="007117FA">
              <w:rPr>
                <w:color w:val="000000"/>
              </w:rPr>
              <w:t>v</w:t>
            </w:r>
          </w:p>
        </w:tc>
      </w:tr>
      <w:tr w:rsidR="00A61596" w:rsidRPr="00892F46" w14:paraId="61BF745C" w14:textId="77777777" w:rsidTr="00A86DD7">
        <w:tc>
          <w:tcPr>
            <w:tcW w:w="3227" w:type="dxa"/>
            <w:vAlign w:val="bottom"/>
            <w:tcPrChange w:id="4217" w:author="Joost Wijnings" w:date="2014-03-08T03:23:00Z">
              <w:tcPr>
                <w:tcW w:w="3085" w:type="dxa"/>
                <w:vAlign w:val="bottom"/>
              </w:tcPr>
            </w:tcPrChange>
          </w:tcPr>
          <w:p w14:paraId="40F31B85" w14:textId="77777777" w:rsidR="00A61596" w:rsidRPr="007117FA" w:rsidRDefault="00A61596">
            <w:pPr>
              <w:rPr>
                <w:color w:val="000000"/>
              </w:rPr>
            </w:pPr>
            <w:r w:rsidRPr="007117FA">
              <w:rPr>
                <w:color w:val="000000"/>
              </w:rPr>
              <w:t>zsdms:startdatum</w:t>
            </w:r>
          </w:p>
        </w:tc>
        <w:tc>
          <w:tcPr>
            <w:tcW w:w="1701" w:type="dxa"/>
            <w:vAlign w:val="bottom"/>
            <w:tcPrChange w:id="4218" w:author="Joost Wijnings" w:date="2014-03-08T03:23:00Z">
              <w:tcPr>
                <w:tcW w:w="1843" w:type="dxa"/>
                <w:vAlign w:val="bottom"/>
              </w:tcPr>
            </w:tcPrChange>
          </w:tcPr>
          <w:p w14:paraId="4973A4CB" w14:textId="77777777" w:rsidR="00A61596" w:rsidRPr="007117FA" w:rsidRDefault="00A61596">
            <w:pPr>
              <w:rPr>
                <w:color w:val="0000FF"/>
                <w:u w:val="single"/>
              </w:rPr>
            </w:pPr>
            <w:r w:rsidRPr="007117FA">
              <w:t>Zaakfolder</w:t>
            </w:r>
          </w:p>
        </w:tc>
        <w:tc>
          <w:tcPr>
            <w:tcW w:w="4536" w:type="dxa"/>
            <w:vAlign w:val="bottom"/>
            <w:tcPrChange w:id="4219" w:author="Joost Wijnings" w:date="2014-03-08T03:23:00Z">
              <w:tcPr>
                <w:tcW w:w="4536" w:type="dxa"/>
                <w:vAlign w:val="bottom"/>
              </w:tcPr>
            </w:tcPrChange>
          </w:tcPr>
          <w:p w14:paraId="7485D3AA" w14:textId="77777777" w:rsidR="00A61596" w:rsidRPr="007117FA" w:rsidRDefault="00A61596">
            <w:pPr>
              <w:rPr>
                <w:color w:val="000000"/>
              </w:rPr>
            </w:pPr>
            <w:r w:rsidRPr="007117FA">
              <w:rPr>
                <w:color w:val="000000"/>
              </w:rPr>
              <w:t>Startdatum</w:t>
            </w:r>
          </w:p>
        </w:tc>
        <w:tc>
          <w:tcPr>
            <w:tcW w:w="709" w:type="dxa"/>
            <w:tcPrChange w:id="4220" w:author="Joost Wijnings" w:date="2014-03-08T03:23:00Z">
              <w:tcPr>
                <w:tcW w:w="709" w:type="dxa"/>
              </w:tcPr>
            </w:tcPrChange>
          </w:tcPr>
          <w:p w14:paraId="4D160B61" w14:textId="77777777" w:rsidR="00A61596" w:rsidRPr="007117FA" w:rsidRDefault="00A61596">
            <w:pPr>
              <w:rPr>
                <w:color w:val="000000"/>
              </w:rPr>
            </w:pPr>
            <w:r w:rsidRPr="007117FA">
              <w:rPr>
                <w:color w:val="000000"/>
              </w:rPr>
              <w:t>v</w:t>
            </w:r>
          </w:p>
        </w:tc>
      </w:tr>
      <w:tr w:rsidR="00A61596" w:rsidRPr="00892F46" w14:paraId="26A036B2" w14:textId="77777777" w:rsidTr="00A86DD7">
        <w:tc>
          <w:tcPr>
            <w:tcW w:w="3227" w:type="dxa"/>
            <w:vAlign w:val="bottom"/>
            <w:tcPrChange w:id="4221" w:author="Joost Wijnings" w:date="2014-03-08T03:23:00Z">
              <w:tcPr>
                <w:tcW w:w="3085" w:type="dxa"/>
                <w:vAlign w:val="bottom"/>
              </w:tcPr>
            </w:tcPrChange>
          </w:tcPr>
          <w:p w14:paraId="08DFCB63" w14:textId="77777777" w:rsidR="00A61596" w:rsidRPr="007117FA" w:rsidRDefault="00A61596">
            <w:pPr>
              <w:rPr>
                <w:color w:val="000000"/>
              </w:rPr>
            </w:pPr>
            <w:r w:rsidRPr="007117FA">
              <w:rPr>
                <w:color w:val="000000"/>
              </w:rPr>
              <w:t>zsdms:einddatum</w:t>
            </w:r>
          </w:p>
        </w:tc>
        <w:tc>
          <w:tcPr>
            <w:tcW w:w="1701" w:type="dxa"/>
            <w:vAlign w:val="bottom"/>
            <w:tcPrChange w:id="4222" w:author="Joost Wijnings" w:date="2014-03-08T03:23:00Z">
              <w:tcPr>
                <w:tcW w:w="1843" w:type="dxa"/>
                <w:vAlign w:val="bottom"/>
              </w:tcPr>
            </w:tcPrChange>
          </w:tcPr>
          <w:p w14:paraId="0C8A3FE7" w14:textId="77777777" w:rsidR="00A61596" w:rsidRPr="007117FA" w:rsidRDefault="00A61596">
            <w:pPr>
              <w:rPr>
                <w:color w:val="0000FF"/>
                <w:u w:val="single"/>
              </w:rPr>
            </w:pPr>
            <w:r w:rsidRPr="007117FA">
              <w:t>Zaakfolder</w:t>
            </w:r>
          </w:p>
        </w:tc>
        <w:tc>
          <w:tcPr>
            <w:tcW w:w="4536" w:type="dxa"/>
            <w:vAlign w:val="bottom"/>
            <w:tcPrChange w:id="4223" w:author="Joost Wijnings" w:date="2014-03-08T03:23:00Z">
              <w:tcPr>
                <w:tcW w:w="4536" w:type="dxa"/>
                <w:vAlign w:val="bottom"/>
              </w:tcPr>
            </w:tcPrChange>
          </w:tcPr>
          <w:p w14:paraId="2EC23778" w14:textId="77777777" w:rsidR="00A61596" w:rsidRPr="007117FA" w:rsidRDefault="00A61596">
            <w:pPr>
              <w:rPr>
                <w:color w:val="000000"/>
              </w:rPr>
            </w:pPr>
            <w:r w:rsidRPr="007117FA">
              <w:rPr>
                <w:color w:val="000000"/>
              </w:rPr>
              <w:t>Einddatum</w:t>
            </w:r>
          </w:p>
        </w:tc>
        <w:tc>
          <w:tcPr>
            <w:tcW w:w="709" w:type="dxa"/>
            <w:tcPrChange w:id="4224" w:author="Joost Wijnings" w:date="2014-03-08T03:23:00Z">
              <w:tcPr>
                <w:tcW w:w="709" w:type="dxa"/>
              </w:tcPr>
            </w:tcPrChange>
          </w:tcPr>
          <w:p w14:paraId="6BD6B30F" w14:textId="77777777" w:rsidR="00A61596" w:rsidRPr="007117FA" w:rsidRDefault="00F82393">
            <w:pPr>
              <w:rPr>
                <w:color w:val="000000"/>
              </w:rPr>
            </w:pPr>
            <w:r w:rsidRPr="007117FA">
              <w:rPr>
                <w:color w:val="000000"/>
              </w:rPr>
              <w:t>o</w:t>
            </w:r>
          </w:p>
        </w:tc>
      </w:tr>
      <w:tr w:rsidR="00A61596" w:rsidRPr="00892F46" w14:paraId="6CDAD934" w14:textId="77777777" w:rsidTr="00A86DD7">
        <w:tc>
          <w:tcPr>
            <w:tcW w:w="3227" w:type="dxa"/>
            <w:tcPrChange w:id="4225" w:author="Joost Wijnings" w:date="2014-03-08T03:23:00Z">
              <w:tcPr>
                <w:tcW w:w="3085" w:type="dxa"/>
              </w:tcPr>
            </w:tcPrChange>
          </w:tcPr>
          <w:p w14:paraId="6B5F0209" w14:textId="77777777" w:rsidR="00A61596" w:rsidRPr="007117FA" w:rsidRDefault="00A61596">
            <w:pPr>
              <w:rPr>
                <w:color w:val="000000"/>
              </w:rPr>
            </w:pPr>
            <w:r w:rsidRPr="007117FA">
              <w:rPr>
                <w:color w:val="000000"/>
              </w:rPr>
              <w:t>zsdms:zaakniveau</w:t>
            </w:r>
          </w:p>
        </w:tc>
        <w:tc>
          <w:tcPr>
            <w:tcW w:w="1701" w:type="dxa"/>
            <w:vAlign w:val="bottom"/>
            <w:tcPrChange w:id="4226" w:author="Joost Wijnings" w:date="2014-03-08T03:23:00Z">
              <w:tcPr>
                <w:tcW w:w="1843" w:type="dxa"/>
                <w:vAlign w:val="bottom"/>
              </w:tcPr>
            </w:tcPrChange>
          </w:tcPr>
          <w:p w14:paraId="36DDF607" w14:textId="77777777" w:rsidR="00A61596" w:rsidRPr="007117FA" w:rsidRDefault="00A61596">
            <w:pPr>
              <w:rPr>
                <w:color w:val="0000FF"/>
                <w:u w:val="single"/>
              </w:rPr>
            </w:pPr>
            <w:r w:rsidRPr="007117FA">
              <w:t>Zaakfolder</w:t>
            </w:r>
          </w:p>
        </w:tc>
        <w:tc>
          <w:tcPr>
            <w:tcW w:w="4536" w:type="dxa"/>
            <w:tcPrChange w:id="4227" w:author="Joost Wijnings" w:date="2014-03-08T03:23:00Z">
              <w:tcPr>
                <w:tcW w:w="4536" w:type="dxa"/>
              </w:tcPr>
            </w:tcPrChange>
          </w:tcPr>
          <w:p w14:paraId="7C342D9A" w14:textId="77777777" w:rsidR="00A61596" w:rsidRPr="007117FA" w:rsidRDefault="00A61596">
            <w:pPr>
              <w:rPr>
                <w:color w:val="000000"/>
              </w:rPr>
            </w:pPr>
            <w:r w:rsidRPr="007117FA">
              <w:rPr>
                <w:color w:val="000000"/>
              </w:rPr>
              <w:t>Zaakniveau</w:t>
            </w:r>
          </w:p>
        </w:tc>
        <w:tc>
          <w:tcPr>
            <w:tcW w:w="709" w:type="dxa"/>
            <w:tcPrChange w:id="4228" w:author="Joost Wijnings" w:date="2014-03-08T03:23:00Z">
              <w:tcPr>
                <w:tcW w:w="709" w:type="dxa"/>
              </w:tcPr>
            </w:tcPrChange>
          </w:tcPr>
          <w:p w14:paraId="78C65C96" w14:textId="77777777" w:rsidR="00A61596" w:rsidRPr="007117FA" w:rsidRDefault="00F82393">
            <w:pPr>
              <w:rPr>
                <w:color w:val="000000"/>
              </w:rPr>
            </w:pPr>
            <w:r w:rsidRPr="007117FA">
              <w:rPr>
                <w:color w:val="000000"/>
              </w:rPr>
              <w:t>v</w:t>
            </w:r>
          </w:p>
        </w:tc>
      </w:tr>
      <w:tr w:rsidR="00A61596" w:rsidRPr="00892F46" w14:paraId="06761BF4" w14:textId="77777777" w:rsidTr="00A86DD7">
        <w:tc>
          <w:tcPr>
            <w:tcW w:w="3227" w:type="dxa"/>
            <w:tcPrChange w:id="4229" w:author="Joost Wijnings" w:date="2014-03-08T03:23:00Z">
              <w:tcPr>
                <w:tcW w:w="3085" w:type="dxa"/>
              </w:tcPr>
            </w:tcPrChange>
          </w:tcPr>
          <w:p w14:paraId="22CBA3B1" w14:textId="77777777" w:rsidR="00A61596" w:rsidRPr="007117FA" w:rsidRDefault="00A61596">
            <w:pPr>
              <w:rPr>
                <w:color w:val="000000"/>
              </w:rPr>
            </w:pPr>
            <w:r w:rsidRPr="007117FA">
              <w:rPr>
                <w:color w:val="000000"/>
              </w:rPr>
              <w:t>zsdms:deelzakenindicatie</w:t>
            </w:r>
          </w:p>
        </w:tc>
        <w:tc>
          <w:tcPr>
            <w:tcW w:w="1701" w:type="dxa"/>
            <w:vAlign w:val="bottom"/>
            <w:tcPrChange w:id="4230" w:author="Joost Wijnings" w:date="2014-03-08T03:23:00Z">
              <w:tcPr>
                <w:tcW w:w="1843" w:type="dxa"/>
                <w:vAlign w:val="bottom"/>
              </w:tcPr>
            </w:tcPrChange>
          </w:tcPr>
          <w:p w14:paraId="79538441" w14:textId="77777777" w:rsidR="00A61596" w:rsidRPr="007117FA" w:rsidRDefault="00A61596">
            <w:pPr>
              <w:rPr>
                <w:color w:val="0000FF"/>
                <w:u w:val="single"/>
              </w:rPr>
            </w:pPr>
            <w:r w:rsidRPr="007117FA">
              <w:t>Zaakfolder</w:t>
            </w:r>
          </w:p>
        </w:tc>
        <w:tc>
          <w:tcPr>
            <w:tcW w:w="4536" w:type="dxa"/>
            <w:tcPrChange w:id="4231" w:author="Joost Wijnings" w:date="2014-03-08T03:23:00Z">
              <w:tcPr>
                <w:tcW w:w="4536" w:type="dxa"/>
              </w:tcPr>
            </w:tcPrChange>
          </w:tcPr>
          <w:p w14:paraId="1405B258" w14:textId="77777777" w:rsidR="00A61596" w:rsidRPr="007117FA" w:rsidRDefault="00A61596">
            <w:pPr>
              <w:rPr>
                <w:color w:val="000000"/>
              </w:rPr>
            </w:pPr>
            <w:r w:rsidRPr="007117FA">
              <w:rPr>
                <w:color w:val="000000"/>
              </w:rPr>
              <w:t>Deelzakenindicatie</w:t>
            </w:r>
          </w:p>
        </w:tc>
        <w:tc>
          <w:tcPr>
            <w:tcW w:w="709" w:type="dxa"/>
            <w:tcPrChange w:id="4232" w:author="Joost Wijnings" w:date="2014-03-08T03:23:00Z">
              <w:tcPr>
                <w:tcW w:w="709" w:type="dxa"/>
              </w:tcPr>
            </w:tcPrChange>
          </w:tcPr>
          <w:p w14:paraId="39978FD8" w14:textId="77777777" w:rsidR="00A61596" w:rsidRPr="007117FA" w:rsidRDefault="00F82393">
            <w:pPr>
              <w:rPr>
                <w:color w:val="000000"/>
              </w:rPr>
            </w:pPr>
            <w:r w:rsidRPr="007117FA">
              <w:rPr>
                <w:color w:val="000000"/>
              </w:rPr>
              <w:t>v</w:t>
            </w:r>
          </w:p>
        </w:tc>
      </w:tr>
      <w:tr w:rsidR="00A61596" w:rsidRPr="00892F46" w14:paraId="255E7D53" w14:textId="77777777" w:rsidTr="00A86DD7">
        <w:tc>
          <w:tcPr>
            <w:tcW w:w="3227" w:type="dxa"/>
            <w:tcPrChange w:id="4233" w:author="Joost Wijnings" w:date="2014-03-08T03:23:00Z">
              <w:tcPr>
                <w:tcW w:w="3085" w:type="dxa"/>
              </w:tcPr>
            </w:tcPrChange>
          </w:tcPr>
          <w:p w14:paraId="7C1B01E1" w14:textId="77777777" w:rsidR="00A61596" w:rsidRPr="007117FA" w:rsidRDefault="00A61596">
            <w:pPr>
              <w:rPr>
                <w:color w:val="000000"/>
              </w:rPr>
            </w:pPr>
            <w:r w:rsidRPr="007117FA">
              <w:rPr>
                <w:color w:val="000000"/>
              </w:rPr>
              <w:t>zsdms:registratiedatum</w:t>
            </w:r>
          </w:p>
        </w:tc>
        <w:tc>
          <w:tcPr>
            <w:tcW w:w="1701" w:type="dxa"/>
            <w:vAlign w:val="bottom"/>
            <w:tcPrChange w:id="4234" w:author="Joost Wijnings" w:date="2014-03-08T03:23:00Z">
              <w:tcPr>
                <w:tcW w:w="1843" w:type="dxa"/>
                <w:vAlign w:val="bottom"/>
              </w:tcPr>
            </w:tcPrChange>
          </w:tcPr>
          <w:p w14:paraId="33241551" w14:textId="77777777" w:rsidR="00A61596" w:rsidRPr="007117FA" w:rsidRDefault="00A61596">
            <w:pPr>
              <w:rPr>
                <w:color w:val="0000FF"/>
                <w:u w:val="single"/>
              </w:rPr>
            </w:pPr>
            <w:r w:rsidRPr="007117FA">
              <w:t>Zaakfolder</w:t>
            </w:r>
          </w:p>
        </w:tc>
        <w:tc>
          <w:tcPr>
            <w:tcW w:w="4536" w:type="dxa"/>
            <w:tcPrChange w:id="4235" w:author="Joost Wijnings" w:date="2014-03-08T03:23:00Z">
              <w:tcPr>
                <w:tcW w:w="4536" w:type="dxa"/>
              </w:tcPr>
            </w:tcPrChange>
          </w:tcPr>
          <w:p w14:paraId="0A529294" w14:textId="77777777" w:rsidR="00A61596" w:rsidRPr="007117FA" w:rsidRDefault="00A61596">
            <w:pPr>
              <w:rPr>
                <w:color w:val="000000"/>
              </w:rPr>
            </w:pPr>
            <w:r w:rsidRPr="007117FA">
              <w:rPr>
                <w:color w:val="000000"/>
              </w:rPr>
              <w:t>Registratiedatum</w:t>
            </w:r>
          </w:p>
        </w:tc>
        <w:tc>
          <w:tcPr>
            <w:tcW w:w="709" w:type="dxa"/>
            <w:tcPrChange w:id="4236" w:author="Joost Wijnings" w:date="2014-03-08T03:23:00Z">
              <w:tcPr>
                <w:tcW w:w="709" w:type="dxa"/>
              </w:tcPr>
            </w:tcPrChange>
          </w:tcPr>
          <w:p w14:paraId="1CCDFC8D" w14:textId="77777777" w:rsidR="00A61596" w:rsidRPr="007117FA" w:rsidRDefault="00F82393">
            <w:pPr>
              <w:rPr>
                <w:color w:val="000000"/>
              </w:rPr>
            </w:pPr>
            <w:r w:rsidRPr="007117FA">
              <w:rPr>
                <w:color w:val="000000"/>
              </w:rPr>
              <w:t>v</w:t>
            </w:r>
          </w:p>
        </w:tc>
      </w:tr>
      <w:tr w:rsidR="00A61596" w:rsidRPr="00892F46" w14:paraId="7A00C4FA" w14:textId="77777777" w:rsidTr="00A86DD7">
        <w:tc>
          <w:tcPr>
            <w:tcW w:w="3227" w:type="dxa"/>
            <w:tcPrChange w:id="4237" w:author="Joost Wijnings" w:date="2014-03-08T03:23:00Z">
              <w:tcPr>
                <w:tcW w:w="3085" w:type="dxa"/>
              </w:tcPr>
            </w:tcPrChange>
          </w:tcPr>
          <w:p w14:paraId="34FA934C" w14:textId="77777777" w:rsidR="00A61596" w:rsidRPr="007117FA" w:rsidRDefault="00A61596">
            <w:pPr>
              <w:rPr>
                <w:color w:val="000000"/>
              </w:rPr>
            </w:pPr>
            <w:r w:rsidRPr="007117FA">
              <w:rPr>
                <w:color w:val="000000"/>
              </w:rPr>
              <w:t>zsdms:publicatiedatum</w:t>
            </w:r>
          </w:p>
        </w:tc>
        <w:tc>
          <w:tcPr>
            <w:tcW w:w="1701" w:type="dxa"/>
            <w:vAlign w:val="bottom"/>
            <w:tcPrChange w:id="4238" w:author="Joost Wijnings" w:date="2014-03-08T03:23:00Z">
              <w:tcPr>
                <w:tcW w:w="1843" w:type="dxa"/>
                <w:vAlign w:val="bottom"/>
              </w:tcPr>
            </w:tcPrChange>
          </w:tcPr>
          <w:p w14:paraId="0BF1A2A7" w14:textId="77777777" w:rsidR="00A61596" w:rsidRPr="007117FA" w:rsidRDefault="00A61596">
            <w:pPr>
              <w:rPr>
                <w:color w:val="0000FF"/>
                <w:u w:val="single"/>
              </w:rPr>
            </w:pPr>
            <w:r w:rsidRPr="007117FA">
              <w:t>Zaakfolder</w:t>
            </w:r>
          </w:p>
        </w:tc>
        <w:tc>
          <w:tcPr>
            <w:tcW w:w="4536" w:type="dxa"/>
            <w:tcPrChange w:id="4239" w:author="Joost Wijnings" w:date="2014-03-08T03:23:00Z">
              <w:tcPr>
                <w:tcW w:w="4536" w:type="dxa"/>
              </w:tcPr>
            </w:tcPrChange>
          </w:tcPr>
          <w:p w14:paraId="4FF9A48D" w14:textId="77777777" w:rsidR="00A61596" w:rsidRPr="007117FA" w:rsidRDefault="00A61596">
            <w:pPr>
              <w:rPr>
                <w:color w:val="000000"/>
              </w:rPr>
            </w:pPr>
            <w:r w:rsidRPr="007117FA">
              <w:rPr>
                <w:color w:val="000000"/>
              </w:rPr>
              <w:t>Publicatiedatum</w:t>
            </w:r>
          </w:p>
        </w:tc>
        <w:tc>
          <w:tcPr>
            <w:tcW w:w="709" w:type="dxa"/>
            <w:tcPrChange w:id="4240" w:author="Joost Wijnings" w:date="2014-03-08T03:23:00Z">
              <w:tcPr>
                <w:tcW w:w="709" w:type="dxa"/>
              </w:tcPr>
            </w:tcPrChange>
          </w:tcPr>
          <w:p w14:paraId="372AA4CB" w14:textId="77777777" w:rsidR="00A61596" w:rsidRPr="007117FA" w:rsidRDefault="005D0E92">
            <w:pPr>
              <w:rPr>
                <w:color w:val="000000"/>
              </w:rPr>
            </w:pPr>
            <w:r w:rsidRPr="007117FA">
              <w:rPr>
                <w:color w:val="000000"/>
              </w:rPr>
              <w:t>o</w:t>
            </w:r>
          </w:p>
        </w:tc>
      </w:tr>
      <w:tr w:rsidR="00A61596" w:rsidRPr="00892F46" w14:paraId="2755FDCE" w14:textId="77777777" w:rsidTr="00A86DD7">
        <w:tc>
          <w:tcPr>
            <w:tcW w:w="3227" w:type="dxa"/>
            <w:tcPrChange w:id="4241" w:author="Joost Wijnings" w:date="2014-03-08T03:23:00Z">
              <w:tcPr>
                <w:tcW w:w="3085" w:type="dxa"/>
              </w:tcPr>
            </w:tcPrChange>
          </w:tcPr>
          <w:p w14:paraId="0A91A4BB" w14:textId="77777777" w:rsidR="00A61596" w:rsidRPr="007117FA" w:rsidRDefault="00A61596">
            <w:pPr>
              <w:rPr>
                <w:color w:val="000000"/>
              </w:rPr>
            </w:pPr>
            <w:r w:rsidRPr="007117FA">
              <w:rPr>
                <w:color w:val="000000"/>
              </w:rPr>
              <w:t>zsdms:archiefnominatie</w:t>
            </w:r>
          </w:p>
        </w:tc>
        <w:tc>
          <w:tcPr>
            <w:tcW w:w="1701" w:type="dxa"/>
            <w:vAlign w:val="bottom"/>
            <w:tcPrChange w:id="4242" w:author="Joost Wijnings" w:date="2014-03-08T03:23:00Z">
              <w:tcPr>
                <w:tcW w:w="1843" w:type="dxa"/>
                <w:vAlign w:val="bottom"/>
              </w:tcPr>
            </w:tcPrChange>
          </w:tcPr>
          <w:p w14:paraId="106961CB" w14:textId="77777777" w:rsidR="00A61596" w:rsidRPr="007117FA" w:rsidRDefault="00A61596">
            <w:pPr>
              <w:rPr>
                <w:color w:val="0000FF"/>
                <w:u w:val="single"/>
              </w:rPr>
            </w:pPr>
            <w:r w:rsidRPr="007117FA">
              <w:t>Zaakfolder</w:t>
            </w:r>
          </w:p>
        </w:tc>
        <w:tc>
          <w:tcPr>
            <w:tcW w:w="4536" w:type="dxa"/>
            <w:tcPrChange w:id="4243" w:author="Joost Wijnings" w:date="2014-03-08T03:23:00Z">
              <w:tcPr>
                <w:tcW w:w="4536" w:type="dxa"/>
              </w:tcPr>
            </w:tcPrChange>
          </w:tcPr>
          <w:p w14:paraId="35D963A4" w14:textId="77777777" w:rsidR="00A61596" w:rsidRPr="007117FA" w:rsidRDefault="00A61596">
            <w:pPr>
              <w:rPr>
                <w:color w:val="000000"/>
              </w:rPr>
            </w:pPr>
            <w:r w:rsidRPr="007117FA">
              <w:rPr>
                <w:color w:val="000000"/>
              </w:rPr>
              <w:t>Archiefnominatie</w:t>
            </w:r>
          </w:p>
        </w:tc>
        <w:tc>
          <w:tcPr>
            <w:tcW w:w="709" w:type="dxa"/>
            <w:tcPrChange w:id="4244" w:author="Joost Wijnings" w:date="2014-03-08T03:23:00Z">
              <w:tcPr>
                <w:tcW w:w="709" w:type="dxa"/>
              </w:tcPr>
            </w:tcPrChange>
          </w:tcPr>
          <w:p w14:paraId="6FD05B93" w14:textId="77777777" w:rsidR="00A61596" w:rsidRPr="007117FA" w:rsidRDefault="00F82393">
            <w:pPr>
              <w:rPr>
                <w:color w:val="000000"/>
              </w:rPr>
            </w:pPr>
            <w:r w:rsidRPr="007117FA">
              <w:rPr>
                <w:color w:val="000000"/>
              </w:rPr>
              <w:t>v</w:t>
            </w:r>
          </w:p>
        </w:tc>
      </w:tr>
      <w:tr w:rsidR="00A61596" w:rsidRPr="00892F46" w14:paraId="1CCA3479" w14:textId="77777777" w:rsidTr="00A86DD7">
        <w:tc>
          <w:tcPr>
            <w:tcW w:w="3227" w:type="dxa"/>
            <w:vAlign w:val="bottom"/>
            <w:tcPrChange w:id="4245" w:author="Joost Wijnings" w:date="2014-03-08T03:23:00Z">
              <w:tcPr>
                <w:tcW w:w="3085" w:type="dxa"/>
                <w:vAlign w:val="bottom"/>
              </w:tcPr>
            </w:tcPrChange>
          </w:tcPr>
          <w:p w14:paraId="28F694CA" w14:textId="77777777" w:rsidR="00A61596" w:rsidRPr="007117FA" w:rsidRDefault="00A61596" w:rsidP="007117FA">
            <w:pPr>
              <w:rPr>
                <w:color w:val="000000"/>
              </w:rPr>
            </w:pPr>
            <w:r w:rsidRPr="007117FA">
              <w:rPr>
                <w:color w:val="000000"/>
              </w:rPr>
              <w:t>zsdms:resultaatomschrijving</w:t>
            </w:r>
          </w:p>
        </w:tc>
        <w:tc>
          <w:tcPr>
            <w:tcW w:w="1701" w:type="dxa"/>
            <w:vAlign w:val="bottom"/>
            <w:tcPrChange w:id="4246" w:author="Joost Wijnings" w:date="2014-03-08T03:23:00Z">
              <w:tcPr>
                <w:tcW w:w="1843" w:type="dxa"/>
                <w:vAlign w:val="bottom"/>
              </w:tcPr>
            </w:tcPrChange>
          </w:tcPr>
          <w:p w14:paraId="16B6D1C4" w14:textId="77777777" w:rsidR="00A61596" w:rsidRPr="007117FA" w:rsidRDefault="00A61596">
            <w:pPr>
              <w:rPr>
                <w:color w:val="0000FF"/>
                <w:u w:val="single"/>
              </w:rPr>
            </w:pPr>
            <w:r w:rsidRPr="007117FA">
              <w:t>Zaakfolder</w:t>
            </w:r>
          </w:p>
        </w:tc>
        <w:tc>
          <w:tcPr>
            <w:tcW w:w="4536" w:type="dxa"/>
            <w:vAlign w:val="bottom"/>
            <w:tcPrChange w:id="4247" w:author="Joost Wijnings" w:date="2014-03-08T03:23:00Z">
              <w:tcPr>
                <w:tcW w:w="4536" w:type="dxa"/>
                <w:vAlign w:val="bottom"/>
              </w:tcPr>
            </w:tcPrChange>
          </w:tcPr>
          <w:p w14:paraId="7E9A1182" w14:textId="77777777" w:rsidR="00A61596" w:rsidRPr="007117FA" w:rsidRDefault="007117FA">
            <w:pPr>
              <w:rPr>
                <w:color w:val="000000"/>
              </w:rPr>
            </w:pPr>
            <w:r w:rsidRPr="007117FA">
              <w:rPr>
                <w:color w:val="000000"/>
              </w:rPr>
              <w:t>Resultaatomschrijving</w:t>
            </w:r>
          </w:p>
        </w:tc>
        <w:tc>
          <w:tcPr>
            <w:tcW w:w="709" w:type="dxa"/>
            <w:tcPrChange w:id="4248" w:author="Joost Wijnings" w:date="2014-03-08T03:23:00Z">
              <w:tcPr>
                <w:tcW w:w="709" w:type="dxa"/>
              </w:tcPr>
            </w:tcPrChange>
          </w:tcPr>
          <w:p w14:paraId="779EA91A" w14:textId="77777777" w:rsidR="00A61596" w:rsidRPr="007117FA" w:rsidRDefault="007117FA">
            <w:pPr>
              <w:rPr>
                <w:color w:val="000000"/>
                <w:highlight w:val="yellow"/>
              </w:rPr>
            </w:pPr>
            <w:r w:rsidRPr="007117FA">
              <w:rPr>
                <w:color w:val="000000"/>
              </w:rPr>
              <w:t>v</w:t>
            </w:r>
          </w:p>
        </w:tc>
      </w:tr>
      <w:tr w:rsidR="00A61596" w:rsidRPr="00892F46" w14:paraId="46AC73BF" w14:textId="77777777" w:rsidTr="00A86DD7">
        <w:tc>
          <w:tcPr>
            <w:tcW w:w="3227" w:type="dxa"/>
            <w:vAlign w:val="bottom"/>
            <w:tcPrChange w:id="4249" w:author="Joost Wijnings" w:date="2014-03-08T03:23:00Z">
              <w:tcPr>
                <w:tcW w:w="3085" w:type="dxa"/>
                <w:vAlign w:val="bottom"/>
              </w:tcPr>
            </w:tcPrChange>
          </w:tcPr>
          <w:p w14:paraId="144BBA56" w14:textId="77777777" w:rsidR="00A61596" w:rsidRPr="007117FA" w:rsidRDefault="00A61596">
            <w:pPr>
              <w:rPr>
                <w:color w:val="000000"/>
              </w:rPr>
            </w:pPr>
            <w:r w:rsidRPr="007117FA">
              <w:rPr>
                <w:color w:val="000000"/>
              </w:rPr>
              <w:t>zsdms:datumVernietigingDossier</w:t>
            </w:r>
          </w:p>
        </w:tc>
        <w:tc>
          <w:tcPr>
            <w:tcW w:w="1701" w:type="dxa"/>
            <w:vAlign w:val="bottom"/>
            <w:tcPrChange w:id="4250" w:author="Joost Wijnings" w:date="2014-03-08T03:23:00Z">
              <w:tcPr>
                <w:tcW w:w="1843" w:type="dxa"/>
                <w:vAlign w:val="bottom"/>
              </w:tcPr>
            </w:tcPrChange>
          </w:tcPr>
          <w:p w14:paraId="38382772" w14:textId="77777777" w:rsidR="00A61596" w:rsidRPr="007117FA" w:rsidRDefault="00A61596">
            <w:pPr>
              <w:rPr>
                <w:color w:val="0000FF"/>
                <w:u w:val="single"/>
              </w:rPr>
            </w:pPr>
            <w:r w:rsidRPr="007117FA">
              <w:t>Zaakfolder</w:t>
            </w:r>
          </w:p>
        </w:tc>
        <w:tc>
          <w:tcPr>
            <w:tcW w:w="4536" w:type="dxa"/>
            <w:vAlign w:val="bottom"/>
            <w:tcPrChange w:id="4251" w:author="Joost Wijnings" w:date="2014-03-08T03:23:00Z">
              <w:tcPr>
                <w:tcW w:w="4536" w:type="dxa"/>
                <w:vAlign w:val="bottom"/>
              </w:tcPr>
            </w:tcPrChange>
          </w:tcPr>
          <w:p w14:paraId="5D4E0EB6" w14:textId="77777777" w:rsidR="00A61596" w:rsidRPr="007117FA" w:rsidRDefault="00A61596">
            <w:pPr>
              <w:rPr>
                <w:color w:val="000000"/>
              </w:rPr>
            </w:pPr>
            <w:r w:rsidRPr="007117FA">
              <w:rPr>
                <w:color w:val="000000"/>
              </w:rPr>
              <w:t>DatumVernietigingDossier</w:t>
            </w:r>
          </w:p>
        </w:tc>
        <w:tc>
          <w:tcPr>
            <w:tcW w:w="709" w:type="dxa"/>
            <w:tcPrChange w:id="4252" w:author="Joost Wijnings" w:date="2014-03-08T03:23:00Z">
              <w:tcPr>
                <w:tcW w:w="709" w:type="dxa"/>
              </w:tcPr>
            </w:tcPrChange>
          </w:tcPr>
          <w:p w14:paraId="16975534" w14:textId="77777777" w:rsidR="00A61596" w:rsidRPr="007117FA" w:rsidRDefault="005D0E92">
            <w:pPr>
              <w:rPr>
                <w:color w:val="000000"/>
              </w:rPr>
            </w:pPr>
            <w:r w:rsidRPr="007117FA">
              <w:rPr>
                <w:color w:val="000000"/>
              </w:rPr>
              <w:t>o</w:t>
            </w:r>
          </w:p>
        </w:tc>
      </w:tr>
      <w:tr w:rsidR="00A61596" w:rsidRPr="00892F46" w14:paraId="7D845D94" w14:textId="77777777" w:rsidTr="00A86DD7">
        <w:tc>
          <w:tcPr>
            <w:tcW w:w="3227" w:type="dxa"/>
            <w:vAlign w:val="bottom"/>
            <w:tcPrChange w:id="4253" w:author="Joost Wijnings" w:date="2014-03-08T03:23:00Z">
              <w:tcPr>
                <w:tcW w:w="3085" w:type="dxa"/>
                <w:vAlign w:val="bottom"/>
              </w:tcPr>
            </w:tcPrChange>
          </w:tcPr>
          <w:p w14:paraId="60E147A4" w14:textId="77777777" w:rsidR="00A61596" w:rsidRPr="007117FA" w:rsidRDefault="00A61596">
            <w:pPr>
              <w:rPr>
                <w:color w:val="000000"/>
              </w:rPr>
            </w:pPr>
            <w:r w:rsidRPr="007117FA">
              <w:rPr>
                <w:color w:val="000000"/>
              </w:rPr>
              <w:t>zsdms:voorvoegselsGeslachtsnaam</w:t>
            </w:r>
          </w:p>
        </w:tc>
        <w:tc>
          <w:tcPr>
            <w:tcW w:w="1701" w:type="dxa"/>
            <w:vAlign w:val="bottom"/>
            <w:tcPrChange w:id="4254" w:author="Joost Wijnings" w:date="2014-03-08T03:23:00Z">
              <w:tcPr>
                <w:tcW w:w="1843" w:type="dxa"/>
                <w:vAlign w:val="bottom"/>
              </w:tcPr>
            </w:tcPrChange>
          </w:tcPr>
          <w:p w14:paraId="3D8655F0" w14:textId="77777777" w:rsidR="00A61596" w:rsidRPr="007117FA" w:rsidRDefault="00A61596">
            <w:pPr>
              <w:rPr>
                <w:color w:val="0000FF"/>
                <w:u w:val="single"/>
              </w:rPr>
            </w:pPr>
            <w:r w:rsidRPr="007117FA">
              <w:t>Zaakfolder</w:t>
            </w:r>
          </w:p>
        </w:tc>
        <w:tc>
          <w:tcPr>
            <w:tcW w:w="4536" w:type="dxa"/>
            <w:vAlign w:val="bottom"/>
            <w:tcPrChange w:id="4255" w:author="Joost Wijnings" w:date="2014-03-08T03:23:00Z">
              <w:tcPr>
                <w:tcW w:w="4536" w:type="dxa"/>
                <w:vAlign w:val="bottom"/>
              </w:tcPr>
            </w:tcPrChange>
          </w:tcPr>
          <w:p w14:paraId="659BBF96" w14:textId="77777777" w:rsidR="00A61596" w:rsidRPr="007117FA" w:rsidRDefault="00A61596">
            <w:pPr>
              <w:rPr>
                <w:color w:val="000000"/>
              </w:rPr>
            </w:pPr>
            <w:r w:rsidRPr="007117FA">
              <w:rPr>
                <w:color w:val="000000"/>
              </w:rPr>
              <w:t>Voorvoegsels Geslachtsnaam</w:t>
            </w:r>
          </w:p>
        </w:tc>
        <w:tc>
          <w:tcPr>
            <w:tcW w:w="709" w:type="dxa"/>
            <w:tcPrChange w:id="4256" w:author="Joost Wijnings" w:date="2014-03-08T03:23:00Z">
              <w:tcPr>
                <w:tcW w:w="709" w:type="dxa"/>
              </w:tcPr>
            </w:tcPrChange>
          </w:tcPr>
          <w:p w14:paraId="2311D0CF" w14:textId="77777777" w:rsidR="00A61596" w:rsidRPr="007117FA" w:rsidRDefault="005D0E92">
            <w:pPr>
              <w:rPr>
                <w:color w:val="000000"/>
              </w:rPr>
            </w:pPr>
            <w:r w:rsidRPr="007117FA">
              <w:rPr>
                <w:color w:val="000000"/>
              </w:rPr>
              <w:t>o</w:t>
            </w:r>
          </w:p>
        </w:tc>
      </w:tr>
      <w:tr w:rsidR="00A61596" w:rsidRPr="00892F46" w14:paraId="73878443" w14:textId="77777777" w:rsidTr="00A86DD7">
        <w:tc>
          <w:tcPr>
            <w:tcW w:w="3227" w:type="dxa"/>
            <w:vAlign w:val="bottom"/>
            <w:tcPrChange w:id="4257" w:author="Joost Wijnings" w:date="2014-03-08T03:23:00Z">
              <w:tcPr>
                <w:tcW w:w="3085" w:type="dxa"/>
                <w:vAlign w:val="bottom"/>
              </w:tcPr>
            </w:tcPrChange>
          </w:tcPr>
          <w:p w14:paraId="5A06E270" w14:textId="77777777" w:rsidR="00A61596" w:rsidRPr="007117FA" w:rsidRDefault="00A61596">
            <w:pPr>
              <w:rPr>
                <w:color w:val="000000"/>
              </w:rPr>
            </w:pPr>
            <w:r w:rsidRPr="007117FA">
              <w:rPr>
                <w:color w:val="000000"/>
              </w:rPr>
              <w:t>zsdms:geslachtsnaam</w:t>
            </w:r>
          </w:p>
        </w:tc>
        <w:tc>
          <w:tcPr>
            <w:tcW w:w="1701" w:type="dxa"/>
            <w:vAlign w:val="bottom"/>
            <w:tcPrChange w:id="4258" w:author="Joost Wijnings" w:date="2014-03-08T03:23:00Z">
              <w:tcPr>
                <w:tcW w:w="1843" w:type="dxa"/>
                <w:vAlign w:val="bottom"/>
              </w:tcPr>
            </w:tcPrChange>
          </w:tcPr>
          <w:p w14:paraId="5529BD46" w14:textId="77777777" w:rsidR="00A61596" w:rsidRPr="007117FA" w:rsidRDefault="00A61596">
            <w:pPr>
              <w:rPr>
                <w:color w:val="0000FF"/>
                <w:u w:val="single"/>
              </w:rPr>
            </w:pPr>
            <w:r w:rsidRPr="007117FA">
              <w:t>Zaakfolder</w:t>
            </w:r>
          </w:p>
        </w:tc>
        <w:tc>
          <w:tcPr>
            <w:tcW w:w="4536" w:type="dxa"/>
            <w:vAlign w:val="bottom"/>
            <w:tcPrChange w:id="4259" w:author="Joost Wijnings" w:date="2014-03-08T03:23:00Z">
              <w:tcPr>
                <w:tcW w:w="4536" w:type="dxa"/>
                <w:vAlign w:val="bottom"/>
              </w:tcPr>
            </w:tcPrChange>
          </w:tcPr>
          <w:p w14:paraId="3D4F176C" w14:textId="77777777" w:rsidR="00A61596" w:rsidRPr="007117FA" w:rsidRDefault="00A61596">
            <w:pPr>
              <w:rPr>
                <w:color w:val="000000"/>
              </w:rPr>
            </w:pPr>
            <w:r w:rsidRPr="007117FA">
              <w:rPr>
                <w:color w:val="000000"/>
              </w:rPr>
              <w:t>Geslachtsnaam</w:t>
            </w:r>
          </w:p>
        </w:tc>
        <w:tc>
          <w:tcPr>
            <w:tcW w:w="709" w:type="dxa"/>
            <w:tcPrChange w:id="4260" w:author="Joost Wijnings" w:date="2014-03-08T03:23:00Z">
              <w:tcPr>
                <w:tcW w:w="709" w:type="dxa"/>
              </w:tcPr>
            </w:tcPrChange>
          </w:tcPr>
          <w:p w14:paraId="1E4260C7" w14:textId="77777777" w:rsidR="00A61596" w:rsidRPr="007117FA" w:rsidRDefault="005D0E92">
            <w:pPr>
              <w:rPr>
                <w:color w:val="000000"/>
              </w:rPr>
            </w:pPr>
            <w:r w:rsidRPr="007117FA">
              <w:rPr>
                <w:color w:val="000000"/>
              </w:rPr>
              <w:t>o</w:t>
            </w:r>
          </w:p>
        </w:tc>
      </w:tr>
      <w:tr w:rsidR="00A61596" w:rsidRPr="00892F46" w14:paraId="0F388783" w14:textId="77777777" w:rsidTr="00A86DD7">
        <w:tc>
          <w:tcPr>
            <w:tcW w:w="3227" w:type="dxa"/>
            <w:vAlign w:val="bottom"/>
            <w:tcPrChange w:id="4261" w:author="Joost Wijnings" w:date="2014-03-08T03:23:00Z">
              <w:tcPr>
                <w:tcW w:w="3085" w:type="dxa"/>
                <w:vAlign w:val="bottom"/>
              </w:tcPr>
            </w:tcPrChange>
          </w:tcPr>
          <w:p w14:paraId="30E9F39B" w14:textId="77777777" w:rsidR="00A61596" w:rsidRPr="007117FA" w:rsidRDefault="00A61596">
            <w:pPr>
              <w:rPr>
                <w:color w:val="000000"/>
              </w:rPr>
            </w:pPr>
            <w:r w:rsidRPr="007117FA">
              <w:rPr>
                <w:color w:val="000000"/>
              </w:rPr>
              <w:t>zsdms:achternaam</w:t>
            </w:r>
          </w:p>
        </w:tc>
        <w:tc>
          <w:tcPr>
            <w:tcW w:w="1701" w:type="dxa"/>
            <w:vAlign w:val="bottom"/>
            <w:tcPrChange w:id="4262" w:author="Joost Wijnings" w:date="2014-03-08T03:23:00Z">
              <w:tcPr>
                <w:tcW w:w="1843" w:type="dxa"/>
                <w:vAlign w:val="bottom"/>
              </w:tcPr>
            </w:tcPrChange>
          </w:tcPr>
          <w:p w14:paraId="1A333F21" w14:textId="77777777" w:rsidR="00A61596" w:rsidRPr="007117FA" w:rsidRDefault="00A61596">
            <w:pPr>
              <w:rPr>
                <w:color w:val="0000FF"/>
                <w:u w:val="single"/>
              </w:rPr>
            </w:pPr>
            <w:r w:rsidRPr="007117FA">
              <w:t>Zaakfolder</w:t>
            </w:r>
          </w:p>
        </w:tc>
        <w:tc>
          <w:tcPr>
            <w:tcW w:w="4536" w:type="dxa"/>
            <w:vAlign w:val="bottom"/>
            <w:tcPrChange w:id="4263" w:author="Joost Wijnings" w:date="2014-03-08T03:23:00Z">
              <w:tcPr>
                <w:tcW w:w="4536" w:type="dxa"/>
                <w:vAlign w:val="bottom"/>
              </w:tcPr>
            </w:tcPrChange>
          </w:tcPr>
          <w:p w14:paraId="3B0982D8" w14:textId="77777777" w:rsidR="00A61596" w:rsidRPr="007117FA" w:rsidRDefault="00A61596">
            <w:pPr>
              <w:rPr>
                <w:color w:val="000000"/>
              </w:rPr>
            </w:pPr>
            <w:r w:rsidRPr="007117FA">
              <w:rPr>
                <w:color w:val="000000"/>
              </w:rPr>
              <w:t>Achternaam</w:t>
            </w:r>
          </w:p>
        </w:tc>
        <w:tc>
          <w:tcPr>
            <w:tcW w:w="709" w:type="dxa"/>
            <w:tcPrChange w:id="4264" w:author="Joost Wijnings" w:date="2014-03-08T03:23:00Z">
              <w:tcPr>
                <w:tcW w:w="709" w:type="dxa"/>
              </w:tcPr>
            </w:tcPrChange>
          </w:tcPr>
          <w:p w14:paraId="76ED7899" w14:textId="77777777" w:rsidR="00A61596" w:rsidRPr="007117FA" w:rsidRDefault="005D0E92">
            <w:pPr>
              <w:rPr>
                <w:color w:val="000000"/>
              </w:rPr>
            </w:pPr>
            <w:r w:rsidRPr="007117FA">
              <w:rPr>
                <w:color w:val="000000"/>
              </w:rPr>
              <w:t>o</w:t>
            </w:r>
          </w:p>
        </w:tc>
      </w:tr>
      <w:tr w:rsidR="00A61596" w:rsidRPr="00892F46" w14:paraId="7CFF1DAB" w14:textId="77777777" w:rsidTr="00A86DD7">
        <w:tc>
          <w:tcPr>
            <w:tcW w:w="3227" w:type="dxa"/>
            <w:vAlign w:val="bottom"/>
            <w:tcPrChange w:id="4265" w:author="Joost Wijnings" w:date="2014-03-08T03:23:00Z">
              <w:tcPr>
                <w:tcW w:w="3085" w:type="dxa"/>
                <w:vAlign w:val="bottom"/>
              </w:tcPr>
            </w:tcPrChange>
          </w:tcPr>
          <w:p w14:paraId="06B35EDF" w14:textId="77777777" w:rsidR="00A61596" w:rsidRPr="007117FA" w:rsidRDefault="00A61596">
            <w:pPr>
              <w:rPr>
                <w:color w:val="000000"/>
              </w:rPr>
            </w:pPr>
            <w:r w:rsidRPr="007117FA">
              <w:rPr>
                <w:color w:val="000000"/>
              </w:rPr>
              <w:t>zsdms:voorvoegsel</w:t>
            </w:r>
          </w:p>
        </w:tc>
        <w:tc>
          <w:tcPr>
            <w:tcW w:w="1701" w:type="dxa"/>
            <w:vAlign w:val="bottom"/>
            <w:tcPrChange w:id="4266" w:author="Joost Wijnings" w:date="2014-03-08T03:23:00Z">
              <w:tcPr>
                <w:tcW w:w="1843" w:type="dxa"/>
                <w:vAlign w:val="bottom"/>
              </w:tcPr>
            </w:tcPrChange>
          </w:tcPr>
          <w:p w14:paraId="2A4B3FEB" w14:textId="77777777" w:rsidR="00A61596" w:rsidRPr="007117FA" w:rsidRDefault="00A61596">
            <w:pPr>
              <w:rPr>
                <w:color w:val="0000FF"/>
                <w:u w:val="single"/>
              </w:rPr>
            </w:pPr>
            <w:r w:rsidRPr="007117FA">
              <w:t>Zaakfolder</w:t>
            </w:r>
          </w:p>
        </w:tc>
        <w:tc>
          <w:tcPr>
            <w:tcW w:w="4536" w:type="dxa"/>
            <w:vAlign w:val="bottom"/>
            <w:tcPrChange w:id="4267" w:author="Joost Wijnings" w:date="2014-03-08T03:23:00Z">
              <w:tcPr>
                <w:tcW w:w="4536" w:type="dxa"/>
                <w:vAlign w:val="bottom"/>
              </w:tcPr>
            </w:tcPrChange>
          </w:tcPr>
          <w:p w14:paraId="23DFE8F9" w14:textId="77777777" w:rsidR="00A61596" w:rsidRPr="007117FA" w:rsidRDefault="00A61596">
            <w:pPr>
              <w:rPr>
                <w:color w:val="000000"/>
              </w:rPr>
            </w:pPr>
            <w:r w:rsidRPr="007117FA">
              <w:rPr>
                <w:color w:val="000000"/>
              </w:rPr>
              <w:t>Voorvoegsel</w:t>
            </w:r>
          </w:p>
        </w:tc>
        <w:tc>
          <w:tcPr>
            <w:tcW w:w="709" w:type="dxa"/>
            <w:tcPrChange w:id="4268" w:author="Joost Wijnings" w:date="2014-03-08T03:23:00Z">
              <w:tcPr>
                <w:tcW w:w="709" w:type="dxa"/>
              </w:tcPr>
            </w:tcPrChange>
          </w:tcPr>
          <w:p w14:paraId="5FF960B0" w14:textId="77777777" w:rsidR="00A61596" w:rsidRPr="007117FA" w:rsidRDefault="005D0E92">
            <w:pPr>
              <w:rPr>
                <w:color w:val="000000"/>
              </w:rPr>
            </w:pPr>
            <w:r w:rsidRPr="007117FA">
              <w:rPr>
                <w:color w:val="000000"/>
              </w:rPr>
              <w:t>o</w:t>
            </w:r>
          </w:p>
        </w:tc>
      </w:tr>
      <w:tr w:rsidR="00A61596" w:rsidRPr="00892F46" w14:paraId="34152DC7" w14:textId="77777777" w:rsidTr="00A86DD7">
        <w:tc>
          <w:tcPr>
            <w:tcW w:w="3227" w:type="dxa"/>
            <w:vAlign w:val="bottom"/>
            <w:tcPrChange w:id="4269" w:author="Joost Wijnings" w:date="2014-03-08T03:23:00Z">
              <w:tcPr>
                <w:tcW w:w="3085" w:type="dxa"/>
                <w:vAlign w:val="bottom"/>
              </w:tcPr>
            </w:tcPrChange>
          </w:tcPr>
          <w:p w14:paraId="6222323D" w14:textId="77777777" w:rsidR="00A61596" w:rsidRPr="007117FA" w:rsidRDefault="00A61596">
            <w:pPr>
              <w:rPr>
                <w:color w:val="000000"/>
              </w:rPr>
            </w:pPr>
            <w:r w:rsidRPr="007117FA">
              <w:rPr>
                <w:color w:val="000000"/>
              </w:rPr>
              <w:t>zsdms:medewerkeridentificatie</w:t>
            </w:r>
          </w:p>
        </w:tc>
        <w:tc>
          <w:tcPr>
            <w:tcW w:w="1701" w:type="dxa"/>
            <w:vAlign w:val="bottom"/>
            <w:tcPrChange w:id="4270" w:author="Joost Wijnings" w:date="2014-03-08T03:23:00Z">
              <w:tcPr>
                <w:tcW w:w="1843" w:type="dxa"/>
                <w:vAlign w:val="bottom"/>
              </w:tcPr>
            </w:tcPrChange>
          </w:tcPr>
          <w:p w14:paraId="54EE3795" w14:textId="77777777" w:rsidR="00A61596" w:rsidRPr="007117FA" w:rsidRDefault="00A61596">
            <w:pPr>
              <w:rPr>
                <w:color w:val="0000FF"/>
                <w:u w:val="single"/>
              </w:rPr>
            </w:pPr>
            <w:r w:rsidRPr="007117FA">
              <w:t>Zaakfolder</w:t>
            </w:r>
          </w:p>
        </w:tc>
        <w:tc>
          <w:tcPr>
            <w:tcW w:w="4536" w:type="dxa"/>
            <w:vAlign w:val="bottom"/>
            <w:tcPrChange w:id="4271" w:author="Joost Wijnings" w:date="2014-03-08T03:23:00Z">
              <w:tcPr>
                <w:tcW w:w="4536" w:type="dxa"/>
                <w:vAlign w:val="bottom"/>
              </w:tcPr>
            </w:tcPrChange>
          </w:tcPr>
          <w:p w14:paraId="51D73EC5" w14:textId="77777777" w:rsidR="00A61596" w:rsidRPr="007117FA" w:rsidRDefault="00A61596">
            <w:pPr>
              <w:rPr>
                <w:color w:val="000000"/>
              </w:rPr>
            </w:pPr>
            <w:r w:rsidRPr="007117FA">
              <w:rPr>
                <w:color w:val="000000"/>
              </w:rPr>
              <w:t>Medewerkeridentificatie</w:t>
            </w:r>
            <w:r w:rsidR="00134C60">
              <w:rPr>
                <w:color w:val="000000"/>
              </w:rPr>
              <w:t xml:space="preserve"> (van initiator zaak)</w:t>
            </w:r>
          </w:p>
        </w:tc>
        <w:tc>
          <w:tcPr>
            <w:tcW w:w="709" w:type="dxa"/>
            <w:tcPrChange w:id="4272" w:author="Joost Wijnings" w:date="2014-03-08T03:23:00Z">
              <w:tcPr>
                <w:tcW w:w="709" w:type="dxa"/>
              </w:tcPr>
            </w:tcPrChange>
          </w:tcPr>
          <w:p w14:paraId="498FFE22" w14:textId="77777777" w:rsidR="00A61596" w:rsidRPr="007117FA" w:rsidRDefault="00F82393">
            <w:pPr>
              <w:rPr>
                <w:color w:val="000000"/>
              </w:rPr>
            </w:pPr>
            <w:r w:rsidRPr="007117FA">
              <w:rPr>
                <w:color w:val="000000"/>
              </w:rPr>
              <w:t>v</w:t>
            </w:r>
          </w:p>
        </w:tc>
      </w:tr>
      <w:tr w:rsidR="00A61596" w:rsidRPr="00892F46" w14:paraId="7D0CA25F" w14:textId="77777777" w:rsidTr="00A86DD7">
        <w:tc>
          <w:tcPr>
            <w:tcW w:w="3227" w:type="dxa"/>
            <w:vAlign w:val="bottom"/>
            <w:tcPrChange w:id="4273" w:author="Joost Wijnings" w:date="2014-03-08T03:23:00Z">
              <w:tcPr>
                <w:tcW w:w="3085" w:type="dxa"/>
                <w:vAlign w:val="bottom"/>
              </w:tcPr>
            </w:tcPrChange>
          </w:tcPr>
          <w:p w14:paraId="2B89F373" w14:textId="77777777" w:rsidR="00A61596" w:rsidRPr="007117FA" w:rsidRDefault="00A61596">
            <w:pPr>
              <w:rPr>
                <w:color w:val="000000"/>
              </w:rPr>
            </w:pPr>
            <w:r w:rsidRPr="007117FA">
              <w:rPr>
                <w:color w:val="000000"/>
              </w:rPr>
              <w:t>zsdms:organisatieidentificatie</w:t>
            </w:r>
          </w:p>
        </w:tc>
        <w:tc>
          <w:tcPr>
            <w:tcW w:w="1701" w:type="dxa"/>
            <w:vAlign w:val="bottom"/>
            <w:tcPrChange w:id="4274" w:author="Joost Wijnings" w:date="2014-03-08T03:23:00Z">
              <w:tcPr>
                <w:tcW w:w="1843" w:type="dxa"/>
                <w:vAlign w:val="bottom"/>
              </w:tcPr>
            </w:tcPrChange>
          </w:tcPr>
          <w:p w14:paraId="664D598B" w14:textId="77777777" w:rsidR="00A61596" w:rsidRPr="007117FA" w:rsidRDefault="00A61596">
            <w:pPr>
              <w:rPr>
                <w:color w:val="0000FF"/>
                <w:u w:val="single"/>
              </w:rPr>
            </w:pPr>
            <w:r w:rsidRPr="007117FA">
              <w:t>Zaakfolder</w:t>
            </w:r>
          </w:p>
        </w:tc>
        <w:tc>
          <w:tcPr>
            <w:tcW w:w="4536" w:type="dxa"/>
            <w:vAlign w:val="bottom"/>
            <w:tcPrChange w:id="4275" w:author="Joost Wijnings" w:date="2014-03-08T03:23:00Z">
              <w:tcPr>
                <w:tcW w:w="4536" w:type="dxa"/>
                <w:vAlign w:val="bottom"/>
              </w:tcPr>
            </w:tcPrChange>
          </w:tcPr>
          <w:p w14:paraId="4071105F" w14:textId="77777777" w:rsidR="00A61596" w:rsidRPr="007117FA" w:rsidRDefault="00A61596">
            <w:pPr>
              <w:rPr>
                <w:color w:val="000000"/>
              </w:rPr>
            </w:pPr>
            <w:r w:rsidRPr="007117FA">
              <w:rPr>
                <w:color w:val="000000"/>
              </w:rPr>
              <w:t>Organisatieidentificatie</w:t>
            </w:r>
            <w:r w:rsidR="007B00FA">
              <w:rPr>
                <w:color w:val="000000"/>
              </w:rPr>
              <w:t xml:space="preserve"> </w:t>
            </w:r>
            <w:r w:rsidR="00134C60">
              <w:rPr>
                <w:color w:val="000000"/>
              </w:rPr>
              <w:t>(van initiator zaak)</w:t>
            </w:r>
          </w:p>
        </w:tc>
        <w:tc>
          <w:tcPr>
            <w:tcW w:w="709" w:type="dxa"/>
            <w:tcPrChange w:id="4276" w:author="Joost Wijnings" w:date="2014-03-08T03:23:00Z">
              <w:tcPr>
                <w:tcW w:w="709" w:type="dxa"/>
              </w:tcPr>
            </w:tcPrChange>
          </w:tcPr>
          <w:p w14:paraId="4C8DF569" w14:textId="77777777" w:rsidR="00A61596" w:rsidRPr="007117FA" w:rsidRDefault="00F82393">
            <w:pPr>
              <w:rPr>
                <w:color w:val="000000"/>
              </w:rPr>
            </w:pPr>
            <w:r w:rsidRPr="007117FA">
              <w:rPr>
                <w:color w:val="000000"/>
              </w:rPr>
              <w:t>v</w:t>
            </w:r>
          </w:p>
        </w:tc>
      </w:tr>
      <w:tr w:rsidR="00A61596" w:rsidRPr="00892F46" w14:paraId="7F7D267C" w14:textId="77777777" w:rsidTr="00A86DD7">
        <w:tc>
          <w:tcPr>
            <w:tcW w:w="3227" w:type="dxa"/>
            <w:vAlign w:val="bottom"/>
            <w:tcPrChange w:id="4277" w:author="Joost Wijnings" w:date="2014-03-08T03:23:00Z">
              <w:tcPr>
                <w:tcW w:w="3085" w:type="dxa"/>
                <w:vAlign w:val="bottom"/>
              </w:tcPr>
            </w:tcPrChange>
          </w:tcPr>
          <w:p w14:paraId="68BDFF8F" w14:textId="77777777" w:rsidR="00A61596" w:rsidRPr="007117FA" w:rsidRDefault="00A61596">
            <w:pPr>
              <w:rPr>
                <w:color w:val="000000"/>
              </w:rPr>
            </w:pPr>
            <w:r w:rsidRPr="007117FA">
              <w:rPr>
                <w:color w:val="000000"/>
              </w:rPr>
              <w:t>zsdms:inp.bsn</w:t>
            </w:r>
          </w:p>
        </w:tc>
        <w:tc>
          <w:tcPr>
            <w:tcW w:w="1701" w:type="dxa"/>
            <w:vAlign w:val="bottom"/>
            <w:tcPrChange w:id="4278" w:author="Joost Wijnings" w:date="2014-03-08T03:23:00Z">
              <w:tcPr>
                <w:tcW w:w="1843" w:type="dxa"/>
                <w:vAlign w:val="bottom"/>
              </w:tcPr>
            </w:tcPrChange>
          </w:tcPr>
          <w:p w14:paraId="5C020443" w14:textId="77777777" w:rsidR="00A61596" w:rsidRPr="007117FA" w:rsidRDefault="00A61596">
            <w:pPr>
              <w:rPr>
                <w:color w:val="0000FF"/>
                <w:u w:val="single"/>
              </w:rPr>
            </w:pPr>
            <w:r w:rsidRPr="007117FA">
              <w:t>Zaakfolder</w:t>
            </w:r>
          </w:p>
        </w:tc>
        <w:tc>
          <w:tcPr>
            <w:tcW w:w="4536" w:type="dxa"/>
            <w:vAlign w:val="bottom"/>
            <w:tcPrChange w:id="4279" w:author="Joost Wijnings" w:date="2014-03-08T03:23:00Z">
              <w:tcPr>
                <w:tcW w:w="4536" w:type="dxa"/>
                <w:vAlign w:val="bottom"/>
              </w:tcPr>
            </w:tcPrChange>
          </w:tcPr>
          <w:p w14:paraId="546A6D15" w14:textId="77777777" w:rsidR="00A61596" w:rsidRPr="007117FA" w:rsidRDefault="00A61596">
            <w:pPr>
              <w:rPr>
                <w:color w:val="000000"/>
              </w:rPr>
            </w:pPr>
            <w:r w:rsidRPr="007117FA">
              <w:rPr>
                <w:color w:val="000000"/>
              </w:rPr>
              <w:t>Burgerservicenummer</w:t>
            </w:r>
            <w:r w:rsidR="007B00FA">
              <w:rPr>
                <w:color w:val="000000"/>
              </w:rPr>
              <w:t xml:space="preserve"> </w:t>
            </w:r>
            <w:r w:rsidR="00134C60">
              <w:rPr>
                <w:color w:val="000000"/>
              </w:rPr>
              <w:t>(van initiator zaak)</w:t>
            </w:r>
          </w:p>
        </w:tc>
        <w:tc>
          <w:tcPr>
            <w:tcW w:w="709" w:type="dxa"/>
            <w:tcPrChange w:id="4280" w:author="Joost Wijnings" w:date="2014-03-08T03:23:00Z">
              <w:tcPr>
                <w:tcW w:w="709" w:type="dxa"/>
              </w:tcPr>
            </w:tcPrChange>
          </w:tcPr>
          <w:p w14:paraId="11E7AA4E" w14:textId="77777777" w:rsidR="00A61596" w:rsidRPr="007117FA" w:rsidRDefault="00F82393">
            <w:pPr>
              <w:rPr>
                <w:color w:val="000000"/>
              </w:rPr>
            </w:pPr>
            <w:r w:rsidRPr="007117FA">
              <w:rPr>
                <w:color w:val="000000"/>
              </w:rPr>
              <w:t>v</w:t>
            </w:r>
          </w:p>
        </w:tc>
      </w:tr>
      <w:tr w:rsidR="00A61596" w:rsidRPr="00892F46" w14:paraId="7EC30C68" w14:textId="77777777" w:rsidTr="00A86DD7">
        <w:tc>
          <w:tcPr>
            <w:tcW w:w="3227" w:type="dxa"/>
            <w:vAlign w:val="bottom"/>
            <w:tcPrChange w:id="4281" w:author="Joost Wijnings" w:date="2014-03-08T03:23:00Z">
              <w:tcPr>
                <w:tcW w:w="3085" w:type="dxa"/>
                <w:vAlign w:val="bottom"/>
              </w:tcPr>
            </w:tcPrChange>
          </w:tcPr>
          <w:p w14:paraId="7F3A4D11" w14:textId="77777777" w:rsidR="00A61596" w:rsidRPr="007117FA" w:rsidRDefault="00A61596">
            <w:pPr>
              <w:rPr>
                <w:color w:val="000000"/>
              </w:rPr>
            </w:pPr>
            <w:r w:rsidRPr="007117FA">
              <w:rPr>
                <w:color w:val="000000"/>
              </w:rPr>
              <w:t>zsdms:anp.identificatie</w:t>
            </w:r>
          </w:p>
        </w:tc>
        <w:tc>
          <w:tcPr>
            <w:tcW w:w="1701" w:type="dxa"/>
            <w:vAlign w:val="bottom"/>
            <w:tcPrChange w:id="4282" w:author="Joost Wijnings" w:date="2014-03-08T03:23:00Z">
              <w:tcPr>
                <w:tcW w:w="1843" w:type="dxa"/>
                <w:vAlign w:val="bottom"/>
              </w:tcPr>
            </w:tcPrChange>
          </w:tcPr>
          <w:p w14:paraId="7AAB8646" w14:textId="77777777" w:rsidR="00A61596" w:rsidRPr="007117FA" w:rsidRDefault="00A61596">
            <w:pPr>
              <w:rPr>
                <w:color w:val="0000FF"/>
                <w:u w:val="single"/>
              </w:rPr>
            </w:pPr>
            <w:r w:rsidRPr="007117FA">
              <w:t>Zaakfolder</w:t>
            </w:r>
          </w:p>
        </w:tc>
        <w:tc>
          <w:tcPr>
            <w:tcW w:w="4536" w:type="dxa"/>
            <w:vAlign w:val="bottom"/>
            <w:tcPrChange w:id="4283" w:author="Joost Wijnings" w:date="2014-03-08T03:23:00Z">
              <w:tcPr>
                <w:tcW w:w="4536" w:type="dxa"/>
                <w:vAlign w:val="bottom"/>
              </w:tcPr>
            </w:tcPrChange>
          </w:tcPr>
          <w:p w14:paraId="214B2A6F" w14:textId="77777777" w:rsidR="00A61596" w:rsidRPr="005938EF" w:rsidRDefault="00A61596" w:rsidP="005979EB">
            <w:pPr>
              <w:rPr>
                <w:color w:val="000000"/>
              </w:rPr>
            </w:pPr>
            <w:r w:rsidRPr="005938EF">
              <w:rPr>
                <w:color w:val="000000"/>
              </w:rPr>
              <w:t>Nummer ander natuurlijk</w:t>
            </w:r>
          </w:p>
          <w:p w14:paraId="5BA7B9AB" w14:textId="77777777" w:rsidR="00A61596" w:rsidRPr="00EA2FCE" w:rsidRDefault="00134C60" w:rsidP="005979EB">
            <w:pPr>
              <w:rPr>
                <w:color w:val="000000"/>
              </w:rPr>
            </w:pPr>
            <w:r w:rsidRPr="00EA2FCE">
              <w:rPr>
                <w:color w:val="000000"/>
              </w:rPr>
              <w:t>persoon</w:t>
            </w:r>
            <w:r w:rsidR="007B00FA" w:rsidRPr="00EA2FCE">
              <w:rPr>
                <w:color w:val="000000"/>
              </w:rPr>
              <w:t xml:space="preserve"> </w:t>
            </w:r>
            <w:r w:rsidRPr="00EA2FCE">
              <w:rPr>
                <w:color w:val="000000"/>
              </w:rPr>
              <w:t>(van initiator zaak)</w:t>
            </w:r>
          </w:p>
        </w:tc>
        <w:tc>
          <w:tcPr>
            <w:tcW w:w="709" w:type="dxa"/>
            <w:tcPrChange w:id="4284" w:author="Joost Wijnings" w:date="2014-03-08T03:23:00Z">
              <w:tcPr>
                <w:tcW w:w="709" w:type="dxa"/>
              </w:tcPr>
            </w:tcPrChange>
          </w:tcPr>
          <w:p w14:paraId="4C8AAAB0" w14:textId="77777777" w:rsidR="00A61596" w:rsidRPr="007117FA" w:rsidRDefault="00F82393" w:rsidP="005979EB">
            <w:pPr>
              <w:rPr>
                <w:color w:val="000000"/>
              </w:rPr>
            </w:pPr>
            <w:r w:rsidRPr="007117FA">
              <w:rPr>
                <w:color w:val="000000"/>
              </w:rPr>
              <w:t>v</w:t>
            </w:r>
          </w:p>
        </w:tc>
      </w:tr>
      <w:tr w:rsidR="00A61596" w:rsidRPr="00892F46" w14:paraId="59B53577" w14:textId="77777777" w:rsidTr="00A86DD7">
        <w:tc>
          <w:tcPr>
            <w:tcW w:w="3227" w:type="dxa"/>
            <w:vAlign w:val="bottom"/>
            <w:tcPrChange w:id="4285" w:author="Joost Wijnings" w:date="2014-03-08T03:23:00Z">
              <w:tcPr>
                <w:tcW w:w="3085" w:type="dxa"/>
                <w:vAlign w:val="bottom"/>
              </w:tcPr>
            </w:tcPrChange>
          </w:tcPr>
          <w:p w14:paraId="1BBFF642" w14:textId="77777777" w:rsidR="00A61596" w:rsidRPr="007117FA" w:rsidRDefault="00A61596">
            <w:pPr>
              <w:rPr>
                <w:color w:val="000000"/>
              </w:rPr>
            </w:pPr>
            <w:r w:rsidRPr="007117FA">
              <w:rPr>
                <w:color w:val="000000"/>
              </w:rPr>
              <w:t>zsdms:inn.nnpld</w:t>
            </w:r>
          </w:p>
        </w:tc>
        <w:tc>
          <w:tcPr>
            <w:tcW w:w="1701" w:type="dxa"/>
            <w:vAlign w:val="bottom"/>
            <w:tcPrChange w:id="4286" w:author="Joost Wijnings" w:date="2014-03-08T03:23:00Z">
              <w:tcPr>
                <w:tcW w:w="1843" w:type="dxa"/>
                <w:vAlign w:val="bottom"/>
              </w:tcPr>
            </w:tcPrChange>
          </w:tcPr>
          <w:p w14:paraId="2E56FAD9" w14:textId="77777777" w:rsidR="00A61596" w:rsidRPr="007117FA" w:rsidRDefault="00A61596">
            <w:pPr>
              <w:rPr>
                <w:color w:val="0000FF"/>
                <w:u w:val="single"/>
              </w:rPr>
            </w:pPr>
            <w:r w:rsidRPr="007117FA">
              <w:t>Zaakfolder</w:t>
            </w:r>
          </w:p>
        </w:tc>
        <w:tc>
          <w:tcPr>
            <w:tcW w:w="4536" w:type="dxa"/>
            <w:vAlign w:val="bottom"/>
            <w:tcPrChange w:id="4287" w:author="Joost Wijnings" w:date="2014-03-08T03:23:00Z">
              <w:tcPr>
                <w:tcW w:w="4536" w:type="dxa"/>
                <w:vAlign w:val="bottom"/>
              </w:tcPr>
            </w:tcPrChange>
          </w:tcPr>
          <w:p w14:paraId="59E22B80" w14:textId="77777777" w:rsidR="00A61596" w:rsidRPr="00EA2FCE" w:rsidRDefault="00A61596">
            <w:pPr>
              <w:rPr>
                <w:color w:val="000000"/>
              </w:rPr>
            </w:pPr>
            <w:r w:rsidRPr="005938EF">
              <w:rPr>
                <w:color w:val="000000"/>
              </w:rPr>
              <w:t>NNP-ID</w:t>
            </w:r>
            <w:r w:rsidR="007B00FA" w:rsidRPr="00EA2FCE">
              <w:rPr>
                <w:color w:val="000000"/>
              </w:rPr>
              <w:t xml:space="preserve"> </w:t>
            </w:r>
            <w:r w:rsidR="00134C60" w:rsidRPr="00EA2FCE">
              <w:rPr>
                <w:color w:val="000000"/>
              </w:rPr>
              <w:t>(van initiator zaak)</w:t>
            </w:r>
          </w:p>
        </w:tc>
        <w:tc>
          <w:tcPr>
            <w:tcW w:w="709" w:type="dxa"/>
            <w:tcPrChange w:id="4288" w:author="Joost Wijnings" w:date="2014-03-08T03:23:00Z">
              <w:tcPr>
                <w:tcW w:w="709" w:type="dxa"/>
              </w:tcPr>
            </w:tcPrChange>
          </w:tcPr>
          <w:p w14:paraId="54ABB114" w14:textId="77777777" w:rsidR="00A61596" w:rsidRPr="007117FA" w:rsidRDefault="00F82393">
            <w:pPr>
              <w:rPr>
                <w:color w:val="000000"/>
              </w:rPr>
            </w:pPr>
            <w:r w:rsidRPr="007117FA">
              <w:rPr>
                <w:color w:val="000000"/>
              </w:rPr>
              <w:t>v</w:t>
            </w:r>
          </w:p>
        </w:tc>
      </w:tr>
      <w:tr w:rsidR="00A61596" w:rsidRPr="00892F46" w14:paraId="7D1E908B" w14:textId="77777777" w:rsidTr="00A86DD7">
        <w:tc>
          <w:tcPr>
            <w:tcW w:w="3227" w:type="dxa"/>
            <w:vAlign w:val="bottom"/>
            <w:tcPrChange w:id="4289" w:author="Joost Wijnings" w:date="2014-03-08T03:23:00Z">
              <w:tcPr>
                <w:tcW w:w="3085" w:type="dxa"/>
                <w:vAlign w:val="bottom"/>
              </w:tcPr>
            </w:tcPrChange>
          </w:tcPr>
          <w:p w14:paraId="17D0F0F9" w14:textId="77777777" w:rsidR="00A61596" w:rsidRPr="007117FA" w:rsidRDefault="00A61596">
            <w:pPr>
              <w:rPr>
                <w:color w:val="000000"/>
              </w:rPr>
            </w:pPr>
            <w:r w:rsidRPr="007117FA">
              <w:rPr>
                <w:color w:val="000000"/>
              </w:rPr>
              <w:t>zsdms:ann.identificatie</w:t>
            </w:r>
          </w:p>
        </w:tc>
        <w:tc>
          <w:tcPr>
            <w:tcW w:w="1701" w:type="dxa"/>
            <w:vAlign w:val="bottom"/>
            <w:tcPrChange w:id="4290" w:author="Joost Wijnings" w:date="2014-03-08T03:23:00Z">
              <w:tcPr>
                <w:tcW w:w="1843" w:type="dxa"/>
                <w:vAlign w:val="bottom"/>
              </w:tcPr>
            </w:tcPrChange>
          </w:tcPr>
          <w:p w14:paraId="45B932A9" w14:textId="77777777" w:rsidR="00A61596" w:rsidRPr="007117FA" w:rsidRDefault="00A61596">
            <w:pPr>
              <w:rPr>
                <w:color w:val="0000FF"/>
                <w:u w:val="single"/>
              </w:rPr>
            </w:pPr>
            <w:r w:rsidRPr="007117FA">
              <w:t>Zaakfolder</w:t>
            </w:r>
          </w:p>
        </w:tc>
        <w:tc>
          <w:tcPr>
            <w:tcW w:w="4536" w:type="dxa"/>
            <w:vAlign w:val="bottom"/>
            <w:tcPrChange w:id="4291" w:author="Joost Wijnings" w:date="2014-03-08T03:23:00Z">
              <w:tcPr>
                <w:tcW w:w="4536" w:type="dxa"/>
                <w:vAlign w:val="bottom"/>
              </w:tcPr>
            </w:tcPrChange>
          </w:tcPr>
          <w:p w14:paraId="6CD94BB1" w14:textId="77777777" w:rsidR="00A61596" w:rsidRPr="007117FA" w:rsidRDefault="00A61596" w:rsidP="005979EB">
            <w:pPr>
              <w:rPr>
                <w:color w:val="000000"/>
              </w:rPr>
            </w:pPr>
            <w:r w:rsidRPr="007117FA">
              <w:rPr>
                <w:color w:val="000000"/>
              </w:rPr>
              <w:t>Nummer</w:t>
            </w:r>
          </w:p>
          <w:p w14:paraId="6739BE62" w14:textId="77777777" w:rsidR="00A61596" w:rsidRPr="007117FA" w:rsidRDefault="00A61596" w:rsidP="005979EB">
            <w:pPr>
              <w:rPr>
                <w:color w:val="000000"/>
              </w:rPr>
            </w:pPr>
            <w:r w:rsidRPr="007117FA">
              <w:rPr>
                <w:color w:val="000000"/>
              </w:rPr>
              <w:t>ander buitenlands niet-natuurlijk persoon</w:t>
            </w:r>
            <w:r w:rsidR="007B00FA">
              <w:rPr>
                <w:color w:val="000000"/>
              </w:rPr>
              <w:t xml:space="preserve"> </w:t>
            </w:r>
            <w:r w:rsidR="00134C60" w:rsidRPr="005938EF">
              <w:rPr>
                <w:color w:val="000000"/>
              </w:rPr>
              <w:t>(van initiator zaak)</w:t>
            </w:r>
          </w:p>
        </w:tc>
        <w:tc>
          <w:tcPr>
            <w:tcW w:w="709" w:type="dxa"/>
            <w:tcPrChange w:id="4292" w:author="Joost Wijnings" w:date="2014-03-08T03:23:00Z">
              <w:tcPr>
                <w:tcW w:w="709" w:type="dxa"/>
              </w:tcPr>
            </w:tcPrChange>
          </w:tcPr>
          <w:p w14:paraId="2D49A3D3" w14:textId="77777777" w:rsidR="00A61596" w:rsidRPr="007117FA" w:rsidRDefault="00F82393" w:rsidP="005979EB">
            <w:pPr>
              <w:rPr>
                <w:color w:val="000000"/>
              </w:rPr>
            </w:pPr>
            <w:r w:rsidRPr="007117FA">
              <w:rPr>
                <w:color w:val="000000"/>
              </w:rPr>
              <w:t>v</w:t>
            </w:r>
          </w:p>
        </w:tc>
      </w:tr>
      <w:tr w:rsidR="00A61596" w:rsidRPr="00892F46" w14:paraId="379B5492" w14:textId="77777777" w:rsidTr="00A86DD7">
        <w:tc>
          <w:tcPr>
            <w:tcW w:w="3227" w:type="dxa"/>
            <w:vAlign w:val="bottom"/>
            <w:tcPrChange w:id="4293" w:author="Joost Wijnings" w:date="2014-03-08T03:23:00Z">
              <w:tcPr>
                <w:tcW w:w="3085" w:type="dxa"/>
                <w:vAlign w:val="bottom"/>
              </w:tcPr>
            </w:tcPrChange>
          </w:tcPr>
          <w:p w14:paraId="189C1BDC" w14:textId="77777777" w:rsidR="00A61596" w:rsidRPr="007117FA" w:rsidRDefault="00A61596">
            <w:pPr>
              <w:rPr>
                <w:color w:val="000000"/>
              </w:rPr>
            </w:pPr>
            <w:r w:rsidRPr="007117FA">
              <w:rPr>
                <w:color w:val="000000"/>
              </w:rPr>
              <w:t>zsdms:vestigingsNummer</w:t>
            </w:r>
          </w:p>
        </w:tc>
        <w:tc>
          <w:tcPr>
            <w:tcW w:w="1701" w:type="dxa"/>
            <w:vAlign w:val="bottom"/>
            <w:tcPrChange w:id="4294" w:author="Joost Wijnings" w:date="2014-03-08T03:23:00Z">
              <w:tcPr>
                <w:tcW w:w="1843" w:type="dxa"/>
                <w:vAlign w:val="bottom"/>
              </w:tcPr>
            </w:tcPrChange>
          </w:tcPr>
          <w:p w14:paraId="37E58809" w14:textId="77777777" w:rsidR="00A61596" w:rsidRPr="007117FA" w:rsidRDefault="00A61596">
            <w:pPr>
              <w:rPr>
                <w:color w:val="0000FF"/>
                <w:u w:val="single"/>
              </w:rPr>
            </w:pPr>
            <w:r w:rsidRPr="007117FA">
              <w:t>Zaakfolder</w:t>
            </w:r>
          </w:p>
        </w:tc>
        <w:tc>
          <w:tcPr>
            <w:tcW w:w="4536" w:type="dxa"/>
            <w:vAlign w:val="bottom"/>
            <w:tcPrChange w:id="4295" w:author="Joost Wijnings" w:date="2014-03-08T03:23:00Z">
              <w:tcPr>
                <w:tcW w:w="4536" w:type="dxa"/>
                <w:vAlign w:val="bottom"/>
              </w:tcPr>
            </w:tcPrChange>
          </w:tcPr>
          <w:p w14:paraId="7BA09530" w14:textId="77777777" w:rsidR="00A61596" w:rsidRPr="007117FA" w:rsidRDefault="00A61596" w:rsidP="005979EB">
            <w:pPr>
              <w:rPr>
                <w:color w:val="000000"/>
              </w:rPr>
            </w:pPr>
            <w:r w:rsidRPr="007117FA">
              <w:rPr>
                <w:color w:val="000000"/>
              </w:rPr>
              <w:t>Vestigingsnummer</w:t>
            </w:r>
            <w:r w:rsidR="007B00FA">
              <w:rPr>
                <w:color w:val="000000"/>
              </w:rPr>
              <w:t xml:space="preserve"> </w:t>
            </w:r>
            <w:r w:rsidR="00134C60">
              <w:rPr>
                <w:color w:val="000000"/>
              </w:rPr>
              <w:t>(van initiator zaak)</w:t>
            </w:r>
          </w:p>
        </w:tc>
        <w:tc>
          <w:tcPr>
            <w:tcW w:w="709" w:type="dxa"/>
            <w:tcPrChange w:id="4296" w:author="Joost Wijnings" w:date="2014-03-08T03:23:00Z">
              <w:tcPr>
                <w:tcW w:w="709" w:type="dxa"/>
              </w:tcPr>
            </w:tcPrChange>
          </w:tcPr>
          <w:p w14:paraId="5A883D0F" w14:textId="77777777" w:rsidR="00A61596" w:rsidRPr="007117FA" w:rsidRDefault="00F82393" w:rsidP="005979EB">
            <w:pPr>
              <w:rPr>
                <w:color w:val="000000"/>
              </w:rPr>
            </w:pPr>
            <w:r w:rsidRPr="007117FA">
              <w:rPr>
                <w:color w:val="000000"/>
              </w:rPr>
              <w:t>v</w:t>
            </w:r>
          </w:p>
        </w:tc>
      </w:tr>
      <w:tr w:rsidR="00A61596" w:rsidRPr="00892F46" w14:paraId="368A70C3" w14:textId="77777777" w:rsidTr="00A86DD7">
        <w:tc>
          <w:tcPr>
            <w:tcW w:w="3227" w:type="dxa"/>
            <w:vAlign w:val="bottom"/>
            <w:tcPrChange w:id="4297" w:author="Joost Wijnings" w:date="2014-03-08T03:23:00Z">
              <w:tcPr>
                <w:tcW w:w="3085" w:type="dxa"/>
                <w:vAlign w:val="bottom"/>
              </w:tcPr>
            </w:tcPrChange>
          </w:tcPr>
          <w:p w14:paraId="5D0842FF" w14:textId="77777777" w:rsidR="00A61596" w:rsidRPr="007117FA" w:rsidRDefault="00A61596">
            <w:pPr>
              <w:rPr>
                <w:color w:val="000000"/>
              </w:rPr>
            </w:pPr>
            <w:r w:rsidRPr="007117FA">
              <w:rPr>
                <w:color w:val="000000"/>
              </w:rPr>
              <w:t>zsdms:handelsnaam </w:t>
            </w:r>
          </w:p>
        </w:tc>
        <w:tc>
          <w:tcPr>
            <w:tcW w:w="1701" w:type="dxa"/>
            <w:vAlign w:val="bottom"/>
            <w:tcPrChange w:id="4298" w:author="Joost Wijnings" w:date="2014-03-08T03:23:00Z">
              <w:tcPr>
                <w:tcW w:w="1843" w:type="dxa"/>
                <w:vAlign w:val="bottom"/>
              </w:tcPr>
            </w:tcPrChange>
          </w:tcPr>
          <w:p w14:paraId="20FF284D" w14:textId="77777777" w:rsidR="00A61596" w:rsidRPr="007117FA" w:rsidRDefault="00A61596">
            <w:pPr>
              <w:rPr>
                <w:color w:val="0000FF"/>
                <w:u w:val="single"/>
              </w:rPr>
            </w:pPr>
            <w:r w:rsidRPr="007117FA">
              <w:t>Zaakfolder</w:t>
            </w:r>
          </w:p>
        </w:tc>
        <w:tc>
          <w:tcPr>
            <w:tcW w:w="4536" w:type="dxa"/>
            <w:vAlign w:val="bottom"/>
            <w:tcPrChange w:id="4299" w:author="Joost Wijnings" w:date="2014-03-08T03:23:00Z">
              <w:tcPr>
                <w:tcW w:w="4536" w:type="dxa"/>
                <w:vAlign w:val="bottom"/>
              </w:tcPr>
            </w:tcPrChange>
          </w:tcPr>
          <w:p w14:paraId="77B9C884" w14:textId="77777777" w:rsidR="00A61596" w:rsidRPr="007117FA" w:rsidRDefault="00A61596">
            <w:pPr>
              <w:rPr>
                <w:color w:val="000000"/>
              </w:rPr>
            </w:pPr>
            <w:r w:rsidRPr="007117FA">
              <w:rPr>
                <w:color w:val="000000"/>
              </w:rPr>
              <w:t>Handelsnaam</w:t>
            </w:r>
            <w:r w:rsidR="007B00FA">
              <w:rPr>
                <w:color w:val="000000"/>
              </w:rPr>
              <w:t xml:space="preserve"> </w:t>
            </w:r>
            <w:r w:rsidR="00134C60">
              <w:rPr>
                <w:color w:val="000000"/>
              </w:rPr>
              <w:t xml:space="preserve"> (van initiator zaak)</w:t>
            </w:r>
          </w:p>
        </w:tc>
        <w:tc>
          <w:tcPr>
            <w:tcW w:w="709" w:type="dxa"/>
            <w:tcPrChange w:id="4300" w:author="Joost Wijnings" w:date="2014-03-08T03:23:00Z">
              <w:tcPr>
                <w:tcW w:w="709" w:type="dxa"/>
              </w:tcPr>
            </w:tcPrChange>
          </w:tcPr>
          <w:p w14:paraId="2D4E7926" w14:textId="77777777" w:rsidR="00A61596" w:rsidRPr="007117FA" w:rsidRDefault="00F82393">
            <w:pPr>
              <w:rPr>
                <w:color w:val="000000"/>
              </w:rPr>
            </w:pPr>
            <w:r w:rsidRPr="007117FA">
              <w:rPr>
                <w:color w:val="000000"/>
              </w:rPr>
              <w:t>o</w:t>
            </w:r>
          </w:p>
        </w:tc>
      </w:tr>
      <w:tr w:rsidR="00A61596" w:rsidRPr="00892F46" w14:paraId="60CB3B7B" w14:textId="77777777" w:rsidTr="00A86DD7">
        <w:tc>
          <w:tcPr>
            <w:tcW w:w="3227" w:type="dxa"/>
            <w:vAlign w:val="bottom"/>
            <w:tcPrChange w:id="4301" w:author="Joost Wijnings" w:date="2014-03-08T03:23:00Z">
              <w:tcPr>
                <w:tcW w:w="3085" w:type="dxa"/>
                <w:vAlign w:val="bottom"/>
              </w:tcPr>
            </w:tcPrChange>
          </w:tcPr>
          <w:p w14:paraId="7814A707" w14:textId="77777777" w:rsidR="00A61596" w:rsidRPr="007117FA" w:rsidRDefault="00A61596">
            <w:pPr>
              <w:rPr>
                <w:color w:val="000000"/>
              </w:rPr>
            </w:pPr>
            <w:r w:rsidRPr="007117FA">
              <w:rPr>
                <w:color w:val="000000"/>
              </w:rPr>
              <w:t>zsdms:statutairenaam</w:t>
            </w:r>
          </w:p>
        </w:tc>
        <w:tc>
          <w:tcPr>
            <w:tcW w:w="1701" w:type="dxa"/>
            <w:vAlign w:val="bottom"/>
            <w:tcPrChange w:id="4302" w:author="Joost Wijnings" w:date="2014-03-08T03:23:00Z">
              <w:tcPr>
                <w:tcW w:w="1843" w:type="dxa"/>
                <w:vAlign w:val="bottom"/>
              </w:tcPr>
            </w:tcPrChange>
          </w:tcPr>
          <w:p w14:paraId="4B58AE9B" w14:textId="77777777" w:rsidR="00A61596" w:rsidRPr="007117FA" w:rsidRDefault="00A61596" w:rsidP="00A36F43">
            <w:pPr>
              <w:rPr>
                <w:color w:val="0000FF"/>
                <w:u w:val="single"/>
              </w:rPr>
            </w:pPr>
            <w:r w:rsidRPr="007117FA">
              <w:t>Zaakfolder</w:t>
            </w:r>
          </w:p>
        </w:tc>
        <w:tc>
          <w:tcPr>
            <w:tcW w:w="4536" w:type="dxa"/>
            <w:vAlign w:val="bottom"/>
            <w:tcPrChange w:id="4303" w:author="Joost Wijnings" w:date="2014-03-08T03:23:00Z">
              <w:tcPr>
                <w:tcW w:w="4536" w:type="dxa"/>
                <w:vAlign w:val="bottom"/>
              </w:tcPr>
            </w:tcPrChange>
          </w:tcPr>
          <w:p w14:paraId="242F3BEA" w14:textId="77777777" w:rsidR="00A61596" w:rsidRPr="00EA2FCE" w:rsidRDefault="00A61596">
            <w:pPr>
              <w:rPr>
                <w:color w:val="000000"/>
              </w:rPr>
            </w:pPr>
            <w:r w:rsidRPr="00EA2FCE">
              <w:rPr>
                <w:color w:val="000000"/>
              </w:rPr>
              <w:t>(Statutaire) Naam</w:t>
            </w:r>
            <w:r w:rsidR="007B00FA" w:rsidRPr="00EA2FCE">
              <w:rPr>
                <w:color w:val="000000"/>
              </w:rPr>
              <w:t xml:space="preserve"> </w:t>
            </w:r>
            <w:r w:rsidR="00134C60" w:rsidRPr="00EA2FCE">
              <w:rPr>
                <w:color w:val="000000"/>
              </w:rPr>
              <w:t>(van initiator zaak)</w:t>
            </w:r>
          </w:p>
        </w:tc>
        <w:tc>
          <w:tcPr>
            <w:tcW w:w="709" w:type="dxa"/>
            <w:tcPrChange w:id="4304" w:author="Joost Wijnings" w:date="2014-03-08T03:23:00Z">
              <w:tcPr>
                <w:tcW w:w="709" w:type="dxa"/>
              </w:tcPr>
            </w:tcPrChange>
          </w:tcPr>
          <w:p w14:paraId="431A3E0C" w14:textId="77777777" w:rsidR="00A61596" w:rsidRPr="007117FA" w:rsidRDefault="00F82393">
            <w:pPr>
              <w:rPr>
                <w:color w:val="000000"/>
              </w:rPr>
            </w:pPr>
            <w:r w:rsidRPr="007117FA">
              <w:rPr>
                <w:color w:val="000000"/>
              </w:rPr>
              <w:t>o</w:t>
            </w:r>
          </w:p>
        </w:tc>
      </w:tr>
      <w:tr w:rsidR="00A61596" w:rsidRPr="00892F46" w14:paraId="4B570F06" w14:textId="77777777" w:rsidTr="00A86DD7">
        <w:tc>
          <w:tcPr>
            <w:tcW w:w="3227" w:type="dxa"/>
            <w:vAlign w:val="bottom"/>
            <w:tcPrChange w:id="4305" w:author="Joost Wijnings" w:date="2014-03-08T03:23:00Z">
              <w:tcPr>
                <w:tcW w:w="3085" w:type="dxa"/>
                <w:vAlign w:val="bottom"/>
              </w:tcPr>
            </w:tcPrChange>
          </w:tcPr>
          <w:p w14:paraId="6FB5D7D0" w14:textId="77777777" w:rsidR="00A61596" w:rsidRPr="007117FA" w:rsidRDefault="00A61596">
            <w:pPr>
              <w:rPr>
                <w:color w:val="000000"/>
              </w:rPr>
            </w:pPr>
            <w:r w:rsidRPr="007117FA">
              <w:rPr>
                <w:color w:val="000000"/>
              </w:rPr>
              <w:t>cmis:name</w:t>
            </w:r>
          </w:p>
        </w:tc>
        <w:tc>
          <w:tcPr>
            <w:tcW w:w="1701" w:type="dxa"/>
            <w:vAlign w:val="bottom"/>
            <w:tcPrChange w:id="4306" w:author="Joost Wijnings" w:date="2014-03-08T03:23:00Z">
              <w:tcPr>
                <w:tcW w:w="1843" w:type="dxa"/>
                <w:vAlign w:val="bottom"/>
              </w:tcPr>
            </w:tcPrChange>
          </w:tcPr>
          <w:p w14:paraId="2E25499D" w14:textId="77777777" w:rsidR="00A61596" w:rsidRPr="007117FA" w:rsidRDefault="00A61596" w:rsidP="00A36F43">
            <w:r w:rsidRPr="007117FA">
              <w:t>EDC</w:t>
            </w:r>
          </w:p>
        </w:tc>
        <w:tc>
          <w:tcPr>
            <w:tcW w:w="4536" w:type="dxa"/>
            <w:vAlign w:val="bottom"/>
            <w:tcPrChange w:id="4307" w:author="Joost Wijnings" w:date="2014-03-08T03:23:00Z">
              <w:tcPr>
                <w:tcW w:w="4536" w:type="dxa"/>
                <w:vAlign w:val="bottom"/>
              </w:tcPr>
            </w:tcPrChange>
          </w:tcPr>
          <w:p w14:paraId="6785DA09" w14:textId="77777777" w:rsidR="00A61596" w:rsidRPr="007117FA" w:rsidRDefault="00A61596">
            <w:pPr>
              <w:rPr>
                <w:color w:val="000000"/>
              </w:rPr>
            </w:pPr>
            <w:r w:rsidRPr="007117FA">
              <w:rPr>
                <w:color w:val="000000"/>
              </w:rPr>
              <w:t>Documenttitel</w:t>
            </w:r>
          </w:p>
        </w:tc>
        <w:tc>
          <w:tcPr>
            <w:tcW w:w="709" w:type="dxa"/>
            <w:tcPrChange w:id="4308" w:author="Joost Wijnings" w:date="2014-03-08T03:23:00Z">
              <w:tcPr>
                <w:tcW w:w="709" w:type="dxa"/>
              </w:tcPr>
            </w:tcPrChange>
          </w:tcPr>
          <w:p w14:paraId="150A687C" w14:textId="77777777" w:rsidR="00A61596" w:rsidRPr="007117FA" w:rsidRDefault="005D0E92">
            <w:pPr>
              <w:rPr>
                <w:color w:val="000000"/>
              </w:rPr>
            </w:pPr>
            <w:r w:rsidRPr="007117FA">
              <w:rPr>
                <w:color w:val="000000"/>
              </w:rPr>
              <w:t>v</w:t>
            </w:r>
          </w:p>
        </w:tc>
      </w:tr>
      <w:tr w:rsidR="00A61596" w:rsidRPr="00892F46" w14:paraId="262F6F02" w14:textId="77777777" w:rsidTr="00A86DD7">
        <w:tc>
          <w:tcPr>
            <w:tcW w:w="3227" w:type="dxa"/>
            <w:vAlign w:val="bottom"/>
            <w:tcPrChange w:id="4309" w:author="Joost Wijnings" w:date="2014-03-08T03:23:00Z">
              <w:tcPr>
                <w:tcW w:w="3085" w:type="dxa"/>
                <w:vAlign w:val="bottom"/>
              </w:tcPr>
            </w:tcPrChange>
          </w:tcPr>
          <w:p w14:paraId="65E838F0" w14:textId="77777777" w:rsidR="00A61596" w:rsidRPr="007117FA" w:rsidRDefault="00A61596">
            <w:pPr>
              <w:rPr>
                <w:color w:val="000000"/>
              </w:rPr>
            </w:pPr>
            <w:r w:rsidRPr="007117FA">
              <w:rPr>
                <w:color w:val="000000"/>
              </w:rPr>
              <w:lastRenderedPageBreak/>
              <w:t>cmis:contentStreamFileName</w:t>
            </w:r>
          </w:p>
        </w:tc>
        <w:tc>
          <w:tcPr>
            <w:tcW w:w="1701" w:type="dxa"/>
            <w:vAlign w:val="bottom"/>
            <w:tcPrChange w:id="4310" w:author="Joost Wijnings" w:date="2014-03-08T03:23:00Z">
              <w:tcPr>
                <w:tcW w:w="1843" w:type="dxa"/>
                <w:vAlign w:val="bottom"/>
              </w:tcPr>
            </w:tcPrChange>
          </w:tcPr>
          <w:p w14:paraId="18DD2E46" w14:textId="77777777" w:rsidR="00A61596" w:rsidRPr="007117FA" w:rsidRDefault="00A61596" w:rsidP="00A36F43">
            <w:r w:rsidRPr="007117FA">
              <w:t>EDC</w:t>
            </w:r>
          </w:p>
        </w:tc>
        <w:tc>
          <w:tcPr>
            <w:tcW w:w="4536" w:type="dxa"/>
            <w:vAlign w:val="bottom"/>
            <w:tcPrChange w:id="4311" w:author="Joost Wijnings" w:date="2014-03-08T03:23:00Z">
              <w:tcPr>
                <w:tcW w:w="4536" w:type="dxa"/>
                <w:vAlign w:val="bottom"/>
              </w:tcPr>
            </w:tcPrChange>
          </w:tcPr>
          <w:p w14:paraId="7844FA29" w14:textId="77777777" w:rsidR="00A61596" w:rsidRPr="007117FA" w:rsidRDefault="00A61596">
            <w:pPr>
              <w:rPr>
                <w:color w:val="000000"/>
              </w:rPr>
            </w:pPr>
            <w:r w:rsidRPr="007117FA">
              <w:rPr>
                <w:color w:val="000000"/>
              </w:rPr>
              <w:t>Bestandsnaam</w:t>
            </w:r>
          </w:p>
        </w:tc>
        <w:tc>
          <w:tcPr>
            <w:tcW w:w="709" w:type="dxa"/>
            <w:tcPrChange w:id="4312" w:author="Joost Wijnings" w:date="2014-03-08T03:23:00Z">
              <w:tcPr>
                <w:tcW w:w="709" w:type="dxa"/>
              </w:tcPr>
            </w:tcPrChange>
          </w:tcPr>
          <w:p w14:paraId="093DE2B8" w14:textId="77777777" w:rsidR="00A61596" w:rsidRPr="007117FA" w:rsidRDefault="00351F32">
            <w:pPr>
              <w:rPr>
                <w:color w:val="000000"/>
              </w:rPr>
            </w:pPr>
            <w:r w:rsidRPr="007117FA">
              <w:rPr>
                <w:color w:val="000000"/>
              </w:rPr>
              <w:t>v</w:t>
            </w:r>
          </w:p>
        </w:tc>
      </w:tr>
      <w:tr w:rsidR="00A61596" w:rsidRPr="00892F46" w14:paraId="39FB9295" w14:textId="77777777" w:rsidTr="00A86DD7">
        <w:tc>
          <w:tcPr>
            <w:tcW w:w="3227" w:type="dxa"/>
            <w:vAlign w:val="bottom"/>
            <w:tcPrChange w:id="4313" w:author="Joost Wijnings" w:date="2014-03-08T03:23:00Z">
              <w:tcPr>
                <w:tcW w:w="3085" w:type="dxa"/>
                <w:vAlign w:val="bottom"/>
              </w:tcPr>
            </w:tcPrChange>
          </w:tcPr>
          <w:p w14:paraId="04C2621E" w14:textId="77777777" w:rsidR="00A61596" w:rsidRPr="007117FA" w:rsidRDefault="00A61596">
            <w:pPr>
              <w:rPr>
                <w:color w:val="000000"/>
              </w:rPr>
            </w:pPr>
            <w:r w:rsidRPr="007117FA">
              <w:rPr>
                <w:color w:val="000000"/>
              </w:rPr>
              <w:t>zsdms:documentIdentificatie</w:t>
            </w:r>
          </w:p>
        </w:tc>
        <w:tc>
          <w:tcPr>
            <w:tcW w:w="1701" w:type="dxa"/>
            <w:vAlign w:val="bottom"/>
            <w:tcPrChange w:id="4314" w:author="Joost Wijnings" w:date="2014-03-08T03:23:00Z">
              <w:tcPr>
                <w:tcW w:w="1843" w:type="dxa"/>
                <w:vAlign w:val="bottom"/>
              </w:tcPr>
            </w:tcPrChange>
          </w:tcPr>
          <w:p w14:paraId="303AC9D4" w14:textId="77777777" w:rsidR="00A61596" w:rsidRPr="007117FA" w:rsidRDefault="00A61596" w:rsidP="00A36F43">
            <w:r w:rsidRPr="007117FA">
              <w:t>EDC</w:t>
            </w:r>
          </w:p>
        </w:tc>
        <w:tc>
          <w:tcPr>
            <w:tcW w:w="4536" w:type="dxa"/>
            <w:vAlign w:val="bottom"/>
            <w:tcPrChange w:id="4315" w:author="Joost Wijnings" w:date="2014-03-08T03:23:00Z">
              <w:tcPr>
                <w:tcW w:w="4536" w:type="dxa"/>
                <w:vAlign w:val="bottom"/>
              </w:tcPr>
            </w:tcPrChange>
          </w:tcPr>
          <w:p w14:paraId="5A5D94F1" w14:textId="77777777" w:rsidR="00A61596" w:rsidRPr="007117FA" w:rsidRDefault="00A61596">
            <w:pPr>
              <w:rPr>
                <w:color w:val="000000"/>
              </w:rPr>
            </w:pPr>
            <w:r w:rsidRPr="007117FA">
              <w:rPr>
                <w:color w:val="000000"/>
              </w:rPr>
              <w:t>DocumentIdentificatie</w:t>
            </w:r>
          </w:p>
        </w:tc>
        <w:tc>
          <w:tcPr>
            <w:tcW w:w="709" w:type="dxa"/>
            <w:tcPrChange w:id="4316" w:author="Joost Wijnings" w:date="2014-03-08T03:23:00Z">
              <w:tcPr>
                <w:tcW w:w="709" w:type="dxa"/>
              </w:tcPr>
            </w:tcPrChange>
          </w:tcPr>
          <w:p w14:paraId="5327D3F7" w14:textId="77777777" w:rsidR="00A61596" w:rsidRPr="007117FA" w:rsidRDefault="005D0E92">
            <w:pPr>
              <w:rPr>
                <w:color w:val="000000"/>
              </w:rPr>
            </w:pPr>
            <w:r w:rsidRPr="007117FA">
              <w:rPr>
                <w:color w:val="000000"/>
              </w:rPr>
              <w:t>v</w:t>
            </w:r>
          </w:p>
        </w:tc>
      </w:tr>
      <w:tr w:rsidR="00A61596" w:rsidRPr="00892F46" w14:paraId="53F2400B" w14:textId="77777777" w:rsidTr="00A86DD7">
        <w:tc>
          <w:tcPr>
            <w:tcW w:w="3227" w:type="dxa"/>
            <w:vAlign w:val="bottom"/>
            <w:tcPrChange w:id="4317" w:author="Joost Wijnings" w:date="2014-03-08T03:23:00Z">
              <w:tcPr>
                <w:tcW w:w="3085" w:type="dxa"/>
                <w:vAlign w:val="bottom"/>
              </w:tcPr>
            </w:tcPrChange>
          </w:tcPr>
          <w:p w14:paraId="03332E88" w14:textId="77777777" w:rsidR="00A61596" w:rsidRPr="007117FA" w:rsidRDefault="00A61596">
            <w:pPr>
              <w:rPr>
                <w:color w:val="000000"/>
              </w:rPr>
            </w:pPr>
            <w:r w:rsidRPr="007117FA">
              <w:rPr>
                <w:color w:val="000000"/>
              </w:rPr>
              <w:t>zsdms:dct.omschrijving</w:t>
            </w:r>
          </w:p>
        </w:tc>
        <w:tc>
          <w:tcPr>
            <w:tcW w:w="1701" w:type="dxa"/>
            <w:vAlign w:val="bottom"/>
            <w:tcPrChange w:id="4318" w:author="Joost Wijnings" w:date="2014-03-08T03:23:00Z">
              <w:tcPr>
                <w:tcW w:w="1843" w:type="dxa"/>
                <w:vAlign w:val="bottom"/>
              </w:tcPr>
            </w:tcPrChange>
          </w:tcPr>
          <w:p w14:paraId="5D8CC70F" w14:textId="77777777" w:rsidR="00A61596" w:rsidRPr="007117FA" w:rsidRDefault="00A61596" w:rsidP="00A36F43">
            <w:r w:rsidRPr="007117FA">
              <w:t>EDC</w:t>
            </w:r>
          </w:p>
        </w:tc>
        <w:tc>
          <w:tcPr>
            <w:tcW w:w="4536" w:type="dxa"/>
            <w:vAlign w:val="bottom"/>
            <w:tcPrChange w:id="4319" w:author="Joost Wijnings" w:date="2014-03-08T03:23:00Z">
              <w:tcPr>
                <w:tcW w:w="4536" w:type="dxa"/>
                <w:vAlign w:val="bottom"/>
              </w:tcPr>
            </w:tcPrChange>
          </w:tcPr>
          <w:p w14:paraId="7CBD785E" w14:textId="77777777" w:rsidR="00A61596" w:rsidRPr="007117FA" w:rsidRDefault="00A61596">
            <w:pPr>
              <w:rPr>
                <w:color w:val="000000"/>
              </w:rPr>
            </w:pPr>
            <w:r w:rsidRPr="007117FA">
              <w:rPr>
                <w:color w:val="000000"/>
              </w:rPr>
              <w:t>Documenttype-omschrijving</w:t>
            </w:r>
          </w:p>
        </w:tc>
        <w:tc>
          <w:tcPr>
            <w:tcW w:w="709" w:type="dxa"/>
            <w:tcPrChange w:id="4320" w:author="Joost Wijnings" w:date="2014-03-08T03:23:00Z">
              <w:tcPr>
                <w:tcW w:w="709" w:type="dxa"/>
              </w:tcPr>
            </w:tcPrChange>
          </w:tcPr>
          <w:p w14:paraId="0BBFB0E7" w14:textId="77777777" w:rsidR="00A61596" w:rsidRPr="007117FA" w:rsidRDefault="005D0E92">
            <w:pPr>
              <w:rPr>
                <w:color w:val="000000"/>
              </w:rPr>
            </w:pPr>
            <w:r w:rsidRPr="007117FA">
              <w:rPr>
                <w:color w:val="000000"/>
              </w:rPr>
              <w:t>o</w:t>
            </w:r>
          </w:p>
        </w:tc>
      </w:tr>
      <w:tr w:rsidR="00A61596" w:rsidRPr="00892F46" w14:paraId="7D1DF730" w14:textId="77777777" w:rsidTr="00A86DD7">
        <w:tc>
          <w:tcPr>
            <w:tcW w:w="3227" w:type="dxa"/>
            <w:vAlign w:val="bottom"/>
            <w:tcPrChange w:id="4321" w:author="Joost Wijnings" w:date="2014-03-08T03:23:00Z">
              <w:tcPr>
                <w:tcW w:w="3085" w:type="dxa"/>
                <w:vAlign w:val="bottom"/>
              </w:tcPr>
            </w:tcPrChange>
          </w:tcPr>
          <w:p w14:paraId="0F8FD3B2" w14:textId="77777777" w:rsidR="00A61596" w:rsidRPr="007117FA" w:rsidRDefault="00A61596">
            <w:pPr>
              <w:rPr>
                <w:color w:val="000000"/>
              </w:rPr>
            </w:pPr>
            <w:r w:rsidRPr="007117FA">
              <w:rPr>
                <w:color w:val="000000"/>
              </w:rPr>
              <w:t>zsdms:dct.categorie</w:t>
            </w:r>
          </w:p>
        </w:tc>
        <w:tc>
          <w:tcPr>
            <w:tcW w:w="1701" w:type="dxa"/>
            <w:vAlign w:val="bottom"/>
            <w:tcPrChange w:id="4322" w:author="Joost Wijnings" w:date="2014-03-08T03:23:00Z">
              <w:tcPr>
                <w:tcW w:w="1843" w:type="dxa"/>
                <w:vAlign w:val="bottom"/>
              </w:tcPr>
            </w:tcPrChange>
          </w:tcPr>
          <w:p w14:paraId="1BB90425" w14:textId="77777777" w:rsidR="00A61596" w:rsidRPr="007117FA" w:rsidRDefault="00A61596" w:rsidP="00A36F43">
            <w:r w:rsidRPr="007117FA">
              <w:t>EDC</w:t>
            </w:r>
          </w:p>
        </w:tc>
        <w:tc>
          <w:tcPr>
            <w:tcW w:w="4536" w:type="dxa"/>
            <w:vAlign w:val="bottom"/>
            <w:tcPrChange w:id="4323" w:author="Joost Wijnings" w:date="2014-03-08T03:23:00Z">
              <w:tcPr>
                <w:tcW w:w="4536" w:type="dxa"/>
                <w:vAlign w:val="bottom"/>
              </w:tcPr>
            </w:tcPrChange>
          </w:tcPr>
          <w:p w14:paraId="23E0C6ED" w14:textId="77777777" w:rsidR="00A61596" w:rsidRPr="007117FA" w:rsidRDefault="00A61596">
            <w:pPr>
              <w:rPr>
                <w:color w:val="000000"/>
              </w:rPr>
            </w:pPr>
            <w:r w:rsidRPr="007117FA">
              <w:rPr>
                <w:color w:val="000000"/>
              </w:rPr>
              <w:t>Documentcategorie</w:t>
            </w:r>
          </w:p>
        </w:tc>
        <w:tc>
          <w:tcPr>
            <w:tcW w:w="709" w:type="dxa"/>
            <w:tcPrChange w:id="4324" w:author="Joost Wijnings" w:date="2014-03-08T03:23:00Z">
              <w:tcPr>
                <w:tcW w:w="709" w:type="dxa"/>
              </w:tcPr>
            </w:tcPrChange>
          </w:tcPr>
          <w:p w14:paraId="013C3084" w14:textId="77777777" w:rsidR="00A61596" w:rsidRPr="007117FA" w:rsidRDefault="005D0E92">
            <w:pPr>
              <w:rPr>
                <w:color w:val="000000"/>
              </w:rPr>
            </w:pPr>
            <w:r w:rsidRPr="007117FA">
              <w:rPr>
                <w:color w:val="000000"/>
              </w:rPr>
              <w:t>o</w:t>
            </w:r>
          </w:p>
        </w:tc>
      </w:tr>
      <w:tr w:rsidR="00A61596" w:rsidRPr="00892F46" w14:paraId="055C85C5" w14:textId="77777777" w:rsidTr="00A86DD7">
        <w:tc>
          <w:tcPr>
            <w:tcW w:w="3227" w:type="dxa"/>
            <w:vAlign w:val="bottom"/>
            <w:tcPrChange w:id="4325" w:author="Joost Wijnings" w:date="2014-03-08T03:23:00Z">
              <w:tcPr>
                <w:tcW w:w="3085" w:type="dxa"/>
                <w:vAlign w:val="bottom"/>
              </w:tcPr>
            </w:tcPrChange>
          </w:tcPr>
          <w:p w14:paraId="01A0F855" w14:textId="77777777" w:rsidR="00A61596" w:rsidRPr="006C5A4E" w:rsidRDefault="00A61596" w:rsidP="006C5A4E">
            <w:pPr>
              <w:rPr>
                <w:color w:val="000000"/>
              </w:rPr>
            </w:pPr>
            <w:r w:rsidRPr="006C5A4E">
              <w:rPr>
                <w:color w:val="000000"/>
              </w:rPr>
              <w:t>zsdms:documentcreatiedatum</w:t>
            </w:r>
            <w:r w:rsidR="00351F32" w:rsidRPr="006C5A4E">
              <w:rPr>
                <w:color w:val="000000"/>
              </w:rPr>
              <w:t xml:space="preserve"> </w:t>
            </w:r>
            <w:r w:rsidR="006C5A4E" w:rsidRPr="006C5A4E">
              <w:rPr>
                <w:color w:val="000000"/>
              </w:rPr>
              <w:t>(</w:t>
            </w:r>
            <w:r w:rsidR="006C5A4E">
              <w:rPr>
                <w:color w:val="000000"/>
              </w:rPr>
              <w:t>kan verschillen van</w:t>
            </w:r>
            <w:r w:rsidR="006C5A4E" w:rsidRPr="006C5A4E">
              <w:rPr>
                <w:color w:val="000000"/>
              </w:rPr>
              <w:t xml:space="preserve"> </w:t>
            </w:r>
            <w:r w:rsidR="00351F32" w:rsidRPr="006C5A4E">
              <w:rPr>
                <w:color w:val="000000"/>
              </w:rPr>
              <w:t>cmis:creationDate</w:t>
            </w:r>
            <w:r w:rsidR="006C5A4E">
              <w:rPr>
                <w:color w:val="000000"/>
              </w:rPr>
              <w:t>)</w:t>
            </w:r>
          </w:p>
        </w:tc>
        <w:tc>
          <w:tcPr>
            <w:tcW w:w="1701" w:type="dxa"/>
            <w:vAlign w:val="bottom"/>
            <w:tcPrChange w:id="4326" w:author="Joost Wijnings" w:date="2014-03-08T03:23:00Z">
              <w:tcPr>
                <w:tcW w:w="1843" w:type="dxa"/>
                <w:vAlign w:val="bottom"/>
              </w:tcPr>
            </w:tcPrChange>
          </w:tcPr>
          <w:p w14:paraId="176398B1" w14:textId="77777777" w:rsidR="00A61596" w:rsidRPr="007117FA" w:rsidRDefault="00A61596" w:rsidP="00A36F43">
            <w:r w:rsidRPr="007117FA">
              <w:t>EDC</w:t>
            </w:r>
          </w:p>
        </w:tc>
        <w:tc>
          <w:tcPr>
            <w:tcW w:w="4536" w:type="dxa"/>
            <w:vAlign w:val="bottom"/>
            <w:tcPrChange w:id="4327" w:author="Joost Wijnings" w:date="2014-03-08T03:23:00Z">
              <w:tcPr>
                <w:tcW w:w="4536" w:type="dxa"/>
                <w:vAlign w:val="bottom"/>
              </w:tcPr>
            </w:tcPrChange>
          </w:tcPr>
          <w:p w14:paraId="62E58089" w14:textId="77777777" w:rsidR="00A61596" w:rsidRPr="007117FA" w:rsidRDefault="00A61596">
            <w:pPr>
              <w:rPr>
                <w:color w:val="000000"/>
              </w:rPr>
            </w:pPr>
            <w:r w:rsidRPr="007117FA">
              <w:rPr>
                <w:color w:val="000000"/>
              </w:rPr>
              <w:t>Documentcreatiedatum</w:t>
            </w:r>
          </w:p>
        </w:tc>
        <w:tc>
          <w:tcPr>
            <w:tcW w:w="709" w:type="dxa"/>
            <w:tcPrChange w:id="4328" w:author="Joost Wijnings" w:date="2014-03-08T03:23:00Z">
              <w:tcPr>
                <w:tcW w:w="709" w:type="dxa"/>
              </w:tcPr>
            </w:tcPrChange>
          </w:tcPr>
          <w:p w14:paraId="198102FE" w14:textId="77777777" w:rsidR="00A61596" w:rsidRPr="007117FA" w:rsidRDefault="005D0E92">
            <w:pPr>
              <w:rPr>
                <w:color w:val="000000"/>
              </w:rPr>
            </w:pPr>
            <w:r w:rsidRPr="007117FA">
              <w:rPr>
                <w:color w:val="000000"/>
              </w:rPr>
              <w:t>v</w:t>
            </w:r>
          </w:p>
        </w:tc>
      </w:tr>
      <w:tr w:rsidR="00A61596" w:rsidRPr="00892F46" w14:paraId="3B96369D" w14:textId="77777777" w:rsidTr="00A86DD7">
        <w:tc>
          <w:tcPr>
            <w:tcW w:w="3227" w:type="dxa"/>
            <w:vAlign w:val="bottom"/>
            <w:tcPrChange w:id="4329" w:author="Joost Wijnings" w:date="2014-03-08T03:23:00Z">
              <w:tcPr>
                <w:tcW w:w="3085" w:type="dxa"/>
                <w:vAlign w:val="bottom"/>
              </w:tcPr>
            </w:tcPrChange>
          </w:tcPr>
          <w:p w14:paraId="49849295" w14:textId="77777777" w:rsidR="00A61596" w:rsidRPr="007117FA" w:rsidRDefault="00A61596">
            <w:pPr>
              <w:rPr>
                <w:color w:val="000000"/>
              </w:rPr>
            </w:pPr>
            <w:r w:rsidRPr="007117FA">
              <w:rPr>
                <w:color w:val="000000"/>
              </w:rPr>
              <w:t>zsdms:documentontvangstdatum</w:t>
            </w:r>
          </w:p>
        </w:tc>
        <w:tc>
          <w:tcPr>
            <w:tcW w:w="1701" w:type="dxa"/>
            <w:vAlign w:val="bottom"/>
            <w:tcPrChange w:id="4330" w:author="Joost Wijnings" w:date="2014-03-08T03:23:00Z">
              <w:tcPr>
                <w:tcW w:w="1843" w:type="dxa"/>
                <w:vAlign w:val="bottom"/>
              </w:tcPr>
            </w:tcPrChange>
          </w:tcPr>
          <w:p w14:paraId="7DF84AEC" w14:textId="77777777" w:rsidR="00A61596" w:rsidRPr="007117FA" w:rsidRDefault="00A61596" w:rsidP="00A36F43">
            <w:r w:rsidRPr="007117FA">
              <w:t>EDC</w:t>
            </w:r>
          </w:p>
        </w:tc>
        <w:tc>
          <w:tcPr>
            <w:tcW w:w="4536" w:type="dxa"/>
            <w:vAlign w:val="bottom"/>
            <w:tcPrChange w:id="4331" w:author="Joost Wijnings" w:date="2014-03-08T03:23:00Z">
              <w:tcPr>
                <w:tcW w:w="4536" w:type="dxa"/>
                <w:vAlign w:val="bottom"/>
              </w:tcPr>
            </w:tcPrChange>
          </w:tcPr>
          <w:p w14:paraId="395F360C" w14:textId="77777777" w:rsidR="00A61596" w:rsidRPr="007117FA" w:rsidRDefault="00A61596">
            <w:pPr>
              <w:rPr>
                <w:color w:val="000000"/>
              </w:rPr>
            </w:pPr>
            <w:r w:rsidRPr="007117FA">
              <w:rPr>
                <w:color w:val="000000"/>
              </w:rPr>
              <w:t>Documentontvangstdatum</w:t>
            </w:r>
          </w:p>
        </w:tc>
        <w:tc>
          <w:tcPr>
            <w:tcW w:w="709" w:type="dxa"/>
            <w:tcPrChange w:id="4332" w:author="Joost Wijnings" w:date="2014-03-08T03:23:00Z">
              <w:tcPr>
                <w:tcW w:w="709" w:type="dxa"/>
              </w:tcPr>
            </w:tcPrChange>
          </w:tcPr>
          <w:p w14:paraId="14A93D02" w14:textId="77777777" w:rsidR="00A61596" w:rsidRPr="007117FA" w:rsidRDefault="005D0E92">
            <w:pPr>
              <w:rPr>
                <w:color w:val="000000"/>
              </w:rPr>
            </w:pPr>
            <w:r w:rsidRPr="007117FA">
              <w:rPr>
                <w:color w:val="000000"/>
              </w:rPr>
              <w:t>o</w:t>
            </w:r>
          </w:p>
        </w:tc>
      </w:tr>
      <w:tr w:rsidR="00A61596" w:rsidRPr="00892F46" w14:paraId="227B1266" w14:textId="77777777" w:rsidTr="00A86DD7">
        <w:tc>
          <w:tcPr>
            <w:tcW w:w="3227" w:type="dxa"/>
            <w:tcPrChange w:id="4333" w:author="Joost Wijnings" w:date="2014-03-08T03:23:00Z">
              <w:tcPr>
                <w:tcW w:w="3085" w:type="dxa"/>
              </w:tcPr>
            </w:tcPrChange>
          </w:tcPr>
          <w:p w14:paraId="0CBA0A6B" w14:textId="77777777" w:rsidR="00A61596" w:rsidRPr="007117FA" w:rsidRDefault="00A61596">
            <w:pPr>
              <w:rPr>
                <w:color w:val="000000"/>
              </w:rPr>
            </w:pPr>
            <w:r w:rsidRPr="007117FA">
              <w:rPr>
                <w:color w:val="000000"/>
              </w:rPr>
              <w:t>zsdms:documentbeschrijving</w:t>
            </w:r>
          </w:p>
        </w:tc>
        <w:tc>
          <w:tcPr>
            <w:tcW w:w="1701" w:type="dxa"/>
            <w:vAlign w:val="bottom"/>
            <w:tcPrChange w:id="4334" w:author="Joost Wijnings" w:date="2014-03-08T03:23:00Z">
              <w:tcPr>
                <w:tcW w:w="1843" w:type="dxa"/>
                <w:vAlign w:val="bottom"/>
              </w:tcPr>
            </w:tcPrChange>
          </w:tcPr>
          <w:p w14:paraId="582E5521" w14:textId="77777777" w:rsidR="00A61596" w:rsidRPr="007117FA" w:rsidRDefault="00A61596" w:rsidP="00A36F43">
            <w:r w:rsidRPr="007117FA">
              <w:t>EDC</w:t>
            </w:r>
          </w:p>
        </w:tc>
        <w:tc>
          <w:tcPr>
            <w:tcW w:w="4536" w:type="dxa"/>
            <w:tcPrChange w:id="4335" w:author="Joost Wijnings" w:date="2014-03-08T03:23:00Z">
              <w:tcPr>
                <w:tcW w:w="4536" w:type="dxa"/>
              </w:tcPr>
            </w:tcPrChange>
          </w:tcPr>
          <w:p w14:paraId="0484BDEA" w14:textId="77777777" w:rsidR="00A61596" w:rsidRPr="007117FA" w:rsidRDefault="00A61596">
            <w:pPr>
              <w:rPr>
                <w:color w:val="000000"/>
              </w:rPr>
            </w:pPr>
            <w:r w:rsidRPr="007117FA">
              <w:rPr>
                <w:color w:val="000000"/>
              </w:rPr>
              <w:t>Documentbeschrijving</w:t>
            </w:r>
          </w:p>
        </w:tc>
        <w:tc>
          <w:tcPr>
            <w:tcW w:w="709" w:type="dxa"/>
            <w:tcPrChange w:id="4336" w:author="Joost Wijnings" w:date="2014-03-08T03:23:00Z">
              <w:tcPr>
                <w:tcW w:w="709" w:type="dxa"/>
              </w:tcPr>
            </w:tcPrChange>
          </w:tcPr>
          <w:p w14:paraId="73767533" w14:textId="77777777" w:rsidR="00A61596" w:rsidRPr="007117FA" w:rsidRDefault="005D0E92">
            <w:pPr>
              <w:rPr>
                <w:color w:val="000000"/>
              </w:rPr>
            </w:pPr>
            <w:r w:rsidRPr="007117FA">
              <w:rPr>
                <w:color w:val="000000"/>
              </w:rPr>
              <w:t>o</w:t>
            </w:r>
          </w:p>
        </w:tc>
      </w:tr>
      <w:tr w:rsidR="00A61596" w:rsidRPr="00892F46" w14:paraId="68C18080" w14:textId="77777777" w:rsidTr="00A86DD7">
        <w:tc>
          <w:tcPr>
            <w:tcW w:w="3227" w:type="dxa"/>
            <w:vAlign w:val="bottom"/>
            <w:tcPrChange w:id="4337" w:author="Joost Wijnings" w:date="2014-03-08T03:23:00Z">
              <w:tcPr>
                <w:tcW w:w="3085" w:type="dxa"/>
                <w:vAlign w:val="bottom"/>
              </w:tcPr>
            </w:tcPrChange>
          </w:tcPr>
          <w:p w14:paraId="667DAA0B" w14:textId="77777777" w:rsidR="00A61596" w:rsidRPr="007117FA" w:rsidRDefault="00A61596">
            <w:pPr>
              <w:rPr>
                <w:color w:val="000000"/>
              </w:rPr>
            </w:pPr>
            <w:r w:rsidRPr="007117FA">
              <w:rPr>
                <w:color w:val="000000"/>
              </w:rPr>
              <w:t>zsdms:documentverzenddatum</w:t>
            </w:r>
          </w:p>
        </w:tc>
        <w:tc>
          <w:tcPr>
            <w:tcW w:w="1701" w:type="dxa"/>
            <w:vAlign w:val="bottom"/>
            <w:tcPrChange w:id="4338" w:author="Joost Wijnings" w:date="2014-03-08T03:23:00Z">
              <w:tcPr>
                <w:tcW w:w="1843" w:type="dxa"/>
                <w:vAlign w:val="bottom"/>
              </w:tcPr>
            </w:tcPrChange>
          </w:tcPr>
          <w:p w14:paraId="7DF163C6" w14:textId="77777777" w:rsidR="00A61596" w:rsidRPr="007117FA" w:rsidRDefault="00A61596" w:rsidP="00A36F43">
            <w:r w:rsidRPr="007117FA">
              <w:t>EDC</w:t>
            </w:r>
          </w:p>
        </w:tc>
        <w:tc>
          <w:tcPr>
            <w:tcW w:w="4536" w:type="dxa"/>
            <w:vAlign w:val="bottom"/>
            <w:tcPrChange w:id="4339" w:author="Joost Wijnings" w:date="2014-03-08T03:23:00Z">
              <w:tcPr>
                <w:tcW w:w="4536" w:type="dxa"/>
                <w:vAlign w:val="bottom"/>
              </w:tcPr>
            </w:tcPrChange>
          </w:tcPr>
          <w:p w14:paraId="308DA5D5" w14:textId="77777777" w:rsidR="00A61596" w:rsidRPr="007117FA" w:rsidRDefault="00A61596">
            <w:pPr>
              <w:rPr>
                <w:color w:val="000000"/>
              </w:rPr>
            </w:pPr>
            <w:r w:rsidRPr="007117FA">
              <w:rPr>
                <w:color w:val="000000"/>
              </w:rPr>
              <w:t>Documentverzenddatum</w:t>
            </w:r>
          </w:p>
        </w:tc>
        <w:tc>
          <w:tcPr>
            <w:tcW w:w="709" w:type="dxa"/>
            <w:tcPrChange w:id="4340" w:author="Joost Wijnings" w:date="2014-03-08T03:23:00Z">
              <w:tcPr>
                <w:tcW w:w="709" w:type="dxa"/>
              </w:tcPr>
            </w:tcPrChange>
          </w:tcPr>
          <w:p w14:paraId="451F9C71" w14:textId="77777777" w:rsidR="00A61596" w:rsidRPr="007117FA" w:rsidRDefault="005D0E92">
            <w:pPr>
              <w:rPr>
                <w:color w:val="000000"/>
              </w:rPr>
            </w:pPr>
            <w:r w:rsidRPr="007117FA">
              <w:rPr>
                <w:color w:val="000000"/>
              </w:rPr>
              <w:t>o</w:t>
            </w:r>
          </w:p>
        </w:tc>
      </w:tr>
      <w:tr w:rsidR="00A61596" w:rsidRPr="00892F46" w14:paraId="172F1E95" w14:textId="77777777" w:rsidTr="00A86DD7">
        <w:tc>
          <w:tcPr>
            <w:tcW w:w="3227" w:type="dxa"/>
            <w:vAlign w:val="bottom"/>
            <w:tcPrChange w:id="4341" w:author="Joost Wijnings" w:date="2014-03-08T03:23:00Z">
              <w:tcPr>
                <w:tcW w:w="3085" w:type="dxa"/>
                <w:vAlign w:val="bottom"/>
              </w:tcPr>
            </w:tcPrChange>
          </w:tcPr>
          <w:p w14:paraId="626BAC74" w14:textId="77777777" w:rsidR="00A61596" w:rsidRPr="007117FA" w:rsidRDefault="00A61596">
            <w:pPr>
              <w:rPr>
                <w:color w:val="000000"/>
              </w:rPr>
            </w:pPr>
            <w:r w:rsidRPr="007117FA">
              <w:rPr>
                <w:color w:val="000000"/>
              </w:rPr>
              <w:t>zsdms:vertrouwelijkaanduiding</w:t>
            </w:r>
          </w:p>
        </w:tc>
        <w:tc>
          <w:tcPr>
            <w:tcW w:w="1701" w:type="dxa"/>
            <w:vAlign w:val="bottom"/>
            <w:tcPrChange w:id="4342" w:author="Joost Wijnings" w:date="2014-03-08T03:23:00Z">
              <w:tcPr>
                <w:tcW w:w="1843" w:type="dxa"/>
                <w:vAlign w:val="bottom"/>
              </w:tcPr>
            </w:tcPrChange>
          </w:tcPr>
          <w:p w14:paraId="57C3C4F1" w14:textId="77777777" w:rsidR="00A61596" w:rsidRPr="007117FA" w:rsidRDefault="00A61596" w:rsidP="00A36F43">
            <w:r w:rsidRPr="007117FA">
              <w:t>EDC</w:t>
            </w:r>
          </w:p>
        </w:tc>
        <w:tc>
          <w:tcPr>
            <w:tcW w:w="4536" w:type="dxa"/>
            <w:vAlign w:val="bottom"/>
            <w:tcPrChange w:id="4343" w:author="Joost Wijnings" w:date="2014-03-08T03:23:00Z">
              <w:tcPr>
                <w:tcW w:w="4536" w:type="dxa"/>
                <w:vAlign w:val="bottom"/>
              </w:tcPr>
            </w:tcPrChange>
          </w:tcPr>
          <w:p w14:paraId="0C67337C" w14:textId="77777777" w:rsidR="00A61596" w:rsidRPr="007117FA" w:rsidRDefault="00A61596">
            <w:pPr>
              <w:rPr>
                <w:color w:val="000000"/>
              </w:rPr>
            </w:pPr>
            <w:r w:rsidRPr="007117FA">
              <w:rPr>
                <w:color w:val="000000"/>
              </w:rPr>
              <w:t>Vertrouwelijkaanduiding</w:t>
            </w:r>
          </w:p>
        </w:tc>
        <w:tc>
          <w:tcPr>
            <w:tcW w:w="709" w:type="dxa"/>
            <w:tcPrChange w:id="4344" w:author="Joost Wijnings" w:date="2014-03-08T03:23:00Z">
              <w:tcPr>
                <w:tcW w:w="709" w:type="dxa"/>
              </w:tcPr>
            </w:tcPrChange>
          </w:tcPr>
          <w:p w14:paraId="6E2EDF08" w14:textId="77777777" w:rsidR="00A61596" w:rsidRPr="007117FA" w:rsidRDefault="005D0E92">
            <w:pPr>
              <w:rPr>
                <w:color w:val="000000"/>
              </w:rPr>
            </w:pPr>
            <w:r w:rsidRPr="007117FA">
              <w:rPr>
                <w:color w:val="000000"/>
              </w:rPr>
              <w:t>v</w:t>
            </w:r>
          </w:p>
        </w:tc>
      </w:tr>
      <w:tr w:rsidR="00A61596" w:rsidRPr="00892F46" w14:paraId="1C0863D3" w14:textId="77777777" w:rsidTr="00A86DD7">
        <w:tc>
          <w:tcPr>
            <w:tcW w:w="3227" w:type="dxa"/>
            <w:vAlign w:val="bottom"/>
            <w:tcPrChange w:id="4345" w:author="Joost Wijnings" w:date="2014-03-08T03:23:00Z">
              <w:tcPr>
                <w:tcW w:w="3085" w:type="dxa"/>
                <w:vAlign w:val="bottom"/>
              </w:tcPr>
            </w:tcPrChange>
          </w:tcPr>
          <w:p w14:paraId="05B50A88" w14:textId="77777777" w:rsidR="00A61596" w:rsidRPr="006C5A4E" w:rsidRDefault="00A61596" w:rsidP="006C5A4E">
            <w:pPr>
              <w:rPr>
                <w:color w:val="000000"/>
              </w:rPr>
            </w:pPr>
            <w:r w:rsidRPr="006C5A4E">
              <w:rPr>
                <w:color w:val="000000"/>
              </w:rPr>
              <w:t xml:space="preserve">zsdms:documentauteur </w:t>
            </w:r>
            <w:r w:rsidR="006C5A4E" w:rsidRPr="006C5A4E">
              <w:rPr>
                <w:color w:val="000000"/>
              </w:rPr>
              <w:t>(</w:t>
            </w:r>
            <w:r w:rsidR="006C5A4E">
              <w:rPr>
                <w:color w:val="000000"/>
              </w:rPr>
              <w:t>kan verschillen van</w:t>
            </w:r>
            <w:r w:rsidR="006C5A4E" w:rsidRPr="006C5A4E">
              <w:rPr>
                <w:color w:val="000000"/>
              </w:rPr>
              <w:t xml:space="preserve"> </w:t>
            </w:r>
            <w:r w:rsidR="006C5A4E" w:rsidRPr="006C5A4E">
              <w:rPr>
                <w:rStyle w:val="pcrb8t-"/>
              </w:rPr>
              <w:t>cmis:createdBy</w:t>
            </w:r>
            <w:r w:rsidR="006C5A4E">
              <w:rPr>
                <w:color w:val="000000"/>
              </w:rPr>
              <w:t xml:space="preserve">) </w:t>
            </w:r>
          </w:p>
        </w:tc>
        <w:tc>
          <w:tcPr>
            <w:tcW w:w="1701" w:type="dxa"/>
            <w:vAlign w:val="bottom"/>
            <w:tcPrChange w:id="4346" w:author="Joost Wijnings" w:date="2014-03-08T03:23:00Z">
              <w:tcPr>
                <w:tcW w:w="1843" w:type="dxa"/>
                <w:vAlign w:val="bottom"/>
              </w:tcPr>
            </w:tcPrChange>
          </w:tcPr>
          <w:p w14:paraId="0D61B310" w14:textId="77777777" w:rsidR="00A61596" w:rsidRPr="007117FA" w:rsidRDefault="00A61596" w:rsidP="00A36F43">
            <w:r w:rsidRPr="007117FA">
              <w:t>EDC</w:t>
            </w:r>
          </w:p>
        </w:tc>
        <w:tc>
          <w:tcPr>
            <w:tcW w:w="4536" w:type="dxa"/>
            <w:vAlign w:val="bottom"/>
            <w:tcPrChange w:id="4347" w:author="Joost Wijnings" w:date="2014-03-08T03:23:00Z">
              <w:tcPr>
                <w:tcW w:w="4536" w:type="dxa"/>
                <w:vAlign w:val="bottom"/>
              </w:tcPr>
            </w:tcPrChange>
          </w:tcPr>
          <w:p w14:paraId="781F345E" w14:textId="77777777" w:rsidR="00A61596" w:rsidRPr="007117FA" w:rsidRDefault="00A61596">
            <w:pPr>
              <w:rPr>
                <w:color w:val="000000"/>
              </w:rPr>
            </w:pPr>
            <w:r w:rsidRPr="007117FA">
              <w:rPr>
                <w:color w:val="000000"/>
              </w:rPr>
              <w:t>Documentauteur</w:t>
            </w:r>
          </w:p>
        </w:tc>
        <w:tc>
          <w:tcPr>
            <w:tcW w:w="709" w:type="dxa"/>
            <w:tcPrChange w:id="4348" w:author="Joost Wijnings" w:date="2014-03-08T03:23:00Z">
              <w:tcPr>
                <w:tcW w:w="709" w:type="dxa"/>
              </w:tcPr>
            </w:tcPrChange>
          </w:tcPr>
          <w:p w14:paraId="6028E5E5" w14:textId="77777777" w:rsidR="00A61596" w:rsidRPr="007117FA" w:rsidRDefault="005D0E92">
            <w:pPr>
              <w:rPr>
                <w:color w:val="000000"/>
              </w:rPr>
            </w:pPr>
            <w:r w:rsidRPr="007117FA">
              <w:rPr>
                <w:color w:val="000000"/>
              </w:rPr>
              <w:t>v</w:t>
            </w:r>
          </w:p>
        </w:tc>
      </w:tr>
      <w:tr w:rsidR="00A61596" w:rsidRPr="00892F46" w14:paraId="73AA36C1" w14:textId="77777777" w:rsidTr="00A86DD7">
        <w:tc>
          <w:tcPr>
            <w:tcW w:w="3227" w:type="dxa"/>
            <w:vAlign w:val="bottom"/>
            <w:tcPrChange w:id="4349" w:author="Joost Wijnings" w:date="2014-03-08T03:23:00Z">
              <w:tcPr>
                <w:tcW w:w="3085" w:type="dxa"/>
                <w:vAlign w:val="bottom"/>
              </w:tcPr>
            </w:tcPrChange>
          </w:tcPr>
          <w:p w14:paraId="08EA6322" w14:textId="77777777" w:rsidR="00A61596" w:rsidRPr="007117FA" w:rsidRDefault="00351F32">
            <w:pPr>
              <w:rPr>
                <w:color w:val="000000"/>
              </w:rPr>
            </w:pPr>
            <w:r w:rsidRPr="007117FA">
              <w:rPr>
                <w:rStyle w:val="pcrb8t-"/>
              </w:rPr>
              <w:t>cmis:contentStreamMimeType</w:t>
            </w:r>
          </w:p>
        </w:tc>
        <w:tc>
          <w:tcPr>
            <w:tcW w:w="1701" w:type="dxa"/>
            <w:vAlign w:val="bottom"/>
            <w:tcPrChange w:id="4350" w:author="Joost Wijnings" w:date="2014-03-08T03:23:00Z">
              <w:tcPr>
                <w:tcW w:w="1843" w:type="dxa"/>
                <w:vAlign w:val="bottom"/>
              </w:tcPr>
            </w:tcPrChange>
          </w:tcPr>
          <w:p w14:paraId="22E9BBC9" w14:textId="77777777" w:rsidR="00A61596" w:rsidRPr="007117FA" w:rsidRDefault="00A61596" w:rsidP="00A36F43">
            <w:r w:rsidRPr="007117FA">
              <w:t>EDC</w:t>
            </w:r>
          </w:p>
        </w:tc>
        <w:tc>
          <w:tcPr>
            <w:tcW w:w="4536" w:type="dxa"/>
            <w:vAlign w:val="bottom"/>
            <w:tcPrChange w:id="4351" w:author="Joost Wijnings" w:date="2014-03-08T03:23:00Z">
              <w:tcPr>
                <w:tcW w:w="4536" w:type="dxa"/>
                <w:vAlign w:val="bottom"/>
              </w:tcPr>
            </w:tcPrChange>
          </w:tcPr>
          <w:p w14:paraId="7BD5DCD7" w14:textId="77777777" w:rsidR="00A61596" w:rsidRPr="007117FA" w:rsidRDefault="00A61596">
            <w:pPr>
              <w:rPr>
                <w:color w:val="000000"/>
              </w:rPr>
            </w:pPr>
            <w:r w:rsidRPr="007117FA">
              <w:rPr>
                <w:color w:val="000000"/>
              </w:rPr>
              <w:t>Documentformaat</w:t>
            </w:r>
          </w:p>
        </w:tc>
        <w:tc>
          <w:tcPr>
            <w:tcW w:w="709" w:type="dxa"/>
            <w:tcPrChange w:id="4352" w:author="Joost Wijnings" w:date="2014-03-08T03:23:00Z">
              <w:tcPr>
                <w:tcW w:w="709" w:type="dxa"/>
              </w:tcPr>
            </w:tcPrChange>
          </w:tcPr>
          <w:p w14:paraId="5686279B" w14:textId="77777777" w:rsidR="00A61596" w:rsidRPr="007117FA" w:rsidRDefault="005D0E92">
            <w:pPr>
              <w:rPr>
                <w:color w:val="000000"/>
              </w:rPr>
            </w:pPr>
            <w:r w:rsidRPr="007117FA">
              <w:rPr>
                <w:color w:val="000000"/>
              </w:rPr>
              <w:t>v</w:t>
            </w:r>
          </w:p>
        </w:tc>
      </w:tr>
      <w:tr w:rsidR="00A61596" w:rsidRPr="00892F46" w14:paraId="640D6DE2" w14:textId="77777777" w:rsidTr="00A86DD7">
        <w:tc>
          <w:tcPr>
            <w:tcW w:w="3227" w:type="dxa"/>
            <w:vAlign w:val="bottom"/>
            <w:tcPrChange w:id="4353" w:author="Joost Wijnings" w:date="2014-03-08T03:23:00Z">
              <w:tcPr>
                <w:tcW w:w="3085" w:type="dxa"/>
                <w:vAlign w:val="bottom"/>
              </w:tcPr>
            </w:tcPrChange>
          </w:tcPr>
          <w:p w14:paraId="640374F6" w14:textId="77777777" w:rsidR="00A61596" w:rsidRPr="007117FA" w:rsidRDefault="00A61596">
            <w:pPr>
              <w:rPr>
                <w:color w:val="000000"/>
              </w:rPr>
            </w:pPr>
            <w:r w:rsidRPr="007117FA">
              <w:rPr>
                <w:color w:val="000000"/>
              </w:rPr>
              <w:t>zsdms:documenttaal</w:t>
            </w:r>
          </w:p>
        </w:tc>
        <w:tc>
          <w:tcPr>
            <w:tcW w:w="1701" w:type="dxa"/>
            <w:vAlign w:val="bottom"/>
            <w:tcPrChange w:id="4354" w:author="Joost Wijnings" w:date="2014-03-08T03:23:00Z">
              <w:tcPr>
                <w:tcW w:w="1843" w:type="dxa"/>
                <w:vAlign w:val="bottom"/>
              </w:tcPr>
            </w:tcPrChange>
          </w:tcPr>
          <w:p w14:paraId="73AADC1A" w14:textId="77777777" w:rsidR="00A61596" w:rsidRPr="007117FA" w:rsidRDefault="00A61596" w:rsidP="00A36F43">
            <w:r w:rsidRPr="007117FA">
              <w:t>EDC</w:t>
            </w:r>
          </w:p>
        </w:tc>
        <w:tc>
          <w:tcPr>
            <w:tcW w:w="4536" w:type="dxa"/>
            <w:vAlign w:val="bottom"/>
            <w:tcPrChange w:id="4355" w:author="Joost Wijnings" w:date="2014-03-08T03:23:00Z">
              <w:tcPr>
                <w:tcW w:w="4536" w:type="dxa"/>
                <w:vAlign w:val="bottom"/>
              </w:tcPr>
            </w:tcPrChange>
          </w:tcPr>
          <w:p w14:paraId="7CCAD05F" w14:textId="77777777" w:rsidR="00A61596" w:rsidRPr="007117FA" w:rsidRDefault="00A61596">
            <w:pPr>
              <w:rPr>
                <w:color w:val="000000"/>
              </w:rPr>
            </w:pPr>
            <w:r w:rsidRPr="007117FA">
              <w:rPr>
                <w:color w:val="000000"/>
              </w:rPr>
              <w:t>Documenttaal</w:t>
            </w:r>
          </w:p>
        </w:tc>
        <w:tc>
          <w:tcPr>
            <w:tcW w:w="709" w:type="dxa"/>
            <w:tcPrChange w:id="4356" w:author="Joost Wijnings" w:date="2014-03-08T03:23:00Z">
              <w:tcPr>
                <w:tcW w:w="709" w:type="dxa"/>
              </w:tcPr>
            </w:tcPrChange>
          </w:tcPr>
          <w:p w14:paraId="0BA8C154" w14:textId="77777777" w:rsidR="00A61596" w:rsidRPr="007117FA" w:rsidRDefault="005D0E92">
            <w:pPr>
              <w:rPr>
                <w:color w:val="000000"/>
              </w:rPr>
            </w:pPr>
            <w:r w:rsidRPr="007117FA">
              <w:rPr>
                <w:color w:val="000000"/>
              </w:rPr>
              <w:t>v</w:t>
            </w:r>
          </w:p>
        </w:tc>
      </w:tr>
      <w:tr w:rsidR="00A61596" w:rsidRPr="00892F46" w14:paraId="47114B70" w14:textId="77777777" w:rsidTr="00A86DD7">
        <w:tc>
          <w:tcPr>
            <w:tcW w:w="3227" w:type="dxa"/>
            <w:vAlign w:val="bottom"/>
            <w:tcPrChange w:id="4357" w:author="Joost Wijnings" w:date="2014-03-08T03:23:00Z">
              <w:tcPr>
                <w:tcW w:w="3085" w:type="dxa"/>
                <w:vAlign w:val="bottom"/>
              </w:tcPr>
            </w:tcPrChange>
          </w:tcPr>
          <w:p w14:paraId="723D640B" w14:textId="77777777" w:rsidR="00A61596" w:rsidRPr="007117FA" w:rsidRDefault="00A61596">
            <w:pPr>
              <w:rPr>
                <w:color w:val="000000"/>
              </w:rPr>
            </w:pPr>
            <w:r w:rsidRPr="007117FA">
              <w:rPr>
                <w:color w:val="000000"/>
              </w:rPr>
              <w:t>zsdms:documentversie</w:t>
            </w:r>
          </w:p>
        </w:tc>
        <w:tc>
          <w:tcPr>
            <w:tcW w:w="1701" w:type="dxa"/>
            <w:vAlign w:val="bottom"/>
            <w:tcPrChange w:id="4358" w:author="Joost Wijnings" w:date="2014-03-08T03:23:00Z">
              <w:tcPr>
                <w:tcW w:w="1843" w:type="dxa"/>
                <w:vAlign w:val="bottom"/>
              </w:tcPr>
            </w:tcPrChange>
          </w:tcPr>
          <w:p w14:paraId="3833FE3F" w14:textId="77777777" w:rsidR="00A61596" w:rsidRPr="007117FA" w:rsidRDefault="00A61596" w:rsidP="00A36F43">
            <w:r w:rsidRPr="007117FA">
              <w:t>EDC</w:t>
            </w:r>
          </w:p>
        </w:tc>
        <w:tc>
          <w:tcPr>
            <w:tcW w:w="4536" w:type="dxa"/>
            <w:vAlign w:val="bottom"/>
            <w:tcPrChange w:id="4359" w:author="Joost Wijnings" w:date="2014-03-08T03:23:00Z">
              <w:tcPr>
                <w:tcW w:w="4536" w:type="dxa"/>
                <w:vAlign w:val="bottom"/>
              </w:tcPr>
            </w:tcPrChange>
          </w:tcPr>
          <w:p w14:paraId="3DAD814A" w14:textId="77777777" w:rsidR="00A61596" w:rsidRPr="007117FA" w:rsidRDefault="00A61596">
            <w:pPr>
              <w:rPr>
                <w:color w:val="000000"/>
              </w:rPr>
            </w:pPr>
            <w:r w:rsidRPr="007117FA">
              <w:rPr>
                <w:color w:val="000000"/>
              </w:rPr>
              <w:t>Documentversie</w:t>
            </w:r>
          </w:p>
        </w:tc>
        <w:tc>
          <w:tcPr>
            <w:tcW w:w="709" w:type="dxa"/>
            <w:tcPrChange w:id="4360" w:author="Joost Wijnings" w:date="2014-03-08T03:23:00Z">
              <w:tcPr>
                <w:tcW w:w="709" w:type="dxa"/>
              </w:tcPr>
            </w:tcPrChange>
          </w:tcPr>
          <w:p w14:paraId="4445DBE2" w14:textId="77777777" w:rsidR="00A61596" w:rsidRPr="007117FA" w:rsidRDefault="005D0E92">
            <w:pPr>
              <w:rPr>
                <w:color w:val="000000"/>
              </w:rPr>
            </w:pPr>
            <w:r w:rsidRPr="007117FA">
              <w:rPr>
                <w:color w:val="000000"/>
              </w:rPr>
              <w:t>o</w:t>
            </w:r>
          </w:p>
        </w:tc>
      </w:tr>
      <w:tr w:rsidR="00A61596" w:rsidRPr="00892F46" w14:paraId="277FB666" w14:textId="77777777" w:rsidTr="00A86DD7">
        <w:tc>
          <w:tcPr>
            <w:tcW w:w="3227" w:type="dxa"/>
            <w:vAlign w:val="bottom"/>
            <w:tcPrChange w:id="4361" w:author="Joost Wijnings" w:date="2014-03-08T03:23:00Z">
              <w:tcPr>
                <w:tcW w:w="3085" w:type="dxa"/>
                <w:vAlign w:val="bottom"/>
              </w:tcPr>
            </w:tcPrChange>
          </w:tcPr>
          <w:p w14:paraId="7D87D576" w14:textId="77777777" w:rsidR="00A61596" w:rsidRPr="007117FA" w:rsidRDefault="00A61596">
            <w:pPr>
              <w:rPr>
                <w:color w:val="000000"/>
              </w:rPr>
            </w:pPr>
            <w:r w:rsidRPr="007117FA">
              <w:rPr>
                <w:color w:val="000000"/>
              </w:rPr>
              <w:t>zsdms:documentstatus</w:t>
            </w:r>
          </w:p>
        </w:tc>
        <w:tc>
          <w:tcPr>
            <w:tcW w:w="1701" w:type="dxa"/>
            <w:vAlign w:val="bottom"/>
            <w:tcPrChange w:id="4362" w:author="Joost Wijnings" w:date="2014-03-08T03:23:00Z">
              <w:tcPr>
                <w:tcW w:w="1843" w:type="dxa"/>
                <w:vAlign w:val="bottom"/>
              </w:tcPr>
            </w:tcPrChange>
          </w:tcPr>
          <w:p w14:paraId="5F14FE89" w14:textId="77777777" w:rsidR="00A61596" w:rsidRPr="007117FA" w:rsidRDefault="00A61596" w:rsidP="00A36F43">
            <w:r w:rsidRPr="007117FA">
              <w:t>EDC</w:t>
            </w:r>
          </w:p>
        </w:tc>
        <w:tc>
          <w:tcPr>
            <w:tcW w:w="4536" w:type="dxa"/>
            <w:vAlign w:val="bottom"/>
            <w:tcPrChange w:id="4363" w:author="Joost Wijnings" w:date="2014-03-08T03:23:00Z">
              <w:tcPr>
                <w:tcW w:w="4536" w:type="dxa"/>
                <w:vAlign w:val="bottom"/>
              </w:tcPr>
            </w:tcPrChange>
          </w:tcPr>
          <w:p w14:paraId="4375B28C" w14:textId="77777777" w:rsidR="00A61596" w:rsidRPr="007117FA" w:rsidRDefault="00A61596">
            <w:pPr>
              <w:rPr>
                <w:color w:val="000000"/>
              </w:rPr>
            </w:pPr>
            <w:r w:rsidRPr="007117FA">
              <w:rPr>
                <w:color w:val="000000"/>
              </w:rPr>
              <w:t>Documentstatus</w:t>
            </w:r>
          </w:p>
        </w:tc>
        <w:tc>
          <w:tcPr>
            <w:tcW w:w="709" w:type="dxa"/>
            <w:tcPrChange w:id="4364" w:author="Joost Wijnings" w:date="2014-03-08T03:23:00Z">
              <w:tcPr>
                <w:tcW w:w="709" w:type="dxa"/>
              </w:tcPr>
            </w:tcPrChange>
          </w:tcPr>
          <w:p w14:paraId="154F8A77" w14:textId="77777777" w:rsidR="00A61596" w:rsidRPr="007117FA" w:rsidRDefault="005D0E92">
            <w:pPr>
              <w:rPr>
                <w:color w:val="000000"/>
              </w:rPr>
            </w:pPr>
            <w:r w:rsidRPr="007117FA">
              <w:rPr>
                <w:color w:val="000000"/>
              </w:rPr>
              <w:t>o</w:t>
            </w:r>
          </w:p>
        </w:tc>
      </w:tr>
      <w:tr w:rsidR="00A61596" w:rsidRPr="00892F46" w14:paraId="4A40AFFA" w14:textId="77777777" w:rsidTr="00A86DD7">
        <w:tc>
          <w:tcPr>
            <w:tcW w:w="3227" w:type="dxa"/>
            <w:vAlign w:val="bottom"/>
            <w:tcPrChange w:id="4365" w:author="Joost Wijnings" w:date="2014-03-08T03:23:00Z">
              <w:tcPr>
                <w:tcW w:w="3085" w:type="dxa"/>
                <w:vAlign w:val="bottom"/>
              </w:tcPr>
            </w:tcPrChange>
          </w:tcPr>
          <w:p w14:paraId="69851F40" w14:textId="77777777" w:rsidR="00A61596" w:rsidRPr="007117FA" w:rsidRDefault="00A61596">
            <w:pPr>
              <w:rPr>
                <w:color w:val="000000"/>
              </w:rPr>
            </w:pPr>
            <w:r w:rsidRPr="007117FA">
              <w:rPr>
                <w:color w:val="000000"/>
              </w:rPr>
              <w:t>zsdms:documentlink</w:t>
            </w:r>
          </w:p>
        </w:tc>
        <w:tc>
          <w:tcPr>
            <w:tcW w:w="1701" w:type="dxa"/>
            <w:vAlign w:val="bottom"/>
            <w:tcPrChange w:id="4366" w:author="Joost Wijnings" w:date="2014-03-08T03:23:00Z">
              <w:tcPr>
                <w:tcW w:w="1843" w:type="dxa"/>
                <w:vAlign w:val="bottom"/>
              </w:tcPr>
            </w:tcPrChange>
          </w:tcPr>
          <w:p w14:paraId="330CBCEF" w14:textId="77777777" w:rsidR="00A61596" w:rsidRPr="007117FA" w:rsidRDefault="00A61596" w:rsidP="00A36F43">
            <w:r w:rsidRPr="007117FA">
              <w:t>EDC</w:t>
            </w:r>
          </w:p>
        </w:tc>
        <w:tc>
          <w:tcPr>
            <w:tcW w:w="4536" w:type="dxa"/>
            <w:vAlign w:val="bottom"/>
            <w:tcPrChange w:id="4367" w:author="Joost Wijnings" w:date="2014-03-08T03:23:00Z">
              <w:tcPr>
                <w:tcW w:w="4536" w:type="dxa"/>
                <w:vAlign w:val="bottom"/>
              </w:tcPr>
            </w:tcPrChange>
          </w:tcPr>
          <w:p w14:paraId="0AB8D8C5" w14:textId="77777777" w:rsidR="00A61596" w:rsidRPr="007117FA" w:rsidRDefault="00A61596">
            <w:pPr>
              <w:rPr>
                <w:color w:val="000000"/>
              </w:rPr>
            </w:pPr>
            <w:r w:rsidRPr="007117FA">
              <w:rPr>
                <w:color w:val="000000"/>
              </w:rPr>
              <w:t>Documentlink</w:t>
            </w:r>
          </w:p>
        </w:tc>
        <w:tc>
          <w:tcPr>
            <w:tcW w:w="709" w:type="dxa"/>
            <w:tcPrChange w:id="4368" w:author="Joost Wijnings" w:date="2014-03-08T03:23:00Z">
              <w:tcPr>
                <w:tcW w:w="709" w:type="dxa"/>
              </w:tcPr>
            </w:tcPrChange>
          </w:tcPr>
          <w:p w14:paraId="7060BD07" w14:textId="77777777" w:rsidR="00A61596" w:rsidRPr="007117FA" w:rsidRDefault="006C5A4E">
            <w:pPr>
              <w:rPr>
                <w:color w:val="000000"/>
              </w:rPr>
            </w:pPr>
            <w:r>
              <w:rPr>
                <w:color w:val="000000"/>
              </w:rPr>
              <w:t>o</w:t>
            </w:r>
          </w:p>
        </w:tc>
      </w:tr>
      <w:tr w:rsidR="006C5A4E" w:rsidRPr="00892F46" w14:paraId="6E0E09C5" w14:textId="77777777" w:rsidTr="00A86DD7">
        <w:tc>
          <w:tcPr>
            <w:tcW w:w="3227" w:type="dxa"/>
            <w:vAlign w:val="bottom"/>
            <w:tcPrChange w:id="4369" w:author="Joost Wijnings" w:date="2014-03-08T03:23:00Z">
              <w:tcPr>
                <w:tcW w:w="3085" w:type="dxa"/>
                <w:vAlign w:val="bottom"/>
              </w:tcPr>
            </w:tcPrChange>
          </w:tcPr>
          <w:p w14:paraId="2EABDC2B" w14:textId="77777777" w:rsidR="006C5A4E" w:rsidRPr="007117FA" w:rsidRDefault="006C5A4E">
            <w:pPr>
              <w:rPr>
                <w:color w:val="000000"/>
              </w:rPr>
            </w:pPr>
            <w:r>
              <w:rPr>
                <w:color w:val="000000"/>
              </w:rPr>
              <w:t>Content-stream (is content-stream van EDC object)</w:t>
            </w:r>
          </w:p>
        </w:tc>
        <w:tc>
          <w:tcPr>
            <w:tcW w:w="1701" w:type="dxa"/>
            <w:vAlign w:val="bottom"/>
            <w:tcPrChange w:id="4370" w:author="Joost Wijnings" w:date="2014-03-08T03:23:00Z">
              <w:tcPr>
                <w:tcW w:w="1843" w:type="dxa"/>
                <w:vAlign w:val="bottom"/>
              </w:tcPr>
            </w:tcPrChange>
          </w:tcPr>
          <w:p w14:paraId="122A2901" w14:textId="77777777" w:rsidR="006C5A4E" w:rsidRPr="007117FA" w:rsidRDefault="006C5A4E" w:rsidP="00A36F43">
            <w:r>
              <w:t>EDC</w:t>
            </w:r>
          </w:p>
        </w:tc>
        <w:tc>
          <w:tcPr>
            <w:tcW w:w="4536" w:type="dxa"/>
            <w:vAlign w:val="bottom"/>
            <w:tcPrChange w:id="4371" w:author="Joost Wijnings" w:date="2014-03-08T03:23:00Z">
              <w:tcPr>
                <w:tcW w:w="4536" w:type="dxa"/>
                <w:vAlign w:val="bottom"/>
              </w:tcPr>
            </w:tcPrChange>
          </w:tcPr>
          <w:p w14:paraId="7673B47F" w14:textId="77777777" w:rsidR="006C5A4E" w:rsidRPr="007117FA" w:rsidRDefault="006C5A4E">
            <w:pPr>
              <w:rPr>
                <w:color w:val="000000"/>
              </w:rPr>
            </w:pPr>
            <w:r>
              <w:rPr>
                <w:color w:val="000000"/>
              </w:rPr>
              <w:t>Documentinhoud</w:t>
            </w:r>
          </w:p>
        </w:tc>
        <w:tc>
          <w:tcPr>
            <w:tcW w:w="709" w:type="dxa"/>
            <w:tcPrChange w:id="4372" w:author="Joost Wijnings" w:date="2014-03-08T03:23:00Z">
              <w:tcPr>
                <w:tcW w:w="709" w:type="dxa"/>
              </w:tcPr>
            </w:tcPrChange>
          </w:tcPr>
          <w:p w14:paraId="4FE061A0" w14:textId="77777777" w:rsidR="006C5A4E" w:rsidRPr="007117FA" w:rsidRDefault="006C5A4E">
            <w:pPr>
              <w:rPr>
                <w:color w:val="000000"/>
              </w:rPr>
            </w:pPr>
            <w:r>
              <w:rPr>
                <w:color w:val="000000"/>
              </w:rPr>
              <w:t>v</w:t>
            </w:r>
          </w:p>
        </w:tc>
      </w:tr>
    </w:tbl>
    <w:p w14:paraId="2B99B1D2" w14:textId="60CD50C6" w:rsidR="00765447" w:rsidRDefault="00765447" w:rsidP="00765447">
      <w:pPr>
        <w:pStyle w:val="Bijschrift"/>
        <w:rPr>
          <w:ins w:id="4373" w:author="Joost Wijnings" w:date="2014-03-08T03:23:00Z"/>
        </w:rPr>
      </w:pPr>
      <w:bookmarkStart w:id="4374" w:name="_Ref346899068"/>
      <w:r w:rsidRPr="000B4F21">
        <w:t xml:space="preserve">Tabel </w:t>
      </w:r>
      <w:r w:rsidR="00112AED">
        <w:fldChar w:fldCharType="begin"/>
      </w:r>
      <w:r w:rsidR="00112AED">
        <w:instrText xml:space="preserve"> SEQ Tabel \* ARABIC </w:instrText>
      </w:r>
      <w:r w:rsidR="00112AED">
        <w:fldChar w:fldCharType="separate"/>
      </w:r>
      <w:r w:rsidR="0053520C">
        <w:rPr>
          <w:noProof/>
        </w:rPr>
        <w:t>3</w:t>
      </w:r>
      <w:r w:rsidR="00112AED">
        <w:rPr>
          <w:noProof/>
        </w:rPr>
        <w:fldChar w:fldCharType="end"/>
      </w:r>
      <w:bookmarkEnd w:id="4374"/>
      <w:r w:rsidRPr="000B4F21">
        <w:t>: Mapping CMIS</w:t>
      </w:r>
      <w:ins w:id="4375" w:author="Joost Wijnings" w:date="2014-03-08T03:02:00Z">
        <w:r w:rsidR="00A2123B">
          <w:t>-</w:t>
        </w:r>
      </w:ins>
      <w:del w:id="4376" w:author="Joost Wijnings" w:date="2014-03-08T03:02:00Z">
        <w:r w:rsidRPr="000B4F21" w:rsidDel="00A2123B">
          <w:delText xml:space="preserve"> </w:delText>
        </w:r>
      </w:del>
      <w:r w:rsidRPr="000B4F21">
        <w:t>properties op RGBZ</w:t>
      </w:r>
      <w:ins w:id="4377" w:author="Joost Wijnings" w:date="2014-03-08T03:02:00Z">
        <w:r w:rsidR="00A2123B">
          <w:t>-</w:t>
        </w:r>
      </w:ins>
      <w:del w:id="4378" w:author="Joost Wijnings" w:date="2014-03-08T03:02:00Z">
        <w:r w:rsidRPr="000B4F21" w:rsidDel="00A2123B">
          <w:delText xml:space="preserve"> </w:delText>
        </w:r>
      </w:del>
      <w:r w:rsidRPr="000B4F21">
        <w:t>attributen</w:t>
      </w:r>
    </w:p>
    <w:p w14:paraId="1BDEDF8C" w14:textId="5032C7BE" w:rsidR="00A86DD7" w:rsidDel="00A86DD7" w:rsidRDefault="00A86DD7" w:rsidP="00237DAF">
      <w:pPr>
        <w:pStyle w:val="Kop2"/>
        <w:keepNext w:val="0"/>
        <w:rPr>
          <w:del w:id="4379" w:author="Joost Wijnings" w:date="2014-03-08T03:23:00Z"/>
        </w:rPr>
      </w:pPr>
      <w:bookmarkStart w:id="4380" w:name="_Toc384629484"/>
      <w:bookmarkStart w:id="4381" w:name="_Toc395709863"/>
      <w:bookmarkStart w:id="4382" w:name="_Toc402174448"/>
      <w:bookmarkEnd w:id="4380"/>
      <w:bookmarkEnd w:id="4381"/>
      <w:bookmarkEnd w:id="4382"/>
    </w:p>
    <w:p w14:paraId="3B920B75" w14:textId="77777777" w:rsidR="00A86DD7" w:rsidRDefault="00A86DD7">
      <w:pPr>
        <w:rPr>
          <w:ins w:id="4383" w:author="Joost Wijnings" w:date="2014-03-08T03:24:00Z"/>
        </w:rPr>
        <w:pPrChange w:id="4384" w:author="Joost Wijnings" w:date="2014-03-08T03:24:00Z">
          <w:pPr>
            <w:pStyle w:val="Bijschrift"/>
          </w:pPr>
        </w:pPrChange>
      </w:pPr>
    </w:p>
    <w:p w14:paraId="6CCE6CE1" w14:textId="77777777" w:rsidR="00A86DD7" w:rsidRDefault="00A86DD7">
      <w:pPr>
        <w:rPr>
          <w:ins w:id="4385" w:author="Joost Wijnings" w:date="2014-03-08T03:24:00Z"/>
        </w:rPr>
        <w:pPrChange w:id="4386" w:author="Joost Wijnings" w:date="2014-03-08T03:24:00Z">
          <w:pPr>
            <w:pStyle w:val="Bijschrift"/>
          </w:pPr>
        </w:pPrChange>
      </w:pPr>
    </w:p>
    <w:p w14:paraId="42478474" w14:textId="47259240" w:rsidR="00214B22" w:rsidRDefault="00E55D5D">
      <w:pPr>
        <w:pStyle w:val="Kop2"/>
        <w:keepNext w:val="0"/>
        <w:rPr>
          <w:lang w:eastAsia="nl-NL"/>
        </w:rPr>
        <w:pPrChange w:id="4387" w:author="Joost Wijnings" w:date="2014-03-08T03:24:00Z">
          <w:pPr>
            <w:pStyle w:val="Kop2"/>
          </w:pPr>
        </w:pPrChange>
      </w:pPr>
      <w:bookmarkStart w:id="4388" w:name="_Toc326920269"/>
      <w:bookmarkEnd w:id="649"/>
      <w:bookmarkEnd w:id="4388"/>
      <w:r>
        <w:br w:type="page"/>
      </w:r>
      <w:bookmarkStart w:id="4389" w:name="_Toc402174449"/>
      <w:r w:rsidR="00214B22">
        <w:rPr>
          <w:lang w:eastAsia="nl-NL"/>
        </w:rPr>
        <w:lastRenderedPageBreak/>
        <w:t>CMIS</w:t>
      </w:r>
      <w:ins w:id="4390" w:author="Joost Wijnings" w:date="2014-03-08T03:02:00Z">
        <w:r w:rsidR="00A2123B">
          <w:rPr>
            <w:lang w:eastAsia="nl-NL"/>
          </w:rPr>
          <w:t>-</w:t>
        </w:r>
      </w:ins>
      <w:del w:id="4391" w:author="Joost Wijnings" w:date="2014-03-08T03:02:00Z">
        <w:r w:rsidR="00214B22" w:rsidDel="00A2123B">
          <w:rPr>
            <w:lang w:eastAsia="nl-NL"/>
          </w:rPr>
          <w:delText xml:space="preserve"> </w:delText>
        </w:r>
      </w:del>
      <w:r w:rsidR="00214B22">
        <w:rPr>
          <w:lang w:eastAsia="nl-NL"/>
        </w:rPr>
        <w:t>Documentservices en CMIS</w:t>
      </w:r>
      <w:ins w:id="4392" w:author="Joost Wijnings" w:date="2014-03-08T03:02:00Z">
        <w:r w:rsidR="00A2123B">
          <w:rPr>
            <w:lang w:eastAsia="nl-NL"/>
          </w:rPr>
          <w:t>-</w:t>
        </w:r>
      </w:ins>
      <w:del w:id="4393" w:author="Joost Wijnings" w:date="2014-03-08T03:02:00Z">
        <w:r w:rsidR="007B00FA" w:rsidDel="00A2123B">
          <w:rPr>
            <w:lang w:eastAsia="nl-NL"/>
          </w:rPr>
          <w:delText xml:space="preserve"> </w:delText>
        </w:r>
      </w:del>
      <w:r w:rsidR="00214B22">
        <w:rPr>
          <w:lang w:eastAsia="nl-NL"/>
        </w:rPr>
        <w:t>Integratieservice</w:t>
      </w:r>
      <w:bookmarkEnd w:id="4389"/>
    </w:p>
    <w:p w14:paraId="4CB134B3" w14:textId="186B52B7" w:rsidR="00364DA7" w:rsidRDefault="009C7CE3">
      <w:pPr>
        <w:rPr>
          <w:lang w:eastAsia="nl-NL"/>
        </w:rPr>
      </w:pPr>
      <w:r>
        <w:rPr>
          <w:lang w:eastAsia="nl-NL"/>
        </w:rPr>
        <w:t>De CMIS</w:t>
      </w:r>
      <w:del w:id="4394" w:author="Joost Wijnings" w:date="2014-03-08T03:02:00Z">
        <w:r w:rsidDel="00A2123B">
          <w:rPr>
            <w:lang w:eastAsia="nl-NL"/>
          </w:rPr>
          <w:delText xml:space="preserve"> D</w:delText>
        </w:r>
      </w:del>
      <w:ins w:id="4395" w:author="Joost Wijnings" w:date="2014-03-08T03:02:00Z">
        <w:r w:rsidR="00A2123B">
          <w:rPr>
            <w:lang w:eastAsia="nl-NL"/>
          </w:rPr>
          <w:t>-d</w:t>
        </w:r>
      </w:ins>
      <w:r>
        <w:rPr>
          <w:lang w:eastAsia="nl-NL"/>
        </w:rPr>
        <w:t xml:space="preserve">ocumentservices </w:t>
      </w:r>
      <w:r w:rsidR="00190334">
        <w:rPr>
          <w:lang w:eastAsia="nl-NL"/>
        </w:rPr>
        <w:t>bestaan functioneel uit dezelfde services als de StUF</w:t>
      </w:r>
      <w:ins w:id="4396" w:author="Joost Wijnings" w:date="2014-03-18T08:27:00Z">
        <w:r w:rsidR="00C17B98">
          <w:rPr>
            <w:lang w:eastAsia="nl-NL"/>
          </w:rPr>
          <w:t>-</w:t>
        </w:r>
      </w:ins>
      <w:del w:id="4397" w:author="Joost Wijnings" w:date="2014-03-18T08:27:00Z">
        <w:r w:rsidR="00190334" w:rsidDel="00C17B98">
          <w:rPr>
            <w:lang w:eastAsia="nl-NL"/>
          </w:rPr>
          <w:delText xml:space="preserve"> </w:delText>
        </w:r>
      </w:del>
      <w:del w:id="4398" w:author="Joost Wijnings" w:date="2014-03-08T03:02:00Z">
        <w:r w:rsidR="00190334" w:rsidDel="00A2123B">
          <w:rPr>
            <w:lang w:eastAsia="nl-NL"/>
          </w:rPr>
          <w:delText>Zaakdocumentservices</w:delText>
        </w:r>
      </w:del>
      <w:ins w:id="4399" w:author="Joost Wijnings" w:date="2014-03-08T03:02:00Z">
        <w:r w:rsidR="00A2123B">
          <w:rPr>
            <w:lang w:eastAsia="nl-NL"/>
          </w:rPr>
          <w:t>zaakdocumentservices</w:t>
        </w:r>
      </w:ins>
      <w:r w:rsidR="00190334">
        <w:rPr>
          <w:lang w:eastAsia="nl-NL"/>
        </w:rPr>
        <w:t>. Echter, de services worden aangeboden via een CMIS</w:t>
      </w:r>
      <w:ins w:id="4400" w:author="Joost Wijnings" w:date="2014-03-08T03:02:00Z">
        <w:r w:rsidR="00A2123B">
          <w:rPr>
            <w:lang w:eastAsia="nl-NL"/>
          </w:rPr>
          <w:t>-</w:t>
        </w:r>
      </w:ins>
      <w:del w:id="4401" w:author="Joost Wijnings" w:date="2014-03-08T03:02:00Z">
        <w:r w:rsidR="00190334" w:rsidDel="00A2123B">
          <w:rPr>
            <w:lang w:eastAsia="nl-NL"/>
          </w:rPr>
          <w:delText xml:space="preserve"> </w:delText>
        </w:r>
      </w:del>
      <w:r w:rsidR="00190334">
        <w:rPr>
          <w:lang w:eastAsia="nl-NL"/>
        </w:rPr>
        <w:t xml:space="preserve">interface in plaats van een </w:t>
      </w:r>
      <w:del w:id="4402" w:author="Joost Wijnings" w:date="2014-03-10T09:27:00Z">
        <w:r w:rsidR="00190334" w:rsidDel="00237DAF">
          <w:rPr>
            <w:lang w:eastAsia="nl-NL"/>
          </w:rPr>
          <w:delText>StUF ZKN</w:delText>
        </w:r>
      </w:del>
      <w:ins w:id="4403" w:author="Joost Wijnings" w:date="2014-03-10T09:27:00Z">
        <w:r w:rsidR="00237DAF">
          <w:rPr>
            <w:lang w:eastAsia="nl-NL"/>
          </w:rPr>
          <w:t>StUF-ZKN</w:t>
        </w:r>
      </w:ins>
      <w:ins w:id="4404" w:author="Joost Wijnings" w:date="2014-03-08T03:12:00Z">
        <w:r w:rsidR="009037D9">
          <w:rPr>
            <w:lang w:eastAsia="nl-NL"/>
          </w:rPr>
          <w:t>-</w:t>
        </w:r>
      </w:ins>
      <w:del w:id="4405" w:author="Joost Wijnings" w:date="2014-03-08T03:12:00Z">
        <w:r w:rsidR="00190334" w:rsidDel="009037D9">
          <w:rPr>
            <w:lang w:eastAsia="nl-NL"/>
          </w:rPr>
          <w:delText xml:space="preserve"> </w:delText>
        </w:r>
      </w:del>
      <w:r w:rsidR="00190334">
        <w:rPr>
          <w:lang w:eastAsia="nl-NL"/>
        </w:rPr>
        <w:t xml:space="preserve">interface. </w:t>
      </w:r>
      <w:r w:rsidR="002B24D1">
        <w:rPr>
          <w:lang w:eastAsia="nl-NL"/>
        </w:rPr>
        <w:t xml:space="preserve">De servicebeschrijvingen zijn in dit hoofdstuk daarom beperkt tot een aantal technische eisen. Uitzondering hierop is de </w:t>
      </w:r>
      <w:ins w:id="4406" w:author="Joost Wijnings" w:date="2014-03-18T08:40:00Z">
        <w:r w:rsidR="008D2A2D">
          <w:rPr>
            <w:lang w:eastAsia="nl-NL"/>
          </w:rPr>
          <w:t>‘</w:t>
        </w:r>
      </w:ins>
      <w:del w:id="4407" w:author="Joost Wijnings" w:date="2014-03-18T08:40:00Z">
        <w:r w:rsidR="002B24D1" w:rsidDel="008D2A2D">
          <w:rPr>
            <w:lang w:eastAsia="nl-NL"/>
          </w:rPr>
          <w:delText xml:space="preserve">service </w:delText>
        </w:r>
      </w:del>
      <w:r w:rsidR="002B24D1">
        <w:rPr>
          <w:lang w:eastAsia="nl-NL"/>
        </w:rPr>
        <w:t xml:space="preserve">Koppel Zaakdocument </w:t>
      </w:r>
      <w:r w:rsidR="006F1CA3">
        <w:rPr>
          <w:lang w:eastAsia="nl-NL"/>
        </w:rPr>
        <w:t xml:space="preserve">aan </w:t>
      </w:r>
      <w:r w:rsidR="002B24D1">
        <w:rPr>
          <w:lang w:eastAsia="nl-NL"/>
        </w:rPr>
        <w:t>Zaak</w:t>
      </w:r>
      <w:ins w:id="4408" w:author="Joost Wijnings" w:date="2014-03-18T08:40:00Z">
        <w:r w:rsidR="008D2A2D">
          <w:rPr>
            <w:lang w:eastAsia="nl-NL"/>
          </w:rPr>
          <w:t>’-service</w:t>
        </w:r>
      </w:ins>
      <w:r w:rsidR="002B24D1">
        <w:rPr>
          <w:lang w:eastAsia="nl-NL"/>
        </w:rPr>
        <w:t xml:space="preserve">. Deze service wordt alleen geboden via de </w:t>
      </w:r>
      <w:del w:id="4409" w:author="Joost Wijnings" w:date="2014-03-08T03:03:00Z">
        <w:r w:rsidR="002B24D1" w:rsidDel="00A2123B">
          <w:rPr>
            <w:lang w:eastAsia="nl-NL"/>
          </w:rPr>
          <w:delText xml:space="preserve">CMIS </w:delText>
        </w:r>
      </w:del>
      <w:ins w:id="4410" w:author="Joost Wijnings" w:date="2014-03-08T03:03:00Z">
        <w:r w:rsidR="00A2123B">
          <w:rPr>
            <w:lang w:eastAsia="nl-NL"/>
          </w:rPr>
          <w:t>CMIS-</w:t>
        </w:r>
      </w:ins>
      <w:r w:rsidR="002B24D1">
        <w:rPr>
          <w:lang w:eastAsia="nl-NL"/>
        </w:rPr>
        <w:t xml:space="preserve">interface en </w:t>
      </w:r>
      <w:del w:id="4411" w:author="Joost Wijnings" w:date="2014-03-18T08:41:00Z">
        <w:r w:rsidR="002B24D1" w:rsidDel="008D2A2D">
          <w:rPr>
            <w:lang w:eastAsia="nl-NL"/>
          </w:rPr>
          <w:delText xml:space="preserve">zal </w:delText>
        </w:r>
      </w:del>
      <w:ins w:id="4412" w:author="Joost Wijnings" w:date="2014-03-18T08:41:00Z">
        <w:r w:rsidR="008D2A2D">
          <w:rPr>
            <w:lang w:eastAsia="nl-NL"/>
          </w:rPr>
          <w:t xml:space="preserve">wordt </w:t>
        </w:r>
      </w:ins>
      <w:r w:rsidR="002B24D1">
        <w:rPr>
          <w:lang w:eastAsia="nl-NL"/>
        </w:rPr>
        <w:t>daarom uitgebreider beschreven</w:t>
      </w:r>
      <w:del w:id="4413" w:author="Joost Wijnings" w:date="2014-03-18T08:41:00Z">
        <w:r w:rsidR="002B24D1" w:rsidDel="008D2A2D">
          <w:rPr>
            <w:lang w:eastAsia="nl-NL"/>
          </w:rPr>
          <w:delText xml:space="preserve"> worden</w:delText>
        </w:r>
      </w:del>
      <w:r w:rsidR="002B24D1">
        <w:rPr>
          <w:lang w:eastAsia="nl-NL"/>
        </w:rPr>
        <w:t>.</w:t>
      </w:r>
    </w:p>
    <w:p w14:paraId="453F99B5" w14:textId="77777777" w:rsidR="00364DA7" w:rsidRDefault="00364DA7">
      <w:pPr>
        <w:rPr>
          <w:lang w:eastAsia="nl-NL"/>
        </w:rPr>
      </w:pPr>
    </w:p>
    <w:p w14:paraId="33F89710" w14:textId="160E6D2D" w:rsidR="00364DA7" w:rsidRDefault="00364DA7">
      <w:r>
        <w:rPr>
          <w:lang w:eastAsia="nl-NL"/>
        </w:rPr>
        <w:t>Eis aan het DMS is</w:t>
      </w:r>
      <w:r w:rsidR="0091484C">
        <w:rPr>
          <w:lang w:eastAsia="nl-NL"/>
        </w:rPr>
        <w:t>,</w:t>
      </w:r>
      <w:r>
        <w:rPr>
          <w:lang w:eastAsia="nl-NL"/>
        </w:rPr>
        <w:t xml:space="preserve"> dat alle CMIS</w:t>
      </w:r>
      <w:ins w:id="4414" w:author="Joost Wijnings" w:date="2014-03-08T03:03:00Z">
        <w:r w:rsidR="00A2123B">
          <w:rPr>
            <w:lang w:eastAsia="nl-NL"/>
          </w:rPr>
          <w:t>-</w:t>
        </w:r>
      </w:ins>
      <w:del w:id="4415" w:author="Joost Wijnings" w:date="2014-03-08T03:03:00Z">
        <w:r w:rsidDel="00A2123B">
          <w:rPr>
            <w:lang w:eastAsia="nl-NL"/>
          </w:rPr>
          <w:delText xml:space="preserve"> </w:delText>
        </w:r>
      </w:del>
      <w:r>
        <w:rPr>
          <w:lang w:eastAsia="nl-NL"/>
        </w:rPr>
        <w:t xml:space="preserve">services die beschreven zijn in de 1.0 versie van </w:t>
      </w:r>
      <w:r w:rsidR="0091484C">
        <w:rPr>
          <w:lang w:eastAsia="nl-NL"/>
        </w:rPr>
        <w:t xml:space="preserve">de </w:t>
      </w:r>
      <w:r>
        <w:rPr>
          <w:lang w:eastAsia="nl-NL"/>
        </w:rPr>
        <w:t>CMIS</w:t>
      </w:r>
      <w:ins w:id="4416" w:author="Joost Wijnings" w:date="2014-03-08T03:03:00Z">
        <w:r w:rsidR="00A2123B">
          <w:rPr>
            <w:lang w:eastAsia="nl-NL"/>
          </w:rPr>
          <w:t>-</w:t>
        </w:r>
      </w:ins>
      <w:del w:id="4417" w:author="Joost Wijnings" w:date="2014-03-08T03:03:00Z">
        <w:r w:rsidDel="00A2123B">
          <w:rPr>
            <w:lang w:eastAsia="nl-NL"/>
          </w:rPr>
          <w:delText xml:space="preserve"> </w:delText>
        </w:r>
      </w:del>
      <w:r>
        <w:rPr>
          <w:lang w:eastAsia="nl-NL"/>
        </w:rPr>
        <w:t xml:space="preserve">specificatie ondersteund worden. </w:t>
      </w:r>
      <w:r w:rsidR="0091484C">
        <w:rPr>
          <w:lang w:eastAsia="nl-NL"/>
        </w:rPr>
        <w:t>Technisch zijn er hierdoor verschillende mogelijkheden om functioneel hetzelfde te bereiken</w:t>
      </w:r>
      <w:r>
        <w:rPr>
          <w:lang w:eastAsia="nl-NL"/>
        </w:rPr>
        <w:t>. Zo kan een document opgehaald worden door gebruik te maken van de CMIS</w:t>
      </w:r>
      <w:del w:id="4418" w:author="Joost Wijnings" w:date="2014-03-08T03:03:00Z">
        <w:r w:rsidDel="00A2123B">
          <w:rPr>
            <w:lang w:eastAsia="nl-NL"/>
          </w:rPr>
          <w:delText xml:space="preserve"> </w:delText>
        </w:r>
      </w:del>
      <w:ins w:id="4419" w:author="Joost Wijnings" w:date="2014-03-08T03:03:00Z">
        <w:r w:rsidR="00A2123B">
          <w:rPr>
            <w:lang w:eastAsia="nl-NL"/>
          </w:rPr>
          <w:t>-</w:t>
        </w:r>
      </w:ins>
      <w:r>
        <w:rPr>
          <w:lang w:eastAsia="nl-NL"/>
        </w:rPr>
        <w:t xml:space="preserve">service </w:t>
      </w:r>
      <w:r w:rsidRPr="00364DA7">
        <w:t>Get Object</w:t>
      </w:r>
      <w:r w:rsidR="0091484C">
        <w:t xml:space="preserve">() maar ook door </w:t>
      </w:r>
      <w:r>
        <w:t>de CMIS</w:t>
      </w:r>
      <w:ins w:id="4420" w:author="Joost Wijnings" w:date="2014-03-08T03:03:00Z">
        <w:r w:rsidR="00A2123B">
          <w:t>-</w:t>
        </w:r>
      </w:ins>
      <w:del w:id="4421" w:author="Joost Wijnings" w:date="2014-03-08T03:03:00Z">
        <w:r w:rsidDel="00A2123B">
          <w:delText xml:space="preserve"> </w:delText>
        </w:r>
      </w:del>
      <w:r>
        <w:t xml:space="preserve">service </w:t>
      </w:r>
      <w:r w:rsidRPr="00364DA7">
        <w:t>Get Object</w:t>
      </w:r>
      <w:r>
        <w:t xml:space="preserve"> By Path</w:t>
      </w:r>
      <w:r w:rsidR="0091484C">
        <w:t>()</w:t>
      </w:r>
      <w:r>
        <w:t>.</w:t>
      </w:r>
      <w:r w:rsidR="0091484C">
        <w:t xml:space="preserve"> </w:t>
      </w:r>
      <w:r w:rsidR="002B24D1">
        <w:t>Daarom</w:t>
      </w:r>
      <w:r w:rsidR="0091484C">
        <w:t xml:space="preserve"> is gekozen om niet </w:t>
      </w:r>
      <w:r w:rsidR="002B24D1">
        <w:t xml:space="preserve">exact </w:t>
      </w:r>
      <w:r w:rsidR="0091484C">
        <w:t xml:space="preserve">voor te schrijven </w:t>
      </w:r>
      <w:r w:rsidR="002B24D1">
        <w:t>hoe de er</w:t>
      </w:r>
      <w:r w:rsidR="0091484C">
        <w:t xml:space="preserve"> technisch invulling </w:t>
      </w:r>
      <w:r w:rsidR="002B24D1">
        <w:t>gegeven moet worden</w:t>
      </w:r>
      <w:r w:rsidR="0091484C">
        <w:t xml:space="preserve"> aan de CMIS</w:t>
      </w:r>
      <w:del w:id="4422" w:author="Joost Wijnings" w:date="2014-03-08T03:03:00Z">
        <w:r w:rsidR="0091484C" w:rsidDel="00A2123B">
          <w:delText xml:space="preserve"> </w:delText>
        </w:r>
      </w:del>
      <w:ins w:id="4423" w:author="Joost Wijnings" w:date="2014-03-08T03:03:00Z">
        <w:r w:rsidR="00A2123B">
          <w:t>-</w:t>
        </w:r>
      </w:ins>
      <w:del w:id="4424" w:author="Joost Wijnings" w:date="2014-03-08T03:03:00Z">
        <w:r w:rsidR="0091484C" w:rsidDel="00A2123B">
          <w:delText>Documentservices</w:delText>
        </w:r>
        <w:r w:rsidR="002B24D1" w:rsidDel="00A2123B">
          <w:delText xml:space="preserve"> </w:delText>
        </w:r>
      </w:del>
      <w:ins w:id="4425" w:author="Joost Wijnings" w:date="2014-03-08T03:03:00Z">
        <w:r w:rsidR="00A2123B">
          <w:t xml:space="preserve">documentservices </w:t>
        </w:r>
      </w:ins>
      <w:r w:rsidR="002B24D1">
        <w:t>(door bijvoorbeeld voor te schrijven welke services gebruikt moeten worden)</w:t>
      </w:r>
      <w:r w:rsidR="0091484C">
        <w:t xml:space="preserve">. Wel is voor elke </w:t>
      </w:r>
      <w:del w:id="4426" w:author="Joost Wijnings" w:date="2014-03-08T03:03:00Z">
        <w:r w:rsidR="0091484C" w:rsidDel="00A2123B">
          <w:delText xml:space="preserve">CMIS </w:delText>
        </w:r>
      </w:del>
      <w:ins w:id="4427" w:author="Joost Wijnings" w:date="2014-03-08T03:03:00Z">
        <w:r w:rsidR="00A2123B">
          <w:t>CMIS-</w:t>
        </w:r>
      </w:ins>
      <w:del w:id="4428" w:author="Joost Wijnings" w:date="2014-03-08T03:03:00Z">
        <w:r w:rsidR="0091484C" w:rsidDel="00A2123B">
          <w:delText xml:space="preserve">Documentservice </w:delText>
        </w:r>
      </w:del>
      <w:ins w:id="4429" w:author="Joost Wijnings" w:date="2014-03-08T03:03:00Z">
        <w:r w:rsidR="00A2123B">
          <w:t xml:space="preserve">documentservice </w:t>
        </w:r>
      </w:ins>
      <w:r w:rsidR="0091484C">
        <w:t xml:space="preserve">beschreven </w:t>
      </w:r>
      <w:r w:rsidR="007A2333">
        <w:t>welke eisen gelden</w:t>
      </w:r>
      <w:r w:rsidR="0091484C">
        <w:t xml:space="preserve"> wanneer de (zelf te bepalen) </w:t>
      </w:r>
      <w:del w:id="4430" w:author="Joost Wijnings" w:date="2014-03-08T03:03:00Z">
        <w:r w:rsidR="0091484C" w:rsidDel="00A2123B">
          <w:delText xml:space="preserve">CMIS </w:delText>
        </w:r>
      </w:del>
      <w:ins w:id="4431" w:author="Joost Wijnings" w:date="2014-03-08T03:03:00Z">
        <w:r w:rsidR="00A2123B">
          <w:t>CMIS-</w:t>
        </w:r>
      </w:ins>
      <w:r w:rsidR="0091484C">
        <w:t xml:space="preserve">services </w:t>
      </w:r>
      <w:r w:rsidR="007A2333">
        <w:t>worden</w:t>
      </w:r>
      <w:r w:rsidR="0091484C">
        <w:t xml:space="preserve"> uitgevoerd. </w:t>
      </w:r>
    </w:p>
    <w:p w14:paraId="62C80046" w14:textId="77777777" w:rsidR="008D3B73" w:rsidRDefault="008D3B73" w:rsidP="00214B22"/>
    <w:p w14:paraId="2DBF77DD" w14:textId="3087BB69" w:rsidR="008D3B73" w:rsidRDefault="008D3B73" w:rsidP="00214B22">
      <w:r>
        <w:t xml:space="preserve">In </w:t>
      </w:r>
      <w:r w:rsidR="00155AC7">
        <w:fldChar w:fldCharType="begin"/>
      </w:r>
      <w:r w:rsidR="00155AC7">
        <w:instrText xml:space="preserve"> REF _Ref346723759 \h </w:instrText>
      </w:r>
      <w:r w:rsidR="00155AC7">
        <w:fldChar w:fldCharType="separate"/>
      </w:r>
      <w:ins w:id="4432" w:author="Joost Wijnings" w:date="2014-04-07T10:21:00Z">
        <w:r w:rsidR="0053520C" w:rsidRPr="008D3B73">
          <w:t xml:space="preserve">Figuur </w:t>
        </w:r>
        <w:r w:rsidR="0053520C">
          <w:rPr>
            <w:noProof/>
          </w:rPr>
          <w:t>22</w:t>
        </w:r>
      </w:ins>
      <w:del w:id="4433" w:author="Joost Wijnings" w:date="2014-04-07T10:21:00Z">
        <w:r w:rsidR="00BE3F74" w:rsidRPr="00BE3F74" w:rsidDel="0053520C">
          <w:delText xml:space="preserve">Figuur </w:delText>
        </w:r>
        <w:r w:rsidR="00BE3F74" w:rsidRPr="00BE3F74" w:rsidDel="0053520C">
          <w:rPr>
            <w:noProof/>
          </w:rPr>
          <w:delText>22</w:delText>
        </w:r>
      </w:del>
      <w:r w:rsidR="00155AC7">
        <w:fldChar w:fldCharType="end"/>
      </w:r>
      <w:r w:rsidR="00155AC7">
        <w:t xml:space="preserve"> </w:t>
      </w:r>
      <w:r>
        <w:t>is de berichtenflow getekend voor alle CMIS</w:t>
      </w:r>
      <w:del w:id="4434" w:author="Joost Wijnings" w:date="2014-03-08T03:03:00Z">
        <w:r w:rsidDel="00A2123B">
          <w:delText xml:space="preserve"> D</w:delText>
        </w:r>
      </w:del>
      <w:ins w:id="4435" w:author="Joost Wijnings" w:date="2014-03-08T03:03:00Z">
        <w:r w:rsidR="00A2123B">
          <w:t>-d</w:t>
        </w:r>
      </w:ins>
      <w:r>
        <w:t>ocumentservices.</w:t>
      </w:r>
      <w:ins w:id="4436" w:author="Joost Wijnings" w:date="2014-03-18T08:49:00Z">
        <w:r w:rsidR="00E30F7F">
          <w:t xml:space="preserve"> In deze paragraaf is de DSC de consumer van de CMIS-documentservices. </w:t>
        </w:r>
      </w:ins>
    </w:p>
    <w:p w14:paraId="25662B7C" w14:textId="3B658C5B" w:rsidR="008D3B73" w:rsidRDefault="008D3B73" w:rsidP="008D3B73">
      <w:pPr>
        <w:keepNext/>
      </w:pPr>
      <w:del w:id="4437" w:author="Joost Wijnings" w:date="2014-03-18T08:45:00Z">
        <w:r w:rsidDel="007657A8">
          <w:object w:dxaOrig="2337" w:dyaOrig="4055" w14:anchorId="004CF5EA">
            <v:shape id="_x0000_i1048" type="#_x0000_t75" style="width:115.2pt;height:201.6pt" o:ole="">
              <v:imagedata r:id="rId84" o:title=""/>
            </v:shape>
            <o:OLEObject Type="Embed" ProgID="Visio.Drawing.11" ShapeID="_x0000_i1048" DrawAspect="Content" ObjectID="_1500198951" r:id="rId85"/>
          </w:object>
        </w:r>
      </w:del>
      <w:ins w:id="4438" w:author="Joost Wijnings" w:date="2014-03-18T08:45:00Z">
        <w:r w:rsidR="007657A8" w:rsidRPr="007657A8">
          <w:rPr>
            <w:noProof/>
            <w:lang w:eastAsia="nl-NL"/>
          </w:rPr>
          <w:t xml:space="preserve"> </w:t>
        </w:r>
        <w:r w:rsidR="007657A8">
          <w:rPr>
            <w:noProof/>
            <w:lang w:eastAsia="nl-NL"/>
          </w:rPr>
          <w:drawing>
            <wp:inline distT="0" distB="0" distL="0" distR="0" wp14:anchorId="06B66DB8" wp14:editId="1F9BE9D0">
              <wp:extent cx="1933575" cy="21621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33575" cy="2162175"/>
                      </a:xfrm>
                      <a:prstGeom prst="rect">
                        <a:avLst/>
                      </a:prstGeom>
                    </pic:spPr>
                  </pic:pic>
                </a:graphicData>
              </a:graphic>
            </wp:inline>
          </w:drawing>
        </w:r>
      </w:ins>
    </w:p>
    <w:p w14:paraId="5B9EF17D" w14:textId="3ECBE20E" w:rsidR="002B24D1" w:rsidRPr="00E16A13" w:rsidRDefault="008D3B73" w:rsidP="00E16A13">
      <w:pPr>
        <w:pStyle w:val="Bijschrift"/>
      </w:pPr>
      <w:bookmarkStart w:id="4439" w:name="_Ref346723759"/>
      <w:r w:rsidRPr="008D3B73">
        <w:t xml:space="preserve">Figuur </w:t>
      </w:r>
      <w:r w:rsidR="00112AED">
        <w:fldChar w:fldCharType="begin"/>
      </w:r>
      <w:r w:rsidR="00112AED">
        <w:instrText xml:space="preserve"> SEQ Figuur \* ARABIC </w:instrText>
      </w:r>
      <w:r w:rsidR="00112AED">
        <w:fldChar w:fldCharType="separate"/>
      </w:r>
      <w:r w:rsidR="0053520C">
        <w:rPr>
          <w:noProof/>
        </w:rPr>
        <w:t>22</w:t>
      </w:r>
      <w:r w:rsidR="00112AED">
        <w:rPr>
          <w:noProof/>
        </w:rPr>
        <w:fldChar w:fldCharType="end"/>
      </w:r>
      <w:bookmarkEnd w:id="4439"/>
      <w:r w:rsidRPr="008D3B73">
        <w:t>: Flow CMIS</w:t>
      </w:r>
      <w:del w:id="4440" w:author="Joost Wijnings" w:date="2014-03-08T03:03:00Z">
        <w:r w:rsidRPr="008D3B73" w:rsidDel="00A2123B">
          <w:delText xml:space="preserve"> D</w:delText>
        </w:r>
      </w:del>
      <w:ins w:id="4441" w:author="Joost Wijnings" w:date="2014-03-08T03:03:00Z">
        <w:r w:rsidR="00A2123B">
          <w:t>-d</w:t>
        </w:r>
      </w:ins>
      <w:r w:rsidRPr="008D3B73">
        <w:t>ocumentservices</w:t>
      </w:r>
    </w:p>
    <w:p w14:paraId="7BA32026" w14:textId="77777777" w:rsidR="002B24D1" w:rsidRDefault="00BE3F74" w:rsidP="002B24D1">
      <w:pPr>
        <w:pStyle w:val="Kop3"/>
      </w:pPr>
      <w:bookmarkStart w:id="4442" w:name="_Toc402174450"/>
      <w:r>
        <w:t>#</w:t>
      </w:r>
      <w:r w:rsidR="00E464BA">
        <w:t xml:space="preserve">16 </w:t>
      </w:r>
      <w:r w:rsidR="002B24D1" w:rsidRPr="00A976E7">
        <w:t>Koppel Zaakdocument aan Zaak</w:t>
      </w:r>
      <w:bookmarkEnd w:id="4442"/>
    </w:p>
    <w:p w14:paraId="3C15468B" w14:textId="77777777" w:rsidR="002B24D1" w:rsidRDefault="002B24D1" w:rsidP="002B24D1">
      <w:r>
        <w:t>Gebeurtenis: Een reeds bestaand document wordt relevant voor een lopende zaak.</w:t>
      </w:r>
    </w:p>
    <w:p w14:paraId="17401C57" w14:textId="77777777" w:rsidR="002B24D1" w:rsidRPr="00C77468" w:rsidRDefault="002B24D1" w:rsidP="002B24D1"/>
    <w:p w14:paraId="118BE0EB" w14:textId="7ABED0F7" w:rsidR="002B24D1" w:rsidRDefault="002B24D1" w:rsidP="002B24D1">
      <w:r w:rsidRPr="00AC2A9B">
        <w:t xml:space="preserve">De </w:t>
      </w:r>
      <w:ins w:id="4443" w:author="Joost Wijnings" w:date="2014-03-18T08:45:00Z">
        <w:r w:rsidR="007657A8">
          <w:t>‘</w:t>
        </w:r>
      </w:ins>
      <w:r w:rsidRPr="00AC2A9B">
        <w:t>Koppel Zaakdocument aan Zaak</w:t>
      </w:r>
      <w:ins w:id="4444" w:author="Joost Wijnings" w:date="2014-03-18T08:46:00Z">
        <w:r w:rsidR="007657A8">
          <w:t>’-</w:t>
        </w:r>
      </w:ins>
      <w:del w:id="4445" w:author="Joost Wijnings" w:date="2014-03-18T08:46:00Z">
        <w:r w:rsidRPr="00AC2A9B" w:rsidDel="007657A8">
          <w:delText xml:space="preserve"> </w:delText>
        </w:r>
      </w:del>
      <w:r w:rsidRPr="00AC2A9B">
        <w:t xml:space="preserve">service biedt de mogelijkheid </w:t>
      </w:r>
      <w:del w:id="4446" w:author="Joost Wijnings" w:date="2014-03-18T08:09:00Z">
        <w:r w:rsidRPr="00AC2A9B" w:rsidDel="00664882">
          <w:delText xml:space="preserve">voor </w:delText>
        </w:r>
      </w:del>
      <w:ins w:id="4447" w:author="Joost Wijnings" w:date="2014-03-18T08:09:00Z">
        <w:r w:rsidR="00664882">
          <w:t>aan</w:t>
        </w:r>
        <w:r w:rsidR="00664882" w:rsidRPr="00AC2A9B">
          <w:t xml:space="preserve"> </w:t>
        </w:r>
      </w:ins>
      <w:ins w:id="4448" w:author="Joost Wijnings" w:date="2014-03-18T08:46:00Z">
        <w:r w:rsidR="007657A8">
          <w:t>DSC’s</w:t>
        </w:r>
      </w:ins>
      <w:del w:id="4449" w:author="Joost Wijnings" w:date="2014-03-08T03:03:00Z">
        <w:r w:rsidDel="00A2123B">
          <w:delText>D</w:delText>
        </w:r>
      </w:del>
      <w:del w:id="4450" w:author="Joost Wijnings" w:date="2014-03-18T08:46:00Z">
        <w:r w:rsidDel="007657A8">
          <w:delText>ocumentservice</w:delText>
        </w:r>
      </w:del>
      <w:del w:id="4451" w:author="Joost Wijnings" w:date="2014-03-08T03:03:00Z">
        <w:r w:rsidDel="00A2123B">
          <w:delText xml:space="preserve"> </w:delText>
        </w:r>
      </w:del>
      <w:del w:id="4452" w:author="Joost Wijnings" w:date="2014-03-18T08:46:00Z">
        <w:r w:rsidDel="007657A8">
          <w:delText>consumer</w:delText>
        </w:r>
        <w:r w:rsidRPr="00AC2A9B" w:rsidDel="007657A8">
          <w:delText>s</w:delText>
        </w:r>
      </w:del>
      <w:r w:rsidRPr="00AC2A9B">
        <w:t xml:space="preserve"> om een ‘los</w:t>
      </w:r>
      <w:r>
        <w:t>’ document achteraf aan een zaak</w:t>
      </w:r>
      <w:r w:rsidRPr="00AC2A9B">
        <w:t xml:space="preserve"> te koppelen waardoor het een </w:t>
      </w:r>
      <w:r>
        <w:t>zaakgerelateerd document</w:t>
      </w:r>
      <w:r w:rsidRPr="00AC2A9B">
        <w:t xml:space="preserve"> wordt. Het betreft hier documenten die reeds </w:t>
      </w:r>
      <w:r>
        <w:t>bestonden en in het DMS waren vastgelegd</w:t>
      </w:r>
      <w:r w:rsidRPr="00AC2A9B">
        <w:t xml:space="preserve"> voordat een ZAAK is ontstaan. </w:t>
      </w:r>
    </w:p>
    <w:p w14:paraId="3E404A66" w14:textId="77777777" w:rsidR="002B24D1" w:rsidRDefault="002B24D1" w:rsidP="002B24D1"/>
    <w:p w14:paraId="4372F948" w14:textId="692DBA1E" w:rsidR="002B24D1" w:rsidRDefault="002B24D1" w:rsidP="002B24D1">
      <w:r>
        <w:lastRenderedPageBreak/>
        <w:t xml:space="preserve">Een document wordt binnen het DMS gekoppeld aan een lopende zaak door het document te relateren aan een </w:t>
      </w:r>
      <w:del w:id="4453" w:author="Joost Wijnings" w:date="2014-03-08T03:04:00Z">
        <w:r w:rsidDel="00A2123B">
          <w:delText xml:space="preserve">Zaakfolder </w:delText>
        </w:r>
      </w:del>
      <w:ins w:id="4454" w:author="Joost Wijnings" w:date="2014-03-08T03:04:00Z">
        <w:r w:rsidR="00A2123B">
          <w:t>Zaakfolder-</w:t>
        </w:r>
      </w:ins>
      <w:r>
        <w:t xml:space="preserve">object. </w:t>
      </w:r>
    </w:p>
    <w:p w14:paraId="2CD20AE9" w14:textId="77777777" w:rsidR="002B24D1" w:rsidRDefault="002B24D1" w:rsidP="002B24D1">
      <w:pPr>
        <w:pStyle w:val="Kop4"/>
      </w:pPr>
      <w:r w:rsidRPr="0017047A">
        <w:t xml:space="preserve">Eisen aan </w:t>
      </w:r>
      <w:r>
        <w:t>DMS</w:t>
      </w:r>
    </w:p>
    <w:p w14:paraId="10F958A0" w14:textId="77777777" w:rsidR="002B24D1" w:rsidRPr="005F70B2" w:rsidRDefault="002B24D1" w:rsidP="002B24D1">
      <w:pPr>
        <w:numPr>
          <w:ilvl w:val="0"/>
          <w:numId w:val="29"/>
        </w:numPr>
      </w:pPr>
      <w:r>
        <w:t>Geen aanvullende eisen</w:t>
      </w:r>
    </w:p>
    <w:p w14:paraId="48C9ACA5" w14:textId="23891D11" w:rsidR="002B24D1" w:rsidRDefault="002B24D1" w:rsidP="002469E8">
      <w:pPr>
        <w:pStyle w:val="Kop4"/>
      </w:pPr>
      <w:bookmarkStart w:id="4455" w:name="_Toc307385427"/>
      <w:bookmarkStart w:id="4456" w:name="_Toc307385428"/>
      <w:bookmarkEnd w:id="4455"/>
      <w:bookmarkEnd w:id="4456"/>
      <w:r>
        <w:t xml:space="preserve">Interactie tussen </w:t>
      </w:r>
      <w:ins w:id="4457" w:author="Joost Wijnings" w:date="2014-03-18T08:47:00Z">
        <w:r w:rsidR="00E30F7F">
          <w:t xml:space="preserve">DSC </w:t>
        </w:r>
      </w:ins>
      <w:del w:id="4458" w:author="Joost Wijnings" w:date="2014-03-18T08:30:00Z">
        <w:r w:rsidDel="00C17B98">
          <w:delText>service</w:delText>
        </w:r>
      </w:del>
      <w:del w:id="4459" w:author="Joost Wijnings" w:date="2014-03-08T03:04:00Z">
        <w:r w:rsidDel="00A2123B">
          <w:delText xml:space="preserve"> </w:delText>
        </w:r>
      </w:del>
      <w:del w:id="4460" w:author="Joost Wijnings" w:date="2014-03-18T08:30:00Z">
        <w:r w:rsidDel="00C17B98">
          <w:delText xml:space="preserve">consumer </w:delText>
        </w:r>
      </w:del>
      <w:r>
        <w:t>en DMS</w:t>
      </w:r>
    </w:p>
    <w:p w14:paraId="7BF10A75" w14:textId="105853A0" w:rsidR="002B24D1" w:rsidRDefault="002B24D1" w:rsidP="002B24D1">
      <w:r>
        <w:t xml:space="preserve">De </w:t>
      </w:r>
      <w:ins w:id="4461" w:author="Joost Wijnings" w:date="2014-03-18T08:47:00Z">
        <w:r w:rsidR="00E30F7F">
          <w:t xml:space="preserve">DSC </w:t>
        </w:r>
      </w:ins>
      <w:del w:id="4462" w:author="Joost Wijnings" w:date="2014-03-18T08:47:00Z">
        <w:r w:rsidDel="00E30F7F">
          <w:delText>CMIS</w:delText>
        </w:r>
      </w:del>
      <w:del w:id="4463" w:author="Joost Wijnings" w:date="2014-03-08T03:04:00Z">
        <w:r w:rsidDel="00A2123B">
          <w:delText xml:space="preserve"> D</w:delText>
        </w:r>
      </w:del>
      <w:del w:id="4464" w:author="Joost Wijnings" w:date="2014-03-18T08:47:00Z">
        <w:r w:rsidDel="00E30F7F">
          <w:delText xml:space="preserve">ocumentconsumer </w:delText>
        </w:r>
      </w:del>
      <w:r>
        <w:t>voert één of meer CMIS</w:t>
      </w:r>
      <w:ins w:id="4465" w:author="Joost Wijnings" w:date="2014-03-08T03:04:00Z">
        <w:r w:rsidR="00A2123B">
          <w:t>-</w:t>
        </w:r>
      </w:ins>
      <w:del w:id="4466" w:author="Joost Wijnings" w:date="2014-03-08T03:04:00Z">
        <w:r w:rsidDel="00A2123B">
          <w:delText xml:space="preserve"> </w:delText>
        </w:r>
      </w:del>
      <w:r>
        <w:t>operaties uit waarmee een ‘Niet zaak document’ wordt gerelateerd aan een Zaakfolder</w:t>
      </w:r>
      <w:r w:rsidR="002469E8">
        <w:t xml:space="preserve"> (o.b.v. aangeleverde Zaakidentificatie)</w:t>
      </w:r>
      <w:r>
        <w:t xml:space="preserve"> binnen de Zaken DMS boom en van het object</w:t>
      </w:r>
      <w:del w:id="4467" w:author="Joost Wijnings" w:date="2014-03-08T03:07:00Z">
        <w:r w:rsidDel="00A2123B">
          <w:delText>-</w:delText>
        </w:r>
      </w:del>
      <w:r>
        <w:t>type EDC wordt. De volgende RGBZ</w:t>
      </w:r>
      <w:ins w:id="4468" w:author="Joost Wijnings" w:date="2014-03-08T03:04:00Z">
        <w:r w:rsidR="00A2123B">
          <w:t>-</w:t>
        </w:r>
      </w:ins>
      <w:del w:id="4469" w:author="Joost Wijnings" w:date="2014-03-08T03:04:00Z">
        <w:r w:rsidDel="00A2123B">
          <w:delText xml:space="preserve"> </w:delText>
        </w:r>
      </w:del>
      <w:r>
        <w:t>gegevens</w:t>
      </w:r>
      <w:del w:id="4470" w:author="Joost Wijnings" w:date="2014-03-08T03:06:00Z">
        <w:r w:rsidDel="00A2123B">
          <w:delText xml:space="preserve"> </w:delText>
        </w:r>
      </w:del>
      <w:r>
        <w:t>/</w:t>
      </w:r>
      <w:del w:id="4471" w:author="Joost Wijnings" w:date="2014-03-08T03:06:00Z">
        <w:r w:rsidDel="00A2123B">
          <w:delText xml:space="preserve"> </w:delText>
        </w:r>
      </w:del>
      <w:r>
        <w:t>EDC</w:t>
      </w:r>
      <w:ins w:id="4472" w:author="Joost Wijnings" w:date="2014-03-08T03:04:00Z">
        <w:r w:rsidR="00A2123B">
          <w:t>-</w:t>
        </w:r>
      </w:ins>
      <w:del w:id="4473" w:author="Joost Wijnings" w:date="2014-03-08T03:04:00Z">
        <w:r w:rsidDel="00A2123B">
          <w:delText xml:space="preserve"> </w:delText>
        </w:r>
      </w:del>
      <w:r>
        <w:t>object</w:t>
      </w:r>
      <w:del w:id="4474" w:author="Joost Wijnings" w:date="2014-03-08T03:05:00Z">
        <w:r w:rsidDel="00A2123B">
          <w:delText>-</w:delText>
        </w:r>
      </w:del>
      <w:r>
        <w:t>type</w:t>
      </w:r>
      <w:del w:id="4475" w:author="Joost Wijnings" w:date="2014-03-08T03:05:00Z">
        <w:r w:rsidDel="00A2123B">
          <w:delText xml:space="preserve"> </w:delText>
        </w:r>
      </w:del>
      <w:r>
        <w:t>properties van het verplaatste object moeten een geldige waarde hebben:</w:t>
      </w:r>
    </w:p>
    <w:p w14:paraId="692B2682" w14:textId="77777777" w:rsidR="002B24D1" w:rsidRPr="00155AC7" w:rsidRDefault="002B24D1" w:rsidP="002B24D1">
      <w:pPr>
        <w:numPr>
          <w:ilvl w:val="0"/>
          <w:numId w:val="28"/>
        </w:numPr>
      </w:pPr>
      <w:r>
        <w:rPr>
          <w:lang w:eastAsia="nl-NL"/>
        </w:rPr>
        <w:t>Documentidentificatie</w:t>
      </w:r>
    </w:p>
    <w:p w14:paraId="37713ABE" w14:textId="77777777" w:rsidR="002B24D1" w:rsidRPr="00155AC7" w:rsidRDefault="002B24D1" w:rsidP="002B24D1">
      <w:pPr>
        <w:numPr>
          <w:ilvl w:val="0"/>
          <w:numId w:val="28"/>
        </w:numPr>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Documentcreatiedatum</w:t>
      </w:r>
      <w:r w:rsidRPr="00172CD1">
        <w:rPr>
          <w:lang w:eastAsia="nl-NL"/>
        </w:rPr>
        <w:fldChar w:fldCharType="end"/>
      </w:r>
    </w:p>
    <w:p w14:paraId="0DE76BFC" w14:textId="77777777" w:rsidR="002B24D1" w:rsidRPr="00155AC7" w:rsidRDefault="002B24D1" w:rsidP="002B24D1">
      <w:pPr>
        <w:numPr>
          <w:ilvl w:val="0"/>
          <w:numId w:val="28"/>
        </w:numPr>
      </w:pPr>
      <w:r w:rsidRPr="00172CD1">
        <w:rPr>
          <w:lang w:eastAsia="nl-NL"/>
        </w:rPr>
        <w:t>Documenttitel</w:t>
      </w:r>
    </w:p>
    <w:p w14:paraId="022657AD" w14:textId="77777777" w:rsidR="002B24D1" w:rsidRPr="00155AC7" w:rsidRDefault="002B24D1" w:rsidP="002B24D1">
      <w:pPr>
        <w:numPr>
          <w:ilvl w:val="0"/>
          <w:numId w:val="28"/>
        </w:numPr>
      </w:pPr>
      <w:r w:rsidRPr="00172CD1">
        <w:rPr>
          <w:lang w:eastAsia="nl-NL"/>
        </w:rPr>
        <w:t>Vertrouwelijkaanduiding</w:t>
      </w:r>
    </w:p>
    <w:p w14:paraId="13FE3302" w14:textId="77777777" w:rsidR="002B24D1" w:rsidRPr="00155AC7" w:rsidRDefault="002B24D1" w:rsidP="002B24D1">
      <w:pPr>
        <w:numPr>
          <w:ilvl w:val="0"/>
          <w:numId w:val="28"/>
        </w:numPr>
      </w:pPr>
      <w:r w:rsidRPr="00172CD1">
        <w:rPr>
          <w:lang w:eastAsia="nl-NL"/>
        </w:rPr>
        <w:t>Documentauteur</w:t>
      </w:r>
    </w:p>
    <w:p w14:paraId="19F79F2F" w14:textId="77777777" w:rsidR="002B24D1" w:rsidRDefault="002B24D1" w:rsidP="002B24D1">
      <w:pPr>
        <w:numPr>
          <w:ilvl w:val="0"/>
          <w:numId w:val="28"/>
        </w:numPr>
      </w:pPr>
      <w:r w:rsidRPr="00172CD1">
        <w:rPr>
          <w:lang w:eastAsia="nl-NL"/>
        </w:rPr>
        <w:t>Documentformaat</w:t>
      </w:r>
    </w:p>
    <w:p w14:paraId="4BA2952E" w14:textId="77777777" w:rsidR="008D3B73" w:rsidRPr="001B4D8E" w:rsidRDefault="002B24D1" w:rsidP="00214B22">
      <w:pPr>
        <w:numPr>
          <w:ilvl w:val="0"/>
          <w:numId w:val="28"/>
        </w:numPr>
      </w:pPr>
      <w:r w:rsidRPr="00172CD1">
        <w:rPr>
          <w:lang w:eastAsia="nl-NL"/>
        </w:rPr>
        <w:t>Documenttaal</w:t>
      </w:r>
    </w:p>
    <w:p w14:paraId="3741EE03" w14:textId="77777777" w:rsidR="00190334" w:rsidRDefault="00190334" w:rsidP="00190334">
      <w:pPr>
        <w:pStyle w:val="Kop3"/>
      </w:pPr>
      <w:bookmarkStart w:id="4476" w:name="_Toc402174451"/>
      <w:r w:rsidRPr="006B5216">
        <w:t>Geef lijst Zaakdocumenten</w:t>
      </w:r>
      <w:bookmarkEnd w:id="4476"/>
    </w:p>
    <w:p w14:paraId="7754BCEE" w14:textId="1F0DAE29" w:rsidR="002F2223" w:rsidRDefault="0091484C" w:rsidP="00190334">
      <w:r>
        <w:t xml:space="preserve">De </w:t>
      </w:r>
      <w:ins w:id="4477" w:author="Joost Wijnings" w:date="2014-03-18T08:47:00Z">
        <w:r w:rsidR="00E30F7F">
          <w:t xml:space="preserve">DSC </w:t>
        </w:r>
      </w:ins>
      <w:del w:id="4478" w:author="Joost Wijnings" w:date="2014-03-18T08:47:00Z">
        <w:r w:rsidDel="00E30F7F">
          <w:delText>CMIS</w:delText>
        </w:r>
      </w:del>
      <w:del w:id="4479" w:author="Joost Wijnings" w:date="2014-03-08T03:05:00Z">
        <w:r w:rsidDel="00A2123B">
          <w:delText xml:space="preserve"> Documentconsumer </w:delText>
        </w:r>
      </w:del>
      <w:r>
        <w:t xml:space="preserve">voert </w:t>
      </w:r>
      <w:r w:rsidR="00DC51F8">
        <w:t xml:space="preserve">één of meer </w:t>
      </w:r>
      <w:del w:id="4480" w:author="Joost Wijnings" w:date="2014-03-08T03:05:00Z">
        <w:r w:rsidR="00DC51F8" w:rsidDel="00A2123B">
          <w:delText xml:space="preserve">CMIS </w:delText>
        </w:r>
      </w:del>
      <w:ins w:id="4481" w:author="Joost Wijnings" w:date="2014-03-08T03:05:00Z">
        <w:r w:rsidR="00A2123B">
          <w:t>CMIS-</w:t>
        </w:r>
      </w:ins>
      <w:r w:rsidR="00DC51F8">
        <w:t>operaties uit</w:t>
      </w:r>
      <w:r w:rsidR="00AF0FDE">
        <w:t xml:space="preserve"> met als resultaat</w:t>
      </w:r>
      <w:r w:rsidR="002F2223">
        <w:t xml:space="preserve"> een lijst met referenties naar documenten behorende bij een zaak met door de </w:t>
      </w:r>
      <w:del w:id="4482" w:author="Joost Wijnings" w:date="2014-03-18T08:47:00Z">
        <w:r w:rsidR="002F2223" w:rsidDel="00E30F7F">
          <w:delText>service</w:delText>
        </w:r>
      </w:del>
      <w:del w:id="4483" w:author="Joost Wijnings" w:date="2014-03-08T03:05:00Z">
        <w:r w:rsidR="002F2223" w:rsidDel="00A2123B">
          <w:delText xml:space="preserve"> </w:delText>
        </w:r>
      </w:del>
      <w:del w:id="4484" w:author="Joost Wijnings" w:date="2014-03-18T08:47:00Z">
        <w:r w:rsidR="002F2223" w:rsidDel="00E30F7F">
          <w:delText>consumer</w:delText>
        </w:r>
      </w:del>
      <w:ins w:id="4485" w:author="Joost Wijnings" w:date="2014-03-18T08:47:00Z">
        <w:r w:rsidR="00E30F7F">
          <w:t>DSC</w:t>
        </w:r>
      </w:ins>
      <w:r w:rsidR="002F2223">
        <w:t xml:space="preserve"> opgegeven Zaakidentificatie. In de lijst moet </w:t>
      </w:r>
      <w:r w:rsidR="00211F28">
        <w:t>minimaal</w:t>
      </w:r>
      <w:r w:rsidR="002F2223">
        <w:t xml:space="preserve"> voor elk zaakdocument de volgende </w:t>
      </w:r>
      <w:del w:id="4486" w:author="Joost Wijnings" w:date="2014-03-08T03:06:00Z">
        <w:r w:rsidR="00155AC7" w:rsidDel="00A2123B">
          <w:delText xml:space="preserve">RGBZ </w:delText>
        </w:r>
      </w:del>
      <w:ins w:id="4487" w:author="Joost Wijnings" w:date="2014-03-08T03:06:00Z">
        <w:r w:rsidR="00A2123B">
          <w:t>RGBZ-</w:t>
        </w:r>
      </w:ins>
      <w:r w:rsidR="008D3B73">
        <w:t>gegevens</w:t>
      </w:r>
      <w:r w:rsidR="002F2223">
        <w:t xml:space="preserve"> voorkomen:</w:t>
      </w:r>
    </w:p>
    <w:p w14:paraId="08E1007C" w14:textId="77777777" w:rsidR="002F2223" w:rsidRDefault="002F2223" w:rsidP="002F2223">
      <w:pPr>
        <w:numPr>
          <w:ilvl w:val="0"/>
          <w:numId w:val="26"/>
        </w:numPr>
      </w:pPr>
      <w:r>
        <w:t>Documentidentificatie</w:t>
      </w:r>
    </w:p>
    <w:p w14:paraId="3ADC38A3" w14:textId="77777777" w:rsidR="002F2223" w:rsidRDefault="002F2223" w:rsidP="002F2223">
      <w:pPr>
        <w:numPr>
          <w:ilvl w:val="0"/>
          <w:numId w:val="26"/>
        </w:numPr>
      </w:pPr>
      <w:r>
        <w:t>Zaakidentificatie</w:t>
      </w:r>
    </w:p>
    <w:p w14:paraId="2D75A9C5" w14:textId="77777777" w:rsidR="002F2223" w:rsidRPr="002F2223" w:rsidRDefault="002F2223" w:rsidP="002F2223">
      <w:pPr>
        <w:numPr>
          <w:ilvl w:val="0"/>
          <w:numId w:val="26"/>
        </w:numPr>
      </w:pPr>
      <w:r>
        <w:t>Registratiedatum</w:t>
      </w:r>
    </w:p>
    <w:p w14:paraId="15FEBB44" w14:textId="77777777" w:rsidR="00AF0FDE" w:rsidRPr="00AF0FDE" w:rsidRDefault="00AF0FDE" w:rsidP="00AF0FDE"/>
    <w:p w14:paraId="6862EB3B" w14:textId="77777777" w:rsidR="002F2223" w:rsidRDefault="002F2223" w:rsidP="002F2223">
      <w:pPr>
        <w:pStyle w:val="Kop3"/>
      </w:pPr>
      <w:bookmarkStart w:id="4488" w:name="_Toc402174452"/>
      <w:r w:rsidRPr="006B5216">
        <w:t>Geef Zaakdocumen</w:t>
      </w:r>
      <w:r>
        <w:t>t lezen</w:t>
      </w:r>
      <w:bookmarkEnd w:id="4488"/>
    </w:p>
    <w:p w14:paraId="35E713DF" w14:textId="0A8A8070" w:rsidR="00214B22" w:rsidRDefault="002F2223" w:rsidP="00214B22">
      <w:r>
        <w:t xml:space="preserve">De </w:t>
      </w:r>
      <w:ins w:id="4489" w:author="Joost Wijnings" w:date="2014-03-18T08:47:00Z">
        <w:r w:rsidR="00E30F7F">
          <w:t xml:space="preserve">DSC </w:t>
        </w:r>
      </w:ins>
      <w:del w:id="4490" w:author="Joost Wijnings" w:date="2014-03-08T03:05:00Z">
        <w:r w:rsidDel="00A2123B">
          <w:delText xml:space="preserve">CMIS Documentconsumer </w:delText>
        </w:r>
      </w:del>
      <w:r>
        <w:t>voert één of meer CMIS</w:t>
      </w:r>
      <w:ins w:id="4491" w:author="Joost Wijnings" w:date="2014-03-08T03:05:00Z">
        <w:r w:rsidR="00A2123B">
          <w:t>-</w:t>
        </w:r>
      </w:ins>
      <w:del w:id="4492" w:author="Joost Wijnings" w:date="2014-03-08T03:05:00Z">
        <w:r w:rsidDel="00A2123B">
          <w:delText xml:space="preserve"> </w:delText>
        </w:r>
      </w:del>
      <w:r>
        <w:t xml:space="preserve">operaties uit waarmee een kopie van een </w:t>
      </w:r>
      <w:r w:rsidR="008D3B73">
        <w:t>zaak</w:t>
      </w:r>
      <w:r>
        <w:t>document opgevraagd wordt</w:t>
      </w:r>
      <w:r w:rsidR="008D3B73">
        <w:t xml:space="preserve"> met door de </w:t>
      </w:r>
      <w:del w:id="4493" w:author="Joost Wijnings" w:date="2014-03-18T08:47:00Z">
        <w:r w:rsidR="008D3B73" w:rsidDel="00E30F7F">
          <w:delText>service</w:delText>
        </w:r>
      </w:del>
      <w:del w:id="4494" w:author="Joost Wijnings" w:date="2014-03-08T03:06:00Z">
        <w:r w:rsidR="008D3B73" w:rsidDel="00A2123B">
          <w:delText xml:space="preserve"> c</w:delText>
        </w:r>
      </w:del>
      <w:del w:id="4495" w:author="Joost Wijnings" w:date="2014-03-18T08:47:00Z">
        <w:r w:rsidR="008D3B73" w:rsidDel="00E30F7F">
          <w:delText>onsumer</w:delText>
        </w:r>
      </w:del>
      <w:ins w:id="4496" w:author="Joost Wijnings" w:date="2014-03-18T08:47:00Z">
        <w:r w:rsidR="00E30F7F">
          <w:t>DSC</w:t>
        </w:r>
      </w:ins>
      <w:r w:rsidR="008D3B73">
        <w:t xml:space="preserve"> opgegeven Documentidentificatie. </w:t>
      </w:r>
      <w:r w:rsidR="00B62775">
        <w:t xml:space="preserve">De </w:t>
      </w:r>
      <w:ins w:id="4497" w:author="Joost Wijnings" w:date="2014-03-18T08:47:00Z">
        <w:r w:rsidR="00E30F7F">
          <w:t>DSC</w:t>
        </w:r>
      </w:ins>
      <w:del w:id="4498" w:author="Joost Wijnings" w:date="2014-03-08T03:06:00Z">
        <w:r w:rsidR="00B62775" w:rsidDel="00A2123B">
          <w:delText>D</w:delText>
        </w:r>
      </w:del>
      <w:del w:id="4499" w:author="Joost Wijnings" w:date="2014-03-18T08:47:00Z">
        <w:r w:rsidR="00B62775" w:rsidDel="00E30F7F">
          <w:delText>ocument</w:delText>
        </w:r>
      </w:del>
      <w:del w:id="4500" w:author="Joost Wijnings" w:date="2014-03-08T03:06:00Z">
        <w:r w:rsidR="00B62775" w:rsidDel="00A2123B">
          <w:delText xml:space="preserve"> </w:delText>
        </w:r>
      </w:del>
      <w:del w:id="4501" w:author="Joost Wijnings" w:date="2014-03-18T08:47:00Z">
        <w:r w:rsidR="00B62775" w:rsidDel="00E30F7F">
          <w:delText>serviceconsumer</w:delText>
        </w:r>
      </w:del>
      <w:r w:rsidR="00B62775">
        <w:t xml:space="preserve"> moet van het </w:t>
      </w:r>
      <w:r w:rsidR="008D3B73">
        <w:t xml:space="preserve">het opgevraagde document </w:t>
      </w:r>
      <w:r w:rsidR="00211F28">
        <w:t>minimaal</w:t>
      </w:r>
      <w:r w:rsidR="008D3B73">
        <w:t xml:space="preserve"> de volgende </w:t>
      </w:r>
      <w:r w:rsidR="00155AC7">
        <w:t>RGBZ</w:t>
      </w:r>
      <w:ins w:id="4502" w:author="Joost Wijnings" w:date="2014-03-08T03:06:00Z">
        <w:r w:rsidR="00A2123B">
          <w:t>-</w:t>
        </w:r>
      </w:ins>
      <w:del w:id="4503" w:author="Joost Wijnings" w:date="2014-03-08T03:06:00Z">
        <w:r w:rsidR="00155AC7" w:rsidDel="00A2123B">
          <w:delText xml:space="preserve"> </w:delText>
        </w:r>
      </w:del>
      <w:r w:rsidR="008D3B73">
        <w:t xml:space="preserve">gegevens </w:t>
      </w:r>
      <w:del w:id="4504" w:author="Joost Wijnings" w:date="2014-03-08T03:06:00Z">
        <w:r w:rsidR="00B62775" w:rsidDel="00A2123B">
          <w:delText xml:space="preserve"> </w:delText>
        </w:r>
      </w:del>
      <w:r w:rsidR="00B62775">
        <w:t>kunnen opvragen</w:t>
      </w:r>
      <w:r w:rsidR="008D3B73">
        <w:t>:</w:t>
      </w:r>
    </w:p>
    <w:p w14:paraId="7CF218E4" w14:textId="77777777" w:rsidR="008D3B73" w:rsidRPr="008D3B73" w:rsidRDefault="008D3B73" w:rsidP="008D3B73">
      <w:pPr>
        <w:numPr>
          <w:ilvl w:val="0"/>
          <w:numId w:val="27"/>
        </w:numPr>
      </w:pPr>
      <w:r>
        <w:rPr>
          <w:lang w:eastAsia="nl-NL"/>
        </w:rPr>
        <w:t>Documentidentificatie</w:t>
      </w:r>
    </w:p>
    <w:p w14:paraId="6EB1DC96" w14:textId="77777777" w:rsidR="008D3B73" w:rsidRPr="008D3B73" w:rsidRDefault="008D3B73" w:rsidP="008D3B73">
      <w:pPr>
        <w:numPr>
          <w:ilvl w:val="0"/>
          <w:numId w:val="27"/>
        </w:numPr>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Documentcreatiedatum</w:t>
      </w:r>
      <w:r w:rsidRPr="00172CD1">
        <w:rPr>
          <w:lang w:eastAsia="nl-NL"/>
        </w:rPr>
        <w:fldChar w:fldCharType="end"/>
      </w:r>
    </w:p>
    <w:p w14:paraId="386846C7" w14:textId="77777777" w:rsidR="008D3B73" w:rsidRPr="008D3B73" w:rsidRDefault="008D3B73" w:rsidP="008D3B73">
      <w:pPr>
        <w:numPr>
          <w:ilvl w:val="0"/>
          <w:numId w:val="27"/>
        </w:numPr>
      </w:pPr>
      <w:r w:rsidRPr="00172CD1">
        <w:rPr>
          <w:lang w:eastAsia="nl-NL"/>
        </w:rPr>
        <w:t>Documenttitel</w:t>
      </w:r>
    </w:p>
    <w:p w14:paraId="13700382" w14:textId="77777777" w:rsidR="008D3B73" w:rsidRPr="008D3B73" w:rsidRDefault="008D3B73" w:rsidP="008D3B73">
      <w:pPr>
        <w:numPr>
          <w:ilvl w:val="0"/>
          <w:numId w:val="27"/>
        </w:numPr>
      </w:pPr>
      <w:r w:rsidRPr="00172CD1">
        <w:rPr>
          <w:lang w:eastAsia="nl-NL"/>
        </w:rPr>
        <w:t>Vertrouwelijkaanduiding</w:t>
      </w:r>
    </w:p>
    <w:p w14:paraId="4B434314" w14:textId="77777777" w:rsidR="008D3B73" w:rsidRPr="008D3B73" w:rsidRDefault="008D3B73" w:rsidP="008D3B73">
      <w:pPr>
        <w:numPr>
          <w:ilvl w:val="0"/>
          <w:numId w:val="27"/>
        </w:numPr>
      </w:pPr>
      <w:r w:rsidRPr="00172CD1">
        <w:rPr>
          <w:lang w:eastAsia="nl-NL"/>
        </w:rPr>
        <w:t>Documentauteur</w:t>
      </w:r>
    </w:p>
    <w:p w14:paraId="6E714096" w14:textId="77777777" w:rsidR="008D3B73" w:rsidRPr="008D3B73" w:rsidRDefault="008D3B73" w:rsidP="008D3B73">
      <w:pPr>
        <w:numPr>
          <w:ilvl w:val="0"/>
          <w:numId w:val="27"/>
        </w:numPr>
      </w:pPr>
      <w:r w:rsidRPr="00172CD1">
        <w:rPr>
          <w:lang w:eastAsia="nl-NL"/>
        </w:rPr>
        <w:t>Documentformaat</w:t>
      </w:r>
    </w:p>
    <w:p w14:paraId="09C7B108" w14:textId="77777777" w:rsidR="008D3B73" w:rsidRPr="008D3B73" w:rsidRDefault="008D3B73" w:rsidP="008D3B73">
      <w:pPr>
        <w:numPr>
          <w:ilvl w:val="0"/>
          <w:numId w:val="27"/>
        </w:numPr>
      </w:pPr>
      <w:r w:rsidRPr="00172CD1">
        <w:rPr>
          <w:lang w:eastAsia="nl-NL"/>
        </w:rPr>
        <w:t>Documenttaal</w:t>
      </w:r>
    </w:p>
    <w:p w14:paraId="4CDF412B" w14:textId="77777777" w:rsidR="008D3B73" w:rsidRPr="008D3B73" w:rsidRDefault="008D3B73" w:rsidP="008D3B73">
      <w:pPr>
        <w:numPr>
          <w:ilvl w:val="0"/>
          <w:numId w:val="27"/>
        </w:numPr>
      </w:pPr>
      <w:r w:rsidRPr="00172CD1">
        <w:rPr>
          <w:lang w:eastAsia="nl-NL"/>
        </w:rPr>
        <w:lastRenderedPageBreak/>
        <w:t>Documentinhoud</w:t>
      </w:r>
    </w:p>
    <w:p w14:paraId="2BD3F07B" w14:textId="77777777" w:rsidR="008D3B73" w:rsidRDefault="008D3B73" w:rsidP="00214B22"/>
    <w:p w14:paraId="7CBD5AB3" w14:textId="77777777" w:rsidR="00214B22" w:rsidRDefault="00155AC7" w:rsidP="00155AC7">
      <w:pPr>
        <w:pStyle w:val="Kop3"/>
      </w:pPr>
      <w:bookmarkStart w:id="4505" w:name="_Toc402174453"/>
      <w:r w:rsidRPr="006B5216">
        <w:t>Vo</w:t>
      </w:r>
      <w:r w:rsidRPr="008D3B73">
        <w:t>eg Zaakdocu</w:t>
      </w:r>
      <w:r w:rsidRPr="00A976E7">
        <w:t>ment toe</w:t>
      </w:r>
      <w:bookmarkEnd w:id="4505"/>
    </w:p>
    <w:p w14:paraId="074D71D4" w14:textId="5BB7B135" w:rsidR="00214B22" w:rsidRDefault="00155AC7" w:rsidP="00214B22">
      <w:r>
        <w:t xml:space="preserve">De </w:t>
      </w:r>
      <w:ins w:id="4506" w:author="Joost Wijnings" w:date="2014-03-18T08:47:00Z">
        <w:r w:rsidR="00E30F7F">
          <w:t xml:space="preserve">DSC </w:t>
        </w:r>
      </w:ins>
      <w:del w:id="4507" w:author="Joost Wijnings" w:date="2014-03-08T03:06:00Z">
        <w:r w:rsidDel="00A2123B">
          <w:delText xml:space="preserve">CMIS Documentconsumer </w:delText>
        </w:r>
      </w:del>
      <w:r>
        <w:t>voert één of meer CMIS</w:t>
      </w:r>
      <w:ins w:id="4508" w:author="Joost Wijnings" w:date="2014-03-08T03:06:00Z">
        <w:r w:rsidR="00A2123B">
          <w:t>-</w:t>
        </w:r>
      </w:ins>
      <w:del w:id="4509" w:author="Joost Wijnings" w:date="2014-03-08T03:06:00Z">
        <w:r w:rsidDel="00A2123B">
          <w:delText xml:space="preserve"> </w:delText>
        </w:r>
      </w:del>
      <w:r>
        <w:t>operaties uit waarmee een EDC</w:t>
      </w:r>
      <w:ins w:id="4510" w:author="Joost Wijnings" w:date="2014-03-08T03:06:00Z">
        <w:r w:rsidR="00A2123B">
          <w:t>-</w:t>
        </w:r>
      </w:ins>
      <w:del w:id="4511" w:author="Joost Wijnings" w:date="2014-03-08T03:06:00Z">
        <w:r w:rsidDel="00A2123B">
          <w:delText xml:space="preserve"> </w:delText>
        </w:r>
      </w:del>
      <w:r>
        <w:t xml:space="preserve">object wordt aangemaakt in de juiste Zaakfolder afhankelijk van opgegeven Zaakidentificatie. </w:t>
      </w:r>
      <w:r w:rsidR="00B6426A">
        <w:t>D</w:t>
      </w:r>
      <w:r>
        <w:t>e volgende RGBZ</w:t>
      </w:r>
      <w:ins w:id="4512" w:author="Joost Wijnings" w:date="2014-03-08T03:06:00Z">
        <w:r w:rsidR="00A2123B">
          <w:t>-</w:t>
        </w:r>
      </w:ins>
      <w:del w:id="4513" w:author="Joost Wijnings" w:date="2014-03-08T03:06:00Z">
        <w:r w:rsidDel="00A2123B">
          <w:delText xml:space="preserve"> </w:delText>
        </w:r>
      </w:del>
      <w:r>
        <w:t>gegevens</w:t>
      </w:r>
      <w:del w:id="4514" w:author="Joost Wijnings" w:date="2014-03-08T03:06:00Z">
        <w:r w:rsidR="00B6426A" w:rsidDel="00A2123B">
          <w:delText xml:space="preserve"> </w:delText>
        </w:r>
      </w:del>
      <w:r w:rsidR="00B6426A">
        <w:t>/</w:t>
      </w:r>
      <w:del w:id="4515" w:author="Joost Wijnings" w:date="2014-03-08T03:06:00Z">
        <w:r w:rsidR="00B6426A" w:rsidRPr="00B6426A" w:rsidDel="00A2123B">
          <w:delText xml:space="preserve"> </w:delText>
        </w:r>
      </w:del>
      <w:r w:rsidR="00B6426A">
        <w:t>EDC</w:t>
      </w:r>
      <w:ins w:id="4516" w:author="Joost Wijnings" w:date="2014-03-08T03:06:00Z">
        <w:r w:rsidR="00A2123B">
          <w:t>-</w:t>
        </w:r>
      </w:ins>
      <w:del w:id="4517" w:author="Joost Wijnings" w:date="2014-03-08T03:06:00Z">
        <w:r w:rsidR="00B6426A" w:rsidDel="00A2123B">
          <w:delText xml:space="preserve"> </w:delText>
        </w:r>
      </w:del>
      <w:r w:rsidR="00B6426A">
        <w:t>object</w:t>
      </w:r>
      <w:del w:id="4518" w:author="Joost Wijnings" w:date="2014-03-08T03:06:00Z">
        <w:r w:rsidR="00B6426A" w:rsidDel="00A2123B">
          <w:delText>-</w:delText>
        </w:r>
      </w:del>
      <w:r w:rsidR="00B6426A">
        <w:t>type</w:t>
      </w:r>
      <w:del w:id="4519" w:author="Joost Wijnings" w:date="2014-03-08T03:06:00Z">
        <w:r w:rsidR="00B6426A" w:rsidDel="00A2123B">
          <w:delText xml:space="preserve"> </w:delText>
        </w:r>
      </w:del>
      <w:r w:rsidR="00B6426A">
        <w:t>properties van het toegevoegde document moeten een geldige waarde hebben</w:t>
      </w:r>
      <w:r>
        <w:t>:</w:t>
      </w:r>
    </w:p>
    <w:p w14:paraId="41147B9A" w14:textId="77777777" w:rsidR="00155AC7" w:rsidRPr="00155AC7" w:rsidRDefault="00155AC7" w:rsidP="00155AC7">
      <w:pPr>
        <w:numPr>
          <w:ilvl w:val="0"/>
          <w:numId w:val="28"/>
        </w:numPr>
      </w:pPr>
      <w:r>
        <w:rPr>
          <w:lang w:eastAsia="nl-NL"/>
        </w:rPr>
        <w:t>Documentidentificatie</w:t>
      </w:r>
    </w:p>
    <w:p w14:paraId="49D69584" w14:textId="77777777" w:rsidR="00155AC7" w:rsidRPr="00155AC7" w:rsidRDefault="00155AC7" w:rsidP="00155AC7">
      <w:pPr>
        <w:numPr>
          <w:ilvl w:val="0"/>
          <w:numId w:val="28"/>
        </w:numPr>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Documentcreatiedatum</w:t>
      </w:r>
      <w:r w:rsidRPr="00172CD1">
        <w:rPr>
          <w:lang w:eastAsia="nl-NL"/>
        </w:rPr>
        <w:fldChar w:fldCharType="end"/>
      </w:r>
    </w:p>
    <w:p w14:paraId="4832C93C" w14:textId="77777777" w:rsidR="00155AC7" w:rsidRPr="00155AC7" w:rsidRDefault="00155AC7" w:rsidP="00155AC7">
      <w:pPr>
        <w:numPr>
          <w:ilvl w:val="0"/>
          <w:numId w:val="28"/>
        </w:numPr>
      </w:pPr>
      <w:r w:rsidRPr="00172CD1">
        <w:rPr>
          <w:lang w:eastAsia="nl-NL"/>
        </w:rPr>
        <w:t>Documenttitel</w:t>
      </w:r>
    </w:p>
    <w:p w14:paraId="5F5EEC4B" w14:textId="77777777" w:rsidR="00155AC7" w:rsidRPr="00155AC7" w:rsidRDefault="00155AC7" w:rsidP="00155AC7">
      <w:pPr>
        <w:numPr>
          <w:ilvl w:val="0"/>
          <w:numId w:val="28"/>
        </w:numPr>
      </w:pPr>
      <w:r w:rsidRPr="00172CD1">
        <w:rPr>
          <w:lang w:eastAsia="nl-NL"/>
        </w:rPr>
        <w:t>Vertrouwelijkaanduiding</w:t>
      </w:r>
    </w:p>
    <w:p w14:paraId="579BEFDB" w14:textId="77777777" w:rsidR="00155AC7" w:rsidRPr="00155AC7" w:rsidRDefault="00155AC7" w:rsidP="00155AC7">
      <w:pPr>
        <w:numPr>
          <w:ilvl w:val="0"/>
          <w:numId w:val="28"/>
        </w:numPr>
      </w:pPr>
      <w:r w:rsidRPr="00172CD1">
        <w:rPr>
          <w:lang w:eastAsia="nl-NL"/>
        </w:rPr>
        <w:t>Documentauteur</w:t>
      </w:r>
    </w:p>
    <w:p w14:paraId="144D9302" w14:textId="77777777" w:rsidR="00155AC7" w:rsidRDefault="00155AC7" w:rsidP="00155AC7">
      <w:pPr>
        <w:numPr>
          <w:ilvl w:val="0"/>
          <w:numId w:val="28"/>
        </w:numPr>
      </w:pPr>
      <w:r w:rsidRPr="00172CD1">
        <w:rPr>
          <w:lang w:eastAsia="nl-NL"/>
        </w:rPr>
        <w:t>Documentformaat</w:t>
      </w:r>
    </w:p>
    <w:p w14:paraId="7F0D5D29" w14:textId="77777777" w:rsidR="00155AC7" w:rsidRDefault="00155AC7" w:rsidP="00155AC7">
      <w:pPr>
        <w:numPr>
          <w:ilvl w:val="0"/>
          <w:numId w:val="28"/>
        </w:numPr>
      </w:pPr>
      <w:r w:rsidRPr="00172CD1">
        <w:rPr>
          <w:lang w:eastAsia="nl-NL"/>
        </w:rPr>
        <w:t>Documenttaal</w:t>
      </w:r>
    </w:p>
    <w:p w14:paraId="3EBBD8E4" w14:textId="77777777" w:rsidR="00155AC7" w:rsidRPr="001B4D8E" w:rsidRDefault="00155AC7" w:rsidP="00214B22">
      <w:pPr>
        <w:numPr>
          <w:ilvl w:val="0"/>
          <w:numId w:val="28"/>
        </w:numPr>
      </w:pPr>
      <w:r w:rsidRPr="00172CD1">
        <w:rPr>
          <w:lang w:eastAsia="nl-NL"/>
        </w:rPr>
        <w:t>Documentinhoud</w:t>
      </w:r>
    </w:p>
    <w:p w14:paraId="477C8B5A" w14:textId="77777777" w:rsidR="00155AC7" w:rsidRPr="005E4300" w:rsidRDefault="00155AC7" w:rsidP="00155AC7">
      <w:pPr>
        <w:pStyle w:val="Kop3"/>
      </w:pPr>
      <w:bookmarkStart w:id="4520" w:name="_Toc402174454"/>
      <w:r w:rsidRPr="005E4300">
        <w:t>Maak Zaakdocument</w:t>
      </w:r>
      <w:bookmarkEnd w:id="4520"/>
    </w:p>
    <w:p w14:paraId="0FFAE473" w14:textId="36E3AB30" w:rsidR="00B6426A" w:rsidRDefault="00B6426A" w:rsidP="00B6426A">
      <w:r>
        <w:t xml:space="preserve">De </w:t>
      </w:r>
      <w:ins w:id="4521" w:author="Joost Wijnings" w:date="2014-03-18T08:47:00Z">
        <w:r w:rsidR="00E30F7F">
          <w:t xml:space="preserve">DSC </w:t>
        </w:r>
      </w:ins>
      <w:del w:id="4522" w:author="Joost Wijnings" w:date="2014-03-08T03:07:00Z">
        <w:r w:rsidDel="00A2123B">
          <w:delText xml:space="preserve">CMIS Documentconsumer </w:delText>
        </w:r>
      </w:del>
      <w:r>
        <w:t xml:space="preserve">voert één of meer </w:t>
      </w:r>
      <w:del w:id="4523" w:author="Joost Wijnings" w:date="2014-03-08T03:08:00Z">
        <w:r w:rsidDel="00A2123B">
          <w:delText xml:space="preserve">CMIS </w:delText>
        </w:r>
      </w:del>
      <w:ins w:id="4524" w:author="Joost Wijnings" w:date="2014-03-08T03:08:00Z">
        <w:r w:rsidR="00A2123B">
          <w:t>CMIS-</w:t>
        </w:r>
      </w:ins>
      <w:r>
        <w:t>operaties uit waarmee een EDC</w:t>
      </w:r>
      <w:ins w:id="4525" w:author="Joost Wijnings" w:date="2014-03-08T03:07:00Z">
        <w:r w:rsidR="00A2123B">
          <w:t>-</w:t>
        </w:r>
      </w:ins>
      <w:del w:id="4526" w:author="Joost Wijnings" w:date="2014-03-08T03:07:00Z">
        <w:r w:rsidDel="00A2123B">
          <w:delText xml:space="preserve"> </w:delText>
        </w:r>
      </w:del>
      <w:r>
        <w:t xml:space="preserve">object wordt aangemaakt in de juiste Zaakfolder afhankelijk van opgegeven Zaakidentificatie. De volgende </w:t>
      </w:r>
      <w:del w:id="4527" w:author="Joost Wijnings" w:date="2014-03-08T03:08:00Z">
        <w:r w:rsidDel="00A2123B">
          <w:delText xml:space="preserve">RGBZ </w:delText>
        </w:r>
      </w:del>
      <w:ins w:id="4528" w:author="Joost Wijnings" w:date="2014-03-08T03:08:00Z">
        <w:r w:rsidR="00A2123B">
          <w:t>RGBZ-</w:t>
        </w:r>
      </w:ins>
      <w:r>
        <w:t>gegevens</w:t>
      </w:r>
      <w:del w:id="4529" w:author="Joost Wijnings" w:date="2014-03-08T03:08:00Z">
        <w:r w:rsidDel="00A2123B">
          <w:delText xml:space="preserve"> </w:delText>
        </w:r>
      </w:del>
      <w:r>
        <w:t>/</w:t>
      </w:r>
      <w:del w:id="4530" w:author="Joost Wijnings" w:date="2014-03-08T03:08:00Z">
        <w:r w:rsidRPr="00B6426A" w:rsidDel="00A2123B">
          <w:delText xml:space="preserve"> </w:delText>
        </w:r>
      </w:del>
      <w:r>
        <w:t>EDC</w:t>
      </w:r>
      <w:ins w:id="4531" w:author="Joost Wijnings" w:date="2014-03-08T03:08:00Z">
        <w:r w:rsidR="00A2123B">
          <w:t>-</w:t>
        </w:r>
      </w:ins>
      <w:del w:id="4532" w:author="Joost Wijnings" w:date="2014-03-08T03:08:00Z">
        <w:r w:rsidDel="00A2123B">
          <w:delText xml:space="preserve"> </w:delText>
        </w:r>
      </w:del>
      <w:r>
        <w:t>object</w:t>
      </w:r>
      <w:del w:id="4533" w:author="Joost Wijnings" w:date="2014-03-08T03:07:00Z">
        <w:r w:rsidDel="00A2123B">
          <w:delText>-</w:delText>
        </w:r>
      </w:del>
      <w:r>
        <w:t>type</w:t>
      </w:r>
      <w:del w:id="4534" w:author="Joost Wijnings" w:date="2014-03-08T03:08:00Z">
        <w:r w:rsidDel="00A2123B">
          <w:delText xml:space="preserve"> </w:delText>
        </w:r>
      </w:del>
      <w:r>
        <w:t>properties van het toegevoegde document moeten een geldige waarde hebben:</w:t>
      </w:r>
    </w:p>
    <w:p w14:paraId="271AC0B5" w14:textId="77777777" w:rsidR="00B6426A" w:rsidRPr="00155AC7" w:rsidRDefault="00B6426A" w:rsidP="00B6426A">
      <w:pPr>
        <w:numPr>
          <w:ilvl w:val="0"/>
          <w:numId w:val="28"/>
        </w:numPr>
      </w:pPr>
      <w:r>
        <w:rPr>
          <w:lang w:eastAsia="nl-NL"/>
        </w:rPr>
        <w:t>Documentidentificatie</w:t>
      </w:r>
    </w:p>
    <w:p w14:paraId="485FAAAF" w14:textId="77777777" w:rsidR="00B6426A" w:rsidRPr="00155AC7" w:rsidRDefault="00B6426A" w:rsidP="00B6426A">
      <w:pPr>
        <w:numPr>
          <w:ilvl w:val="0"/>
          <w:numId w:val="28"/>
        </w:numPr>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Documentcreatiedatum</w:t>
      </w:r>
      <w:r w:rsidRPr="00172CD1">
        <w:rPr>
          <w:lang w:eastAsia="nl-NL"/>
        </w:rPr>
        <w:fldChar w:fldCharType="end"/>
      </w:r>
    </w:p>
    <w:p w14:paraId="1923C7A1" w14:textId="77777777" w:rsidR="00B6426A" w:rsidRPr="00155AC7" w:rsidRDefault="00B6426A" w:rsidP="00B6426A">
      <w:pPr>
        <w:numPr>
          <w:ilvl w:val="0"/>
          <w:numId w:val="28"/>
        </w:numPr>
      </w:pPr>
      <w:r w:rsidRPr="00172CD1">
        <w:rPr>
          <w:lang w:eastAsia="nl-NL"/>
        </w:rPr>
        <w:t>Documenttitel</w:t>
      </w:r>
    </w:p>
    <w:p w14:paraId="0CAE2CFB" w14:textId="77777777" w:rsidR="00B6426A" w:rsidRPr="00155AC7" w:rsidRDefault="00B6426A" w:rsidP="00B6426A">
      <w:pPr>
        <w:numPr>
          <w:ilvl w:val="0"/>
          <w:numId w:val="28"/>
        </w:numPr>
      </w:pPr>
      <w:r w:rsidRPr="00172CD1">
        <w:rPr>
          <w:lang w:eastAsia="nl-NL"/>
        </w:rPr>
        <w:t>Vertrouwelijkaanduiding</w:t>
      </w:r>
    </w:p>
    <w:p w14:paraId="11004339" w14:textId="77777777" w:rsidR="00B6426A" w:rsidRPr="00155AC7" w:rsidRDefault="00B6426A" w:rsidP="00B6426A">
      <w:pPr>
        <w:numPr>
          <w:ilvl w:val="0"/>
          <w:numId w:val="28"/>
        </w:numPr>
      </w:pPr>
      <w:r w:rsidRPr="00172CD1">
        <w:rPr>
          <w:lang w:eastAsia="nl-NL"/>
        </w:rPr>
        <w:t>Documentauteur</w:t>
      </w:r>
    </w:p>
    <w:p w14:paraId="521F915C" w14:textId="77777777" w:rsidR="00B6426A" w:rsidRDefault="00B6426A" w:rsidP="00B6426A">
      <w:pPr>
        <w:numPr>
          <w:ilvl w:val="0"/>
          <w:numId w:val="28"/>
        </w:numPr>
      </w:pPr>
      <w:r w:rsidRPr="00172CD1">
        <w:rPr>
          <w:lang w:eastAsia="nl-NL"/>
        </w:rPr>
        <w:t>Documentformaat</w:t>
      </w:r>
    </w:p>
    <w:p w14:paraId="20186458" w14:textId="77777777" w:rsidR="00B6426A" w:rsidRPr="001B4D8E" w:rsidRDefault="00B6426A" w:rsidP="00B6426A">
      <w:pPr>
        <w:numPr>
          <w:ilvl w:val="0"/>
          <w:numId w:val="28"/>
        </w:numPr>
      </w:pPr>
      <w:r w:rsidRPr="00172CD1">
        <w:rPr>
          <w:lang w:eastAsia="nl-NL"/>
        </w:rPr>
        <w:t>Documenttaal</w:t>
      </w:r>
    </w:p>
    <w:p w14:paraId="62CE495A" w14:textId="77777777" w:rsidR="00155AC7" w:rsidRDefault="00155AC7" w:rsidP="00155AC7">
      <w:pPr>
        <w:pStyle w:val="Kop3"/>
      </w:pPr>
      <w:bookmarkStart w:id="4535" w:name="_Toc402174455"/>
      <w:r w:rsidRPr="00A976E7">
        <w:t>Update Zaakdocument</w:t>
      </w:r>
      <w:bookmarkEnd w:id="4535"/>
    </w:p>
    <w:p w14:paraId="1EE0E32E" w14:textId="29F12648" w:rsidR="00B6426A" w:rsidRDefault="00B6426A" w:rsidP="00B6426A">
      <w:r>
        <w:t xml:space="preserve">De </w:t>
      </w:r>
      <w:ins w:id="4536" w:author="Joost Wijnings" w:date="2014-03-18T08:48:00Z">
        <w:r w:rsidR="00E30F7F">
          <w:t xml:space="preserve">DSC </w:t>
        </w:r>
      </w:ins>
      <w:del w:id="4537" w:author="Joost Wijnings" w:date="2014-03-08T03:07:00Z">
        <w:r w:rsidRPr="00A2123B" w:rsidDel="00A2123B">
          <w:delText>CMIS Documentconsumer</w:delText>
        </w:r>
        <w:r w:rsidDel="00A2123B">
          <w:delText xml:space="preserve"> </w:delText>
        </w:r>
      </w:del>
      <w:r>
        <w:t xml:space="preserve">voert één of meer </w:t>
      </w:r>
      <w:del w:id="4538" w:author="Joost Wijnings" w:date="2014-03-08T03:08:00Z">
        <w:r w:rsidDel="00A2123B">
          <w:delText xml:space="preserve">CMIS </w:delText>
        </w:r>
      </w:del>
      <w:ins w:id="4539" w:author="Joost Wijnings" w:date="2014-03-08T03:08:00Z">
        <w:r w:rsidR="00A2123B">
          <w:t>CMIS-</w:t>
        </w:r>
      </w:ins>
      <w:r>
        <w:t>operaties uit waarmee een EDC</w:t>
      </w:r>
      <w:ins w:id="4540" w:author="Joost Wijnings" w:date="2014-03-08T03:08:00Z">
        <w:r w:rsidR="00A2123B">
          <w:t>-</w:t>
        </w:r>
      </w:ins>
      <w:del w:id="4541" w:author="Joost Wijnings" w:date="2014-03-08T03:08:00Z">
        <w:r w:rsidDel="00A2123B">
          <w:delText xml:space="preserve"> </w:delText>
        </w:r>
      </w:del>
      <w:r>
        <w:t xml:space="preserve">object wordt gemuteerd afhankelijk van opgegeven Documentidentificatie. Na de mutatie moeten </w:t>
      </w:r>
      <w:r w:rsidR="00211F28">
        <w:t xml:space="preserve">minimaal </w:t>
      </w:r>
      <w:r>
        <w:t>de volgende RGBZ</w:t>
      </w:r>
      <w:ins w:id="4542" w:author="Joost Wijnings" w:date="2014-03-08T03:08:00Z">
        <w:r w:rsidR="00A2123B">
          <w:t>-</w:t>
        </w:r>
      </w:ins>
      <w:del w:id="4543" w:author="Joost Wijnings" w:date="2014-03-08T03:08:00Z">
        <w:r w:rsidDel="00A2123B">
          <w:delText xml:space="preserve"> </w:delText>
        </w:r>
      </w:del>
      <w:r>
        <w:t>gegevens</w:t>
      </w:r>
      <w:del w:id="4544" w:author="Joost Wijnings" w:date="2014-03-08T03:08:00Z">
        <w:r w:rsidDel="00A2123B">
          <w:delText xml:space="preserve"> </w:delText>
        </w:r>
      </w:del>
      <w:r>
        <w:t>/</w:t>
      </w:r>
      <w:del w:id="4545" w:author="Joost Wijnings" w:date="2014-03-08T03:08:00Z">
        <w:r w:rsidRPr="00B6426A" w:rsidDel="00A2123B">
          <w:delText xml:space="preserve"> </w:delText>
        </w:r>
      </w:del>
      <w:r>
        <w:t>EDC</w:t>
      </w:r>
      <w:ins w:id="4546" w:author="Joost Wijnings" w:date="2014-03-08T03:08:00Z">
        <w:r w:rsidR="00A2123B">
          <w:t>-</w:t>
        </w:r>
      </w:ins>
      <w:del w:id="4547" w:author="Joost Wijnings" w:date="2014-03-08T03:08:00Z">
        <w:r w:rsidDel="00A2123B">
          <w:delText xml:space="preserve"> </w:delText>
        </w:r>
      </w:del>
      <w:r>
        <w:t>object</w:t>
      </w:r>
      <w:del w:id="4548" w:author="Joost Wijnings" w:date="2014-03-08T03:08:00Z">
        <w:r w:rsidDel="00A2123B">
          <w:delText>-</w:delText>
        </w:r>
      </w:del>
      <w:r>
        <w:t>type</w:t>
      </w:r>
      <w:del w:id="4549" w:author="Joost Wijnings" w:date="2014-03-08T03:08:00Z">
        <w:r w:rsidDel="00A2123B">
          <w:delText xml:space="preserve"> </w:delText>
        </w:r>
      </w:del>
      <w:r>
        <w:t>properties van het gemuteerde EDC</w:t>
      </w:r>
      <w:ins w:id="4550" w:author="Joost Wijnings" w:date="2014-03-08T03:08:00Z">
        <w:r w:rsidR="00A2123B">
          <w:t>-</w:t>
        </w:r>
      </w:ins>
      <w:del w:id="4551" w:author="Joost Wijnings" w:date="2014-03-08T03:08:00Z">
        <w:r w:rsidDel="00A2123B">
          <w:delText xml:space="preserve"> </w:delText>
        </w:r>
      </w:del>
      <w:r>
        <w:t>object een geldige waarde hebben:</w:t>
      </w:r>
    </w:p>
    <w:p w14:paraId="34781B40" w14:textId="77777777" w:rsidR="00B6426A" w:rsidRPr="00155AC7" w:rsidRDefault="00B6426A" w:rsidP="00B6426A">
      <w:pPr>
        <w:numPr>
          <w:ilvl w:val="0"/>
          <w:numId w:val="28"/>
        </w:numPr>
      </w:pPr>
      <w:r>
        <w:rPr>
          <w:lang w:eastAsia="nl-NL"/>
        </w:rPr>
        <w:t>Documentidentificatie</w:t>
      </w:r>
      <w:r w:rsidR="001B4D8E">
        <w:rPr>
          <w:lang w:eastAsia="nl-NL"/>
        </w:rPr>
        <w:t xml:space="preserve"> </w:t>
      </w:r>
    </w:p>
    <w:p w14:paraId="7EBA4149" w14:textId="77777777" w:rsidR="00B6426A" w:rsidRPr="00155AC7" w:rsidRDefault="00B6426A" w:rsidP="00B6426A">
      <w:pPr>
        <w:numPr>
          <w:ilvl w:val="0"/>
          <w:numId w:val="28"/>
        </w:numPr>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Documentcreatiedatum</w:t>
      </w:r>
      <w:r w:rsidRPr="00172CD1">
        <w:rPr>
          <w:lang w:eastAsia="nl-NL"/>
        </w:rPr>
        <w:fldChar w:fldCharType="end"/>
      </w:r>
    </w:p>
    <w:p w14:paraId="4A6781F5" w14:textId="77777777" w:rsidR="00B6426A" w:rsidRPr="00155AC7" w:rsidRDefault="00B6426A" w:rsidP="00B6426A">
      <w:pPr>
        <w:numPr>
          <w:ilvl w:val="0"/>
          <w:numId w:val="28"/>
        </w:numPr>
      </w:pPr>
      <w:r w:rsidRPr="00172CD1">
        <w:rPr>
          <w:lang w:eastAsia="nl-NL"/>
        </w:rPr>
        <w:t>Documenttitel</w:t>
      </w:r>
    </w:p>
    <w:p w14:paraId="7FF17854" w14:textId="77777777" w:rsidR="00B6426A" w:rsidRPr="00155AC7" w:rsidRDefault="00B6426A" w:rsidP="00B6426A">
      <w:pPr>
        <w:numPr>
          <w:ilvl w:val="0"/>
          <w:numId w:val="28"/>
        </w:numPr>
      </w:pPr>
      <w:r w:rsidRPr="00172CD1">
        <w:rPr>
          <w:lang w:eastAsia="nl-NL"/>
        </w:rPr>
        <w:t>Vertrouwelijkaanduiding</w:t>
      </w:r>
    </w:p>
    <w:p w14:paraId="6DA23708" w14:textId="77777777" w:rsidR="00B6426A" w:rsidRPr="00155AC7" w:rsidRDefault="00B6426A" w:rsidP="00B6426A">
      <w:pPr>
        <w:numPr>
          <w:ilvl w:val="0"/>
          <w:numId w:val="28"/>
        </w:numPr>
      </w:pPr>
      <w:r w:rsidRPr="00172CD1">
        <w:rPr>
          <w:lang w:eastAsia="nl-NL"/>
        </w:rPr>
        <w:t>Documentauteur</w:t>
      </w:r>
    </w:p>
    <w:p w14:paraId="03262C50" w14:textId="77777777" w:rsidR="00B6426A" w:rsidRDefault="00B6426A" w:rsidP="00B6426A">
      <w:pPr>
        <w:numPr>
          <w:ilvl w:val="0"/>
          <w:numId w:val="28"/>
        </w:numPr>
      </w:pPr>
      <w:r w:rsidRPr="00172CD1">
        <w:rPr>
          <w:lang w:eastAsia="nl-NL"/>
        </w:rPr>
        <w:lastRenderedPageBreak/>
        <w:t>Documentformaat</w:t>
      </w:r>
    </w:p>
    <w:p w14:paraId="6A7EBD05" w14:textId="77777777" w:rsidR="00B6426A" w:rsidRPr="00174BF3" w:rsidRDefault="00B6426A" w:rsidP="00B6426A">
      <w:pPr>
        <w:numPr>
          <w:ilvl w:val="0"/>
          <w:numId w:val="28"/>
        </w:numPr>
      </w:pPr>
      <w:r w:rsidRPr="00172CD1">
        <w:rPr>
          <w:lang w:eastAsia="nl-NL"/>
        </w:rPr>
        <w:t>Documenttaal</w:t>
      </w:r>
    </w:p>
    <w:p w14:paraId="1B265F5C" w14:textId="77777777" w:rsidR="00174BF3" w:rsidRDefault="00174BF3" w:rsidP="00174BF3">
      <w:pPr>
        <w:ind w:left="720"/>
        <w:rPr>
          <w:lang w:eastAsia="nl-NL"/>
        </w:rPr>
      </w:pPr>
    </w:p>
    <w:p w14:paraId="2A24FE2D" w14:textId="73076804" w:rsidR="00174BF3" w:rsidRPr="005938EF" w:rsidRDefault="00174BF3" w:rsidP="00174BF3">
      <w:r>
        <w:t>Het DMS dient te controleren of het ED</w:t>
      </w:r>
      <w:ins w:id="4552" w:author="Joost Wijnings" w:date="2014-03-08T03:08:00Z">
        <w:r w:rsidR="00A2123B">
          <w:t>C-</w:t>
        </w:r>
      </w:ins>
      <w:del w:id="4553" w:author="Joost Wijnings" w:date="2014-03-08T03:08:00Z">
        <w:r w:rsidDel="00A2123B">
          <w:delText xml:space="preserve">C </w:delText>
        </w:r>
      </w:del>
      <w:r>
        <w:t xml:space="preserve">object is gelockt. Indien dit het geval is, </w:t>
      </w:r>
      <w:del w:id="4554" w:author="Joost Wijnings" w:date="2014-03-08T03:08:00Z">
        <w:r w:rsidDel="00A2123B">
          <w:delText xml:space="preserve">dan </w:delText>
        </w:r>
      </w:del>
      <w:r>
        <w:t xml:space="preserve">mag de update alleen uitgevoerd worden indien juiste </w:t>
      </w:r>
      <w:ins w:id="4555" w:author="Joost Wijnings" w:date="2014-03-08T03:08:00Z">
        <w:r w:rsidR="00A2123B">
          <w:t>‘</w:t>
        </w:r>
      </w:ins>
      <w:r>
        <w:t>pwc id</w:t>
      </w:r>
      <w:ins w:id="4556" w:author="Joost Wijnings" w:date="2014-03-08T03:08:00Z">
        <w:r w:rsidR="00A2123B">
          <w:t>’</w:t>
        </w:r>
      </w:ins>
      <w:r>
        <w:t xml:space="preserve"> wordt meegestuurd</w:t>
      </w:r>
    </w:p>
    <w:p w14:paraId="6837CF33" w14:textId="77777777" w:rsidR="00B6426A" w:rsidRPr="00EA2FCE" w:rsidRDefault="00B6426A" w:rsidP="00B6426A"/>
    <w:p w14:paraId="4014C2FA" w14:textId="77777777" w:rsidR="00155AC7" w:rsidRPr="00AE0A98" w:rsidRDefault="00155AC7" w:rsidP="00155AC7">
      <w:pPr>
        <w:pStyle w:val="Kop3"/>
      </w:pPr>
      <w:bookmarkStart w:id="4557" w:name="_Toc402174456"/>
      <w:r w:rsidRPr="00AE0A98">
        <w:t>Geef Zaakdocument bewerken</w:t>
      </w:r>
      <w:bookmarkEnd w:id="4557"/>
    </w:p>
    <w:p w14:paraId="7788B66D" w14:textId="45A81D96" w:rsidR="006865DE" w:rsidRDefault="006865DE" w:rsidP="006865DE">
      <w:r>
        <w:t xml:space="preserve">De </w:t>
      </w:r>
      <w:ins w:id="4558" w:author="Joost Wijnings" w:date="2014-03-18T08:48:00Z">
        <w:r w:rsidR="00E30F7F">
          <w:t xml:space="preserve">DSC </w:t>
        </w:r>
      </w:ins>
      <w:del w:id="4559" w:author="Joost Wijnings" w:date="2014-03-08T03:07:00Z">
        <w:r w:rsidDel="00A2123B">
          <w:delText xml:space="preserve">CMIS Documentconsumer </w:delText>
        </w:r>
      </w:del>
      <w:r>
        <w:t>voert één of meer CMIS</w:t>
      </w:r>
      <w:ins w:id="4560" w:author="Joost Wijnings" w:date="2014-03-08T03:09:00Z">
        <w:r w:rsidR="00A2123B">
          <w:t>-</w:t>
        </w:r>
      </w:ins>
      <w:del w:id="4561" w:author="Joost Wijnings" w:date="2014-03-08T03:09:00Z">
        <w:r w:rsidDel="00A2123B">
          <w:delText xml:space="preserve"> </w:delText>
        </w:r>
      </w:del>
      <w:r>
        <w:t>operaties uit waarmee een kopie</w:t>
      </w:r>
      <w:r w:rsidR="006822B9">
        <w:t xml:space="preserve"> (private working copy, pwc)</w:t>
      </w:r>
      <w:r>
        <w:t xml:space="preserve"> van een zaakdocument opgevraagd wordt met door de service</w:t>
      </w:r>
      <w:del w:id="4562" w:author="Joost Wijnings" w:date="2014-03-08T03:09:00Z">
        <w:r w:rsidDel="00A2123B">
          <w:delText xml:space="preserve"> </w:delText>
        </w:r>
      </w:del>
      <w:r>
        <w:t xml:space="preserve">consumer opgegeven Documentidentificatie. </w:t>
      </w:r>
      <w:r w:rsidR="00AA4190">
        <w:t xml:space="preserve">De </w:t>
      </w:r>
      <w:del w:id="4563" w:author="Joost Wijnings" w:date="2014-03-08T03:09:00Z">
        <w:r w:rsidR="00AA4190" w:rsidDel="00A2123B">
          <w:delText xml:space="preserve">Document </w:delText>
        </w:r>
      </w:del>
      <w:del w:id="4564" w:author="Joost Wijnings" w:date="2014-03-14T15:42:00Z">
        <w:r w:rsidR="00AA4190" w:rsidDel="00735DDB">
          <w:delText>serviceconsumer</w:delText>
        </w:r>
      </w:del>
      <w:ins w:id="4565" w:author="Joost Wijnings" w:date="2014-03-14T15:42:00Z">
        <w:r w:rsidR="00735DDB">
          <w:t>DSC</w:t>
        </w:r>
      </w:ins>
      <w:r w:rsidR="00A21139">
        <w:t xml:space="preserve"> moet</w:t>
      </w:r>
      <w:r>
        <w:t xml:space="preserve"> </w:t>
      </w:r>
      <w:r w:rsidR="006822B9">
        <w:t xml:space="preserve">minimaal </w:t>
      </w:r>
      <w:r>
        <w:t xml:space="preserve">de volgende </w:t>
      </w:r>
      <w:del w:id="4566" w:author="Joost Wijnings" w:date="2014-03-08T03:09:00Z">
        <w:r w:rsidDel="00A2123B">
          <w:delText xml:space="preserve">RGBZ </w:delText>
        </w:r>
      </w:del>
      <w:ins w:id="4567" w:author="Joost Wijnings" w:date="2014-03-08T03:09:00Z">
        <w:r w:rsidR="00A2123B">
          <w:t>RGBZ-</w:t>
        </w:r>
      </w:ins>
      <w:r>
        <w:t xml:space="preserve">gegevens </w:t>
      </w:r>
      <w:r w:rsidR="00A21139">
        <w:t>van het document kunnen opvragen</w:t>
      </w:r>
      <w:r>
        <w:t>:</w:t>
      </w:r>
    </w:p>
    <w:p w14:paraId="52CB69FC" w14:textId="77777777" w:rsidR="006865DE" w:rsidRPr="008D3B73" w:rsidRDefault="006865DE" w:rsidP="006865DE">
      <w:pPr>
        <w:numPr>
          <w:ilvl w:val="0"/>
          <w:numId w:val="27"/>
        </w:numPr>
      </w:pPr>
      <w:r>
        <w:rPr>
          <w:lang w:eastAsia="nl-NL"/>
        </w:rPr>
        <w:t>Documentidentificatie</w:t>
      </w:r>
    </w:p>
    <w:p w14:paraId="60ADC216" w14:textId="77777777" w:rsidR="006865DE" w:rsidRPr="008D3B73" w:rsidRDefault="006865DE" w:rsidP="006865DE">
      <w:pPr>
        <w:numPr>
          <w:ilvl w:val="0"/>
          <w:numId w:val="27"/>
        </w:numPr>
      </w:pPr>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Documentcreatiedatum</w:t>
      </w:r>
      <w:r w:rsidRPr="00172CD1">
        <w:rPr>
          <w:lang w:eastAsia="nl-NL"/>
        </w:rPr>
        <w:fldChar w:fldCharType="end"/>
      </w:r>
    </w:p>
    <w:p w14:paraId="04FBA228" w14:textId="77777777" w:rsidR="006865DE" w:rsidRPr="008D3B73" w:rsidRDefault="006865DE" w:rsidP="006865DE">
      <w:pPr>
        <w:numPr>
          <w:ilvl w:val="0"/>
          <w:numId w:val="27"/>
        </w:numPr>
      </w:pPr>
      <w:r w:rsidRPr="00172CD1">
        <w:rPr>
          <w:lang w:eastAsia="nl-NL"/>
        </w:rPr>
        <w:t>Documenttitel</w:t>
      </w:r>
    </w:p>
    <w:p w14:paraId="44889C0B" w14:textId="77777777" w:rsidR="006865DE" w:rsidRPr="008D3B73" w:rsidRDefault="006865DE" w:rsidP="006865DE">
      <w:pPr>
        <w:numPr>
          <w:ilvl w:val="0"/>
          <w:numId w:val="27"/>
        </w:numPr>
      </w:pPr>
      <w:r w:rsidRPr="00172CD1">
        <w:rPr>
          <w:lang w:eastAsia="nl-NL"/>
        </w:rPr>
        <w:t>Vertrouwelijkaanduiding</w:t>
      </w:r>
    </w:p>
    <w:p w14:paraId="47D71EB9" w14:textId="77777777" w:rsidR="006865DE" w:rsidRPr="008D3B73" w:rsidRDefault="006865DE" w:rsidP="006865DE">
      <w:pPr>
        <w:numPr>
          <w:ilvl w:val="0"/>
          <w:numId w:val="27"/>
        </w:numPr>
      </w:pPr>
      <w:r w:rsidRPr="00172CD1">
        <w:rPr>
          <w:lang w:eastAsia="nl-NL"/>
        </w:rPr>
        <w:t>Documentauteur</w:t>
      </w:r>
    </w:p>
    <w:p w14:paraId="22C2790C" w14:textId="77777777" w:rsidR="006865DE" w:rsidRPr="008D3B73" w:rsidRDefault="006865DE" w:rsidP="006865DE">
      <w:pPr>
        <w:numPr>
          <w:ilvl w:val="0"/>
          <w:numId w:val="27"/>
        </w:numPr>
      </w:pPr>
      <w:r w:rsidRPr="00172CD1">
        <w:rPr>
          <w:lang w:eastAsia="nl-NL"/>
        </w:rPr>
        <w:t>Documentformaat</w:t>
      </w:r>
    </w:p>
    <w:p w14:paraId="19AA9309" w14:textId="77777777" w:rsidR="006865DE" w:rsidRPr="008D3B73" w:rsidRDefault="006865DE" w:rsidP="006865DE">
      <w:pPr>
        <w:numPr>
          <w:ilvl w:val="0"/>
          <w:numId w:val="27"/>
        </w:numPr>
      </w:pPr>
      <w:r w:rsidRPr="00172CD1">
        <w:rPr>
          <w:lang w:eastAsia="nl-NL"/>
        </w:rPr>
        <w:t>Documenttaal</w:t>
      </w:r>
    </w:p>
    <w:p w14:paraId="3FD7734C" w14:textId="77777777" w:rsidR="006822B9" w:rsidRDefault="006865DE" w:rsidP="006822B9">
      <w:pPr>
        <w:numPr>
          <w:ilvl w:val="0"/>
          <w:numId w:val="27"/>
        </w:numPr>
      </w:pPr>
      <w:r w:rsidRPr="00172CD1">
        <w:rPr>
          <w:lang w:eastAsia="nl-NL"/>
        </w:rPr>
        <w:t>Documentinhoud</w:t>
      </w:r>
    </w:p>
    <w:p w14:paraId="476EF8D6" w14:textId="77777777" w:rsidR="006822B9" w:rsidRDefault="006822B9" w:rsidP="006822B9">
      <w:pPr>
        <w:ind w:left="720"/>
        <w:rPr>
          <w:lang w:eastAsia="nl-NL"/>
        </w:rPr>
      </w:pPr>
    </w:p>
    <w:p w14:paraId="074CF580" w14:textId="77777777" w:rsidR="006822B9" w:rsidRPr="006822B9" w:rsidRDefault="006822B9" w:rsidP="006822B9">
      <w:r w:rsidRPr="006822B9">
        <w:rPr>
          <w:lang w:eastAsia="nl-NL"/>
        </w:rPr>
        <w:t>Daarnaast moeten de volgende gegevens voorkomen ten behoeve van het locken en unlocken van het document:</w:t>
      </w:r>
    </w:p>
    <w:p w14:paraId="6B1A5247" w14:textId="77ED9019" w:rsidR="00A2123B" w:rsidRDefault="006822B9" w:rsidP="006822B9">
      <w:pPr>
        <w:numPr>
          <w:ilvl w:val="0"/>
          <w:numId w:val="44"/>
        </w:numPr>
        <w:rPr>
          <w:ins w:id="4568" w:author="Joost Wijnings" w:date="2014-03-08T03:09:00Z"/>
        </w:rPr>
      </w:pPr>
      <w:r>
        <w:rPr>
          <w:lang w:eastAsia="nl-NL"/>
        </w:rPr>
        <w:t>De technische sleutel/id van de</w:t>
      </w:r>
      <w:r w:rsidRPr="00B87EEC">
        <w:rPr>
          <w:lang w:eastAsia="nl-NL"/>
        </w:rPr>
        <w:t xml:space="preserve"> </w:t>
      </w:r>
      <w:del w:id="4569" w:author="Joost Wijnings" w:date="2014-03-31T13:26:00Z">
        <w:r w:rsidRPr="00B87EEC" w:rsidDel="00683935">
          <w:rPr>
            <w:lang w:eastAsia="nl-NL"/>
          </w:rPr>
          <w:delText>"</w:delText>
        </w:r>
      </w:del>
      <w:ins w:id="4570" w:author="Joost Wijnings" w:date="2014-03-31T13:26:00Z">
        <w:r w:rsidR="00683935">
          <w:rPr>
            <w:lang w:eastAsia="nl-NL"/>
          </w:rPr>
          <w:t>‘</w:t>
        </w:r>
      </w:ins>
      <w:r w:rsidRPr="00B87EEC">
        <w:rPr>
          <w:lang w:eastAsia="nl-NL"/>
        </w:rPr>
        <w:t>Private Working Copy</w:t>
      </w:r>
      <w:ins w:id="4571" w:author="Joost Wijnings" w:date="2014-03-31T13:26:00Z">
        <w:r w:rsidR="00683935">
          <w:rPr>
            <w:lang w:eastAsia="nl-NL"/>
          </w:rPr>
          <w:t>’</w:t>
        </w:r>
      </w:ins>
      <w:del w:id="4572" w:author="Joost Wijnings" w:date="2014-03-31T13:26:00Z">
        <w:r w:rsidRPr="00B87EEC" w:rsidDel="00683935">
          <w:rPr>
            <w:lang w:eastAsia="nl-NL"/>
          </w:rPr>
          <w:delText>"</w:delText>
        </w:r>
      </w:del>
    </w:p>
    <w:p w14:paraId="2E72D51E" w14:textId="24F11245" w:rsidR="006822B9" w:rsidRPr="006822B9" w:rsidRDefault="006822B9">
      <w:pPr>
        <w:pPrChange w:id="4573" w:author="Joost Wijnings" w:date="2014-03-08T03:09:00Z">
          <w:pPr>
            <w:numPr>
              <w:numId w:val="44"/>
            </w:numPr>
            <w:ind w:left="720" w:hanging="360"/>
          </w:pPr>
        </w:pPrChange>
      </w:pPr>
      <w:del w:id="4574" w:author="Joost Wijnings" w:date="2014-03-08T03:09:00Z">
        <w:r w:rsidDel="00A2123B">
          <w:br/>
        </w:r>
      </w:del>
    </w:p>
    <w:p w14:paraId="06669A6C" w14:textId="3BF68665" w:rsidR="00214B22" w:rsidRDefault="006865DE" w:rsidP="00214B22">
      <w:r>
        <w:t xml:space="preserve">Nadat het document is </w:t>
      </w:r>
      <w:r w:rsidR="00DA6362">
        <w:t xml:space="preserve">verstuurd door het DMS </w:t>
      </w:r>
      <w:r>
        <w:t xml:space="preserve">wordt er een lock gezet op het </w:t>
      </w:r>
      <w:del w:id="4575" w:author="Joost Wijnings" w:date="2014-03-08T03:09:00Z">
        <w:r w:rsidDel="003738A6">
          <w:delText xml:space="preserve">EDC </w:delText>
        </w:r>
      </w:del>
      <w:ins w:id="4576" w:author="Joost Wijnings" w:date="2014-03-08T03:09:00Z">
        <w:r w:rsidR="003738A6">
          <w:t>EDC-</w:t>
        </w:r>
      </w:ins>
      <w:r>
        <w:t xml:space="preserve">object zodat deze niet gemuteerd kan worden door derden. </w:t>
      </w:r>
      <w:r w:rsidR="006822B9">
        <w:t xml:space="preserve">De </w:t>
      </w:r>
      <w:ins w:id="4577" w:author="Joost Wijnings" w:date="2014-03-18T08:31:00Z">
        <w:r w:rsidR="00C17B98">
          <w:t>DSC</w:t>
        </w:r>
      </w:ins>
      <w:del w:id="4578" w:author="Joost Wijnings" w:date="2014-03-08T03:09:00Z">
        <w:r w:rsidR="006822B9" w:rsidDel="003738A6">
          <w:delText>D</w:delText>
        </w:r>
      </w:del>
      <w:del w:id="4579" w:author="Joost Wijnings" w:date="2014-03-18T08:31:00Z">
        <w:r w:rsidR="006822B9" w:rsidDel="00C17B98">
          <w:delText>ocument</w:delText>
        </w:r>
      </w:del>
      <w:del w:id="4580" w:author="Joost Wijnings" w:date="2014-03-08T03:09:00Z">
        <w:r w:rsidR="006822B9" w:rsidDel="003738A6">
          <w:delText xml:space="preserve"> </w:delText>
        </w:r>
      </w:del>
      <w:del w:id="4581" w:author="Joost Wijnings" w:date="2014-03-18T08:31:00Z">
        <w:r w:rsidR="006822B9" w:rsidDel="00C17B98">
          <w:delText>service</w:delText>
        </w:r>
      </w:del>
      <w:del w:id="4582" w:author="Joost Wijnings" w:date="2014-03-08T03:09:00Z">
        <w:r w:rsidR="006822B9" w:rsidDel="003738A6">
          <w:delText xml:space="preserve"> </w:delText>
        </w:r>
      </w:del>
      <w:del w:id="4583" w:author="Joost Wijnings" w:date="2014-03-18T08:31:00Z">
        <w:r w:rsidR="006822B9" w:rsidDel="00C17B98">
          <w:delText>consumer</w:delText>
        </w:r>
      </w:del>
      <w:r w:rsidR="006822B9">
        <w:t xml:space="preserve"> dient gebruik te maken van de Update Zaakdocument service of de cancelCheckOut service om </w:t>
      </w:r>
      <w:r w:rsidR="00211F28">
        <w:t>ervoor te zorgen dat het document weer beschikbaar komt voor anderen om te muteren (unlock).</w:t>
      </w:r>
    </w:p>
    <w:p w14:paraId="293ECF64" w14:textId="77777777" w:rsidR="00DA6362" w:rsidRDefault="00DA6362" w:rsidP="00214B22"/>
    <w:p w14:paraId="69A704F8" w14:textId="77777777" w:rsidR="00DA6362" w:rsidRDefault="00DA6362" w:rsidP="00DA6362">
      <w:pPr>
        <w:pStyle w:val="Kop3"/>
      </w:pPr>
      <w:bookmarkStart w:id="4584" w:name="_Toc402174457"/>
      <w:r>
        <w:t>Cancel CheckOut</w:t>
      </w:r>
      <w:bookmarkEnd w:id="4584"/>
    </w:p>
    <w:p w14:paraId="47768F89" w14:textId="342BB0C5" w:rsidR="00DA6362" w:rsidRDefault="00DA6362" w:rsidP="00DA6362">
      <w:r>
        <w:t xml:space="preserve">De </w:t>
      </w:r>
      <w:ins w:id="4585" w:author="Joost Wijnings" w:date="2014-03-18T08:48:00Z">
        <w:r w:rsidR="00E30F7F">
          <w:t xml:space="preserve">DSC </w:t>
        </w:r>
      </w:ins>
      <w:del w:id="4586" w:author="Joost Wijnings" w:date="2014-03-08T03:07:00Z">
        <w:r w:rsidDel="00A2123B">
          <w:delText xml:space="preserve">CMIS Documentconsumer </w:delText>
        </w:r>
      </w:del>
      <w:r>
        <w:t>voert de CMIS</w:t>
      </w:r>
      <w:ins w:id="4587" w:author="Joost Wijnings" w:date="2014-03-10T10:47:00Z">
        <w:r w:rsidR="00C24858">
          <w:t>-</w:t>
        </w:r>
      </w:ins>
      <w:del w:id="4588" w:author="Joost Wijnings" w:date="2014-03-10T10:47:00Z">
        <w:r w:rsidDel="00C24858">
          <w:delText xml:space="preserve"> </w:delText>
        </w:r>
      </w:del>
      <w:r>
        <w:t xml:space="preserve">operatie ‘cancelCheckout’ </w:t>
      </w:r>
      <w:r w:rsidR="00546F18">
        <w:t>uit. Hierbij wordt het private working copy id meegestuurd.</w:t>
      </w:r>
      <w:r>
        <w:t xml:space="preserve"> </w:t>
      </w:r>
      <w:r w:rsidR="00546F18">
        <w:t xml:space="preserve">Het document </w:t>
      </w:r>
      <w:del w:id="4589" w:author="Joost Wijnings" w:date="2014-03-18T08:48:00Z">
        <w:r w:rsidR="00546F18" w:rsidDel="00E30F7F">
          <w:delText xml:space="preserve">wat </w:delText>
        </w:r>
      </w:del>
      <w:ins w:id="4590" w:author="Joost Wijnings" w:date="2014-03-18T08:48:00Z">
        <w:r w:rsidR="00E30F7F">
          <w:t xml:space="preserve">dat </w:t>
        </w:r>
      </w:ins>
      <w:r w:rsidR="00546F18">
        <w:t xml:space="preserve">door de </w:t>
      </w:r>
      <w:ins w:id="4591" w:author="Joost Wijnings" w:date="2014-03-18T08:48:00Z">
        <w:r w:rsidR="00E30F7F">
          <w:t xml:space="preserve">DSC </w:t>
        </w:r>
      </w:ins>
      <w:del w:id="4592" w:author="Joost Wijnings" w:date="2014-03-08T03:10:00Z">
        <w:r w:rsidR="00546F18" w:rsidDel="003738A6">
          <w:delText xml:space="preserve">CMIS </w:delText>
        </w:r>
      </w:del>
      <w:del w:id="4593" w:author="Joost Wijnings" w:date="2014-03-18T08:48:00Z">
        <w:r w:rsidR="00546F18" w:rsidDel="00E30F7F">
          <w:delText xml:space="preserve">consumer </w:delText>
        </w:r>
      </w:del>
      <w:r w:rsidR="00546F18">
        <w:t>in bewerking was</w:t>
      </w:r>
      <w:ins w:id="4594" w:author="Joost Wijnings" w:date="2014-03-18T08:48:00Z">
        <w:r w:rsidR="00E30F7F">
          <w:t>,</w:t>
        </w:r>
      </w:ins>
      <w:r w:rsidR="00546F18">
        <w:t xml:space="preserve"> wordt geunlockt en komt daarmee beschikbaar voor derden. </w:t>
      </w:r>
    </w:p>
    <w:p w14:paraId="2A6D54C3" w14:textId="45B8F440" w:rsidR="00964ECA" w:rsidRDefault="00964ECA">
      <w:pPr>
        <w:spacing w:before="0" w:line="240" w:lineRule="auto"/>
        <w:rPr>
          <w:ins w:id="4595" w:author="Joost Wijnings" w:date="2014-07-23T11:51:00Z"/>
        </w:rPr>
      </w:pPr>
      <w:ins w:id="4596" w:author="Joost Wijnings" w:date="2014-07-23T11:51:00Z">
        <w:r>
          <w:br w:type="page"/>
        </w:r>
      </w:ins>
    </w:p>
    <w:p w14:paraId="637F1C35" w14:textId="2F25A98F" w:rsidR="00DA6362" w:rsidRDefault="00964ECA">
      <w:pPr>
        <w:pStyle w:val="Kop1"/>
        <w:rPr>
          <w:ins w:id="4597" w:author="Joost Wijnings" w:date="2014-09-02T11:36:00Z"/>
        </w:rPr>
        <w:pPrChange w:id="4598" w:author="Joost Wijnings" w:date="2014-07-23T11:51:00Z">
          <w:pPr/>
        </w:pPrChange>
      </w:pPr>
      <w:bookmarkStart w:id="4599" w:name="_Toc402174458"/>
      <w:ins w:id="4600" w:author="Joost Wijnings" w:date="2014-07-23T11:51:00Z">
        <w:r>
          <w:lastRenderedPageBreak/>
          <w:t>Extensies</w:t>
        </w:r>
      </w:ins>
      <w:ins w:id="4601" w:author="Joost Wijnings" w:date="2014-07-23T12:53:00Z">
        <w:r w:rsidR="007E4F7D">
          <w:t xml:space="preserve"> van de standaard</w:t>
        </w:r>
      </w:ins>
      <w:bookmarkEnd w:id="4599"/>
    </w:p>
    <w:p w14:paraId="4768D016" w14:textId="11F7E4F9" w:rsidR="00F6379F" w:rsidRPr="002F10E9" w:rsidRDefault="00F6379F" w:rsidP="00F6379F">
      <w:pPr>
        <w:rPr>
          <w:ins w:id="4602" w:author="Joost Wijnings" w:date="2014-09-02T11:36:00Z"/>
          <w:b/>
          <w:color w:val="FF0000"/>
          <w:highlight w:val="yellow"/>
        </w:rPr>
      </w:pPr>
      <w:ins w:id="4603" w:author="Joost Wijnings" w:date="2014-09-02T11:36:00Z">
        <w:r w:rsidRPr="002F10E9">
          <w:rPr>
            <w:b/>
            <w:color w:val="FF0000"/>
            <w:highlight w:val="yellow"/>
          </w:rPr>
          <w:t>[</w:t>
        </w:r>
        <w:r>
          <w:rPr>
            <w:b/>
            <w:color w:val="FF0000"/>
            <w:highlight w:val="yellow"/>
          </w:rPr>
          <w:t xml:space="preserve">Dit hoofdstuk is een </w:t>
        </w:r>
        <w:r w:rsidRPr="002F10E9">
          <w:rPr>
            <w:b/>
            <w:color w:val="FF0000"/>
            <w:highlight w:val="yellow"/>
          </w:rPr>
          <w:t xml:space="preserve">voorgestelde aanpassing tbv </w:t>
        </w:r>
        <w:r>
          <w:rPr>
            <w:b/>
            <w:color w:val="FF0000"/>
            <w:highlight w:val="yellow"/>
          </w:rPr>
          <w:t xml:space="preserve">diverse items </w:t>
        </w:r>
        <w:r w:rsidRPr="002F10E9">
          <w:rPr>
            <w:b/>
            <w:color w:val="FF0000"/>
            <w:highlight w:val="yellow"/>
          </w:rPr>
          <w:t>(</w:t>
        </w:r>
        <w:r>
          <w:rPr>
            <w:b/>
            <w:color w:val="FF0000"/>
            <w:highlight w:val="yellow"/>
          </w:rPr>
          <w:t>2</w:t>
        </w:r>
        <w:r w:rsidRPr="002F10E9">
          <w:rPr>
            <w:b/>
            <w:color w:val="FF0000"/>
            <w:highlight w:val="yellow"/>
          </w:rPr>
          <w:t>-</w:t>
        </w:r>
        <w:r>
          <w:rPr>
            <w:b/>
            <w:color w:val="FF0000"/>
            <w:highlight w:val="yellow"/>
          </w:rPr>
          <w:t>9</w:t>
        </w:r>
        <w:r w:rsidRPr="002F10E9">
          <w:rPr>
            <w:b/>
            <w:color w:val="FF0000"/>
            <w:highlight w:val="yellow"/>
          </w:rPr>
          <w:t>-2014 – doc versie 1.</w:t>
        </w:r>
        <w:r>
          <w:rPr>
            <w:b/>
            <w:color w:val="FF0000"/>
            <w:highlight w:val="yellow"/>
          </w:rPr>
          <w:t>1.</w:t>
        </w:r>
        <w:r w:rsidRPr="002F10E9">
          <w:rPr>
            <w:b/>
            <w:color w:val="FF0000"/>
            <w:highlight w:val="yellow"/>
          </w:rPr>
          <w:t>0</w:t>
        </w:r>
        <w:r>
          <w:rPr>
            <w:b/>
            <w:color w:val="FF0000"/>
            <w:highlight w:val="yellow"/>
          </w:rPr>
          <w:t>-CONCEPT</w:t>
        </w:r>
        <w:r w:rsidRPr="002F10E9">
          <w:rPr>
            <w:b/>
            <w:color w:val="FF0000"/>
            <w:highlight w:val="yellow"/>
          </w:rPr>
          <w:t>-02]</w:t>
        </w:r>
      </w:ins>
    </w:p>
    <w:p w14:paraId="1B03BEC1" w14:textId="4F6BEC0B" w:rsidR="00F6379F" w:rsidRPr="002F10E9" w:rsidRDefault="00F6379F" w:rsidP="00F6379F">
      <w:pPr>
        <w:rPr>
          <w:ins w:id="4604" w:author="Joost Wijnings" w:date="2014-09-02T11:36:00Z"/>
          <w:b/>
          <w:highlight w:val="yellow"/>
        </w:rPr>
      </w:pPr>
      <w:ins w:id="4605" w:author="Joost Wijnings" w:date="2014-09-02T11:36:00Z">
        <w:r>
          <w:rPr>
            <w:b/>
            <w:highlight w:val="yellow"/>
          </w:rPr>
          <w:t xml:space="preserve">URL: </w:t>
        </w:r>
      </w:ins>
    </w:p>
    <w:p w14:paraId="0350A223" w14:textId="77777777" w:rsidR="00F6379F" w:rsidRPr="00F6379F" w:rsidRDefault="00F6379F">
      <w:pPr>
        <w:rPr>
          <w:ins w:id="4606" w:author="Joost Wijnings" w:date="2014-07-23T11:51:00Z"/>
        </w:rPr>
      </w:pPr>
    </w:p>
    <w:p w14:paraId="50302CFD" w14:textId="753AC1AA" w:rsidR="00964ECA" w:rsidRDefault="007E4F7D">
      <w:pPr>
        <w:pStyle w:val="Kop2"/>
        <w:rPr>
          <w:ins w:id="4607" w:author="Joost Wijnings" w:date="2014-07-23T12:44:00Z"/>
        </w:rPr>
        <w:pPrChange w:id="4608" w:author="Joost Wijnings" w:date="2014-07-23T12:44:00Z">
          <w:pPr/>
        </w:pPrChange>
      </w:pPr>
      <w:bookmarkStart w:id="4609" w:name="_Toc402174459"/>
      <w:ins w:id="4610" w:author="Joost Wijnings" w:date="2014-07-23T12:53:00Z">
        <w:r>
          <w:t>Overzicht</w:t>
        </w:r>
      </w:ins>
      <w:bookmarkEnd w:id="4609"/>
    </w:p>
    <w:p w14:paraId="3A588A8D" w14:textId="40ACF2BE" w:rsidR="007E4F7D" w:rsidRDefault="007E4F7D" w:rsidP="007E4F7D">
      <w:pPr>
        <w:rPr>
          <w:ins w:id="4611" w:author="Joost Wijnings" w:date="2014-07-23T12:53:00Z"/>
        </w:rPr>
      </w:pPr>
      <w:ins w:id="4612" w:author="Joost Wijnings" w:date="2014-07-23T12:53:00Z">
        <w:r>
          <w:t>Extensies zijn optionele functionaliteiten die de standaard biedt. Deze functionaliteiten zijn</w:t>
        </w:r>
      </w:ins>
      <w:ins w:id="4613" w:author="Joost Wijnings" w:date="2014-08-13T15:27:00Z">
        <w:r w:rsidR="0097745A">
          <w:t xml:space="preserve"> in de huidige versie van de standaard</w:t>
        </w:r>
      </w:ins>
      <w:ins w:id="4614" w:author="Joost Wijnings" w:date="2014-07-23T12:53:00Z">
        <w:r>
          <w:t xml:space="preserve"> niet verplicht om te kunnen voldoen aan de standaard. Wél wordt er vanuit gegaan dat de beschreven extensies op de beschreven wijze toegepast worden in de situaties waar deze relevant zijn</w:t>
        </w:r>
      </w:ins>
      <w:ins w:id="4615" w:author="Joost Wijnings" w:date="2014-09-02T11:27:00Z">
        <w:r w:rsidR="00E818F2">
          <w:t xml:space="preserve"> (zodat er geen overlappende alternatieve functionaliteit op niet-standaard wijze ge</w:t>
        </w:r>
      </w:ins>
      <w:ins w:id="4616" w:author="Joost Wijnings" w:date="2014-09-02T11:28:00Z">
        <w:r w:rsidR="00E818F2">
          <w:t>ïmplementeerd wordt)</w:t>
        </w:r>
      </w:ins>
      <w:ins w:id="4617" w:author="Joost Wijnings" w:date="2014-07-23T12:53:00Z">
        <w:r>
          <w:t xml:space="preserve">. Deze situaties </w:t>
        </w:r>
      </w:ins>
      <w:ins w:id="4618" w:author="Joost Wijnings" w:date="2014-07-23T13:32:00Z">
        <w:r w:rsidR="00A8711A">
          <w:t>worden als onderdeel van de extensies beschreven</w:t>
        </w:r>
      </w:ins>
      <w:ins w:id="4619" w:author="Joost Wijnings" w:date="2014-07-23T12:53:00Z">
        <w:r>
          <w:t>. Velden kunnen binnen de extensie verplicht zijn, maar door</w:t>
        </w:r>
      </w:ins>
      <w:ins w:id="4620" w:author="Joost Wijnings" w:date="2014-08-13T15:27:00Z">
        <w:r w:rsidR="0097745A">
          <w:t>dat</w:t>
        </w:r>
      </w:ins>
      <w:ins w:id="4621" w:author="Joost Wijnings" w:date="2014-07-23T12:53:00Z">
        <w:r>
          <w:t xml:space="preserve"> het een extensie betreft</w:t>
        </w:r>
      </w:ins>
      <w:ins w:id="4622" w:author="Joost Wijnings" w:date="2014-08-13T15:27:00Z">
        <w:r w:rsidR="0097745A">
          <w:t>,</w:t>
        </w:r>
      </w:ins>
      <w:ins w:id="4623" w:author="Joost Wijnings" w:date="2014-07-23T12:53:00Z">
        <w:r>
          <w:t xml:space="preserve"> in de XML schema</w:t>
        </w:r>
      </w:ins>
      <w:ins w:id="4624" w:author="Joost Wijnings" w:date="2014-08-13T15:27:00Z">
        <w:r w:rsidR="0097745A">
          <w:t>’</w:t>
        </w:r>
      </w:ins>
      <w:ins w:id="4625" w:author="Joost Wijnings" w:date="2014-07-23T12:53:00Z">
        <w:r>
          <w:t>s optioneel</w:t>
        </w:r>
      </w:ins>
      <w:ins w:id="4626" w:author="Joost Wijnings" w:date="2014-08-13T15:27:00Z">
        <w:r w:rsidR="0097745A">
          <w:t xml:space="preserve"> zijn</w:t>
        </w:r>
      </w:ins>
      <w:ins w:id="4627" w:author="Joost Wijnings" w:date="2014-07-23T12:53:00Z">
        <w:r>
          <w:t xml:space="preserve">. </w:t>
        </w:r>
      </w:ins>
      <w:ins w:id="4628" w:author="Joost Wijnings" w:date="2014-08-13T15:28:00Z">
        <w:r w:rsidR="0097745A">
          <w:t xml:space="preserve">De werkgroep kan besluiten om in toekomstige versies van deze standaard functionaliteit uit extensies op te nemen in de verplicht te ondersteunen basisfunctionaliteit. </w:t>
        </w:r>
      </w:ins>
    </w:p>
    <w:p w14:paraId="71C82095" w14:textId="77777777" w:rsidR="007E4F7D" w:rsidRDefault="007E4F7D" w:rsidP="007E4F7D">
      <w:pPr>
        <w:rPr>
          <w:ins w:id="4629" w:author="Joost Wijnings" w:date="2014-07-23T12:53:00Z"/>
        </w:rPr>
      </w:pPr>
    </w:p>
    <w:p w14:paraId="2596DA68" w14:textId="77777777" w:rsidR="007E4F7D" w:rsidRDefault="007E4F7D" w:rsidP="007E4F7D">
      <w:pPr>
        <w:rPr>
          <w:ins w:id="4630" w:author="Joost Wijnings" w:date="2014-07-23T12:53:00Z"/>
          <w:lang w:eastAsia="nl-NL"/>
        </w:rPr>
      </w:pPr>
      <w:ins w:id="4631" w:author="Joost Wijnings" w:date="2014-07-23T12:53:00Z">
        <w:r>
          <w:rPr>
            <w:lang w:eastAsia="nl-NL"/>
          </w:rPr>
          <w:t xml:space="preserve">Extensies dienen te werken op de volgende wijze: </w:t>
        </w:r>
      </w:ins>
    </w:p>
    <w:p w14:paraId="27459F60" w14:textId="3395AFE8" w:rsidR="007E4F7D" w:rsidRDefault="009922C4" w:rsidP="007E4F7D">
      <w:pPr>
        <w:pStyle w:val="Lijstalinea"/>
        <w:numPr>
          <w:ilvl w:val="0"/>
          <w:numId w:val="60"/>
        </w:numPr>
        <w:rPr>
          <w:ins w:id="4632" w:author="Joost Wijnings" w:date="2014-07-23T12:53:00Z"/>
          <w:lang w:eastAsia="nl-NL"/>
        </w:rPr>
      </w:pPr>
      <w:ins w:id="4633" w:author="Joost Wijnings" w:date="2014-07-23T13:13:00Z">
        <w:r>
          <w:rPr>
            <w:lang w:eastAsia="nl-NL"/>
          </w:rPr>
          <w:t xml:space="preserve">De leveranciers van met elkaar communicerende softwareproducten </w:t>
        </w:r>
      </w:ins>
      <w:ins w:id="4634" w:author="Joost Wijnings" w:date="2014-07-23T12:53:00Z">
        <w:r w:rsidR="007E4F7D">
          <w:rPr>
            <w:lang w:eastAsia="nl-NL"/>
          </w:rPr>
          <w:t xml:space="preserve">hebben overeenstemming over welke extensies toegepast worden. </w:t>
        </w:r>
      </w:ins>
    </w:p>
    <w:p w14:paraId="34FFE650" w14:textId="1B75BE73" w:rsidR="007E4F7D" w:rsidRDefault="009922C4" w:rsidP="007E4F7D">
      <w:pPr>
        <w:pStyle w:val="Lijstalinea"/>
        <w:numPr>
          <w:ilvl w:val="0"/>
          <w:numId w:val="60"/>
        </w:numPr>
        <w:rPr>
          <w:ins w:id="4635" w:author="Joost Wijnings" w:date="2014-07-23T12:53:00Z"/>
          <w:lang w:eastAsia="nl-NL"/>
        </w:rPr>
      </w:pPr>
      <w:ins w:id="4636" w:author="Joost Wijnings" w:date="2014-07-23T13:13:00Z">
        <w:r>
          <w:rPr>
            <w:lang w:eastAsia="nl-NL"/>
          </w:rPr>
          <w:t>Een serviceprovider</w:t>
        </w:r>
      </w:ins>
      <w:ins w:id="4637" w:author="Joost Wijnings" w:date="2014-07-23T12:53:00Z">
        <w:r w:rsidR="007E4F7D">
          <w:rPr>
            <w:lang w:eastAsia="nl-NL"/>
          </w:rPr>
          <w:t xml:space="preserve"> configureert voor welke </w:t>
        </w:r>
        <w:r>
          <w:rPr>
            <w:lang w:eastAsia="nl-NL"/>
          </w:rPr>
          <w:t>serviceconsumer</w:t>
        </w:r>
        <w:r w:rsidR="007E4F7D">
          <w:rPr>
            <w:lang w:eastAsia="nl-NL"/>
          </w:rPr>
          <w:t xml:space="preserve"> (op basis van &lt;StUF:zender&gt;) welke extensie van toepassing is.</w:t>
        </w:r>
        <w:r w:rsidR="007E4F7D">
          <w:rPr>
            <w:rStyle w:val="Eindnootmarkering"/>
            <w:lang w:eastAsia="nl-NL"/>
          </w:rPr>
          <w:endnoteReference w:id="1"/>
        </w:r>
      </w:ins>
    </w:p>
    <w:p w14:paraId="58336CFE" w14:textId="3827F397" w:rsidR="007E4F7D" w:rsidRPr="00300432" w:rsidRDefault="007E4F7D" w:rsidP="007E4F7D">
      <w:pPr>
        <w:pStyle w:val="Lijstalinea"/>
        <w:numPr>
          <w:ilvl w:val="0"/>
          <w:numId w:val="60"/>
        </w:numPr>
        <w:rPr>
          <w:ins w:id="4649" w:author="Joost Wijnings" w:date="2014-07-23T12:53:00Z"/>
          <w:lang w:eastAsia="nl-NL"/>
        </w:rPr>
      </w:pPr>
      <w:ins w:id="4650" w:author="Joost Wijnings" w:date="2014-07-23T12:53:00Z">
        <w:r>
          <w:rPr>
            <w:lang w:eastAsia="nl-NL"/>
          </w:rPr>
          <w:t xml:space="preserve">Het toepassen van extensies in de interactie tussen </w:t>
        </w:r>
      </w:ins>
      <w:ins w:id="4651" w:author="Joost Wijnings" w:date="2014-07-23T13:27:00Z">
        <w:r w:rsidR="00463A2F">
          <w:rPr>
            <w:lang w:eastAsia="nl-NL"/>
          </w:rPr>
          <w:t>twee</w:t>
        </w:r>
      </w:ins>
      <w:ins w:id="4652" w:author="Joost Wijnings" w:date="2014-07-23T12:53:00Z">
        <w:r>
          <w:rPr>
            <w:lang w:eastAsia="nl-NL"/>
          </w:rPr>
          <w:t xml:space="preserve"> specifieke </w:t>
        </w:r>
      </w:ins>
      <w:ins w:id="4653" w:author="Joost Wijnings" w:date="2014-07-23T13:27:00Z">
        <w:r w:rsidR="00463A2F">
          <w:rPr>
            <w:lang w:eastAsia="nl-NL"/>
          </w:rPr>
          <w:t>softwareproducten</w:t>
        </w:r>
      </w:ins>
      <w:ins w:id="4654" w:author="Joost Wijnings" w:date="2014-07-23T12:53:00Z">
        <w:r>
          <w:rPr>
            <w:lang w:eastAsia="nl-NL"/>
          </w:rPr>
          <w:t xml:space="preserve"> heeft geen gevolgen voor de interactie van </w:t>
        </w:r>
      </w:ins>
      <w:ins w:id="4655" w:author="Joost Wijnings" w:date="2014-07-23T13:27:00Z">
        <w:r w:rsidR="00463A2F">
          <w:rPr>
            <w:lang w:eastAsia="nl-NL"/>
          </w:rPr>
          <w:t>de beide softwareproducten met andere softwareproducten.</w:t>
        </w:r>
      </w:ins>
      <w:ins w:id="4656" w:author="Joost Wijnings" w:date="2014-07-23T12:53:00Z">
        <w:r>
          <w:rPr>
            <w:lang w:eastAsia="nl-NL"/>
          </w:rPr>
          <w:t xml:space="preserve"> </w:t>
        </w:r>
      </w:ins>
    </w:p>
    <w:p w14:paraId="47E9359F" w14:textId="77777777" w:rsidR="007E4F7D" w:rsidRDefault="007E4F7D" w:rsidP="007E4F7D">
      <w:pPr>
        <w:rPr>
          <w:ins w:id="4657" w:author="Joost Wijnings" w:date="2014-07-23T12:53:00Z"/>
        </w:rPr>
      </w:pPr>
    </w:p>
    <w:p w14:paraId="58BAFD6F" w14:textId="77777777" w:rsidR="007E4F7D" w:rsidRDefault="007E4F7D" w:rsidP="007E4F7D">
      <w:pPr>
        <w:rPr>
          <w:ins w:id="4658" w:author="Joost Wijnings" w:date="2014-07-23T13:30:00Z"/>
        </w:rPr>
      </w:pPr>
      <w:ins w:id="4659" w:author="Joost Wijnings" w:date="2014-07-23T12:53:00Z">
        <w:r>
          <w:t>Binnen deze standaard worden de volgende extensies onderscheiden:</w:t>
        </w:r>
      </w:ins>
    </w:p>
    <w:p w14:paraId="48E09190" w14:textId="45E94900" w:rsidR="007B12BE" w:rsidRDefault="0024717A">
      <w:pPr>
        <w:pStyle w:val="Lijstalinea"/>
        <w:numPr>
          <w:ilvl w:val="0"/>
          <w:numId w:val="61"/>
        </w:numPr>
        <w:rPr>
          <w:ins w:id="4660" w:author="Joost Wijnings" w:date="2014-08-13T16:15:00Z"/>
        </w:rPr>
        <w:pPrChange w:id="4661" w:author="Joost Wijnings" w:date="2014-07-23T13:31:00Z">
          <w:pPr/>
        </w:pPrChange>
      </w:pPr>
      <w:ins w:id="4662" w:author="Joost Wijnings" w:date="2014-08-13T16:18:00Z">
        <w:r>
          <w:t>DSC v</w:t>
        </w:r>
      </w:ins>
      <w:ins w:id="4663" w:author="Joost Wijnings" w:date="2014-08-13T16:15:00Z">
        <w:r>
          <w:t>erwijdert document</w:t>
        </w:r>
      </w:ins>
      <w:ins w:id="4664" w:author="Joost Wijnings" w:date="2014-08-13T16:18:00Z">
        <w:r>
          <w:t xml:space="preserve"> (via StUF-ZKN en CMIS)</w:t>
        </w:r>
      </w:ins>
      <w:ins w:id="4665" w:author="Joost Wijnings" w:date="2014-09-02T11:28:00Z">
        <w:r w:rsidR="00E818F2">
          <w:t xml:space="preserve"> </w:t>
        </w:r>
        <w:r w:rsidR="00E818F2" w:rsidRPr="00E818F2">
          <w:rPr>
            <w:color w:val="FF0000"/>
            <w:highlight w:val="yellow"/>
            <w:rPrChange w:id="4666" w:author="Joost Wijnings" w:date="2014-09-02T11:28:00Z">
              <w:rPr/>
            </w:rPrChange>
          </w:rPr>
          <w:t>[ZDS-27]</w:t>
        </w:r>
      </w:ins>
    </w:p>
    <w:p w14:paraId="225FC833" w14:textId="07B9D4C5" w:rsidR="0024717A" w:rsidRDefault="0024717A">
      <w:pPr>
        <w:pStyle w:val="Lijstalinea"/>
        <w:numPr>
          <w:ilvl w:val="0"/>
          <w:numId w:val="61"/>
        </w:numPr>
        <w:rPr>
          <w:ins w:id="4667" w:author="Joost Wijnings" w:date="2014-09-02T11:27:00Z"/>
        </w:rPr>
        <w:pPrChange w:id="4668" w:author="Joost Wijnings" w:date="2014-07-23T13:31:00Z">
          <w:pPr/>
        </w:pPrChange>
      </w:pPr>
      <w:ins w:id="4669" w:author="Joost Wijnings" w:date="2014-08-13T16:15:00Z">
        <w:r>
          <w:t xml:space="preserve">Document ontkoppelen van zaak </w:t>
        </w:r>
      </w:ins>
      <w:ins w:id="4670" w:author="Joost Wijnings" w:date="2014-08-13T16:18:00Z">
        <w:r>
          <w:t xml:space="preserve">(via StUF-ZKN </w:t>
        </w:r>
      </w:ins>
      <w:ins w:id="4671" w:author="Joost Wijnings" w:date="2014-08-13T16:19:00Z">
        <w:r>
          <w:t>en</w:t>
        </w:r>
      </w:ins>
      <w:ins w:id="4672" w:author="Joost Wijnings" w:date="2014-08-13T16:18:00Z">
        <w:r>
          <w:t xml:space="preserve"> CMIS)</w:t>
        </w:r>
      </w:ins>
      <w:ins w:id="4673" w:author="Joost Wijnings" w:date="2014-09-02T11:27:00Z">
        <w:r w:rsidR="00E818F2">
          <w:t xml:space="preserve"> </w:t>
        </w:r>
      </w:ins>
      <w:ins w:id="4674" w:author="Joost Wijnings" w:date="2014-09-02T11:28:00Z">
        <w:r w:rsidR="00E818F2" w:rsidRPr="002F10E9">
          <w:rPr>
            <w:color w:val="FF0000"/>
            <w:highlight w:val="yellow"/>
          </w:rPr>
          <w:t>[ZDS-27]</w:t>
        </w:r>
      </w:ins>
    </w:p>
    <w:p w14:paraId="17D31668" w14:textId="577A5289" w:rsidR="00E818F2" w:rsidRDefault="00E818F2">
      <w:pPr>
        <w:pStyle w:val="Lijstalinea"/>
        <w:numPr>
          <w:ilvl w:val="0"/>
          <w:numId w:val="61"/>
        </w:numPr>
        <w:rPr>
          <w:ins w:id="4675" w:author="Joost Wijnings" w:date="2014-07-23T13:31:00Z"/>
        </w:rPr>
        <w:pPrChange w:id="4676" w:author="Joost Wijnings" w:date="2014-07-23T13:31:00Z">
          <w:pPr/>
        </w:pPrChange>
      </w:pPr>
      <w:ins w:id="4677" w:author="Joost Wijnings" w:date="2014-09-02T11:31:00Z">
        <w:r>
          <w:t xml:space="preserve">ZS informeert ZSC/DSC over mutatie met betrekking tot zaak of document </w:t>
        </w:r>
      </w:ins>
      <w:ins w:id="4678" w:author="Joost Wijnings" w:date="2014-09-02T11:28:00Z">
        <w:r>
          <w:rPr>
            <w:color w:val="FF0000"/>
            <w:highlight w:val="yellow"/>
          </w:rPr>
          <w:t>[ZDS-33</w:t>
        </w:r>
        <w:r w:rsidRPr="002F10E9">
          <w:rPr>
            <w:color w:val="FF0000"/>
            <w:highlight w:val="yellow"/>
          </w:rPr>
          <w:t>]</w:t>
        </w:r>
      </w:ins>
    </w:p>
    <w:p w14:paraId="48DFA8B6" w14:textId="77777777" w:rsidR="00A8711A" w:rsidRDefault="00A8711A"/>
    <w:p w14:paraId="5D0AFD61" w14:textId="09A75D8A" w:rsidR="00344FB9" w:rsidRPr="00344FB9" w:rsidRDefault="00A8711A" w:rsidP="00344FB9">
      <w:r w:rsidRPr="00A8711A">
        <w:t>In de volgende paragrafen wordt per paragraaf een extensie beschreven.</w:t>
      </w:r>
      <w:r w:rsidR="0024717A">
        <w:t xml:space="preserve"> </w:t>
      </w:r>
    </w:p>
    <w:p w14:paraId="2796630E" w14:textId="3F494431" w:rsidR="00214B22" w:rsidRDefault="0024717A" w:rsidP="00344FB9">
      <w:pPr>
        <w:pStyle w:val="Kop2"/>
        <w:rPr>
          <w:ins w:id="4679" w:author="Joost Wijnings" w:date="2014-08-13T16:21:00Z"/>
        </w:rPr>
      </w:pPr>
      <w:bookmarkStart w:id="4680" w:name="_Toc402174460"/>
      <w:r w:rsidRPr="0024717A">
        <w:t xml:space="preserve">Extensie #1: </w:t>
      </w:r>
      <w:ins w:id="4681" w:author="Joost Wijnings" w:date="2014-08-13T16:21:00Z">
        <w:r w:rsidRPr="0024717A">
          <w:t>DSC verwijdert document (via StUF-ZKN en CMIS)</w:t>
        </w:r>
        <w:bookmarkEnd w:id="4680"/>
      </w:ins>
    </w:p>
    <w:p w14:paraId="31F021AD" w14:textId="4150496E" w:rsidR="00F6379F" w:rsidRPr="002F10E9" w:rsidRDefault="00F6379F" w:rsidP="00F6379F">
      <w:pPr>
        <w:rPr>
          <w:ins w:id="4682" w:author="Joost Wijnings" w:date="2014-09-02T11:36:00Z"/>
          <w:b/>
          <w:highlight w:val="yellow"/>
        </w:rPr>
      </w:pPr>
      <w:ins w:id="4683" w:author="Joost Wijnings" w:date="2014-09-02T11:36:00Z">
        <w:r w:rsidRPr="002F10E9">
          <w:rPr>
            <w:color w:val="FF0000"/>
            <w:highlight w:val="yellow"/>
          </w:rPr>
          <w:t>[ZDS-27]</w:t>
        </w:r>
        <w:r>
          <w:rPr>
            <w:color w:val="FF0000"/>
            <w:highlight w:val="yellow"/>
          </w:rPr>
          <w:t xml:space="preserve"> </w:t>
        </w:r>
        <w:r>
          <w:rPr>
            <w:b/>
            <w:highlight w:val="yellow"/>
          </w:rPr>
          <w:t xml:space="preserve">URL: </w:t>
        </w:r>
      </w:ins>
      <w:ins w:id="4684" w:author="Michiel Verhoef" w:date="2015-03-12T11:20:00Z">
        <w:r w:rsidR="0095146D" w:rsidRPr="0095146D">
          <w:t>https://discussie.kinggemeenten.nl/discussie/gemma/koppelvlakken-zs-dms/verwijderen-van-zaakdocument-vanuit-een-dsc</w:t>
        </w:r>
      </w:ins>
      <w:ins w:id="4685" w:author="Joost Wijnings" w:date="2014-09-02T11:40:00Z">
        <w:del w:id="4686" w:author="Michiel Verhoef" w:date="2015-03-12T11:20:00Z">
          <w:r w:rsidDel="0095146D">
            <w:rPr>
              <w:highlight w:val="yellow"/>
            </w:rPr>
            <w:fldChar w:fldCharType="begin"/>
          </w:r>
          <w:r w:rsidDel="0095146D">
            <w:rPr>
              <w:highlight w:val="yellow"/>
            </w:rPr>
            <w:delInstrText xml:space="preserve"> HYPERLINK "</w:delInstrText>
          </w:r>
          <w:r w:rsidRPr="00F6379F" w:rsidDel="0095146D">
            <w:rPr>
              <w:highlight w:val="yellow"/>
              <w:rPrChange w:id="4687" w:author="Joost Wijnings" w:date="2014-09-02T11:40:00Z">
                <w:rPr>
                  <w:b/>
                </w:rPr>
              </w:rPrChange>
            </w:rPr>
            <w:delInstrText>https://new.kinggemeenten.nl/zaak-document-services/verwijderen-van-zaakdocument-vanuit-een-dsc</w:delInstrText>
          </w:r>
          <w:r w:rsidDel="0095146D">
            <w:rPr>
              <w:highlight w:val="yellow"/>
            </w:rPr>
            <w:delInstrText xml:space="preserve">" </w:delInstrText>
          </w:r>
          <w:r w:rsidDel="0095146D">
            <w:rPr>
              <w:highlight w:val="yellow"/>
            </w:rPr>
            <w:fldChar w:fldCharType="separate"/>
          </w:r>
          <w:r w:rsidRPr="005902A2" w:rsidDel="0095146D">
            <w:rPr>
              <w:rStyle w:val="Hyperlink"/>
              <w:highlight w:val="yellow"/>
              <w:rPrChange w:id="4688" w:author="Joost Wijnings" w:date="2014-09-02T11:40:00Z">
                <w:rPr>
                  <w:b/>
                </w:rPr>
              </w:rPrChange>
            </w:rPr>
            <w:delText>https://new.kinggemeenten.nl/zaak-document-services/verwijderen-van-zaakdocument-vanuit-een-dsc</w:delText>
          </w:r>
          <w:r w:rsidDel="0095146D">
            <w:rPr>
              <w:highlight w:val="yellow"/>
            </w:rPr>
            <w:fldChar w:fldCharType="end"/>
          </w:r>
          <w:r w:rsidDel="0095146D">
            <w:rPr>
              <w:highlight w:val="yellow"/>
            </w:rPr>
            <w:delText xml:space="preserve"> </w:delText>
          </w:r>
        </w:del>
      </w:ins>
    </w:p>
    <w:p w14:paraId="2EDCECEE" w14:textId="77777777" w:rsidR="0024717A" w:rsidRDefault="0024717A">
      <w:pPr>
        <w:rPr>
          <w:ins w:id="4689" w:author="Joost Wijnings" w:date="2014-08-13T16:23:00Z"/>
        </w:rPr>
        <w:pPrChange w:id="4690" w:author="Joost Wijnings" w:date="2014-08-13T16:21:00Z">
          <w:pPr>
            <w:pStyle w:val="Kop1"/>
            <w:numPr>
              <w:numId w:val="0"/>
            </w:numPr>
            <w:ind w:left="0" w:firstLine="0"/>
          </w:pPr>
        </w:pPrChange>
      </w:pPr>
    </w:p>
    <w:p w14:paraId="79781C98" w14:textId="77777777" w:rsidR="00792513" w:rsidRDefault="00792513">
      <w:pPr>
        <w:rPr>
          <w:ins w:id="4691" w:author="Joost Wijnings" w:date="2014-08-13T16:23:00Z"/>
        </w:rPr>
        <w:pPrChange w:id="4692" w:author="Joost Wijnings" w:date="2014-08-13T16:21:00Z">
          <w:pPr>
            <w:pStyle w:val="Kop1"/>
            <w:numPr>
              <w:numId w:val="0"/>
            </w:numPr>
            <w:ind w:left="0" w:firstLine="0"/>
          </w:pPr>
        </w:pPrChange>
      </w:pPr>
    </w:p>
    <w:p w14:paraId="0FEDFE24" w14:textId="0DFC2458" w:rsidR="00792513" w:rsidRDefault="00792513">
      <w:pPr>
        <w:pStyle w:val="Kop2"/>
        <w:rPr>
          <w:ins w:id="4693" w:author="Joost Wijnings" w:date="2014-09-02T11:31:00Z"/>
        </w:rPr>
        <w:pPrChange w:id="4694" w:author="Joost Wijnings" w:date="2014-08-13T16:23:00Z">
          <w:pPr>
            <w:pStyle w:val="Kop1"/>
            <w:numPr>
              <w:numId w:val="0"/>
            </w:numPr>
            <w:ind w:left="0" w:firstLine="0"/>
          </w:pPr>
        </w:pPrChange>
      </w:pPr>
      <w:bookmarkStart w:id="4695" w:name="_Toc402174461"/>
      <w:ins w:id="4696" w:author="Joost Wijnings" w:date="2014-08-13T16:23:00Z">
        <w:r>
          <w:lastRenderedPageBreak/>
          <w:t>Extensie #2: DSC ontkoppelt document van zaak (via StUF-ZKN en CMIS)</w:t>
        </w:r>
      </w:ins>
      <w:bookmarkEnd w:id="4695"/>
    </w:p>
    <w:p w14:paraId="18C56F93" w14:textId="2356F3F4" w:rsidR="00F6379F" w:rsidRPr="002F10E9" w:rsidRDefault="00F6379F" w:rsidP="00F6379F">
      <w:pPr>
        <w:rPr>
          <w:ins w:id="4697" w:author="Joost Wijnings" w:date="2014-09-02T11:40:00Z"/>
          <w:b/>
          <w:highlight w:val="yellow"/>
        </w:rPr>
      </w:pPr>
      <w:ins w:id="4698" w:author="Joost Wijnings" w:date="2014-09-02T11:40:00Z">
        <w:r w:rsidRPr="002F10E9">
          <w:rPr>
            <w:color w:val="FF0000"/>
            <w:highlight w:val="yellow"/>
          </w:rPr>
          <w:t>[ZDS-27]</w:t>
        </w:r>
        <w:r>
          <w:rPr>
            <w:color w:val="FF0000"/>
            <w:highlight w:val="yellow"/>
          </w:rPr>
          <w:t xml:space="preserve"> </w:t>
        </w:r>
        <w:r>
          <w:rPr>
            <w:b/>
            <w:highlight w:val="yellow"/>
          </w:rPr>
          <w:t xml:space="preserve">URL: </w:t>
        </w:r>
      </w:ins>
      <w:ins w:id="4699" w:author="Michiel Verhoef" w:date="2015-03-12T11:20:00Z">
        <w:r w:rsidR="00592AA5" w:rsidRPr="00592AA5">
          <w:t>https://discussie.kinggemeenten.nl/discussie/gemma/koppelvlakken-zs-dms/verwijderen-van-zaakdocument-vanuit-een-dsc</w:t>
        </w:r>
      </w:ins>
      <w:ins w:id="4700" w:author="Joost Wijnings" w:date="2014-09-02T11:40:00Z">
        <w:del w:id="4701" w:author="Michiel Verhoef" w:date="2015-03-12T11:20:00Z">
          <w:r w:rsidDel="00592AA5">
            <w:rPr>
              <w:highlight w:val="yellow"/>
            </w:rPr>
            <w:fldChar w:fldCharType="begin"/>
          </w:r>
          <w:r w:rsidDel="00592AA5">
            <w:rPr>
              <w:highlight w:val="yellow"/>
            </w:rPr>
            <w:delInstrText xml:space="preserve"> HYPERLINK "</w:delInstrText>
          </w:r>
          <w:r w:rsidRPr="002F10E9" w:rsidDel="00592AA5">
            <w:rPr>
              <w:highlight w:val="yellow"/>
            </w:rPr>
            <w:delInstrText>https://new.kinggemeenten.nl/zaak-document-services/verwijderen-van-zaakdocument-vanuit-een-dsc</w:delInstrText>
          </w:r>
          <w:r w:rsidDel="00592AA5">
            <w:rPr>
              <w:highlight w:val="yellow"/>
            </w:rPr>
            <w:delInstrText xml:space="preserve">" </w:delInstrText>
          </w:r>
          <w:r w:rsidDel="00592AA5">
            <w:rPr>
              <w:highlight w:val="yellow"/>
            </w:rPr>
            <w:fldChar w:fldCharType="separate"/>
          </w:r>
          <w:r w:rsidRPr="002F10E9" w:rsidDel="00592AA5">
            <w:rPr>
              <w:rStyle w:val="Hyperlink"/>
              <w:highlight w:val="yellow"/>
            </w:rPr>
            <w:delText>https://new.kinggemeenten.nl/zaak-document-services/verwijderen-van-zaakdocument-vanuit-een-dsc</w:delText>
          </w:r>
          <w:r w:rsidDel="00592AA5">
            <w:rPr>
              <w:highlight w:val="yellow"/>
            </w:rPr>
            <w:fldChar w:fldCharType="end"/>
          </w:r>
          <w:r w:rsidDel="00592AA5">
            <w:rPr>
              <w:highlight w:val="yellow"/>
            </w:rPr>
            <w:delText xml:space="preserve"> </w:delText>
          </w:r>
        </w:del>
      </w:ins>
    </w:p>
    <w:p w14:paraId="0ABD2B76" w14:textId="77777777" w:rsidR="00E818F2" w:rsidRDefault="00E818F2">
      <w:pPr>
        <w:rPr>
          <w:ins w:id="4702" w:author="Joost Wijnings" w:date="2014-09-02T11:31:00Z"/>
        </w:rPr>
        <w:pPrChange w:id="4703" w:author="Joost Wijnings" w:date="2014-09-02T11:31:00Z">
          <w:pPr>
            <w:pStyle w:val="Kop1"/>
            <w:numPr>
              <w:numId w:val="0"/>
            </w:numPr>
            <w:ind w:left="0" w:firstLine="0"/>
          </w:pPr>
        </w:pPrChange>
      </w:pPr>
    </w:p>
    <w:p w14:paraId="1639119B" w14:textId="12CD3729" w:rsidR="00E818F2" w:rsidRDefault="00E818F2">
      <w:pPr>
        <w:pStyle w:val="Kop2"/>
        <w:rPr>
          <w:ins w:id="4704" w:author="Joost Wijnings" w:date="2014-09-02T11:31:00Z"/>
        </w:rPr>
        <w:pPrChange w:id="4705" w:author="Joost Wijnings" w:date="2014-09-02T11:31:00Z">
          <w:pPr>
            <w:pStyle w:val="Kop1"/>
            <w:numPr>
              <w:numId w:val="0"/>
            </w:numPr>
            <w:ind w:left="0" w:firstLine="0"/>
          </w:pPr>
        </w:pPrChange>
      </w:pPr>
      <w:bookmarkStart w:id="4706" w:name="_Toc402174462"/>
      <w:ins w:id="4707" w:author="Joost Wijnings" w:date="2014-09-02T11:31:00Z">
        <w:r>
          <w:t xml:space="preserve">Extensie #3: </w:t>
        </w:r>
      </w:ins>
      <w:ins w:id="4708" w:author="Joost Wijnings" w:date="2014-09-02T11:32:00Z">
        <w:r>
          <w:t>ZS informeert ZSC/DSC over mutatie met betrekking tot zaak of document (via StUF-ZKN)</w:t>
        </w:r>
      </w:ins>
      <w:bookmarkEnd w:id="4706"/>
    </w:p>
    <w:p w14:paraId="20672DEC" w14:textId="56266733" w:rsidR="00F6379F" w:rsidRDefault="00F6379F">
      <w:pPr>
        <w:rPr>
          <w:ins w:id="4709" w:author="Joost Wijnings" w:date="2014-09-02T11:39:00Z"/>
        </w:rPr>
        <w:pPrChange w:id="4710" w:author="Joost Wijnings" w:date="2014-09-02T11:32:00Z">
          <w:pPr>
            <w:pStyle w:val="Kop1"/>
            <w:numPr>
              <w:numId w:val="0"/>
            </w:numPr>
            <w:ind w:left="0" w:firstLine="0"/>
          </w:pPr>
        </w:pPrChange>
      </w:pPr>
      <w:ins w:id="4711" w:author="Joost Wijnings" w:date="2014-09-02T11:40:00Z">
        <w:r>
          <w:rPr>
            <w:color w:val="FF0000"/>
            <w:highlight w:val="yellow"/>
          </w:rPr>
          <w:t>[ZDS-33</w:t>
        </w:r>
        <w:r w:rsidRPr="002F10E9">
          <w:rPr>
            <w:color w:val="FF0000"/>
            <w:highlight w:val="yellow"/>
          </w:rPr>
          <w:t>]</w:t>
        </w:r>
        <w:r>
          <w:rPr>
            <w:color w:val="FF0000"/>
            <w:highlight w:val="yellow"/>
          </w:rPr>
          <w:t xml:space="preserve"> </w:t>
        </w:r>
        <w:r w:rsidRPr="00F6379F">
          <w:rPr>
            <w:b/>
            <w:highlight w:val="yellow"/>
            <w:rPrChange w:id="4712" w:author="Joost Wijnings" w:date="2014-09-02T11:40:00Z">
              <w:rPr>
                <w:bCs w:val="0"/>
                <w:highlight w:val="yellow"/>
              </w:rPr>
            </w:rPrChange>
          </w:rPr>
          <w:t xml:space="preserve">URL: </w:t>
        </w:r>
      </w:ins>
      <w:ins w:id="4713" w:author="Michiel Verhoef" w:date="2015-03-12T11:19:00Z">
        <w:r w:rsidR="00541C20" w:rsidRPr="00541C20">
          <w:t>https://discussie.kinggemeenten.nl/discussie/gemma/koppelvlakken-zs-dms/uitgaande-berichten-door-zs-naar-zsc-en-dsc</w:t>
        </w:r>
      </w:ins>
      <w:ins w:id="4714" w:author="Joost Wijnings" w:date="2014-09-02T11:40:00Z">
        <w:del w:id="4715" w:author="Michiel Verhoef" w:date="2015-03-12T11:19:00Z">
          <w:r w:rsidRPr="00F6379F" w:rsidDel="00541C20">
            <w:rPr>
              <w:highlight w:val="yellow"/>
              <w:rPrChange w:id="4716" w:author="Joost Wijnings" w:date="2014-09-02T11:40:00Z">
                <w:rPr>
                  <w:b w:val="0"/>
                  <w:bCs w:val="0"/>
                </w:rPr>
              </w:rPrChange>
            </w:rPr>
            <w:fldChar w:fldCharType="begin"/>
          </w:r>
          <w:r w:rsidRPr="00F6379F" w:rsidDel="00541C20">
            <w:rPr>
              <w:highlight w:val="yellow"/>
              <w:rPrChange w:id="4717" w:author="Joost Wijnings" w:date="2014-09-02T11:40:00Z">
                <w:rPr>
                  <w:b w:val="0"/>
                  <w:bCs w:val="0"/>
                </w:rPr>
              </w:rPrChange>
            </w:rPr>
            <w:delInstrText xml:space="preserve"> HYPERLINK "</w:delInstrText>
          </w:r>
        </w:del>
      </w:ins>
      <w:ins w:id="4718" w:author="Joost Wijnings" w:date="2014-09-02T11:39:00Z">
        <w:del w:id="4719" w:author="Michiel Verhoef" w:date="2015-03-12T11:19:00Z">
          <w:r w:rsidRPr="00F6379F" w:rsidDel="00541C20">
            <w:rPr>
              <w:highlight w:val="yellow"/>
              <w:rPrChange w:id="4720" w:author="Joost Wijnings" w:date="2014-09-02T11:40:00Z">
                <w:rPr>
                  <w:b w:val="0"/>
                  <w:bCs w:val="0"/>
                </w:rPr>
              </w:rPrChange>
            </w:rPr>
            <w:delInstrText>https://new.kinggemeenten.nl/zaak-en-documentservices/uitgaande-berichten-door-zs-naar-zsc-en-dsc</w:delInstrText>
          </w:r>
        </w:del>
      </w:ins>
      <w:ins w:id="4721" w:author="Joost Wijnings" w:date="2014-09-02T11:40:00Z">
        <w:del w:id="4722" w:author="Michiel Verhoef" w:date="2015-03-12T11:19:00Z">
          <w:r w:rsidRPr="00F6379F" w:rsidDel="00541C20">
            <w:rPr>
              <w:highlight w:val="yellow"/>
              <w:rPrChange w:id="4723" w:author="Joost Wijnings" w:date="2014-09-02T11:40:00Z">
                <w:rPr>
                  <w:b w:val="0"/>
                  <w:bCs w:val="0"/>
                </w:rPr>
              </w:rPrChange>
            </w:rPr>
            <w:delInstrText xml:space="preserve">" </w:delInstrText>
          </w:r>
          <w:r w:rsidRPr="00F6379F" w:rsidDel="00541C20">
            <w:rPr>
              <w:highlight w:val="yellow"/>
              <w:rPrChange w:id="4724" w:author="Joost Wijnings" w:date="2014-09-02T11:40:00Z">
                <w:rPr>
                  <w:b w:val="0"/>
                  <w:bCs w:val="0"/>
                </w:rPr>
              </w:rPrChange>
            </w:rPr>
            <w:fldChar w:fldCharType="separate"/>
          </w:r>
        </w:del>
      </w:ins>
      <w:ins w:id="4725" w:author="Joost Wijnings" w:date="2014-09-02T11:39:00Z">
        <w:del w:id="4726" w:author="Michiel Verhoef" w:date="2015-03-12T11:19:00Z">
          <w:r w:rsidRPr="00F6379F" w:rsidDel="00541C20">
            <w:rPr>
              <w:rStyle w:val="Hyperlink"/>
              <w:highlight w:val="yellow"/>
              <w:rPrChange w:id="4727" w:author="Joost Wijnings" w:date="2014-09-02T11:40:00Z">
                <w:rPr>
                  <w:rStyle w:val="Hyperlink"/>
                  <w:b w:val="0"/>
                  <w:bCs w:val="0"/>
                </w:rPr>
              </w:rPrChange>
            </w:rPr>
            <w:delText>https://new.kinggemeenten.nl/zaak-en-documentservices/uitgaande-berichten-door-zs-naar-zsc-en-dsc</w:delText>
          </w:r>
        </w:del>
      </w:ins>
      <w:ins w:id="4728" w:author="Joost Wijnings" w:date="2014-09-02T11:40:00Z">
        <w:del w:id="4729" w:author="Michiel Verhoef" w:date="2015-03-12T11:19:00Z">
          <w:r w:rsidRPr="00F6379F" w:rsidDel="00541C20">
            <w:rPr>
              <w:highlight w:val="yellow"/>
              <w:rPrChange w:id="4730" w:author="Joost Wijnings" w:date="2014-09-02T11:40:00Z">
                <w:rPr>
                  <w:b w:val="0"/>
                  <w:bCs w:val="0"/>
                </w:rPr>
              </w:rPrChange>
            </w:rPr>
            <w:fldChar w:fldCharType="end"/>
          </w:r>
          <w:r w:rsidDel="00541C20">
            <w:delText xml:space="preserve"> </w:delText>
          </w:r>
        </w:del>
      </w:ins>
    </w:p>
    <w:p w14:paraId="65C9E08E" w14:textId="1D2570B8" w:rsidR="00E818F2" w:rsidRDefault="00E818F2">
      <w:pPr>
        <w:rPr>
          <w:ins w:id="4731" w:author="Joost Wijnings" w:date="2014-10-27T11:59:00Z"/>
        </w:rPr>
        <w:pPrChange w:id="4732" w:author="Joost Wijnings" w:date="2014-09-02T11:32:00Z">
          <w:pPr>
            <w:pStyle w:val="Kop1"/>
            <w:numPr>
              <w:numId w:val="0"/>
            </w:numPr>
            <w:ind w:left="0" w:firstLine="0"/>
          </w:pPr>
        </w:pPrChange>
      </w:pPr>
      <w:ins w:id="4733" w:author="Joost Wijnings" w:date="2014-09-02T11:33:00Z">
        <w:r>
          <w:t xml:space="preserve">Wanneer een ZS </w:t>
        </w:r>
        <w:r w:rsidR="00252F56">
          <w:t>een ZSC/</w:t>
        </w:r>
        <w:r>
          <w:t>DSC over mutaties met betrekking tot zaken</w:t>
        </w:r>
      </w:ins>
      <w:ins w:id="4734" w:author="Joost Wijnings" w:date="2014-09-02T11:43:00Z">
        <w:r w:rsidR="00252F56">
          <w:t>/</w:t>
        </w:r>
      </w:ins>
      <w:ins w:id="4735" w:author="Joost Wijnings" w:date="2014-09-02T11:34:00Z">
        <w:r>
          <w:t xml:space="preserve">documenten wil informeren, gebruikt het ZS daarvoor </w:t>
        </w:r>
        <w:r w:rsidR="00252F56">
          <w:t>een ZakLk01-/</w:t>
        </w:r>
        <w:r>
          <w:t>EdcLk01</w:t>
        </w:r>
      </w:ins>
      <w:ins w:id="4736" w:author="Joost Wijnings" w:date="2014-09-02T11:35:00Z">
        <w:r w:rsidR="00252F56">
          <w:t xml:space="preserve">-berict. </w:t>
        </w:r>
      </w:ins>
      <w:ins w:id="4737" w:author="Joost Wijnings" w:date="2014-09-02T11:44:00Z">
        <w:r w:rsidR="00252F56">
          <w:t xml:space="preserve">De ZSC/DSC antwoordt met </w:t>
        </w:r>
      </w:ins>
      <w:ins w:id="4738" w:author="Joost Wijnings" w:date="2014-09-02T11:45:00Z">
        <w:r w:rsidR="00252F56">
          <w:t xml:space="preserve">het </w:t>
        </w:r>
      </w:ins>
      <w:ins w:id="4739" w:author="Joost Wijnings" w:date="2014-09-02T11:44:00Z">
        <w:r w:rsidR="00252F56">
          <w:t xml:space="preserve">volgens StUF  </w:t>
        </w:r>
      </w:ins>
      <w:ins w:id="4740" w:author="Joost Wijnings" w:date="2014-09-02T11:45:00Z">
        <w:r w:rsidR="00252F56">
          <w:t xml:space="preserve">voorschreven </w:t>
        </w:r>
      </w:ins>
      <w:ins w:id="4741" w:author="Joost Wijnings" w:date="2014-09-02T11:44:00Z">
        <w:r w:rsidR="00252F56">
          <w:t>bevestiging</w:t>
        </w:r>
      </w:ins>
      <w:ins w:id="4742" w:author="Joost Wijnings" w:date="2014-09-02T11:45:00Z">
        <w:r w:rsidR="00252F56">
          <w:t>sbericht om de ontvangst te bevestigen</w:t>
        </w:r>
      </w:ins>
      <w:ins w:id="4743" w:author="Joost Wijnings" w:date="2014-09-02T11:44:00Z">
        <w:r w:rsidR="00252F56">
          <w:t xml:space="preserve">. </w:t>
        </w:r>
      </w:ins>
      <w:ins w:id="4744" w:author="Joost Wijnings" w:date="2014-09-02T11:45:00Z">
        <w:r w:rsidR="00252F56">
          <w:t xml:space="preserve">Inhoudelijke verwerking is hierbij niet voorschreven. </w:t>
        </w:r>
      </w:ins>
    </w:p>
    <w:p w14:paraId="509308B5" w14:textId="672BB062" w:rsidR="00D97441" w:rsidRDefault="00D97441">
      <w:pPr>
        <w:rPr>
          <w:ins w:id="4745" w:author="Joost Wijnings" w:date="2014-10-27T12:00:00Z"/>
        </w:rPr>
        <w:pPrChange w:id="4746" w:author="Joost Wijnings" w:date="2014-09-02T11:32:00Z">
          <w:pPr>
            <w:pStyle w:val="Kop1"/>
            <w:numPr>
              <w:numId w:val="0"/>
            </w:numPr>
            <w:ind w:left="0" w:firstLine="0"/>
          </w:pPr>
        </w:pPrChange>
      </w:pPr>
      <w:ins w:id="4747" w:author="Joost Wijnings" w:date="2014-10-27T11:59:00Z">
        <w:r>
          <w:t>D</w:t>
        </w:r>
      </w:ins>
      <w:ins w:id="4748" w:author="Joost Wijnings" w:date="2014-10-27T12:00:00Z">
        <w:r>
          <w:t>eze extensie</w:t>
        </w:r>
      </w:ins>
      <w:ins w:id="4749" w:author="Joost Wijnings" w:date="2014-10-27T11:59:00Z">
        <w:r>
          <w:t xml:space="preserve"> stelt </w:t>
        </w:r>
      </w:ins>
      <w:ins w:id="4750" w:author="Joost Wijnings" w:date="2014-10-27T12:00:00Z">
        <w:r>
          <w:t xml:space="preserve">de volgende eisen aan betrokken componenten: </w:t>
        </w:r>
      </w:ins>
    </w:p>
    <w:p w14:paraId="30E48124" w14:textId="789A0EBF" w:rsidR="00D97441" w:rsidRDefault="00D97441">
      <w:pPr>
        <w:pStyle w:val="Lijstalinea"/>
        <w:numPr>
          <w:ilvl w:val="0"/>
          <w:numId w:val="63"/>
        </w:numPr>
        <w:rPr>
          <w:ins w:id="4751" w:author="Joost Wijnings" w:date="2014-10-27T11:59:00Z"/>
        </w:rPr>
        <w:pPrChange w:id="4752" w:author="Joost Wijnings" w:date="2014-10-27T12:00:00Z">
          <w:pPr>
            <w:pStyle w:val="Kop1"/>
            <w:numPr>
              <w:numId w:val="0"/>
            </w:numPr>
            <w:ind w:left="0" w:firstLine="0"/>
          </w:pPr>
        </w:pPrChange>
      </w:pPr>
      <w:ins w:id="4753" w:author="Joost Wijnings" w:date="2014-10-27T11:59:00Z">
        <w:r>
          <w:t xml:space="preserve">ZSC en (StUF) DSC </w:t>
        </w:r>
      </w:ins>
      <w:ins w:id="4754" w:author="Joost Wijnings" w:date="2014-10-27T12:00:00Z">
        <w:r>
          <w:t>moeten</w:t>
        </w:r>
      </w:ins>
      <w:ins w:id="4755" w:author="Joost Wijnings" w:date="2014-10-27T11:59:00Z">
        <w:r>
          <w:t xml:space="preserve"> bij gebru</w:t>
        </w:r>
      </w:ins>
      <w:ins w:id="4756" w:author="Joost Wijnings" w:date="2014-10-27T12:00:00Z">
        <w:r>
          <w:t>i</w:t>
        </w:r>
      </w:ins>
      <w:ins w:id="4757" w:author="Joost Wijnings" w:date="2014-10-27T11:59:00Z">
        <w:r>
          <w:t xml:space="preserve">k van deze extensie de genoemde berichten kunnen ontvangen. </w:t>
        </w:r>
      </w:ins>
    </w:p>
    <w:p w14:paraId="2943AAA2" w14:textId="5B9AE09E" w:rsidR="00D97441" w:rsidRDefault="00D97441">
      <w:pPr>
        <w:pStyle w:val="Lijstalinea"/>
        <w:numPr>
          <w:ilvl w:val="0"/>
          <w:numId w:val="63"/>
        </w:numPr>
        <w:rPr>
          <w:ins w:id="4758" w:author="Joost Wijnings" w:date="2014-10-27T12:01:00Z"/>
        </w:rPr>
        <w:pPrChange w:id="4759" w:author="Joost Wijnings" w:date="2014-10-27T12:00:00Z">
          <w:pPr>
            <w:pStyle w:val="Kop1"/>
            <w:numPr>
              <w:numId w:val="0"/>
            </w:numPr>
            <w:ind w:left="0" w:firstLine="0"/>
          </w:pPr>
        </w:pPrChange>
      </w:pPr>
      <w:ins w:id="4760" w:author="Joost Wijnings" w:date="2014-10-27T12:00:00Z">
        <w:r>
          <w:t xml:space="preserve">ZS moet bij gebruik van deze extensie de genoemde berichten kunnen verzenden. Daarbij is </w:t>
        </w:r>
      </w:ins>
      <w:ins w:id="4761" w:author="Joost Wijnings" w:date="2014-10-27T12:01:00Z">
        <w:r>
          <w:t xml:space="preserve">moeten meerdere ontvangers geconfigureerd kunnen worden. </w:t>
        </w:r>
      </w:ins>
    </w:p>
    <w:p w14:paraId="755BBE27" w14:textId="7163ACA4" w:rsidR="00D97441" w:rsidRDefault="00D97441">
      <w:pPr>
        <w:pStyle w:val="Lijstalinea"/>
        <w:numPr>
          <w:ilvl w:val="0"/>
          <w:numId w:val="63"/>
        </w:numPr>
        <w:rPr>
          <w:ins w:id="4762" w:author="Joost Wijnings" w:date="2014-10-27T11:59:00Z"/>
        </w:rPr>
        <w:pPrChange w:id="4763" w:author="Joost Wijnings" w:date="2014-10-27T12:00:00Z">
          <w:pPr>
            <w:pStyle w:val="Kop1"/>
            <w:numPr>
              <w:numId w:val="0"/>
            </w:numPr>
            <w:ind w:left="0" w:firstLine="0"/>
          </w:pPr>
        </w:pPrChange>
      </w:pPr>
      <w:ins w:id="4764" w:author="Joost Wijnings" w:date="2014-10-27T12:01:00Z">
        <w:r>
          <w:t>ZS moet</w:t>
        </w:r>
      </w:ins>
      <w:ins w:id="4765" w:author="Joost Wijnings" w:date="2014-10-27T12:02:00Z">
        <w:r>
          <w:t xml:space="preserve"> gelijktijdig</w:t>
        </w:r>
      </w:ins>
      <w:ins w:id="4766" w:author="Joost Wijnings" w:date="2014-10-27T12:01:00Z">
        <w:r>
          <w:t xml:space="preserve"> zowel met ZSC</w:t>
        </w:r>
      </w:ins>
      <w:ins w:id="4767" w:author="Joost Wijnings" w:date="2014-10-27T12:02:00Z">
        <w:r>
          <w:t>’s</w:t>
        </w:r>
      </w:ins>
      <w:ins w:id="4768" w:author="Joost Wijnings" w:date="2014-10-27T12:01:00Z">
        <w:r>
          <w:t>/DSC</w:t>
        </w:r>
      </w:ins>
      <w:ins w:id="4769" w:author="Joost Wijnings" w:date="2014-10-27T12:02:00Z">
        <w:r>
          <w:t>’</w:t>
        </w:r>
      </w:ins>
      <w:ins w:id="4770" w:author="Joost Wijnings" w:date="2014-10-27T12:01:00Z">
        <w:r>
          <w:t xml:space="preserve">s kunnen </w:t>
        </w:r>
      </w:ins>
      <w:ins w:id="4771" w:author="Joost Wijnings" w:date="2014-10-27T12:02:00Z">
        <w:r>
          <w:t xml:space="preserve">werken die deze extensie wel ondersteunen als met ZSC’s/DSC’s die deze extensie niet kunnen ondersteunen. </w:t>
        </w:r>
      </w:ins>
    </w:p>
    <w:p w14:paraId="7E3ECC63" w14:textId="77777777" w:rsidR="00D97441" w:rsidRDefault="00D97441">
      <w:pPr>
        <w:rPr>
          <w:ins w:id="4772" w:author="Joost Wijnings" w:date="2014-09-02T11:33:00Z"/>
        </w:rPr>
        <w:pPrChange w:id="4773" w:author="Joost Wijnings" w:date="2014-09-02T11:32:00Z">
          <w:pPr>
            <w:pStyle w:val="Kop1"/>
            <w:numPr>
              <w:numId w:val="0"/>
            </w:numPr>
            <w:ind w:left="0" w:firstLine="0"/>
          </w:pPr>
        </w:pPrChange>
      </w:pPr>
    </w:p>
    <w:p w14:paraId="6FA0EB07" w14:textId="0B656F92" w:rsidR="00541C20" w:rsidRDefault="00541C20">
      <w:pPr>
        <w:pStyle w:val="Kop2"/>
        <w:rPr>
          <w:ins w:id="4774" w:author="Michiel Verhoef" w:date="2015-03-12T11:53:00Z"/>
        </w:rPr>
        <w:pPrChange w:id="4775" w:author="Michiel Verhoef" w:date="2015-07-01T15:39:00Z">
          <w:pPr>
            <w:pStyle w:val="Kop3"/>
          </w:pPr>
        </w:pPrChange>
      </w:pPr>
      <w:ins w:id="4776" w:author="Michiel Verhoef" w:date="2015-03-12T11:16:00Z">
        <w:r>
          <w:t>Extensie #4: geefDocumentenBijZaak service met checkedOutId en checkedOutBy gegevens op document niveau</w:t>
        </w:r>
      </w:ins>
    </w:p>
    <w:p w14:paraId="0B33FD4E" w14:textId="239E04F3" w:rsidR="00A12B93" w:rsidRDefault="00A12B93">
      <w:pPr>
        <w:rPr>
          <w:ins w:id="4777" w:author="Michiel Verhoef" w:date="2015-03-12T11:54:00Z"/>
        </w:rPr>
        <w:pPrChange w:id="4778" w:author="Michiel Verhoef" w:date="2015-03-12T11:53:00Z">
          <w:pPr>
            <w:pStyle w:val="Kop3"/>
          </w:pPr>
        </w:pPrChange>
      </w:pPr>
      <w:ins w:id="4779" w:author="Michiel Verhoef" w:date="2015-03-12T11:53:00Z">
        <w:r>
          <w:t>Naar a</w:t>
        </w:r>
      </w:ins>
      <w:ins w:id="4780" w:author="Michiel Verhoef" w:date="2015-03-12T11:54:00Z">
        <w:r>
          <w:t>a</w:t>
        </w:r>
      </w:ins>
      <w:ins w:id="4781" w:author="Michiel Verhoef" w:date="2015-03-12T11:53:00Z">
        <w:r>
          <w:t>nleiding van issue ZDS-44</w:t>
        </w:r>
      </w:ins>
      <w:ins w:id="4782" w:author="Michiel Verhoef" w:date="2015-03-12T11:54:00Z">
        <w:r>
          <w:t xml:space="preserve"> (</w:t>
        </w:r>
        <w:r>
          <w:fldChar w:fldCharType="begin"/>
        </w:r>
        <w:r>
          <w:instrText xml:space="preserve"> HYPERLINK "</w:instrText>
        </w:r>
        <w:r w:rsidRPr="00A12B93">
          <w:instrText>https://discussie.kinggemeenten.nl/discussie/gemma/koppelvlakken-zs-dms/fout-de-xsd</w:instrText>
        </w:r>
        <w:r>
          <w:instrText xml:space="preserve">" </w:instrText>
        </w:r>
        <w:r>
          <w:fldChar w:fldCharType="separate"/>
        </w:r>
        <w:r w:rsidRPr="00E956F3">
          <w:rPr>
            <w:rStyle w:val="Hyperlink"/>
          </w:rPr>
          <w:t>https://discussie.kinggemeenten.nl/discussie/gemma/koppelvlakken-zs-dms/fout-de-xsd</w:t>
        </w:r>
        <w:r>
          <w:fldChar w:fldCharType="end"/>
        </w:r>
        <w:r>
          <w:t>)</w:t>
        </w:r>
      </w:ins>
    </w:p>
    <w:p w14:paraId="222CA898" w14:textId="6985061B" w:rsidR="00A12B93" w:rsidRDefault="00BD78B3">
      <w:pPr>
        <w:rPr>
          <w:ins w:id="4783" w:author="Michiel Verhoef" w:date="2015-03-13T10:56:00Z"/>
        </w:rPr>
        <w:pPrChange w:id="4784" w:author="Michiel Verhoef" w:date="2015-03-12T11:53:00Z">
          <w:pPr>
            <w:pStyle w:val="Kop3"/>
          </w:pPr>
        </w:pPrChange>
      </w:pPr>
      <w:ins w:id="4785" w:author="Michiel Verhoef" w:date="2015-03-12T11:54:00Z">
        <w:r>
          <w:t xml:space="preserve">Is besloten </w:t>
        </w:r>
      </w:ins>
      <w:ins w:id="4786" w:author="Michiel Verhoef" w:date="2015-03-12T14:35:00Z">
        <w:r w:rsidR="009E10A7">
          <w:t xml:space="preserve">middels een </w:t>
        </w:r>
      </w:ins>
      <w:ins w:id="4787" w:author="Michiel Verhoef" w:date="2015-03-12T14:36:00Z">
        <w:r w:rsidR="009E10A7">
          <w:t xml:space="preserve">aparte </w:t>
        </w:r>
      </w:ins>
      <w:ins w:id="4788" w:author="Michiel Verhoef" w:date="2015-03-12T14:35:00Z">
        <w:r w:rsidR="009E10A7">
          <w:t xml:space="preserve">service </w:t>
        </w:r>
      </w:ins>
      <w:ins w:id="4789" w:author="Michiel Verhoef" w:date="2015-03-13T10:56:00Z">
        <w:r w:rsidR="009E3EA5">
          <w:t>per document aan te geven of dit door een/welke gebruiker uitgecheckt is.</w:t>
        </w:r>
      </w:ins>
    </w:p>
    <w:p w14:paraId="014FB2A5" w14:textId="77777777" w:rsidR="009E3EA5" w:rsidRPr="00A12B93" w:rsidRDefault="009E3EA5">
      <w:pPr>
        <w:rPr>
          <w:ins w:id="4790" w:author="Michiel Verhoef" w:date="2015-03-12T11:16:00Z"/>
        </w:rPr>
        <w:pPrChange w:id="4791" w:author="Michiel Verhoef" w:date="2015-03-12T11:53:00Z">
          <w:pPr>
            <w:pStyle w:val="Kop3"/>
          </w:pPr>
        </w:pPrChange>
      </w:pPr>
    </w:p>
    <w:p w14:paraId="515D1B5E" w14:textId="2FC694E0" w:rsidR="00A12B93" w:rsidRDefault="00F72EE4">
      <w:pPr>
        <w:pStyle w:val="Kop3"/>
        <w:rPr>
          <w:ins w:id="4792" w:author="Michiel Verhoef" w:date="2015-03-12T11:42:00Z"/>
        </w:rPr>
      </w:pPr>
      <w:ins w:id="4793" w:author="Michiel Verhoef" w:date="2015-04-07T14:25:00Z">
        <w:r>
          <w:t xml:space="preserve">geefDocumentenBijZaak </w:t>
        </w:r>
      </w:ins>
      <w:ins w:id="4794" w:author="Michiel Verhoef" w:date="2015-03-12T11:42:00Z">
        <w:r w:rsidR="00A12B93">
          <w:t xml:space="preserve"> (</w:t>
        </w:r>
      </w:ins>
      <w:ins w:id="4795" w:author="Michiel Verhoef" w:date="2015-04-07T14:25:00Z">
        <w:r>
          <w:t xml:space="preserve">geefDocumentenBijZaak </w:t>
        </w:r>
      </w:ins>
      <w:ins w:id="4796" w:author="Michiel Verhoef" w:date="2015-03-12T11:42:00Z">
        <w:r w:rsidR="00A12B93">
          <w:t>_Lv01)</w:t>
        </w:r>
      </w:ins>
    </w:p>
    <w:p w14:paraId="5CACF86A" w14:textId="68C57F6B" w:rsidR="00F72EE4" w:rsidRDefault="00A12B93" w:rsidP="00A12B93">
      <w:pPr>
        <w:rPr>
          <w:ins w:id="4797" w:author="Michiel Verhoef" w:date="2015-04-07T14:34:00Z"/>
        </w:rPr>
      </w:pPr>
      <w:ins w:id="4798" w:author="Michiel Verhoef" w:date="2015-03-12T11:42:00Z">
        <w:r>
          <w:t>De ‘</w:t>
        </w:r>
      </w:ins>
      <w:ins w:id="4799" w:author="Michiel Verhoef" w:date="2015-04-07T14:25:00Z">
        <w:r w:rsidR="00F72EE4">
          <w:t xml:space="preserve">geefDocumentenBijZaak </w:t>
        </w:r>
      </w:ins>
      <w:ins w:id="4800" w:author="Michiel Verhoef" w:date="2015-03-12T11:42:00Z">
        <w:r>
          <w:t xml:space="preserve">_Lv01’-service </w:t>
        </w:r>
      </w:ins>
      <w:ins w:id="4801" w:author="Michiel Verhoef" w:date="2015-04-07T14:25:00Z">
        <w:r w:rsidR="00F72EE4">
          <w:t>is een uitbreiding op</w:t>
        </w:r>
      </w:ins>
      <w:ins w:id="4802" w:author="Michiel Verhoef" w:date="2015-04-07T14:26:00Z">
        <w:r w:rsidR="00F72EE4">
          <w:t xml:space="preserve"> de service </w:t>
        </w:r>
        <w:r w:rsidR="00F72EE4" w:rsidRPr="006B5216">
          <w:t>Geef lijst Zaakdocumenten</w:t>
        </w:r>
        <w:r w:rsidR="00F72EE4">
          <w:t>. Middels</w:t>
        </w:r>
      </w:ins>
      <w:ins w:id="4803" w:author="Michiel Verhoef" w:date="2015-04-07T14:27:00Z">
        <w:r w:rsidR="00F72EE4">
          <w:t xml:space="preserve"> </w:t>
        </w:r>
      </w:ins>
      <w:ins w:id="4804" w:author="Michiel Verhoef" w:date="2015-04-07T14:26:00Z">
        <w:r w:rsidR="00F72EE4">
          <w:t xml:space="preserve">geefDocumentenBijZaak _Lv01  kunnen </w:t>
        </w:r>
      </w:ins>
      <w:ins w:id="4805" w:author="Michiel Verhoef" w:date="2015-03-12T11:42:00Z">
        <w:r>
          <w:t xml:space="preserve">ZSC’s een lijst met referenties opvragen naar DOCUMENTen </w:t>
        </w:r>
      </w:ins>
      <w:ins w:id="4806" w:author="Michiel Verhoef" w:date="2015-04-07T14:27:00Z">
        <w:r w:rsidR="00F72EE4">
          <w:t xml:space="preserve">met  </w:t>
        </w:r>
      </w:ins>
      <w:ins w:id="4807" w:author="Michiel Verhoef" w:date="2015-04-07T14:28:00Z">
        <w:r w:rsidR="00F72EE4">
          <w:t xml:space="preserve">checkin/checkout informatie </w:t>
        </w:r>
      </w:ins>
      <w:ins w:id="4808" w:author="Michiel Verhoef" w:date="2015-04-07T14:35:00Z">
        <w:r w:rsidR="0096188F">
          <w:t xml:space="preserve">per document </w:t>
        </w:r>
      </w:ins>
      <w:ins w:id="4809" w:author="Michiel Verhoef" w:date="2015-03-12T11:42:00Z">
        <w:r>
          <w:t xml:space="preserve">behorende bij een lopende zaak middels een vraag-/antwoordinteractie. </w:t>
        </w:r>
      </w:ins>
    </w:p>
    <w:p w14:paraId="39B1F0FA" w14:textId="77777777" w:rsidR="00F72EE4" w:rsidRDefault="00F72EE4" w:rsidP="00A12B93">
      <w:pPr>
        <w:rPr>
          <w:ins w:id="4810" w:author="Michiel Verhoef" w:date="2015-04-07T14:28:00Z"/>
        </w:rPr>
      </w:pPr>
    </w:p>
    <w:p w14:paraId="7BEFCF9E" w14:textId="72C2E401" w:rsidR="00A12B93" w:rsidRDefault="00A12B93" w:rsidP="00A12B93">
      <w:pPr>
        <w:rPr>
          <w:ins w:id="4811" w:author="Michiel Verhoef" w:date="2015-03-12T11:42:00Z"/>
        </w:rPr>
      </w:pPr>
      <w:ins w:id="4812" w:author="Michiel Verhoef" w:date="2015-03-12T11:42:00Z">
        <w:r>
          <w:t xml:space="preserve">De ZSC krijgt in deze interactie de hoedanigheid van DSC. In het antwoordbericht staan alle ZAAKDOCUMENTEN (de relatie tussen ZAAK en DOCUMENT) die bekend zijn bij het ZS. </w:t>
        </w:r>
      </w:ins>
      <w:ins w:id="4813" w:author="Michiel Verhoef" w:date="2015-04-07T14:24:00Z">
        <w:r w:rsidR="00F72EE4">
          <w:t xml:space="preserve">De service </w:t>
        </w:r>
      </w:ins>
    </w:p>
    <w:p w14:paraId="39FCE4DF" w14:textId="77777777" w:rsidR="00A12B93" w:rsidRDefault="00A12B93" w:rsidP="00A12B93">
      <w:pPr>
        <w:rPr>
          <w:ins w:id="4814" w:author="Michiel Verhoef" w:date="2015-03-12T11:42:00Z"/>
        </w:rPr>
      </w:pPr>
    </w:p>
    <w:p w14:paraId="35E51E3F" w14:textId="77777777" w:rsidR="00A12B93" w:rsidRDefault="00A12B93" w:rsidP="00A12B93">
      <w:pPr>
        <w:keepNext/>
        <w:rPr>
          <w:ins w:id="4815" w:author="Michiel Verhoef" w:date="2015-03-12T11:42:00Z"/>
        </w:rPr>
      </w:pPr>
      <w:ins w:id="4816" w:author="Michiel Verhoef" w:date="2015-03-12T11:42:00Z">
        <w:r>
          <w:rPr>
            <w:noProof/>
            <w:lang w:eastAsia="nl-NL"/>
          </w:rPr>
          <w:lastRenderedPageBreak/>
          <w:drawing>
            <wp:inline distT="0" distB="0" distL="0" distR="0" wp14:anchorId="15D1726B" wp14:editId="1F1F34A9">
              <wp:extent cx="2181225" cy="2000250"/>
              <wp:effectExtent l="0" t="0" r="9525" b="0"/>
              <wp:docPr id="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81225" cy="2000250"/>
                      </a:xfrm>
                      <a:prstGeom prst="rect">
                        <a:avLst/>
                      </a:prstGeom>
                    </pic:spPr>
                  </pic:pic>
                </a:graphicData>
              </a:graphic>
            </wp:inline>
          </w:drawing>
        </w:r>
      </w:ins>
    </w:p>
    <w:p w14:paraId="31C62B8F" w14:textId="77777777" w:rsidR="00A12B93" w:rsidRPr="009F0E12" w:rsidRDefault="00A12B93" w:rsidP="00A12B93">
      <w:pPr>
        <w:pStyle w:val="Bijschrift"/>
        <w:outlineLvl w:val="0"/>
        <w:rPr>
          <w:ins w:id="4817" w:author="Michiel Verhoef" w:date="2015-03-12T11:42:00Z"/>
        </w:rPr>
      </w:pPr>
      <w:ins w:id="4818" w:author="Michiel Verhoef" w:date="2015-03-12T11:42:00Z">
        <w:r w:rsidRPr="009F0E12">
          <w:t xml:space="preserve">Figuur </w:t>
        </w:r>
        <w:r>
          <w:fldChar w:fldCharType="begin"/>
        </w:r>
        <w:r>
          <w:instrText xml:space="preserve"> SEQ Figuur \* ARABIC </w:instrText>
        </w:r>
        <w:r>
          <w:fldChar w:fldCharType="separate"/>
        </w:r>
        <w:r>
          <w:rPr>
            <w:noProof/>
          </w:rPr>
          <w:t>12</w:t>
        </w:r>
        <w:r>
          <w:rPr>
            <w:noProof/>
          </w:rPr>
          <w:fldChar w:fldCharType="end"/>
        </w:r>
        <w:r w:rsidRPr="009F0E12">
          <w:t>: Flow Geef lijst Zaakdocumenten</w:t>
        </w:r>
      </w:ins>
    </w:p>
    <w:p w14:paraId="1A81CA2B" w14:textId="77777777" w:rsidR="00A12B93" w:rsidRPr="00713587" w:rsidRDefault="00A12B93" w:rsidP="00A12B93">
      <w:pPr>
        <w:pStyle w:val="Kop4"/>
        <w:rPr>
          <w:ins w:id="4819" w:author="Michiel Verhoef" w:date="2015-03-12T11:42:00Z"/>
        </w:rPr>
      </w:pPr>
      <w:ins w:id="4820" w:author="Michiel Verhoef" w:date="2015-03-12T11:42:00Z">
        <w:r w:rsidRPr="00713587">
          <w:t xml:space="preserve">Eisen aan </w:t>
        </w:r>
        <w:r>
          <w:t>ZS</w:t>
        </w:r>
      </w:ins>
    </w:p>
    <w:p w14:paraId="00359676" w14:textId="77777777" w:rsidR="00A12B93" w:rsidRDefault="00A12B93" w:rsidP="00A12B93">
      <w:pPr>
        <w:numPr>
          <w:ilvl w:val="0"/>
          <w:numId w:val="5"/>
        </w:numPr>
        <w:rPr>
          <w:ins w:id="4821" w:author="Michiel Verhoef" w:date="2015-03-12T11:42:00Z"/>
          <w:lang w:eastAsia="nl-NL"/>
        </w:rPr>
      </w:pPr>
      <w:ins w:id="4822" w:author="Michiel Verhoef" w:date="2015-03-12T11:42:00Z">
        <w:r>
          <w:rPr>
            <w:lang w:eastAsia="nl-NL"/>
          </w:rPr>
          <w:t xml:space="preserve">Het ZS is de authentieke bron voor de relatie ZAAKDOCUMENT; </w:t>
        </w:r>
      </w:ins>
    </w:p>
    <w:p w14:paraId="22D9E13F" w14:textId="77777777" w:rsidR="00A12B93" w:rsidRDefault="00A12B93" w:rsidP="00A12B93">
      <w:pPr>
        <w:numPr>
          <w:ilvl w:val="0"/>
          <w:numId w:val="5"/>
        </w:numPr>
        <w:rPr>
          <w:ins w:id="4823" w:author="Michiel Verhoef" w:date="2015-03-12T11:42:00Z"/>
          <w:lang w:eastAsia="nl-NL"/>
        </w:rPr>
      </w:pPr>
      <w:ins w:id="4824" w:author="Michiel Verhoef" w:date="2015-03-12T11:42:00Z">
        <w:r>
          <w:rPr>
            <w:lang w:eastAsia="nl-NL"/>
          </w:rPr>
          <w:t xml:space="preserve">Het ZS retourneert alle voor hem bekende ZAAKDOCUMENT relaties in het antwoordbericht. </w:t>
        </w:r>
      </w:ins>
    </w:p>
    <w:p w14:paraId="1BA2E018" w14:textId="77777777" w:rsidR="00A12B93" w:rsidRDefault="00A12B93" w:rsidP="00A12B93">
      <w:pPr>
        <w:pStyle w:val="Kop4"/>
        <w:rPr>
          <w:ins w:id="4825" w:author="Michiel Verhoef" w:date="2015-03-12T11:42:00Z"/>
        </w:rPr>
      </w:pPr>
      <w:ins w:id="4826" w:author="Michiel Verhoef" w:date="2015-03-12T11:42:00Z">
        <w:r>
          <w:t>Interactie tussen DSC en ZS</w:t>
        </w:r>
      </w:ins>
    </w:p>
    <w:p w14:paraId="527BAF0A" w14:textId="77777777" w:rsidR="00A12B93" w:rsidRDefault="00A12B93" w:rsidP="00A12B93">
      <w:pPr>
        <w:rPr>
          <w:ins w:id="4827" w:author="Michiel Verhoef" w:date="2015-03-12T11:42:00Z"/>
        </w:rPr>
      </w:pPr>
      <w:ins w:id="4828" w:author="Michiel Verhoef" w:date="2015-03-12T11:42:00Z">
        <w:r>
          <w:t xml:space="preserve">Tussen DSC en ZS is een vraag-/antwoordinteractie. In onderstaande tabellen staat aangegeven welke elementen verplicht aanwezig en gevuld moeten zijn met een geldige waarde (V) en welke elementen optioneel in de berichten mogen voorkomen (O). Andere elementen mogen in de vraagberichten voorkomen zolang de berichten voldoen aan de StUF-ZKN-schema’s. </w:t>
        </w:r>
      </w:ins>
    </w:p>
    <w:p w14:paraId="6DF706EB" w14:textId="77777777" w:rsidR="00A12B93" w:rsidRDefault="00A12B93" w:rsidP="00A12B93">
      <w:pPr>
        <w:rPr>
          <w:ins w:id="4829" w:author="Michiel Verhoef" w:date="2015-03-12T11:42:00Z"/>
        </w:rPr>
      </w:pPr>
      <w:ins w:id="4830" w:author="Michiel Verhoef" w:date="2015-03-12T11:42:00Z">
        <w:r>
          <w:t xml:space="preserve">Het antwoordend systeeem dient ten minste conform onderstaande tabel te antwoorden. </w:t>
        </w:r>
      </w:ins>
    </w:p>
    <w:p w14:paraId="38D161FA" w14:textId="77777777" w:rsidR="00A12B93" w:rsidRDefault="00A12B93" w:rsidP="00A12B93">
      <w:pPr>
        <w:rPr>
          <w:ins w:id="4831" w:author="Michiel Verhoef" w:date="2015-03-12T11:42:00Z"/>
        </w:rPr>
      </w:pPr>
      <w:ins w:id="4832" w:author="Michiel Verhoef" w:date="2015-03-12T11:42:00Z">
        <w:r>
          <w:t xml:space="preserve">Deze specificatie dwingt niet af dat de andere elementen op een correcte wijze geretourneerd worden. </w:t>
        </w:r>
      </w:ins>
    </w:p>
    <w:p w14:paraId="53A8905B" w14:textId="77777777" w:rsidR="00A12B93" w:rsidRDefault="00A12B93" w:rsidP="00A12B93">
      <w:pPr>
        <w:rPr>
          <w:ins w:id="4833" w:author="Michiel Verhoef" w:date="2015-03-12T11:42:00Z"/>
          <w:lang w:eastAsia="nl-NL"/>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260"/>
        <w:gridCol w:w="709"/>
      </w:tblGrid>
      <w:tr w:rsidR="00A12B93" w:rsidRPr="00C709C8" w14:paraId="4C2A4F33" w14:textId="77777777" w:rsidTr="00A12B93">
        <w:trPr>
          <w:ins w:id="4834" w:author="Michiel Verhoef" w:date="2015-03-12T11:42:00Z"/>
        </w:trPr>
        <w:tc>
          <w:tcPr>
            <w:tcW w:w="9322" w:type="dxa"/>
            <w:gridSpan w:val="2"/>
          </w:tcPr>
          <w:p w14:paraId="04B6D96A" w14:textId="77777777" w:rsidR="00A12B93" w:rsidRPr="00C709C8" w:rsidRDefault="00A12B93" w:rsidP="00A12B93">
            <w:pPr>
              <w:rPr>
                <w:ins w:id="4835" w:author="Michiel Verhoef" w:date="2015-03-12T11:42:00Z"/>
                <w:b/>
                <w:lang w:eastAsia="nl-NL"/>
              </w:rPr>
            </w:pPr>
            <w:ins w:id="4836" w:author="Michiel Verhoef" w:date="2015-03-12T11:42:00Z">
              <w:r w:rsidRPr="00C709C8">
                <w:rPr>
                  <w:b/>
                  <w:lang w:eastAsia="nl-NL"/>
                </w:rPr>
                <w:t>Berichttype:</w:t>
              </w:r>
              <w:r>
                <w:rPr>
                  <w:lang w:eastAsia="nl-NL"/>
                </w:rPr>
                <w:t xml:space="preserve"> zak</w:t>
              </w:r>
              <w:r w:rsidRPr="00C709C8">
                <w:rPr>
                  <w:lang w:eastAsia="nl-NL"/>
                </w:rPr>
                <w:t>Lv01</w:t>
              </w:r>
              <w:r>
                <w:rPr>
                  <w:lang w:eastAsia="nl-NL"/>
                </w:rPr>
                <w:t xml:space="preserve"> (vraagbericht)</w:t>
              </w:r>
            </w:ins>
          </w:p>
        </w:tc>
        <w:tc>
          <w:tcPr>
            <w:tcW w:w="709" w:type="dxa"/>
          </w:tcPr>
          <w:p w14:paraId="75BF6FA0" w14:textId="77777777" w:rsidR="00A12B93" w:rsidRPr="00C709C8" w:rsidRDefault="00A12B93" w:rsidP="00A12B93">
            <w:pPr>
              <w:rPr>
                <w:ins w:id="4837" w:author="Michiel Verhoef" w:date="2015-03-12T11:42:00Z"/>
                <w:b/>
                <w:lang w:eastAsia="nl-NL"/>
              </w:rPr>
            </w:pPr>
          </w:p>
        </w:tc>
      </w:tr>
      <w:tr w:rsidR="00A12B93" w:rsidRPr="00C709C8" w14:paraId="2E2F4494" w14:textId="77777777" w:rsidTr="00A12B93">
        <w:trPr>
          <w:ins w:id="4838" w:author="Michiel Verhoef" w:date="2015-03-12T11:42:00Z"/>
        </w:trPr>
        <w:tc>
          <w:tcPr>
            <w:tcW w:w="6062" w:type="dxa"/>
          </w:tcPr>
          <w:p w14:paraId="0E2D3DF5" w14:textId="77777777" w:rsidR="00A12B93" w:rsidRPr="00C709C8" w:rsidRDefault="00A12B93" w:rsidP="00A12B93">
            <w:pPr>
              <w:rPr>
                <w:ins w:id="4839" w:author="Michiel Verhoef" w:date="2015-03-12T11:42:00Z"/>
                <w:b/>
                <w:lang w:eastAsia="nl-NL"/>
              </w:rPr>
            </w:pPr>
            <w:ins w:id="4840" w:author="Michiel Verhoef" w:date="2015-03-12T11:42:00Z">
              <w:r>
                <w:rPr>
                  <w:b/>
                  <w:lang w:eastAsia="nl-NL"/>
                </w:rPr>
                <w:t>StUF-ZKN-E</w:t>
              </w:r>
              <w:r w:rsidRPr="00C709C8">
                <w:rPr>
                  <w:b/>
                  <w:lang w:eastAsia="nl-NL"/>
                </w:rPr>
                <w:t>lementen</w:t>
              </w:r>
            </w:ins>
          </w:p>
        </w:tc>
        <w:tc>
          <w:tcPr>
            <w:tcW w:w="3260" w:type="dxa"/>
          </w:tcPr>
          <w:p w14:paraId="78AE9F17" w14:textId="77777777" w:rsidR="00A12B93" w:rsidRPr="00C709C8" w:rsidRDefault="00A12B93" w:rsidP="00A12B93">
            <w:pPr>
              <w:rPr>
                <w:ins w:id="4841" w:author="Michiel Verhoef" w:date="2015-03-12T11:42:00Z"/>
                <w:b/>
                <w:lang w:eastAsia="nl-NL"/>
              </w:rPr>
            </w:pPr>
            <w:ins w:id="4842" w:author="Michiel Verhoef" w:date="2015-03-12T11:42:00Z">
              <w:r>
                <w:rPr>
                  <w:b/>
                  <w:lang w:eastAsia="nl-NL"/>
                </w:rPr>
                <w:t>RGBZ-attribuut</w:t>
              </w:r>
            </w:ins>
          </w:p>
        </w:tc>
        <w:tc>
          <w:tcPr>
            <w:tcW w:w="709" w:type="dxa"/>
          </w:tcPr>
          <w:p w14:paraId="5E1A334F" w14:textId="77777777" w:rsidR="00A12B93" w:rsidRDefault="00A12B93" w:rsidP="00A12B93">
            <w:pPr>
              <w:rPr>
                <w:ins w:id="4843" w:author="Michiel Verhoef" w:date="2015-03-12T11:42:00Z"/>
                <w:b/>
                <w:lang w:eastAsia="nl-NL"/>
              </w:rPr>
            </w:pPr>
            <w:ins w:id="4844" w:author="Michiel Verhoef" w:date="2015-03-12T11:42:00Z">
              <w:r>
                <w:rPr>
                  <w:b/>
                  <w:lang w:eastAsia="nl-NL"/>
                </w:rPr>
                <w:t>v/o</w:t>
              </w:r>
            </w:ins>
          </w:p>
        </w:tc>
      </w:tr>
      <w:tr w:rsidR="00A12B93" w:rsidRPr="00C709C8" w14:paraId="7BCB8E90" w14:textId="77777777" w:rsidTr="00A12B93">
        <w:trPr>
          <w:ins w:id="4845" w:author="Michiel Verhoef" w:date="2015-03-12T11:42:00Z"/>
        </w:trPr>
        <w:tc>
          <w:tcPr>
            <w:tcW w:w="6062" w:type="dxa"/>
          </w:tcPr>
          <w:p w14:paraId="6666A44D" w14:textId="77777777" w:rsidR="00A12B93" w:rsidRPr="00C709C8" w:rsidRDefault="00A12B93" w:rsidP="00A12B93">
            <w:pPr>
              <w:rPr>
                <w:ins w:id="4846" w:author="Michiel Verhoef" w:date="2015-03-12T11:42:00Z"/>
                <w:lang w:eastAsia="nl-NL"/>
              </w:rPr>
            </w:pPr>
            <w:ins w:id="4847" w:author="Michiel Verhoef" w:date="2015-03-12T11:42:00Z">
              <w:r>
                <w:rPr>
                  <w:lang w:eastAsia="nl-NL"/>
                </w:rPr>
                <w:t>gelijk . identificatie</w:t>
              </w:r>
            </w:ins>
          </w:p>
        </w:tc>
        <w:tc>
          <w:tcPr>
            <w:tcW w:w="3260" w:type="dxa"/>
          </w:tcPr>
          <w:p w14:paraId="0ABA0334" w14:textId="77777777" w:rsidR="00A12B93" w:rsidRPr="00C709C8" w:rsidRDefault="00A12B93" w:rsidP="00A12B93">
            <w:pPr>
              <w:rPr>
                <w:ins w:id="4848" w:author="Michiel Verhoef" w:date="2015-03-12T11:42:00Z"/>
                <w:lang w:eastAsia="nl-NL"/>
              </w:rPr>
            </w:pPr>
            <w:ins w:id="4849" w:author="Michiel Verhoef" w:date="2015-03-12T11:42:00Z">
              <w:r w:rsidRPr="00C709C8">
                <w:rPr>
                  <w:lang w:eastAsia="nl-NL"/>
                </w:rPr>
                <w:t>Zaak</w:t>
              </w:r>
              <w:r>
                <w:rPr>
                  <w:lang w:eastAsia="nl-NL"/>
                </w:rPr>
                <w:t>identificatie</w:t>
              </w:r>
            </w:ins>
          </w:p>
        </w:tc>
        <w:tc>
          <w:tcPr>
            <w:tcW w:w="709" w:type="dxa"/>
          </w:tcPr>
          <w:p w14:paraId="1D19A494" w14:textId="77777777" w:rsidR="00A12B93" w:rsidRPr="00C709C8" w:rsidRDefault="00A12B93" w:rsidP="00A12B93">
            <w:pPr>
              <w:rPr>
                <w:ins w:id="4850" w:author="Michiel Verhoef" w:date="2015-03-12T11:42:00Z"/>
                <w:lang w:eastAsia="nl-NL"/>
              </w:rPr>
            </w:pPr>
            <w:ins w:id="4851" w:author="Michiel Verhoef" w:date="2015-03-12T11:42:00Z">
              <w:r>
                <w:rPr>
                  <w:lang w:eastAsia="nl-NL"/>
                </w:rPr>
                <w:t>v</w:t>
              </w:r>
            </w:ins>
          </w:p>
        </w:tc>
      </w:tr>
      <w:tr w:rsidR="00A12B93" w:rsidRPr="00C709C8" w14:paraId="64B75309" w14:textId="77777777" w:rsidTr="00A12B93">
        <w:trPr>
          <w:ins w:id="4852" w:author="Michiel Verhoef" w:date="2015-03-12T11:42:00Z"/>
        </w:trPr>
        <w:tc>
          <w:tcPr>
            <w:tcW w:w="6062" w:type="dxa"/>
          </w:tcPr>
          <w:p w14:paraId="4B29317C" w14:textId="77777777" w:rsidR="00A12B93" w:rsidRDefault="00A12B93" w:rsidP="00A12B93">
            <w:pPr>
              <w:rPr>
                <w:ins w:id="4853" w:author="Michiel Verhoef" w:date="2015-03-12T11:42:00Z"/>
                <w:lang w:eastAsia="nl-NL"/>
              </w:rPr>
            </w:pPr>
            <w:ins w:id="4854" w:author="Michiel Verhoef" w:date="2015-03-12T11:42:00Z">
              <w:r>
                <w:rPr>
                  <w:lang w:eastAsia="nl-NL"/>
                </w:rPr>
                <w:t>scope . object . heeftRelevant . gerelateerde . identificatie</w:t>
              </w:r>
            </w:ins>
          </w:p>
        </w:tc>
        <w:tc>
          <w:tcPr>
            <w:tcW w:w="3260" w:type="dxa"/>
          </w:tcPr>
          <w:p w14:paraId="065C2F9A" w14:textId="77777777" w:rsidR="00A12B93" w:rsidRDefault="00A12B93" w:rsidP="00A12B93">
            <w:pPr>
              <w:pStyle w:val="Geenafstand"/>
              <w:rPr>
                <w:ins w:id="4855" w:author="Michiel Verhoef" w:date="2015-03-12T11:42:00Z"/>
                <w:lang w:eastAsia="nl-NL"/>
              </w:rPr>
            </w:pPr>
            <w:ins w:id="4856" w:author="Michiel Verhoef" w:date="2015-03-12T11:42:00Z">
              <w:r>
                <w:rPr>
                  <w:lang w:eastAsia="nl-NL"/>
                </w:rPr>
                <w:t>-</w:t>
              </w:r>
            </w:ins>
          </w:p>
        </w:tc>
        <w:tc>
          <w:tcPr>
            <w:tcW w:w="709" w:type="dxa"/>
          </w:tcPr>
          <w:p w14:paraId="199ADA59" w14:textId="77777777" w:rsidR="00A12B93" w:rsidRDefault="00A12B93" w:rsidP="00A12B93">
            <w:pPr>
              <w:pStyle w:val="Geenafstand"/>
              <w:rPr>
                <w:ins w:id="4857" w:author="Michiel Verhoef" w:date="2015-03-12T11:42:00Z"/>
                <w:lang w:eastAsia="nl-NL"/>
              </w:rPr>
            </w:pPr>
            <w:ins w:id="4858" w:author="Michiel Verhoef" w:date="2015-03-12T11:42:00Z">
              <w:r>
                <w:rPr>
                  <w:lang w:eastAsia="nl-NL"/>
                </w:rPr>
                <w:t>v</w:t>
              </w:r>
            </w:ins>
          </w:p>
        </w:tc>
      </w:tr>
      <w:tr w:rsidR="00A12B93" w:rsidRPr="00147A5D" w14:paraId="0C715CB7" w14:textId="77777777" w:rsidTr="00A12B93">
        <w:trPr>
          <w:ins w:id="4859" w:author="Michiel Verhoef" w:date="2015-03-12T11:42:00Z"/>
        </w:trPr>
        <w:tc>
          <w:tcPr>
            <w:tcW w:w="6062" w:type="dxa"/>
          </w:tcPr>
          <w:p w14:paraId="67F95DC7" w14:textId="77777777" w:rsidR="00A12B93" w:rsidRDefault="00A12B93" w:rsidP="00A12B93">
            <w:pPr>
              <w:rPr>
                <w:ins w:id="4860" w:author="Michiel Verhoef" w:date="2015-03-12T11:42:00Z"/>
                <w:lang w:eastAsia="nl-NL"/>
              </w:rPr>
            </w:pPr>
            <w:ins w:id="4861" w:author="Michiel Verhoef" w:date="2015-03-12T11:42:00Z">
              <w:r>
                <w:rPr>
                  <w:lang w:eastAsia="nl-NL"/>
                </w:rPr>
                <w:t>antwoord . object . heeftRelevant . *</w:t>
              </w:r>
            </w:ins>
          </w:p>
          <w:p w14:paraId="648F8F81" w14:textId="77777777" w:rsidR="00A12B93" w:rsidRDefault="00A12B93" w:rsidP="00A12B93">
            <w:pPr>
              <w:rPr>
                <w:ins w:id="4862" w:author="Michiel Verhoef" w:date="2015-03-12T11:42:00Z"/>
                <w:lang w:eastAsia="nl-NL"/>
              </w:rPr>
            </w:pPr>
            <w:ins w:id="4863" w:author="Michiel Verhoef" w:date="2015-03-12T11:42:00Z">
              <w:r w:rsidRPr="005958B8">
                <w:rPr>
                  <w:i/>
                  <w:lang w:eastAsia="nl-NL"/>
                </w:rPr>
                <w:t>In de scope mogen alle elementen opgenomen worden die in het antwoordbericht gespecificeerd zijn.</w:t>
              </w:r>
            </w:ins>
          </w:p>
        </w:tc>
        <w:tc>
          <w:tcPr>
            <w:tcW w:w="3260" w:type="dxa"/>
          </w:tcPr>
          <w:p w14:paraId="72813D7F" w14:textId="77777777" w:rsidR="00A12B93" w:rsidRDefault="00A12B93" w:rsidP="00A12B93">
            <w:pPr>
              <w:pStyle w:val="Geenafstand"/>
              <w:rPr>
                <w:ins w:id="4864" w:author="Michiel Verhoef" w:date="2015-03-12T11:42:00Z"/>
                <w:lang w:eastAsia="nl-NL"/>
              </w:rPr>
            </w:pPr>
            <w:ins w:id="4865" w:author="Michiel Verhoef" w:date="2015-03-12T11:42:00Z">
              <w:r>
                <w:rPr>
                  <w:lang w:eastAsia="nl-NL"/>
                </w:rPr>
                <w:t>Via de scope kan de DSC aangeven welke zaakgegevens hij in het antwoord verwacht (zie StUF-standaard H6).</w:t>
              </w:r>
            </w:ins>
          </w:p>
        </w:tc>
        <w:tc>
          <w:tcPr>
            <w:tcW w:w="709" w:type="dxa"/>
          </w:tcPr>
          <w:p w14:paraId="63213815" w14:textId="77777777" w:rsidR="00A12B93" w:rsidRDefault="00A12B93" w:rsidP="00A12B93">
            <w:pPr>
              <w:pStyle w:val="Geenafstand"/>
              <w:rPr>
                <w:ins w:id="4866" w:author="Michiel Verhoef" w:date="2015-03-12T11:42:00Z"/>
                <w:lang w:eastAsia="nl-NL"/>
              </w:rPr>
            </w:pPr>
          </w:p>
        </w:tc>
      </w:tr>
    </w:tbl>
    <w:p w14:paraId="73FE9F36" w14:textId="77777777" w:rsidR="00A12B93" w:rsidRDefault="00A12B93" w:rsidP="00A12B93">
      <w:pPr>
        <w:rPr>
          <w:ins w:id="4867" w:author="Michiel Verhoef" w:date="2015-03-12T11:42:00Z"/>
          <w:lang w:eastAsia="nl-NL"/>
        </w:rPr>
      </w:pPr>
    </w:p>
    <w:p w14:paraId="0A2EC671" w14:textId="77777777" w:rsidR="00A12B93" w:rsidRDefault="00A12B93" w:rsidP="00A12B93">
      <w:pPr>
        <w:rPr>
          <w:ins w:id="4868" w:author="Michiel Verhoef" w:date="2015-03-12T11:42:00Z"/>
          <w:lang w:eastAsia="nl-NL"/>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2"/>
        <w:gridCol w:w="3260"/>
        <w:gridCol w:w="709"/>
      </w:tblGrid>
      <w:tr w:rsidR="00A12B93" w:rsidRPr="00C709C8" w14:paraId="4452C471" w14:textId="77777777" w:rsidTr="00A12B93">
        <w:trPr>
          <w:ins w:id="4869" w:author="Michiel Verhoef" w:date="2015-03-12T11:42:00Z"/>
        </w:trPr>
        <w:tc>
          <w:tcPr>
            <w:tcW w:w="9322" w:type="dxa"/>
            <w:gridSpan w:val="2"/>
          </w:tcPr>
          <w:p w14:paraId="3F7F9F36" w14:textId="77777777" w:rsidR="00A12B93" w:rsidRPr="00C709C8" w:rsidRDefault="00A12B93" w:rsidP="00A12B93">
            <w:pPr>
              <w:rPr>
                <w:ins w:id="4870" w:author="Michiel Verhoef" w:date="2015-03-12T11:42:00Z"/>
                <w:b/>
                <w:lang w:eastAsia="nl-NL"/>
              </w:rPr>
            </w:pPr>
            <w:ins w:id="4871" w:author="Michiel Verhoef" w:date="2015-03-12T11:42:00Z">
              <w:r w:rsidRPr="00C709C8">
                <w:rPr>
                  <w:b/>
                  <w:lang w:eastAsia="nl-NL"/>
                </w:rPr>
                <w:t>Berichttype:</w:t>
              </w:r>
              <w:r>
                <w:rPr>
                  <w:lang w:eastAsia="nl-NL"/>
                </w:rPr>
                <w:t xml:space="preserve"> zak</w:t>
              </w:r>
              <w:r w:rsidRPr="00C709C8">
                <w:rPr>
                  <w:lang w:eastAsia="nl-NL"/>
                </w:rPr>
                <w:t>La01</w:t>
              </w:r>
              <w:r>
                <w:rPr>
                  <w:lang w:eastAsia="nl-NL"/>
                </w:rPr>
                <w:t xml:space="preserve"> (antwoordbericht)</w:t>
              </w:r>
            </w:ins>
          </w:p>
        </w:tc>
        <w:tc>
          <w:tcPr>
            <w:tcW w:w="709" w:type="dxa"/>
          </w:tcPr>
          <w:p w14:paraId="1E0BC35F" w14:textId="77777777" w:rsidR="00A12B93" w:rsidRPr="00C709C8" w:rsidRDefault="00A12B93" w:rsidP="00A12B93">
            <w:pPr>
              <w:rPr>
                <w:ins w:id="4872" w:author="Michiel Verhoef" w:date="2015-03-12T11:42:00Z"/>
                <w:b/>
                <w:lang w:eastAsia="nl-NL"/>
              </w:rPr>
            </w:pPr>
          </w:p>
        </w:tc>
      </w:tr>
      <w:tr w:rsidR="00A12B93" w:rsidRPr="00C709C8" w14:paraId="6ABBF3B3" w14:textId="77777777" w:rsidTr="00A12B93">
        <w:trPr>
          <w:ins w:id="4873" w:author="Michiel Verhoef" w:date="2015-03-12T11:42:00Z"/>
        </w:trPr>
        <w:tc>
          <w:tcPr>
            <w:tcW w:w="6062" w:type="dxa"/>
          </w:tcPr>
          <w:p w14:paraId="3646EDFB" w14:textId="77777777" w:rsidR="00A12B93" w:rsidRPr="00C709C8" w:rsidRDefault="00A12B93" w:rsidP="00A12B93">
            <w:pPr>
              <w:rPr>
                <w:ins w:id="4874" w:author="Michiel Verhoef" w:date="2015-03-12T11:42:00Z"/>
                <w:b/>
                <w:lang w:eastAsia="nl-NL"/>
              </w:rPr>
            </w:pPr>
            <w:ins w:id="4875" w:author="Michiel Verhoef" w:date="2015-03-12T11:42:00Z">
              <w:r>
                <w:rPr>
                  <w:b/>
                  <w:lang w:eastAsia="nl-NL"/>
                </w:rPr>
                <w:t>StUF-ZKN-E</w:t>
              </w:r>
              <w:r w:rsidRPr="00C709C8">
                <w:rPr>
                  <w:b/>
                  <w:lang w:eastAsia="nl-NL"/>
                </w:rPr>
                <w:t>lementen</w:t>
              </w:r>
            </w:ins>
          </w:p>
        </w:tc>
        <w:tc>
          <w:tcPr>
            <w:tcW w:w="3260" w:type="dxa"/>
          </w:tcPr>
          <w:p w14:paraId="5A24823C" w14:textId="77777777" w:rsidR="00A12B93" w:rsidRPr="00C709C8" w:rsidRDefault="00A12B93" w:rsidP="00A12B93">
            <w:pPr>
              <w:rPr>
                <w:ins w:id="4876" w:author="Michiel Verhoef" w:date="2015-03-12T11:42:00Z"/>
                <w:b/>
                <w:lang w:eastAsia="nl-NL"/>
              </w:rPr>
            </w:pPr>
            <w:ins w:id="4877" w:author="Michiel Verhoef" w:date="2015-03-12T11:42:00Z">
              <w:r>
                <w:rPr>
                  <w:b/>
                  <w:lang w:eastAsia="nl-NL"/>
                </w:rPr>
                <w:t>RGBZ-attribuut</w:t>
              </w:r>
            </w:ins>
          </w:p>
        </w:tc>
        <w:tc>
          <w:tcPr>
            <w:tcW w:w="709" w:type="dxa"/>
          </w:tcPr>
          <w:p w14:paraId="45A51FA6" w14:textId="77777777" w:rsidR="00A12B93" w:rsidRDefault="00A12B93" w:rsidP="00A12B93">
            <w:pPr>
              <w:rPr>
                <w:ins w:id="4878" w:author="Michiel Verhoef" w:date="2015-03-12T11:42:00Z"/>
                <w:b/>
                <w:lang w:eastAsia="nl-NL"/>
              </w:rPr>
            </w:pPr>
            <w:ins w:id="4879" w:author="Michiel Verhoef" w:date="2015-03-12T11:42:00Z">
              <w:r>
                <w:rPr>
                  <w:b/>
                  <w:lang w:eastAsia="nl-NL"/>
                </w:rPr>
                <w:t>v/o</w:t>
              </w:r>
            </w:ins>
          </w:p>
        </w:tc>
      </w:tr>
      <w:tr w:rsidR="00A12B93" w:rsidRPr="00C709C8" w14:paraId="529DDC69" w14:textId="77777777" w:rsidTr="00A12B93">
        <w:trPr>
          <w:ins w:id="4880" w:author="Michiel Verhoef" w:date="2015-03-12T11:42:00Z"/>
        </w:trPr>
        <w:tc>
          <w:tcPr>
            <w:tcW w:w="6062" w:type="dxa"/>
          </w:tcPr>
          <w:p w14:paraId="47811668" w14:textId="77777777" w:rsidR="00A12B93" w:rsidRPr="00E40358" w:rsidRDefault="00A12B93" w:rsidP="00A12B93">
            <w:pPr>
              <w:rPr>
                <w:ins w:id="4881" w:author="Michiel Verhoef" w:date="2015-03-12T11:42:00Z"/>
                <w:lang w:eastAsia="nl-NL"/>
              </w:rPr>
            </w:pPr>
            <w:ins w:id="4882" w:author="Michiel Verhoef" w:date="2015-03-12T11:42:00Z">
              <w:r w:rsidRPr="00E40358">
                <w:rPr>
                  <w:lang w:eastAsia="nl-NL"/>
                </w:rPr>
                <w:t xml:space="preserve">antwoord . object . identificatie </w:t>
              </w:r>
            </w:ins>
          </w:p>
        </w:tc>
        <w:tc>
          <w:tcPr>
            <w:tcW w:w="3260" w:type="dxa"/>
          </w:tcPr>
          <w:p w14:paraId="3E4581B4" w14:textId="77777777" w:rsidR="00A12B93" w:rsidRPr="00C709C8" w:rsidRDefault="00A12B93" w:rsidP="00A12B93">
            <w:pPr>
              <w:rPr>
                <w:ins w:id="4883" w:author="Michiel Verhoef" w:date="2015-03-12T11:42:00Z"/>
                <w:b/>
                <w:lang w:eastAsia="nl-NL"/>
              </w:rPr>
            </w:pPr>
            <w:ins w:id="4884" w:author="Michiel Verhoef" w:date="2015-03-12T11:42:00Z">
              <w:r w:rsidRPr="00C709C8">
                <w:rPr>
                  <w:lang w:eastAsia="nl-NL"/>
                </w:rPr>
                <w:t>Zaak</w:t>
              </w:r>
              <w:r>
                <w:rPr>
                  <w:lang w:eastAsia="nl-NL"/>
                </w:rPr>
                <w:t>identificatie</w:t>
              </w:r>
            </w:ins>
          </w:p>
        </w:tc>
        <w:tc>
          <w:tcPr>
            <w:tcW w:w="709" w:type="dxa"/>
          </w:tcPr>
          <w:p w14:paraId="0B8D9BC7" w14:textId="77777777" w:rsidR="00A12B93" w:rsidRPr="00C709C8" w:rsidRDefault="00A12B93" w:rsidP="00A12B93">
            <w:pPr>
              <w:rPr>
                <w:ins w:id="4885" w:author="Michiel Verhoef" w:date="2015-03-12T11:42:00Z"/>
                <w:lang w:eastAsia="nl-NL"/>
              </w:rPr>
            </w:pPr>
            <w:ins w:id="4886" w:author="Michiel Verhoef" w:date="2015-03-12T11:42:00Z">
              <w:r>
                <w:rPr>
                  <w:lang w:eastAsia="nl-NL"/>
                </w:rPr>
                <w:t>v</w:t>
              </w:r>
            </w:ins>
          </w:p>
        </w:tc>
      </w:tr>
      <w:tr w:rsidR="00A12B93" w:rsidRPr="00C709C8" w14:paraId="2B00162B" w14:textId="77777777" w:rsidTr="00A12B93">
        <w:trPr>
          <w:ins w:id="4887" w:author="Michiel Verhoef" w:date="2015-03-12T11:42:00Z"/>
        </w:trPr>
        <w:tc>
          <w:tcPr>
            <w:tcW w:w="6062" w:type="dxa"/>
          </w:tcPr>
          <w:p w14:paraId="0D1D8E0D" w14:textId="77777777" w:rsidR="00A12B93" w:rsidRDefault="00A12B93" w:rsidP="00A12B93">
            <w:pPr>
              <w:rPr>
                <w:ins w:id="4888" w:author="Michiel Verhoef" w:date="2015-03-12T11:42:00Z"/>
              </w:rPr>
            </w:pPr>
            <w:ins w:id="4889" w:author="Michiel Verhoef" w:date="2015-03-12T11:42:00Z">
              <w:r>
                <w:t>antwoord . object . heeftRelevant . registratiedatum</w:t>
              </w:r>
            </w:ins>
          </w:p>
        </w:tc>
        <w:tc>
          <w:tcPr>
            <w:tcW w:w="3260" w:type="dxa"/>
          </w:tcPr>
          <w:p w14:paraId="41DF3D66" w14:textId="77777777" w:rsidR="00A12B93" w:rsidRPr="00394325" w:rsidRDefault="00A12B93" w:rsidP="00A12B93">
            <w:pPr>
              <w:rPr>
                <w:ins w:id="4890" w:author="Michiel Verhoef" w:date="2015-03-12T11:42:00Z"/>
              </w:rPr>
            </w:pPr>
            <w:ins w:id="4891" w:author="Michiel Verhoef" w:date="2015-03-12T11:42:00Z">
              <w:r w:rsidRPr="00952616">
                <w:t>Registratiedatum</w:t>
              </w:r>
            </w:ins>
          </w:p>
        </w:tc>
        <w:tc>
          <w:tcPr>
            <w:tcW w:w="709" w:type="dxa"/>
          </w:tcPr>
          <w:p w14:paraId="2C434022" w14:textId="77777777" w:rsidR="00A12B93" w:rsidRPr="00394325" w:rsidRDefault="00A12B93" w:rsidP="00A12B93">
            <w:pPr>
              <w:rPr>
                <w:ins w:id="4892" w:author="Michiel Verhoef" w:date="2015-03-12T11:42:00Z"/>
              </w:rPr>
            </w:pPr>
            <w:ins w:id="4893" w:author="Michiel Verhoef" w:date="2015-03-12T11:42:00Z">
              <w:r>
                <w:t>v</w:t>
              </w:r>
            </w:ins>
          </w:p>
        </w:tc>
      </w:tr>
      <w:tr w:rsidR="00A12B93" w:rsidRPr="00C709C8" w14:paraId="17545BB3" w14:textId="77777777" w:rsidTr="00A12B93">
        <w:trPr>
          <w:ins w:id="4894" w:author="Michiel Verhoef" w:date="2015-03-12T11:42:00Z"/>
        </w:trPr>
        <w:tc>
          <w:tcPr>
            <w:tcW w:w="6062" w:type="dxa"/>
          </w:tcPr>
          <w:p w14:paraId="3D5F43D7" w14:textId="77777777" w:rsidR="00A12B93" w:rsidRPr="00D600DD" w:rsidRDefault="00A12B93" w:rsidP="00A12B93">
            <w:pPr>
              <w:rPr>
                <w:ins w:id="4895" w:author="Michiel Verhoef" w:date="2015-03-12T11:42:00Z"/>
                <w:b/>
                <w:lang w:eastAsia="nl-NL"/>
              </w:rPr>
            </w:pPr>
            <w:ins w:id="4896" w:author="Michiel Verhoef" w:date="2015-03-12T11:42:00Z">
              <w:r w:rsidRPr="00D600DD">
                <w:rPr>
                  <w:b/>
                  <w:lang w:eastAsia="nl-NL"/>
                </w:rPr>
                <w:t>Voor elk gerelateerd document</w:t>
              </w:r>
            </w:ins>
          </w:p>
        </w:tc>
        <w:tc>
          <w:tcPr>
            <w:tcW w:w="3260" w:type="dxa"/>
          </w:tcPr>
          <w:p w14:paraId="0ABA6F3E" w14:textId="77777777" w:rsidR="00A12B93" w:rsidRDefault="00A12B93" w:rsidP="00A12B93">
            <w:pPr>
              <w:rPr>
                <w:ins w:id="4897" w:author="Michiel Verhoef" w:date="2015-03-12T11:42:00Z"/>
              </w:rPr>
            </w:pPr>
          </w:p>
        </w:tc>
        <w:tc>
          <w:tcPr>
            <w:tcW w:w="709" w:type="dxa"/>
          </w:tcPr>
          <w:p w14:paraId="2D4A52B9" w14:textId="77777777" w:rsidR="00A12B93" w:rsidRDefault="00A12B93" w:rsidP="00A12B93">
            <w:pPr>
              <w:rPr>
                <w:ins w:id="4898" w:author="Michiel Verhoef" w:date="2015-03-12T11:42:00Z"/>
              </w:rPr>
            </w:pPr>
          </w:p>
        </w:tc>
      </w:tr>
      <w:tr w:rsidR="00A12B93" w:rsidRPr="00C709C8" w14:paraId="6DD4F4DA" w14:textId="77777777" w:rsidTr="00A12B93">
        <w:trPr>
          <w:ins w:id="4899" w:author="Michiel Verhoef" w:date="2015-03-12T11:42:00Z"/>
        </w:trPr>
        <w:tc>
          <w:tcPr>
            <w:tcW w:w="6062" w:type="dxa"/>
          </w:tcPr>
          <w:p w14:paraId="1A4EA95D" w14:textId="77777777" w:rsidR="00A12B93" w:rsidRDefault="00A12B93" w:rsidP="00A12B93">
            <w:pPr>
              <w:rPr>
                <w:ins w:id="4900" w:author="Michiel Verhoef" w:date="2015-03-12T11:42:00Z"/>
                <w:lang w:eastAsia="nl-NL"/>
              </w:rPr>
            </w:pPr>
            <w:ins w:id="4901" w:author="Michiel Verhoef" w:date="2015-03-12T11:42:00Z">
              <w:r>
                <w:rPr>
                  <w:lang w:eastAsia="nl-NL"/>
                </w:rPr>
                <w:t>antwoord . object . heeftRelevant . titel</w:t>
              </w:r>
            </w:ins>
          </w:p>
        </w:tc>
        <w:tc>
          <w:tcPr>
            <w:tcW w:w="3260" w:type="dxa"/>
          </w:tcPr>
          <w:p w14:paraId="56C40543" w14:textId="77777777" w:rsidR="00A12B93" w:rsidRPr="00394325" w:rsidRDefault="00A12B93" w:rsidP="00A12B93">
            <w:pPr>
              <w:rPr>
                <w:ins w:id="4902" w:author="Michiel Verhoef" w:date="2015-03-12T11:42:00Z"/>
              </w:rPr>
            </w:pPr>
            <w:ins w:id="4903" w:author="Michiel Verhoef" w:date="2015-03-12T11:42:00Z">
              <w:r>
                <w:t>Zaakdocument titel</w:t>
              </w:r>
            </w:ins>
          </w:p>
        </w:tc>
        <w:tc>
          <w:tcPr>
            <w:tcW w:w="709" w:type="dxa"/>
          </w:tcPr>
          <w:p w14:paraId="390AC92F" w14:textId="77777777" w:rsidR="00A12B93" w:rsidRDefault="00A12B93" w:rsidP="00A12B93">
            <w:pPr>
              <w:rPr>
                <w:ins w:id="4904" w:author="Michiel Verhoef" w:date="2015-03-12T11:42:00Z"/>
              </w:rPr>
            </w:pPr>
            <w:ins w:id="4905" w:author="Michiel Verhoef" w:date="2015-03-12T11:42:00Z">
              <w:r>
                <w:t>o</w:t>
              </w:r>
            </w:ins>
          </w:p>
        </w:tc>
      </w:tr>
      <w:tr w:rsidR="00A12B93" w:rsidRPr="00C709C8" w14:paraId="5F3F409C" w14:textId="77777777" w:rsidTr="00A12B93">
        <w:trPr>
          <w:ins w:id="4906" w:author="Michiel Verhoef" w:date="2015-03-12T11:42:00Z"/>
        </w:trPr>
        <w:tc>
          <w:tcPr>
            <w:tcW w:w="6062" w:type="dxa"/>
          </w:tcPr>
          <w:p w14:paraId="1DC234CD" w14:textId="77777777" w:rsidR="00A12B93" w:rsidRDefault="00A12B93" w:rsidP="00A12B93">
            <w:pPr>
              <w:rPr>
                <w:ins w:id="4907" w:author="Michiel Verhoef" w:date="2015-03-12T11:42:00Z"/>
                <w:lang w:eastAsia="nl-NL"/>
              </w:rPr>
            </w:pPr>
            <w:ins w:id="4908" w:author="Michiel Verhoef" w:date="2015-03-12T11:42:00Z">
              <w:r>
                <w:rPr>
                  <w:lang w:eastAsia="nl-NL"/>
                </w:rPr>
                <w:lastRenderedPageBreak/>
                <w:t>antwoord . object . heeftRelevant . beschrijving</w:t>
              </w:r>
            </w:ins>
          </w:p>
        </w:tc>
        <w:tc>
          <w:tcPr>
            <w:tcW w:w="3260" w:type="dxa"/>
          </w:tcPr>
          <w:p w14:paraId="3E705BA3" w14:textId="77777777" w:rsidR="00A12B93" w:rsidRPr="00394325" w:rsidRDefault="00A12B93" w:rsidP="00A12B93">
            <w:pPr>
              <w:rPr>
                <w:ins w:id="4909" w:author="Michiel Verhoef" w:date="2015-03-12T11:42:00Z"/>
              </w:rPr>
            </w:pPr>
            <w:ins w:id="4910" w:author="Michiel Verhoef" w:date="2015-03-12T11:42:00Z">
              <w:r>
                <w:t>Zaakdocument beschrijving</w:t>
              </w:r>
            </w:ins>
          </w:p>
        </w:tc>
        <w:tc>
          <w:tcPr>
            <w:tcW w:w="709" w:type="dxa"/>
          </w:tcPr>
          <w:p w14:paraId="77785AC5" w14:textId="77777777" w:rsidR="00A12B93" w:rsidRDefault="00A12B93" w:rsidP="00A12B93">
            <w:pPr>
              <w:rPr>
                <w:ins w:id="4911" w:author="Michiel Verhoef" w:date="2015-03-12T11:42:00Z"/>
              </w:rPr>
            </w:pPr>
            <w:ins w:id="4912" w:author="Michiel Verhoef" w:date="2015-03-12T11:42:00Z">
              <w:r>
                <w:t>o</w:t>
              </w:r>
            </w:ins>
          </w:p>
        </w:tc>
      </w:tr>
      <w:tr w:rsidR="00A12B93" w:rsidRPr="00C709C8" w14:paraId="36F0AF46" w14:textId="77777777" w:rsidTr="00A12B93">
        <w:trPr>
          <w:ins w:id="4913" w:author="Michiel Verhoef" w:date="2015-03-12T11:42:00Z"/>
        </w:trPr>
        <w:tc>
          <w:tcPr>
            <w:tcW w:w="6062" w:type="dxa"/>
          </w:tcPr>
          <w:p w14:paraId="189E830E" w14:textId="77777777" w:rsidR="00A12B93" w:rsidRDefault="00A12B93" w:rsidP="00A12B93">
            <w:pPr>
              <w:rPr>
                <w:ins w:id="4914" w:author="Michiel Verhoef" w:date="2015-03-12T11:42:00Z"/>
                <w:lang w:eastAsia="nl-NL"/>
              </w:rPr>
            </w:pPr>
            <w:ins w:id="4915" w:author="Michiel Verhoef" w:date="2015-03-12T11:42:00Z">
              <w:r>
                <w:rPr>
                  <w:lang w:eastAsia="nl-NL"/>
                </w:rPr>
                <w:t>antwoord . object . heeftRelevant . gerelateerde . identificatie</w:t>
              </w:r>
            </w:ins>
          </w:p>
        </w:tc>
        <w:tc>
          <w:tcPr>
            <w:tcW w:w="3260" w:type="dxa"/>
          </w:tcPr>
          <w:p w14:paraId="14167686" w14:textId="77777777" w:rsidR="00A12B93" w:rsidRPr="00172CD1" w:rsidRDefault="00A12B93" w:rsidP="00A12B93">
            <w:pPr>
              <w:rPr>
                <w:ins w:id="4916" w:author="Michiel Verhoef" w:date="2015-03-12T11:42:00Z"/>
                <w:lang w:eastAsia="nl-NL"/>
              </w:rPr>
            </w:pPr>
            <w:ins w:id="4917" w:author="Michiel Verhoef" w:date="2015-03-12T11:42:00Z">
              <w:r w:rsidRPr="00172CD1">
                <w:rPr>
                  <w:lang w:eastAsia="nl-NL"/>
                </w:rPr>
                <w:t>Documentidentificatie</w:t>
              </w:r>
            </w:ins>
          </w:p>
        </w:tc>
        <w:tc>
          <w:tcPr>
            <w:tcW w:w="709" w:type="dxa"/>
          </w:tcPr>
          <w:p w14:paraId="3CCD9C44" w14:textId="77777777" w:rsidR="00A12B93" w:rsidRPr="00172CD1" w:rsidRDefault="00A12B93" w:rsidP="00A12B93">
            <w:pPr>
              <w:rPr>
                <w:ins w:id="4918" w:author="Michiel Verhoef" w:date="2015-03-12T11:42:00Z"/>
                <w:lang w:eastAsia="nl-NL"/>
              </w:rPr>
            </w:pPr>
            <w:ins w:id="4919" w:author="Michiel Verhoef" w:date="2015-03-12T11:42:00Z">
              <w:r w:rsidRPr="00172CD1">
                <w:rPr>
                  <w:lang w:eastAsia="nl-NL"/>
                </w:rPr>
                <w:t>v</w:t>
              </w:r>
            </w:ins>
          </w:p>
        </w:tc>
      </w:tr>
      <w:tr w:rsidR="00A12B93" w:rsidRPr="00C709C8" w14:paraId="7039A862" w14:textId="77777777" w:rsidTr="00A12B93">
        <w:trPr>
          <w:ins w:id="4920" w:author="Michiel Verhoef" w:date="2015-03-12T11:42:00Z"/>
        </w:trPr>
        <w:tc>
          <w:tcPr>
            <w:tcW w:w="6062" w:type="dxa"/>
          </w:tcPr>
          <w:p w14:paraId="4A80F0B6" w14:textId="77777777" w:rsidR="00A12B93" w:rsidRDefault="00A12B93" w:rsidP="00A12B93">
            <w:pPr>
              <w:rPr>
                <w:ins w:id="4921" w:author="Michiel Verhoef" w:date="2015-03-12T11:42:00Z"/>
                <w:lang w:eastAsia="nl-NL"/>
              </w:rPr>
            </w:pPr>
            <w:ins w:id="4922" w:author="Michiel Verhoef" w:date="2015-03-12T11:42:00Z">
              <w:r>
                <w:rPr>
                  <w:lang w:eastAsia="nl-NL"/>
                </w:rPr>
                <w:t>antwoord . object . heeftRelevant . gerelateerde . creatiedatum</w:t>
              </w:r>
            </w:ins>
          </w:p>
        </w:tc>
        <w:tc>
          <w:tcPr>
            <w:tcW w:w="3260" w:type="dxa"/>
          </w:tcPr>
          <w:p w14:paraId="4F9F5F9E" w14:textId="77777777" w:rsidR="00A12B93" w:rsidRPr="00172CD1" w:rsidRDefault="00A12B93" w:rsidP="00A12B93">
            <w:pPr>
              <w:rPr>
                <w:ins w:id="4923" w:author="Michiel Verhoef" w:date="2015-03-12T11:42:00Z"/>
                <w:lang w:eastAsia="nl-NL"/>
              </w:rPr>
            </w:pPr>
            <w:ins w:id="4924" w:author="Michiel Verhoef" w:date="2015-03-12T11:42:00Z">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Documentcreatiedatum</w:t>
              </w:r>
              <w:r w:rsidRPr="00172CD1">
                <w:rPr>
                  <w:lang w:eastAsia="nl-NL"/>
                </w:rPr>
                <w:fldChar w:fldCharType="end"/>
              </w:r>
            </w:ins>
          </w:p>
        </w:tc>
        <w:tc>
          <w:tcPr>
            <w:tcW w:w="709" w:type="dxa"/>
          </w:tcPr>
          <w:p w14:paraId="302400A6" w14:textId="77777777" w:rsidR="00A12B93" w:rsidRPr="00172CD1" w:rsidRDefault="00A12B93" w:rsidP="00A12B93">
            <w:pPr>
              <w:rPr>
                <w:ins w:id="4925" w:author="Michiel Verhoef" w:date="2015-03-12T11:42:00Z"/>
                <w:lang w:eastAsia="nl-NL"/>
              </w:rPr>
            </w:pPr>
            <w:ins w:id="4926" w:author="Michiel Verhoef" w:date="2015-03-12T11:42:00Z">
              <w:r>
                <w:rPr>
                  <w:lang w:eastAsia="nl-NL"/>
                </w:rPr>
                <w:t>o</w:t>
              </w:r>
            </w:ins>
          </w:p>
        </w:tc>
      </w:tr>
      <w:tr w:rsidR="00A12B93" w:rsidRPr="00C709C8" w14:paraId="13DC1138" w14:textId="77777777" w:rsidTr="00A12B93">
        <w:trPr>
          <w:ins w:id="4927" w:author="Michiel Verhoef" w:date="2015-03-12T11:42:00Z"/>
        </w:trPr>
        <w:tc>
          <w:tcPr>
            <w:tcW w:w="6062" w:type="dxa"/>
          </w:tcPr>
          <w:p w14:paraId="6EFDADC3" w14:textId="77777777" w:rsidR="00A12B93" w:rsidRDefault="00A12B93" w:rsidP="00A12B93">
            <w:pPr>
              <w:rPr>
                <w:ins w:id="4928" w:author="Michiel Verhoef" w:date="2015-03-12T11:42:00Z"/>
                <w:lang w:eastAsia="nl-NL"/>
              </w:rPr>
            </w:pPr>
            <w:ins w:id="4929" w:author="Michiel Verhoef" w:date="2015-03-12T11:42:00Z">
              <w:r>
                <w:rPr>
                  <w:lang w:eastAsia="nl-NL"/>
                </w:rPr>
                <w:t>antwoord . object . heeftRelevant . gerelateerde . ontvangstdatum</w:t>
              </w:r>
            </w:ins>
          </w:p>
        </w:tc>
        <w:tc>
          <w:tcPr>
            <w:tcW w:w="3260" w:type="dxa"/>
          </w:tcPr>
          <w:p w14:paraId="14FFFCEA" w14:textId="77777777" w:rsidR="00A12B93" w:rsidRPr="00172CD1" w:rsidRDefault="00A12B93" w:rsidP="00A12B93">
            <w:pPr>
              <w:rPr>
                <w:ins w:id="4930" w:author="Michiel Verhoef" w:date="2015-03-12T11:42:00Z"/>
                <w:lang w:eastAsia="nl-NL"/>
              </w:rPr>
            </w:pPr>
            <w:ins w:id="4931" w:author="Michiel Verhoef" w:date="2015-03-12T11:42:00Z">
              <w:r w:rsidRPr="00172CD1">
                <w:rPr>
                  <w:lang w:eastAsia="nl-NL"/>
                </w:rPr>
                <w:fldChar w:fldCharType="begin" w:fldLock="1"/>
              </w:r>
              <w:r w:rsidRPr="00172CD1">
                <w:rPr>
                  <w:lang w:eastAsia="nl-NL"/>
                </w:rPr>
                <w:instrText>MERGEFIELD Att.Name</w:instrText>
              </w:r>
              <w:r w:rsidRPr="00172CD1">
                <w:rPr>
                  <w:lang w:eastAsia="nl-NL"/>
                </w:rPr>
                <w:fldChar w:fldCharType="separate"/>
              </w:r>
              <w:r w:rsidRPr="00172CD1">
                <w:rPr>
                  <w:lang w:eastAsia="nl-NL"/>
                </w:rPr>
                <w:t>Documentontvangstdatum</w:t>
              </w:r>
              <w:r w:rsidRPr="00172CD1">
                <w:rPr>
                  <w:lang w:eastAsia="nl-NL"/>
                </w:rPr>
                <w:fldChar w:fldCharType="end"/>
              </w:r>
            </w:ins>
          </w:p>
        </w:tc>
        <w:tc>
          <w:tcPr>
            <w:tcW w:w="709" w:type="dxa"/>
          </w:tcPr>
          <w:p w14:paraId="3B966637" w14:textId="77777777" w:rsidR="00A12B93" w:rsidRPr="00172CD1" w:rsidRDefault="00A12B93" w:rsidP="00A12B93">
            <w:pPr>
              <w:rPr>
                <w:ins w:id="4932" w:author="Michiel Verhoef" w:date="2015-03-12T11:42:00Z"/>
                <w:lang w:eastAsia="nl-NL"/>
              </w:rPr>
            </w:pPr>
            <w:ins w:id="4933" w:author="Michiel Verhoef" w:date="2015-03-12T11:42:00Z">
              <w:r w:rsidRPr="00172CD1">
                <w:rPr>
                  <w:lang w:eastAsia="nl-NL"/>
                </w:rPr>
                <w:t>o</w:t>
              </w:r>
            </w:ins>
          </w:p>
        </w:tc>
      </w:tr>
      <w:tr w:rsidR="00A12B93" w:rsidRPr="00C709C8" w14:paraId="1EC5126A" w14:textId="77777777" w:rsidTr="00A12B93">
        <w:trPr>
          <w:ins w:id="4934" w:author="Michiel Verhoef" w:date="2015-03-12T11:42:00Z"/>
        </w:trPr>
        <w:tc>
          <w:tcPr>
            <w:tcW w:w="6062" w:type="dxa"/>
          </w:tcPr>
          <w:p w14:paraId="7C8D3E86" w14:textId="77777777" w:rsidR="00A12B93" w:rsidRDefault="00A12B93" w:rsidP="00A12B93">
            <w:pPr>
              <w:rPr>
                <w:ins w:id="4935" w:author="Michiel Verhoef" w:date="2015-03-12T11:42:00Z"/>
                <w:lang w:eastAsia="nl-NL"/>
              </w:rPr>
            </w:pPr>
            <w:ins w:id="4936" w:author="Michiel Verhoef" w:date="2015-03-12T11:42:00Z">
              <w:r>
                <w:rPr>
                  <w:lang w:eastAsia="nl-NL"/>
                </w:rPr>
                <w:t>antwoord . object . heeftRelevant . gerelateerde . titel</w:t>
              </w:r>
            </w:ins>
          </w:p>
        </w:tc>
        <w:tc>
          <w:tcPr>
            <w:tcW w:w="3260" w:type="dxa"/>
          </w:tcPr>
          <w:p w14:paraId="51A488D3" w14:textId="77777777" w:rsidR="00A12B93" w:rsidRPr="00172CD1" w:rsidRDefault="00A12B93" w:rsidP="00A12B93">
            <w:pPr>
              <w:rPr>
                <w:ins w:id="4937" w:author="Michiel Verhoef" w:date="2015-03-12T11:42:00Z"/>
                <w:lang w:eastAsia="nl-NL"/>
              </w:rPr>
            </w:pPr>
            <w:ins w:id="4938" w:author="Michiel Verhoef" w:date="2015-03-12T11:42:00Z">
              <w:r w:rsidRPr="00172CD1">
                <w:rPr>
                  <w:lang w:eastAsia="nl-NL"/>
                </w:rPr>
                <w:t>Documenttitel</w:t>
              </w:r>
            </w:ins>
          </w:p>
        </w:tc>
        <w:tc>
          <w:tcPr>
            <w:tcW w:w="709" w:type="dxa"/>
          </w:tcPr>
          <w:p w14:paraId="3021E118" w14:textId="77777777" w:rsidR="00A12B93" w:rsidRPr="00172CD1" w:rsidRDefault="00A12B93" w:rsidP="00A12B93">
            <w:pPr>
              <w:rPr>
                <w:ins w:id="4939" w:author="Michiel Verhoef" w:date="2015-03-12T11:42:00Z"/>
                <w:lang w:eastAsia="nl-NL"/>
              </w:rPr>
            </w:pPr>
            <w:ins w:id="4940" w:author="Michiel Verhoef" w:date="2015-03-12T11:42:00Z">
              <w:r>
                <w:rPr>
                  <w:lang w:eastAsia="nl-NL"/>
                </w:rPr>
                <w:t>o</w:t>
              </w:r>
            </w:ins>
          </w:p>
        </w:tc>
      </w:tr>
      <w:tr w:rsidR="00A12B93" w:rsidRPr="00C709C8" w14:paraId="246B68E8" w14:textId="77777777" w:rsidTr="00A12B93">
        <w:trPr>
          <w:ins w:id="4941" w:author="Michiel Verhoef" w:date="2015-03-12T11:42:00Z"/>
        </w:trPr>
        <w:tc>
          <w:tcPr>
            <w:tcW w:w="6062" w:type="dxa"/>
          </w:tcPr>
          <w:p w14:paraId="096024EF" w14:textId="77777777" w:rsidR="00A12B93" w:rsidRDefault="00A12B93" w:rsidP="00A12B93">
            <w:pPr>
              <w:rPr>
                <w:ins w:id="4942" w:author="Michiel Verhoef" w:date="2015-03-12T11:42:00Z"/>
                <w:lang w:eastAsia="nl-NL"/>
              </w:rPr>
            </w:pPr>
            <w:ins w:id="4943" w:author="Michiel Verhoef" w:date="2015-03-12T11:42:00Z">
              <w:r>
                <w:rPr>
                  <w:lang w:eastAsia="nl-NL"/>
                </w:rPr>
                <w:t>antwoord . object . heeftRelevant . gerelateerde . beschrijving</w:t>
              </w:r>
            </w:ins>
          </w:p>
        </w:tc>
        <w:tc>
          <w:tcPr>
            <w:tcW w:w="3260" w:type="dxa"/>
          </w:tcPr>
          <w:p w14:paraId="48758FAF" w14:textId="77777777" w:rsidR="00A12B93" w:rsidRPr="00172CD1" w:rsidRDefault="00A12B93" w:rsidP="00A12B93">
            <w:pPr>
              <w:rPr>
                <w:ins w:id="4944" w:author="Michiel Verhoef" w:date="2015-03-12T11:42:00Z"/>
                <w:lang w:eastAsia="nl-NL"/>
              </w:rPr>
            </w:pPr>
            <w:ins w:id="4945" w:author="Michiel Verhoef" w:date="2015-03-12T11:42:00Z">
              <w:r w:rsidRPr="00172CD1">
                <w:rPr>
                  <w:lang w:eastAsia="nl-NL"/>
                </w:rPr>
                <w:t>Documentbeschrijving</w:t>
              </w:r>
            </w:ins>
          </w:p>
        </w:tc>
        <w:tc>
          <w:tcPr>
            <w:tcW w:w="709" w:type="dxa"/>
          </w:tcPr>
          <w:p w14:paraId="61160284" w14:textId="77777777" w:rsidR="00A12B93" w:rsidRPr="00172CD1" w:rsidRDefault="00A12B93" w:rsidP="00A12B93">
            <w:pPr>
              <w:rPr>
                <w:ins w:id="4946" w:author="Michiel Verhoef" w:date="2015-03-12T11:42:00Z"/>
                <w:lang w:eastAsia="nl-NL"/>
              </w:rPr>
            </w:pPr>
            <w:ins w:id="4947" w:author="Michiel Verhoef" w:date="2015-03-12T11:42:00Z">
              <w:r w:rsidRPr="00172CD1">
                <w:rPr>
                  <w:lang w:eastAsia="nl-NL"/>
                </w:rPr>
                <w:t>o</w:t>
              </w:r>
            </w:ins>
          </w:p>
        </w:tc>
      </w:tr>
      <w:tr w:rsidR="00A12B93" w:rsidRPr="00C709C8" w14:paraId="7CBC2600" w14:textId="77777777" w:rsidTr="00A12B93">
        <w:trPr>
          <w:ins w:id="4948" w:author="Michiel Verhoef" w:date="2015-03-12T11:42:00Z"/>
        </w:trPr>
        <w:tc>
          <w:tcPr>
            <w:tcW w:w="6062" w:type="dxa"/>
          </w:tcPr>
          <w:p w14:paraId="47A455C9" w14:textId="77777777" w:rsidR="00A12B93" w:rsidRDefault="00A12B93" w:rsidP="00A12B93">
            <w:pPr>
              <w:rPr>
                <w:ins w:id="4949" w:author="Michiel Verhoef" w:date="2015-03-12T11:42:00Z"/>
                <w:lang w:eastAsia="nl-NL"/>
              </w:rPr>
            </w:pPr>
            <w:ins w:id="4950" w:author="Michiel Verhoef" w:date="2015-03-12T11:42:00Z">
              <w:r>
                <w:rPr>
                  <w:lang w:eastAsia="nl-NL"/>
                </w:rPr>
                <w:t>antwoord . object . heeftRelevant . gerelateerde . verzenddatum</w:t>
              </w:r>
            </w:ins>
          </w:p>
        </w:tc>
        <w:tc>
          <w:tcPr>
            <w:tcW w:w="3260" w:type="dxa"/>
          </w:tcPr>
          <w:p w14:paraId="067BE121" w14:textId="77777777" w:rsidR="00A12B93" w:rsidRPr="00172CD1" w:rsidRDefault="00A12B93" w:rsidP="00A12B93">
            <w:pPr>
              <w:rPr>
                <w:ins w:id="4951" w:author="Michiel Verhoef" w:date="2015-03-12T11:42:00Z"/>
                <w:lang w:eastAsia="nl-NL"/>
              </w:rPr>
            </w:pPr>
            <w:ins w:id="4952" w:author="Michiel Verhoef" w:date="2015-03-12T11:42:00Z">
              <w:r w:rsidRPr="00172CD1">
                <w:rPr>
                  <w:lang w:eastAsia="nl-NL"/>
                </w:rPr>
                <w:t>Document verzenddatum</w:t>
              </w:r>
            </w:ins>
          </w:p>
        </w:tc>
        <w:tc>
          <w:tcPr>
            <w:tcW w:w="709" w:type="dxa"/>
          </w:tcPr>
          <w:p w14:paraId="5978720C" w14:textId="77777777" w:rsidR="00A12B93" w:rsidRPr="00172CD1" w:rsidRDefault="00A12B93" w:rsidP="00A12B93">
            <w:pPr>
              <w:rPr>
                <w:ins w:id="4953" w:author="Michiel Verhoef" w:date="2015-03-12T11:42:00Z"/>
                <w:lang w:eastAsia="nl-NL"/>
              </w:rPr>
            </w:pPr>
            <w:ins w:id="4954" w:author="Michiel Verhoef" w:date="2015-03-12T11:42:00Z">
              <w:r w:rsidRPr="00172CD1">
                <w:rPr>
                  <w:lang w:eastAsia="nl-NL"/>
                </w:rPr>
                <w:t>o</w:t>
              </w:r>
            </w:ins>
          </w:p>
        </w:tc>
      </w:tr>
      <w:tr w:rsidR="00A12B93" w:rsidRPr="00C709C8" w14:paraId="7F5D4799" w14:textId="77777777" w:rsidTr="00A12B93">
        <w:trPr>
          <w:ins w:id="4955" w:author="Michiel Verhoef" w:date="2015-03-12T11:42:00Z"/>
        </w:trPr>
        <w:tc>
          <w:tcPr>
            <w:tcW w:w="6062" w:type="dxa"/>
          </w:tcPr>
          <w:p w14:paraId="590AC090" w14:textId="77777777" w:rsidR="00A12B93" w:rsidRDefault="00A12B93" w:rsidP="00A12B93">
            <w:pPr>
              <w:rPr>
                <w:ins w:id="4956" w:author="Michiel Verhoef" w:date="2015-03-12T11:42:00Z"/>
                <w:lang w:eastAsia="nl-NL"/>
              </w:rPr>
            </w:pPr>
            <w:ins w:id="4957" w:author="Michiel Verhoef" w:date="2015-03-12T11:42:00Z">
              <w:r>
                <w:rPr>
                  <w:lang w:eastAsia="nl-NL"/>
                </w:rPr>
                <w:t>antwoord . object . heeftRelevant . gerelateerde . vertrouwelijkheidAanduiding</w:t>
              </w:r>
            </w:ins>
          </w:p>
        </w:tc>
        <w:tc>
          <w:tcPr>
            <w:tcW w:w="3260" w:type="dxa"/>
          </w:tcPr>
          <w:p w14:paraId="0C8A4A2E" w14:textId="77777777" w:rsidR="00A12B93" w:rsidRPr="00172CD1" w:rsidRDefault="00A12B93" w:rsidP="00A12B93">
            <w:pPr>
              <w:rPr>
                <w:ins w:id="4958" w:author="Michiel Verhoef" w:date="2015-03-12T11:42:00Z"/>
                <w:lang w:eastAsia="nl-NL"/>
              </w:rPr>
            </w:pPr>
            <w:ins w:id="4959" w:author="Michiel Verhoef" w:date="2015-03-12T11:42:00Z">
              <w:r w:rsidRPr="00172CD1">
                <w:rPr>
                  <w:lang w:eastAsia="nl-NL"/>
                </w:rPr>
                <w:t>Vertrouwelijkaanduiding</w:t>
              </w:r>
            </w:ins>
          </w:p>
        </w:tc>
        <w:tc>
          <w:tcPr>
            <w:tcW w:w="709" w:type="dxa"/>
          </w:tcPr>
          <w:p w14:paraId="304C6F79" w14:textId="77777777" w:rsidR="00A12B93" w:rsidRPr="00172CD1" w:rsidRDefault="00A12B93" w:rsidP="00A12B93">
            <w:pPr>
              <w:rPr>
                <w:ins w:id="4960" w:author="Michiel Verhoef" w:date="2015-03-12T11:42:00Z"/>
                <w:lang w:eastAsia="nl-NL"/>
              </w:rPr>
            </w:pPr>
            <w:ins w:id="4961" w:author="Michiel Verhoef" w:date="2015-03-12T11:42:00Z">
              <w:r>
                <w:rPr>
                  <w:lang w:eastAsia="nl-NL"/>
                </w:rPr>
                <w:t>o</w:t>
              </w:r>
            </w:ins>
          </w:p>
        </w:tc>
      </w:tr>
      <w:tr w:rsidR="00A12B93" w:rsidRPr="00C709C8" w14:paraId="65F1C79A" w14:textId="77777777" w:rsidTr="00A12B93">
        <w:trPr>
          <w:ins w:id="4962" w:author="Michiel Verhoef" w:date="2015-03-12T11:42:00Z"/>
        </w:trPr>
        <w:tc>
          <w:tcPr>
            <w:tcW w:w="6062" w:type="dxa"/>
          </w:tcPr>
          <w:p w14:paraId="3890C633" w14:textId="77777777" w:rsidR="00A12B93" w:rsidRDefault="00A12B93" w:rsidP="00A12B93">
            <w:pPr>
              <w:rPr>
                <w:ins w:id="4963" w:author="Michiel Verhoef" w:date="2015-03-12T11:42:00Z"/>
                <w:lang w:eastAsia="nl-NL"/>
              </w:rPr>
            </w:pPr>
            <w:ins w:id="4964" w:author="Michiel Verhoef" w:date="2015-03-12T11:42:00Z">
              <w:r>
                <w:rPr>
                  <w:lang w:eastAsia="nl-NL"/>
                </w:rPr>
                <w:t>antwoord . object . heeftRelevant . gerelateerde . auteur</w:t>
              </w:r>
            </w:ins>
          </w:p>
        </w:tc>
        <w:tc>
          <w:tcPr>
            <w:tcW w:w="3260" w:type="dxa"/>
          </w:tcPr>
          <w:p w14:paraId="251051B2" w14:textId="77777777" w:rsidR="00A12B93" w:rsidRPr="00172CD1" w:rsidRDefault="00A12B93" w:rsidP="00A12B93">
            <w:pPr>
              <w:rPr>
                <w:ins w:id="4965" w:author="Michiel Verhoef" w:date="2015-03-12T11:42:00Z"/>
                <w:lang w:eastAsia="nl-NL"/>
              </w:rPr>
            </w:pPr>
            <w:ins w:id="4966" w:author="Michiel Verhoef" w:date="2015-03-12T11:42:00Z">
              <w:r w:rsidRPr="00172CD1">
                <w:rPr>
                  <w:lang w:eastAsia="nl-NL"/>
                </w:rPr>
                <w:t>Documentauteur</w:t>
              </w:r>
            </w:ins>
          </w:p>
        </w:tc>
        <w:tc>
          <w:tcPr>
            <w:tcW w:w="709" w:type="dxa"/>
          </w:tcPr>
          <w:p w14:paraId="7E1AD1DB" w14:textId="77777777" w:rsidR="00A12B93" w:rsidRPr="00172CD1" w:rsidRDefault="00A12B93" w:rsidP="00A12B93">
            <w:pPr>
              <w:rPr>
                <w:ins w:id="4967" w:author="Michiel Verhoef" w:date="2015-03-12T11:42:00Z"/>
                <w:lang w:eastAsia="nl-NL"/>
              </w:rPr>
            </w:pPr>
            <w:ins w:id="4968" w:author="Michiel Verhoef" w:date="2015-03-12T11:42:00Z">
              <w:r>
                <w:rPr>
                  <w:lang w:eastAsia="nl-NL"/>
                </w:rPr>
                <w:t>o</w:t>
              </w:r>
            </w:ins>
          </w:p>
        </w:tc>
      </w:tr>
      <w:tr w:rsidR="00A12B93" w:rsidRPr="00C709C8" w14:paraId="31C116A4" w14:textId="77777777" w:rsidTr="00A12B93">
        <w:trPr>
          <w:ins w:id="4969" w:author="Michiel Verhoef" w:date="2015-03-12T11:42:00Z"/>
        </w:trPr>
        <w:tc>
          <w:tcPr>
            <w:tcW w:w="6062" w:type="dxa"/>
          </w:tcPr>
          <w:p w14:paraId="07834154" w14:textId="77777777" w:rsidR="00A12B93" w:rsidRDefault="00A12B93" w:rsidP="00A12B93">
            <w:pPr>
              <w:rPr>
                <w:ins w:id="4970" w:author="Michiel Verhoef" w:date="2015-03-12T11:42:00Z"/>
                <w:lang w:eastAsia="nl-NL"/>
              </w:rPr>
            </w:pPr>
            <w:ins w:id="4971" w:author="Michiel Verhoef" w:date="2015-03-12T11:42:00Z">
              <w:r>
                <w:rPr>
                  <w:lang w:eastAsia="nl-NL"/>
                </w:rPr>
                <w:t>antwoord . object . heeftRelevant . gerelateerde . formaat</w:t>
              </w:r>
            </w:ins>
          </w:p>
        </w:tc>
        <w:tc>
          <w:tcPr>
            <w:tcW w:w="3260" w:type="dxa"/>
          </w:tcPr>
          <w:p w14:paraId="516DF9F3" w14:textId="77777777" w:rsidR="00A12B93" w:rsidRPr="00172CD1" w:rsidRDefault="00A12B93" w:rsidP="00A12B93">
            <w:pPr>
              <w:rPr>
                <w:ins w:id="4972" w:author="Michiel Verhoef" w:date="2015-03-12T11:42:00Z"/>
                <w:lang w:eastAsia="nl-NL"/>
              </w:rPr>
            </w:pPr>
            <w:ins w:id="4973" w:author="Michiel Verhoef" w:date="2015-03-12T11:42:00Z">
              <w:r w:rsidRPr="00172CD1">
                <w:rPr>
                  <w:lang w:eastAsia="nl-NL"/>
                </w:rPr>
                <w:t>Documentformaat</w:t>
              </w:r>
            </w:ins>
          </w:p>
        </w:tc>
        <w:tc>
          <w:tcPr>
            <w:tcW w:w="709" w:type="dxa"/>
          </w:tcPr>
          <w:p w14:paraId="031AAF3B" w14:textId="77777777" w:rsidR="00A12B93" w:rsidRPr="00172CD1" w:rsidRDefault="00A12B93" w:rsidP="00A12B93">
            <w:pPr>
              <w:rPr>
                <w:ins w:id="4974" w:author="Michiel Verhoef" w:date="2015-03-12T11:42:00Z"/>
                <w:lang w:eastAsia="nl-NL"/>
              </w:rPr>
            </w:pPr>
            <w:ins w:id="4975" w:author="Michiel Verhoef" w:date="2015-03-12T11:42:00Z">
              <w:r>
                <w:rPr>
                  <w:lang w:eastAsia="nl-NL"/>
                </w:rPr>
                <w:t>o</w:t>
              </w:r>
            </w:ins>
          </w:p>
        </w:tc>
      </w:tr>
      <w:tr w:rsidR="00A12B93" w:rsidRPr="00C709C8" w14:paraId="3725DA90" w14:textId="77777777" w:rsidTr="00A12B93">
        <w:trPr>
          <w:ins w:id="4976" w:author="Michiel Verhoef" w:date="2015-03-12T11:42:00Z"/>
        </w:trPr>
        <w:tc>
          <w:tcPr>
            <w:tcW w:w="6062" w:type="dxa"/>
          </w:tcPr>
          <w:p w14:paraId="578E71DD" w14:textId="77777777" w:rsidR="00A12B93" w:rsidRDefault="00A12B93" w:rsidP="00A12B93">
            <w:pPr>
              <w:rPr>
                <w:ins w:id="4977" w:author="Michiel Verhoef" w:date="2015-03-12T11:42:00Z"/>
                <w:lang w:eastAsia="nl-NL"/>
              </w:rPr>
            </w:pPr>
            <w:ins w:id="4978" w:author="Michiel Verhoef" w:date="2015-03-12T11:42:00Z">
              <w:r>
                <w:rPr>
                  <w:lang w:eastAsia="nl-NL"/>
                </w:rPr>
                <w:t>antwoord . object . heeftRelevant . gerelateerde . taal</w:t>
              </w:r>
            </w:ins>
          </w:p>
        </w:tc>
        <w:tc>
          <w:tcPr>
            <w:tcW w:w="3260" w:type="dxa"/>
          </w:tcPr>
          <w:p w14:paraId="0EB3056D" w14:textId="77777777" w:rsidR="00A12B93" w:rsidRPr="00172CD1" w:rsidRDefault="00A12B93" w:rsidP="00A12B93">
            <w:pPr>
              <w:rPr>
                <w:ins w:id="4979" w:author="Michiel Verhoef" w:date="2015-03-12T11:42:00Z"/>
                <w:lang w:eastAsia="nl-NL"/>
              </w:rPr>
            </w:pPr>
            <w:ins w:id="4980" w:author="Michiel Verhoef" w:date="2015-03-12T11:42:00Z">
              <w:r w:rsidRPr="00172CD1">
                <w:rPr>
                  <w:lang w:eastAsia="nl-NL"/>
                </w:rPr>
                <w:t>Documenttaal</w:t>
              </w:r>
            </w:ins>
          </w:p>
        </w:tc>
        <w:tc>
          <w:tcPr>
            <w:tcW w:w="709" w:type="dxa"/>
          </w:tcPr>
          <w:p w14:paraId="04E3EDC9" w14:textId="77777777" w:rsidR="00A12B93" w:rsidRPr="00172CD1" w:rsidRDefault="00A12B93" w:rsidP="00A12B93">
            <w:pPr>
              <w:rPr>
                <w:ins w:id="4981" w:author="Michiel Verhoef" w:date="2015-03-12T11:42:00Z"/>
                <w:lang w:eastAsia="nl-NL"/>
              </w:rPr>
            </w:pPr>
            <w:ins w:id="4982" w:author="Michiel Verhoef" w:date="2015-03-12T11:42:00Z">
              <w:r>
                <w:rPr>
                  <w:lang w:eastAsia="nl-NL"/>
                </w:rPr>
                <w:t>o</w:t>
              </w:r>
            </w:ins>
          </w:p>
        </w:tc>
      </w:tr>
      <w:tr w:rsidR="00A12B93" w:rsidRPr="00C709C8" w14:paraId="256B8924" w14:textId="77777777" w:rsidTr="00A12B93">
        <w:trPr>
          <w:ins w:id="4983" w:author="Michiel Verhoef" w:date="2015-03-12T11:42:00Z"/>
        </w:trPr>
        <w:tc>
          <w:tcPr>
            <w:tcW w:w="6062" w:type="dxa"/>
          </w:tcPr>
          <w:p w14:paraId="423E9609" w14:textId="77777777" w:rsidR="00A12B93" w:rsidRDefault="00A12B93" w:rsidP="00A12B93">
            <w:pPr>
              <w:rPr>
                <w:ins w:id="4984" w:author="Michiel Verhoef" w:date="2015-03-12T11:42:00Z"/>
                <w:lang w:eastAsia="nl-NL"/>
              </w:rPr>
            </w:pPr>
            <w:ins w:id="4985" w:author="Michiel Verhoef" w:date="2015-03-12T11:42:00Z">
              <w:r>
                <w:rPr>
                  <w:lang w:eastAsia="nl-NL"/>
                </w:rPr>
                <w:t>antwoord . object . heeftRelevant . gerelateerde . versie</w:t>
              </w:r>
            </w:ins>
          </w:p>
        </w:tc>
        <w:tc>
          <w:tcPr>
            <w:tcW w:w="3260" w:type="dxa"/>
          </w:tcPr>
          <w:p w14:paraId="760EBB4C" w14:textId="77777777" w:rsidR="00A12B93" w:rsidRPr="00172CD1" w:rsidRDefault="00A12B93" w:rsidP="00A12B93">
            <w:pPr>
              <w:rPr>
                <w:ins w:id="4986" w:author="Michiel Verhoef" w:date="2015-03-12T11:42:00Z"/>
                <w:lang w:eastAsia="nl-NL"/>
              </w:rPr>
            </w:pPr>
            <w:ins w:id="4987" w:author="Michiel Verhoef" w:date="2015-03-12T11:42:00Z">
              <w:r w:rsidRPr="00172CD1">
                <w:rPr>
                  <w:lang w:eastAsia="nl-NL"/>
                </w:rPr>
                <w:t>Documentversie</w:t>
              </w:r>
            </w:ins>
          </w:p>
        </w:tc>
        <w:tc>
          <w:tcPr>
            <w:tcW w:w="709" w:type="dxa"/>
          </w:tcPr>
          <w:p w14:paraId="2E343F42" w14:textId="77777777" w:rsidR="00A12B93" w:rsidRPr="00172CD1" w:rsidRDefault="00A12B93" w:rsidP="00A12B93">
            <w:pPr>
              <w:rPr>
                <w:ins w:id="4988" w:author="Michiel Verhoef" w:date="2015-03-12T11:42:00Z"/>
                <w:lang w:eastAsia="nl-NL"/>
              </w:rPr>
            </w:pPr>
            <w:ins w:id="4989" w:author="Michiel Verhoef" w:date="2015-03-12T11:42:00Z">
              <w:r w:rsidRPr="00172CD1">
                <w:rPr>
                  <w:lang w:eastAsia="nl-NL"/>
                </w:rPr>
                <w:t>o</w:t>
              </w:r>
            </w:ins>
          </w:p>
        </w:tc>
      </w:tr>
      <w:tr w:rsidR="00A12B93" w:rsidRPr="00C709C8" w14:paraId="66FCD7B9" w14:textId="77777777" w:rsidTr="00A12B93">
        <w:trPr>
          <w:ins w:id="4990" w:author="Michiel Verhoef" w:date="2015-03-12T11:42:00Z"/>
        </w:trPr>
        <w:tc>
          <w:tcPr>
            <w:tcW w:w="6062" w:type="dxa"/>
          </w:tcPr>
          <w:p w14:paraId="2978EC77" w14:textId="77777777" w:rsidR="00A12B93" w:rsidRDefault="00A12B93" w:rsidP="00A12B93">
            <w:pPr>
              <w:rPr>
                <w:ins w:id="4991" w:author="Michiel Verhoef" w:date="2015-03-12T11:42:00Z"/>
                <w:lang w:eastAsia="nl-NL"/>
              </w:rPr>
            </w:pPr>
            <w:ins w:id="4992" w:author="Michiel Verhoef" w:date="2015-03-12T11:42:00Z">
              <w:r>
                <w:rPr>
                  <w:lang w:eastAsia="nl-NL"/>
                </w:rPr>
                <w:t>antwoord . object . heeftRelevant . gerelateerde . status</w:t>
              </w:r>
            </w:ins>
          </w:p>
        </w:tc>
        <w:tc>
          <w:tcPr>
            <w:tcW w:w="3260" w:type="dxa"/>
          </w:tcPr>
          <w:p w14:paraId="1F146886" w14:textId="77777777" w:rsidR="00A12B93" w:rsidRPr="00172CD1" w:rsidRDefault="00A12B93" w:rsidP="00A12B93">
            <w:pPr>
              <w:rPr>
                <w:ins w:id="4993" w:author="Michiel Verhoef" w:date="2015-03-12T11:42:00Z"/>
                <w:lang w:eastAsia="nl-NL"/>
              </w:rPr>
            </w:pPr>
            <w:ins w:id="4994" w:author="Michiel Verhoef" w:date="2015-03-12T11:42:00Z">
              <w:r w:rsidRPr="00172CD1">
                <w:rPr>
                  <w:lang w:eastAsia="nl-NL"/>
                </w:rPr>
                <w:t>Documentstatus</w:t>
              </w:r>
            </w:ins>
          </w:p>
        </w:tc>
        <w:tc>
          <w:tcPr>
            <w:tcW w:w="709" w:type="dxa"/>
          </w:tcPr>
          <w:p w14:paraId="6CFAA79B" w14:textId="77777777" w:rsidR="00A12B93" w:rsidRPr="00172CD1" w:rsidRDefault="00A12B93" w:rsidP="00A12B93">
            <w:pPr>
              <w:rPr>
                <w:ins w:id="4995" w:author="Michiel Verhoef" w:date="2015-03-12T11:42:00Z"/>
                <w:lang w:eastAsia="nl-NL"/>
              </w:rPr>
            </w:pPr>
            <w:ins w:id="4996" w:author="Michiel Verhoef" w:date="2015-03-12T11:42:00Z">
              <w:r w:rsidRPr="00172CD1">
                <w:rPr>
                  <w:lang w:eastAsia="nl-NL"/>
                </w:rPr>
                <w:t>o</w:t>
              </w:r>
            </w:ins>
          </w:p>
        </w:tc>
      </w:tr>
      <w:tr w:rsidR="00A12B93" w:rsidRPr="00C709C8" w14:paraId="6EB4E807" w14:textId="77777777" w:rsidTr="00A12B93">
        <w:trPr>
          <w:ins w:id="4997" w:author="Michiel Verhoef" w:date="2015-03-12T11:42:00Z"/>
        </w:trPr>
        <w:tc>
          <w:tcPr>
            <w:tcW w:w="6062" w:type="dxa"/>
          </w:tcPr>
          <w:p w14:paraId="0CECBC23" w14:textId="77777777" w:rsidR="00A12B93" w:rsidRDefault="00A12B93" w:rsidP="00A12B93">
            <w:pPr>
              <w:rPr>
                <w:ins w:id="4998" w:author="Michiel Verhoef" w:date="2015-03-12T11:42:00Z"/>
                <w:lang w:eastAsia="nl-NL"/>
              </w:rPr>
            </w:pPr>
            <w:ins w:id="4999" w:author="Michiel Verhoef" w:date="2015-03-12T11:42:00Z">
              <w:r>
                <w:rPr>
                  <w:lang w:eastAsia="nl-NL"/>
                </w:rPr>
                <w:t>antwoord . object . heeftRelevant . gerelateerde . link</w:t>
              </w:r>
            </w:ins>
          </w:p>
        </w:tc>
        <w:tc>
          <w:tcPr>
            <w:tcW w:w="3260" w:type="dxa"/>
          </w:tcPr>
          <w:p w14:paraId="70FA3BB7" w14:textId="77777777" w:rsidR="00A12B93" w:rsidRPr="00172CD1" w:rsidRDefault="00A12B93" w:rsidP="00A12B93">
            <w:pPr>
              <w:rPr>
                <w:ins w:id="5000" w:author="Michiel Verhoef" w:date="2015-03-12T11:42:00Z"/>
                <w:lang w:eastAsia="nl-NL"/>
              </w:rPr>
            </w:pPr>
            <w:ins w:id="5001" w:author="Michiel Verhoef" w:date="2015-03-12T11:42:00Z">
              <w:r w:rsidRPr="00172CD1">
                <w:rPr>
                  <w:lang w:eastAsia="nl-NL"/>
                </w:rPr>
                <w:t>Documentlink</w:t>
              </w:r>
            </w:ins>
          </w:p>
        </w:tc>
        <w:tc>
          <w:tcPr>
            <w:tcW w:w="709" w:type="dxa"/>
          </w:tcPr>
          <w:p w14:paraId="4AD1D3BD" w14:textId="77777777" w:rsidR="00A12B93" w:rsidRPr="00172CD1" w:rsidRDefault="00A12B93" w:rsidP="00A12B93">
            <w:pPr>
              <w:rPr>
                <w:ins w:id="5002" w:author="Michiel Verhoef" w:date="2015-03-12T11:42:00Z"/>
                <w:lang w:eastAsia="nl-NL"/>
              </w:rPr>
            </w:pPr>
            <w:ins w:id="5003" w:author="Michiel Verhoef" w:date="2015-03-12T11:42:00Z">
              <w:r w:rsidRPr="00172CD1">
                <w:rPr>
                  <w:lang w:eastAsia="nl-NL"/>
                </w:rPr>
                <w:t>o</w:t>
              </w:r>
            </w:ins>
          </w:p>
        </w:tc>
      </w:tr>
      <w:tr w:rsidR="00670B81" w:rsidRPr="00C709C8" w14:paraId="77764BA3" w14:textId="77777777" w:rsidTr="00A12B93">
        <w:trPr>
          <w:ins w:id="5004" w:author="Michiel Verhoef" w:date="2015-07-01T15:30:00Z"/>
        </w:trPr>
        <w:tc>
          <w:tcPr>
            <w:tcW w:w="6062" w:type="dxa"/>
          </w:tcPr>
          <w:p w14:paraId="0C82D701" w14:textId="35F09624" w:rsidR="00670B81" w:rsidRDefault="00670B81" w:rsidP="00A12B93">
            <w:pPr>
              <w:rPr>
                <w:ins w:id="5005" w:author="Michiel Verhoef" w:date="2015-07-01T15:30:00Z"/>
                <w:lang w:eastAsia="nl-NL"/>
              </w:rPr>
            </w:pPr>
            <w:ins w:id="5006" w:author="Michiel Verhoef" w:date="2015-07-01T15:30:00Z">
              <w:r>
                <w:rPr>
                  <w:lang w:eastAsia="nl-NL"/>
                </w:rPr>
                <w:t>antwoord.object.checkout.checkedOutId</w:t>
              </w:r>
            </w:ins>
          </w:p>
        </w:tc>
        <w:tc>
          <w:tcPr>
            <w:tcW w:w="3260" w:type="dxa"/>
          </w:tcPr>
          <w:p w14:paraId="127EFC69" w14:textId="44B7C682" w:rsidR="00670B81" w:rsidRPr="00172CD1" w:rsidRDefault="007D4AA9" w:rsidP="007D4AA9">
            <w:pPr>
              <w:rPr>
                <w:ins w:id="5007" w:author="Michiel Verhoef" w:date="2015-07-01T15:30:00Z"/>
                <w:lang w:eastAsia="nl-NL"/>
              </w:rPr>
            </w:pPr>
            <w:ins w:id="5008" w:author="Michiel Verhoef" w:date="2015-07-01T15:32:00Z">
              <w:r>
                <w:rPr>
                  <w:lang w:eastAsia="nl-NL"/>
                </w:rPr>
                <w:t>CMIS:</w:t>
              </w:r>
            </w:ins>
            <w:ins w:id="5009" w:author="Michiel Verhoef" w:date="2015-07-01T15:34:00Z">
              <w:r>
                <w:rPr>
                  <w:lang w:eastAsia="nl-NL"/>
                </w:rPr>
                <w:t>C</w:t>
              </w:r>
            </w:ins>
            <w:ins w:id="5010" w:author="Michiel Verhoef" w:date="2015-07-01T15:33:00Z">
              <w:r>
                <w:rPr>
                  <w:lang w:eastAsia="nl-NL"/>
                </w:rPr>
                <w:t>heckedOutId</w:t>
              </w:r>
            </w:ins>
          </w:p>
        </w:tc>
        <w:tc>
          <w:tcPr>
            <w:tcW w:w="709" w:type="dxa"/>
          </w:tcPr>
          <w:p w14:paraId="2CA600B8" w14:textId="1CB90D48" w:rsidR="00670B81" w:rsidRPr="00172CD1" w:rsidRDefault="00670B81" w:rsidP="00A12B93">
            <w:pPr>
              <w:rPr>
                <w:ins w:id="5011" w:author="Michiel Verhoef" w:date="2015-07-01T15:30:00Z"/>
                <w:lang w:eastAsia="nl-NL"/>
              </w:rPr>
            </w:pPr>
            <w:ins w:id="5012" w:author="Michiel Verhoef" w:date="2015-07-01T15:30:00Z">
              <w:r>
                <w:rPr>
                  <w:lang w:eastAsia="nl-NL"/>
                </w:rPr>
                <w:t>o</w:t>
              </w:r>
            </w:ins>
          </w:p>
        </w:tc>
      </w:tr>
      <w:tr w:rsidR="00670B81" w:rsidRPr="00C709C8" w14:paraId="591F3076" w14:textId="77777777" w:rsidTr="00A12B93">
        <w:trPr>
          <w:ins w:id="5013" w:author="Michiel Verhoef" w:date="2015-07-01T15:30:00Z"/>
        </w:trPr>
        <w:tc>
          <w:tcPr>
            <w:tcW w:w="6062" w:type="dxa"/>
          </w:tcPr>
          <w:p w14:paraId="144B363E" w14:textId="776D5B99" w:rsidR="00670B81" w:rsidRDefault="00670B81" w:rsidP="00A12B93">
            <w:pPr>
              <w:rPr>
                <w:ins w:id="5014" w:author="Michiel Verhoef" w:date="2015-07-01T15:30:00Z"/>
                <w:lang w:eastAsia="nl-NL"/>
              </w:rPr>
            </w:pPr>
            <w:ins w:id="5015" w:author="Michiel Verhoef" w:date="2015-07-01T15:30:00Z">
              <w:r>
                <w:rPr>
                  <w:lang w:eastAsia="nl-NL"/>
                </w:rPr>
                <w:t>antwoord.object.checkout.checkedOut</w:t>
              </w:r>
            </w:ins>
            <w:ins w:id="5016" w:author="Michiel Verhoef" w:date="2015-07-01T15:31:00Z">
              <w:r>
                <w:rPr>
                  <w:lang w:eastAsia="nl-NL"/>
                </w:rPr>
                <w:t>By</w:t>
              </w:r>
            </w:ins>
          </w:p>
        </w:tc>
        <w:tc>
          <w:tcPr>
            <w:tcW w:w="3260" w:type="dxa"/>
          </w:tcPr>
          <w:p w14:paraId="246C940F" w14:textId="5EA1C4CB" w:rsidR="00670B81" w:rsidRPr="00172CD1" w:rsidRDefault="007D4AA9" w:rsidP="007D4AA9">
            <w:pPr>
              <w:rPr>
                <w:ins w:id="5017" w:author="Michiel Verhoef" w:date="2015-07-01T15:30:00Z"/>
                <w:lang w:eastAsia="nl-NL"/>
              </w:rPr>
            </w:pPr>
            <w:ins w:id="5018" w:author="Michiel Verhoef" w:date="2015-07-01T15:34:00Z">
              <w:r>
                <w:rPr>
                  <w:lang w:eastAsia="nl-NL"/>
                </w:rPr>
                <w:t>CMIS:CheckedOutBy</w:t>
              </w:r>
            </w:ins>
          </w:p>
        </w:tc>
        <w:tc>
          <w:tcPr>
            <w:tcW w:w="709" w:type="dxa"/>
          </w:tcPr>
          <w:p w14:paraId="7478CB61" w14:textId="23D593C6" w:rsidR="00670B81" w:rsidRDefault="00670B81" w:rsidP="00A12B93">
            <w:pPr>
              <w:rPr>
                <w:ins w:id="5019" w:author="Michiel Verhoef" w:date="2015-07-01T15:30:00Z"/>
                <w:lang w:eastAsia="nl-NL"/>
              </w:rPr>
            </w:pPr>
            <w:ins w:id="5020" w:author="Michiel Verhoef" w:date="2015-07-01T15:31:00Z">
              <w:r>
                <w:rPr>
                  <w:lang w:eastAsia="nl-NL"/>
                </w:rPr>
                <w:t>o</w:t>
              </w:r>
            </w:ins>
          </w:p>
        </w:tc>
      </w:tr>
      <w:tr w:rsidR="00670B81" w:rsidRPr="00C709C8" w14:paraId="557167F7" w14:textId="77777777" w:rsidTr="00A12B93">
        <w:trPr>
          <w:ins w:id="5021" w:author="Michiel Verhoef" w:date="2015-07-01T15:31:00Z"/>
        </w:trPr>
        <w:tc>
          <w:tcPr>
            <w:tcW w:w="6062" w:type="dxa"/>
          </w:tcPr>
          <w:p w14:paraId="56EEE2D4" w14:textId="09234092" w:rsidR="00670B81" w:rsidRDefault="00670B81" w:rsidP="00A12B93">
            <w:pPr>
              <w:rPr>
                <w:ins w:id="5022" w:author="Michiel Verhoef" w:date="2015-07-01T15:31:00Z"/>
                <w:lang w:eastAsia="nl-NL"/>
              </w:rPr>
            </w:pPr>
            <w:ins w:id="5023" w:author="Michiel Verhoef" w:date="2015-07-01T15:31:00Z">
              <w:r>
                <w:rPr>
                  <w:lang w:eastAsia="nl-NL"/>
                </w:rPr>
                <w:t>antwoord.object.checkout.versioningState</w:t>
              </w:r>
            </w:ins>
          </w:p>
        </w:tc>
        <w:tc>
          <w:tcPr>
            <w:tcW w:w="3260" w:type="dxa"/>
          </w:tcPr>
          <w:p w14:paraId="2580BA21" w14:textId="7F07965B" w:rsidR="00670B81" w:rsidRPr="00172CD1" w:rsidRDefault="007D4AA9" w:rsidP="00A12B93">
            <w:pPr>
              <w:rPr>
                <w:ins w:id="5024" w:author="Michiel Verhoef" w:date="2015-07-01T15:31:00Z"/>
                <w:lang w:eastAsia="nl-NL"/>
              </w:rPr>
            </w:pPr>
            <w:ins w:id="5025" w:author="Michiel Verhoef" w:date="2015-07-01T15:34:00Z">
              <w:r>
                <w:rPr>
                  <w:lang w:eastAsia="nl-NL"/>
                </w:rPr>
                <w:t>CMIS:versioningState</w:t>
              </w:r>
            </w:ins>
          </w:p>
        </w:tc>
        <w:tc>
          <w:tcPr>
            <w:tcW w:w="709" w:type="dxa"/>
          </w:tcPr>
          <w:p w14:paraId="56715908" w14:textId="2870D45E" w:rsidR="00670B81" w:rsidRDefault="00670B81" w:rsidP="00A12B93">
            <w:pPr>
              <w:rPr>
                <w:ins w:id="5026" w:author="Michiel Verhoef" w:date="2015-07-01T15:31:00Z"/>
                <w:lang w:eastAsia="nl-NL"/>
              </w:rPr>
            </w:pPr>
            <w:ins w:id="5027" w:author="Michiel Verhoef" w:date="2015-07-01T15:31:00Z">
              <w:r>
                <w:rPr>
                  <w:lang w:eastAsia="nl-NL"/>
                </w:rPr>
                <w:t>o</w:t>
              </w:r>
            </w:ins>
          </w:p>
        </w:tc>
      </w:tr>
    </w:tbl>
    <w:p w14:paraId="2D3643BD" w14:textId="77777777" w:rsidR="00A12B93" w:rsidRPr="00E57F8A" w:rsidRDefault="00A12B93" w:rsidP="00A12B93">
      <w:pPr>
        <w:rPr>
          <w:ins w:id="5028" w:author="Michiel Verhoef" w:date="2015-03-12T11:42:00Z"/>
          <w:lang w:eastAsia="nl-NL"/>
        </w:rPr>
      </w:pPr>
    </w:p>
    <w:p w14:paraId="38584F09" w14:textId="2FD012B4" w:rsidR="0024717A" w:rsidRPr="0024717A" w:rsidRDefault="0024717A">
      <w:pPr>
        <w:pStyle w:val="Kop2"/>
        <w:numPr>
          <w:ilvl w:val="0"/>
          <w:numId w:val="0"/>
        </w:numPr>
        <w:ind w:left="576"/>
        <w:pPrChange w:id="5029" w:author="Michiel Verhoef" w:date="2015-03-12T11:17:00Z">
          <w:pPr>
            <w:pStyle w:val="Kop1"/>
            <w:numPr>
              <w:numId w:val="0"/>
            </w:numPr>
            <w:ind w:left="0" w:firstLine="0"/>
          </w:pPr>
        </w:pPrChange>
      </w:pPr>
    </w:p>
    <w:p w14:paraId="4F62D4CB" w14:textId="77777777" w:rsidR="000234EA" w:rsidRDefault="006865DE" w:rsidP="00C2510B">
      <w:pPr>
        <w:pStyle w:val="Kop1"/>
        <w:numPr>
          <w:ilvl w:val="0"/>
          <w:numId w:val="0"/>
        </w:numPr>
      </w:pPr>
      <w:r>
        <w:br w:type="page"/>
      </w:r>
      <w:bookmarkStart w:id="5030" w:name="_Toc402174463"/>
      <w:r w:rsidR="000234EA">
        <w:lastRenderedPageBreak/>
        <w:t xml:space="preserve">Bijlage </w:t>
      </w:r>
      <w:r w:rsidR="00F153B9">
        <w:t>A</w:t>
      </w:r>
      <w:r w:rsidR="000234EA">
        <w:t>: Afkortingen</w:t>
      </w:r>
      <w:r w:rsidR="00874FF2">
        <w:t>,</w:t>
      </w:r>
      <w:r w:rsidR="000234EA">
        <w:t xml:space="preserve"> begrippen</w:t>
      </w:r>
      <w:r w:rsidR="00874FF2">
        <w:t xml:space="preserve"> en symbolen</w:t>
      </w:r>
      <w:bookmarkEnd w:id="5030"/>
    </w:p>
    <w:p w14:paraId="1D8A5F3E" w14:textId="77777777" w:rsidR="000234EA" w:rsidRDefault="000234EA" w:rsidP="003B06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031" w:author="Joost Wijnings" w:date="2014-04-05T01:0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35"/>
        <w:gridCol w:w="6977"/>
        <w:tblGridChange w:id="5032">
          <w:tblGrid>
            <w:gridCol w:w="2235"/>
            <w:gridCol w:w="6977"/>
          </w:tblGrid>
        </w:tblGridChange>
      </w:tblGrid>
      <w:tr w:rsidR="000234EA" w:rsidRPr="00AF7C04" w14:paraId="5B266621" w14:textId="77777777" w:rsidTr="00F90FA6">
        <w:tc>
          <w:tcPr>
            <w:tcW w:w="2235" w:type="dxa"/>
            <w:shd w:val="clear" w:color="auto" w:fill="C0504D"/>
            <w:tcPrChange w:id="5033" w:author="Joost Wijnings" w:date="2014-04-05T01:08:00Z">
              <w:tcPr>
                <w:tcW w:w="2235" w:type="dxa"/>
                <w:shd w:val="solid" w:color="auto" w:fill="000000"/>
              </w:tcPr>
            </w:tcPrChange>
          </w:tcPr>
          <w:p w14:paraId="60748BCA" w14:textId="77777777" w:rsidR="000234EA" w:rsidRPr="00F90FA6" w:rsidRDefault="000234EA" w:rsidP="000234EA">
            <w:pPr>
              <w:rPr>
                <w:b/>
                <w:color w:val="FFFFFF" w:themeColor="background1"/>
                <w:rPrChange w:id="5034" w:author="Joost Wijnings" w:date="2014-04-05T01:08:00Z">
                  <w:rPr>
                    <w:b/>
                  </w:rPr>
                </w:rPrChange>
              </w:rPr>
            </w:pPr>
            <w:r w:rsidRPr="00F90FA6">
              <w:rPr>
                <w:b/>
                <w:color w:val="FFFFFF" w:themeColor="background1"/>
                <w:rPrChange w:id="5035" w:author="Joost Wijnings" w:date="2014-04-05T01:08:00Z">
                  <w:rPr>
                    <w:b/>
                  </w:rPr>
                </w:rPrChange>
              </w:rPr>
              <w:t>Afkorting</w:t>
            </w:r>
          </w:p>
        </w:tc>
        <w:tc>
          <w:tcPr>
            <w:tcW w:w="6977" w:type="dxa"/>
            <w:shd w:val="clear" w:color="auto" w:fill="C0504D"/>
            <w:tcPrChange w:id="5036" w:author="Joost Wijnings" w:date="2014-04-05T01:08:00Z">
              <w:tcPr>
                <w:tcW w:w="6977" w:type="dxa"/>
                <w:shd w:val="solid" w:color="auto" w:fill="000000"/>
              </w:tcPr>
            </w:tcPrChange>
          </w:tcPr>
          <w:p w14:paraId="72239C0C" w14:textId="77777777" w:rsidR="000234EA" w:rsidRPr="00F90FA6" w:rsidRDefault="000234EA" w:rsidP="000234EA">
            <w:pPr>
              <w:rPr>
                <w:b/>
                <w:color w:val="FFFFFF" w:themeColor="background1"/>
                <w:rPrChange w:id="5037" w:author="Joost Wijnings" w:date="2014-04-05T01:08:00Z">
                  <w:rPr>
                    <w:b/>
                  </w:rPr>
                </w:rPrChange>
              </w:rPr>
            </w:pPr>
            <w:r w:rsidRPr="00F90FA6">
              <w:rPr>
                <w:b/>
                <w:color w:val="FFFFFF" w:themeColor="background1"/>
                <w:rPrChange w:id="5038" w:author="Joost Wijnings" w:date="2014-04-05T01:08:00Z">
                  <w:rPr>
                    <w:b/>
                  </w:rPr>
                </w:rPrChange>
              </w:rPr>
              <w:t>Omschrijving</w:t>
            </w:r>
          </w:p>
        </w:tc>
      </w:tr>
      <w:tr w:rsidR="000234EA" w:rsidRPr="00AF7C04" w14:paraId="0DBF6E6D" w14:textId="77777777" w:rsidTr="000234EA">
        <w:tc>
          <w:tcPr>
            <w:tcW w:w="2235" w:type="dxa"/>
          </w:tcPr>
          <w:p w14:paraId="6B28DDDF" w14:textId="77777777" w:rsidR="000234EA" w:rsidRPr="00AF7C04" w:rsidRDefault="002652D1" w:rsidP="000234EA">
            <w:r>
              <w:t>GEMMA</w:t>
            </w:r>
          </w:p>
        </w:tc>
        <w:tc>
          <w:tcPr>
            <w:tcW w:w="6977" w:type="dxa"/>
          </w:tcPr>
          <w:p w14:paraId="19D4A4B5" w14:textId="77777777" w:rsidR="000234EA" w:rsidRPr="00AF7C04" w:rsidRDefault="002652D1" w:rsidP="000234EA">
            <w:r>
              <w:t>Gemeentelijke Model Architectuur</w:t>
            </w:r>
          </w:p>
        </w:tc>
      </w:tr>
      <w:tr w:rsidR="002652D1" w:rsidRPr="00AF7C04" w14:paraId="39CF6B38" w14:textId="77777777" w:rsidTr="000234EA">
        <w:tc>
          <w:tcPr>
            <w:tcW w:w="2235" w:type="dxa"/>
          </w:tcPr>
          <w:p w14:paraId="03FC07B2" w14:textId="77777777" w:rsidR="002652D1" w:rsidRPr="00AF7C04" w:rsidRDefault="002652D1" w:rsidP="00882C35">
            <w:r w:rsidRPr="00AF7C04">
              <w:t>ZS</w:t>
            </w:r>
          </w:p>
        </w:tc>
        <w:tc>
          <w:tcPr>
            <w:tcW w:w="6977" w:type="dxa"/>
          </w:tcPr>
          <w:p w14:paraId="76BFDEB3" w14:textId="77777777" w:rsidR="002652D1" w:rsidRPr="00AF7C04" w:rsidRDefault="002652D1" w:rsidP="00882C35">
            <w:r w:rsidRPr="00AF7C04">
              <w:t>Zaaksysteem</w:t>
            </w:r>
          </w:p>
        </w:tc>
      </w:tr>
      <w:tr w:rsidR="00F153B9" w:rsidRPr="00AF7C04" w14:paraId="54D31BD6" w14:textId="77777777" w:rsidTr="000234EA">
        <w:tc>
          <w:tcPr>
            <w:tcW w:w="2235" w:type="dxa"/>
          </w:tcPr>
          <w:p w14:paraId="6551164A" w14:textId="77777777" w:rsidR="00F153B9" w:rsidRPr="00AF7C04" w:rsidRDefault="00F153B9" w:rsidP="00882C35">
            <w:r>
              <w:t>ZM</w:t>
            </w:r>
          </w:p>
        </w:tc>
        <w:tc>
          <w:tcPr>
            <w:tcW w:w="6977" w:type="dxa"/>
          </w:tcPr>
          <w:p w14:paraId="72D0F1A4" w14:textId="77777777" w:rsidR="00F153B9" w:rsidRPr="00AF7C04" w:rsidRDefault="00F153B9" w:rsidP="00882C35">
            <w:r>
              <w:t>Zakenmagazijn</w:t>
            </w:r>
          </w:p>
        </w:tc>
      </w:tr>
      <w:tr w:rsidR="002652D1" w:rsidRPr="00AF7C04" w14:paraId="695ADC03" w14:textId="77777777" w:rsidTr="000234EA">
        <w:tc>
          <w:tcPr>
            <w:tcW w:w="2235" w:type="dxa"/>
          </w:tcPr>
          <w:p w14:paraId="41DFB2F0" w14:textId="77777777" w:rsidR="002652D1" w:rsidRPr="00AF7C04" w:rsidRDefault="002652D1" w:rsidP="000234EA">
            <w:r w:rsidRPr="00AF7C04">
              <w:t>DMS</w:t>
            </w:r>
          </w:p>
        </w:tc>
        <w:tc>
          <w:tcPr>
            <w:tcW w:w="6977" w:type="dxa"/>
          </w:tcPr>
          <w:p w14:paraId="3DE084FE" w14:textId="77777777" w:rsidR="002652D1" w:rsidRPr="00AF7C04" w:rsidRDefault="002652D1" w:rsidP="000234EA">
            <w:r w:rsidRPr="00AF7C04">
              <w:t xml:space="preserve">Document </w:t>
            </w:r>
            <w:r>
              <w:t>M</w:t>
            </w:r>
            <w:r w:rsidRPr="00AF7C04">
              <w:t>anagement Systeem</w:t>
            </w:r>
          </w:p>
        </w:tc>
      </w:tr>
      <w:tr w:rsidR="0044730B" w:rsidRPr="00AF7C04" w14:paraId="7408747C" w14:textId="77777777" w:rsidTr="000234EA">
        <w:tc>
          <w:tcPr>
            <w:tcW w:w="2235" w:type="dxa"/>
          </w:tcPr>
          <w:p w14:paraId="5DB753D4" w14:textId="77777777" w:rsidR="0044730B" w:rsidRPr="00AF7C04" w:rsidRDefault="0044730B" w:rsidP="000234EA">
            <w:r>
              <w:t>Gemma</w:t>
            </w:r>
          </w:p>
        </w:tc>
        <w:tc>
          <w:tcPr>
            <w:tcW w:w="6977" w:type="dxa"/>
          </w:tcPr>
          <w:p w14:paraId="5D17C5B4" w14:textId="77777777" w:rsidR="0044730B" w:rsidRPr="00AF7C04" w:rsidRDefault="0044730B" w:rsidP="000234EA">
            <w:r>
              <w:t>Gemeentelijke Model Architectuur</w:t>
            </w:r>
          </w:p>
        </w:tc>
      </w:tr>
      <w:tr w:rsidR="002652D1" w:rsidRPr="00147A5D" w14:paraId="54F9249F" w14:textId="77777777" w:rsidTr="000234EA">
        <w:tc>
          <w:tcPr>
            <w:tcW w:w="2235" w:type="dxa"/>
          </w:tcPr>
          <w:p w14:paraId="0369C10C" w14:textId="77777777" w:rsidR="002652D1" w:rsidRPr="00AF7C04" w:rsidRDefault="002652D1" w:rsidP="000234EA">
            <w:r w:rsidRPr="00AF7C04">
              <w:t>SC</w:t>
            </w:r>
          </w:p>
        </w:tc>
        <w:tc>
          <w:tcPr>
            <w:tcW w:w="6977" w:type="dxa"/>
          </w:tcPr>
          <w:p w14:paraId="0B1F908D" w14:textId="77777777" w:rsidR="002652D1" w:rsidRPr="00AF7C04" w:rsidRDefault="002652D1" w:rsidP="002652D1">
            <w:r w:rsidRPr="00AF7C04">
              <w:t>Service Consumer</w:t>
            </w:r>
            <w:r>
              <w:t>, het systeem, de applicatie of component die de functie als afnemer gebruikt</w:t>
            </w:r>
          </w:p>
        </w:tc>
      </w:tr>
      <w:tr w:rsidR="002652D1" w:rsidRPr="00147A5D" w14:paraId="43F37AE5" w14:textId="77777777" w:rsidTr="000234EA">
        <w:tc>
          <w:tcPr>
            <w:tcW w:w="2235" w:type="dxa"/>
          </w:tcPr>
          <w:p w14:paraId="74FED8D3" w14:textId="77777777" w:rsidR="002652D1" w:rsidRPr="00AF7C04" w:rsidRDefault="002652D1" w:rsidP="000234EA">
            <w:r w:rsidRPr="00AF7C04">
              <w:t>SP</w:t>
            </w:r>
          </w:p>
        </w:tc>
        <w:tc>
          <w:tcPr>
            <w:tcW w:w="6977" w:type="dxa"/>
          </w:tcPr>
          <w:p w14:paraId="6FD11A86" w14:textId="77777777" w:rsidR="002652D1" w:rsidRPr="00AF7C04" w:rsidRDefault="002652D1" w:rsidP="002652D1">
            <w:r w:rsidRPr="00AF7C04">
              <w:t>Service Provider</w:t>
            </w:r>
            <w:r>
              <w:t>, het systeem, de applicatie of component die de betreffende functie of service moet leveren.</w:t>
            </w:r>
          </w:p>
        </w:tc>
      </w:tr>
      <w:tr w:rsidR="00D0217A" w:rsidRPr="00AF7C04" w14:paraId="0E29B79E" w14:textId="77777777" w:rsidTr="000234EA">
        <w:tc>
          <w:tcPr>
            <w:tcW w:w="2235" w:type="dxa"/>
          </w:tcPr>
          <w:p w14:paraId="6EBE728A" w14:textId="77777777" w:rsidR="00D0217A" w:rsidRPr="00AF7C04" w:rsidRDefault="00D0217A" w:rsidP="000234EA">
            <w:r>
              <w:t>SDC</w:t>
            </w:r>
          </w:p>
        </w:tc>
        <w:tc>
          <w:tcPr>
            <w:tcW w:w="6977" w:type="dxa"/>
          </w:tcPr>
          <w:p w14:paraId="1B3CFFB0" w14:textId="77777777" w:rsidR="00D0217A" w:rsidRPr="00AF7C04" w:rsidRDefault="006737DF" w:rsidP="002652D1">
            <w:r>
              <w:t>Samengesteld Document</w:t>
            </w:r>
          </w:p>
        </w:tc>
      </w:tr>
      <w:tr w:rsidR="002652D1" w:rsidRPr="00AF7C04" w14:paraId="39A39EFE" w14:textId="77777777" w:rsidTr="000234EA">
        <w:tc>
          <w:tcPr>
            <w:tcW w:w="2235" w:type="dxa"/>
          </w:tcPr>
          <w:p w14:paraId="7175D01C" w14:textId="77777777" w:rsidR="002652D1" w:rsidRPr="00AF7C04" w:rsidRDefault="002652D1" w:rsidP="000234EA">
            <w:r>
              <w:t>ZTC</w:t>
            </w:r>
          </w:p>
        </w:tc>
        <w:tc>
          <w:tcPr>
            <w:tcW w:w="6977" w:type="dxa"/>
          </w:tcPr>
          <w:p w14:paraId="4FBDA65A" w14:textId="77777777" w:rsidR="002652D1" w:rsidRPr="00AF7C04" w:rsidRDefault="002652D1" w:rsidP="000234EA">
            <w:r>
              <w:t>Zaaktypecatalogus</w:t>
            </w:r>
          </w:p>
        </w:tc>
      </w:tr>
      <w:tr w:rsidR="002652D1" w:rsidRPr="00AF7C04" w14:paraId="63C64B45" w14:textId="77777777" w:rsidTr="000234EA">
        <w:tc>
          <w:tcPr>
            <w:tcW w:w="2235" w:type="dxa"/>
          </w:tcPr>
          <w:p w14:paraId="55173703" w14:textId="77777777" w:rsidR="002652D1" w:rsidRDefault="002652D1" w:rsidP="000234EA">
            <w:r>
              <w:t>RGBZ</w:t>
            </w:r>
          </w:p>
        </w:tc>
        <w:tc>
          <w:tcPr>
            <w:tcW w:w="6977" w:type="dxa"/>
          </w:tcPr>
          <w:p w14:paraId="76A64587" w14:textId="77777777" w:rsidR="002652D1" w:rsidRDefault="0044730B" w:rsidP="000234EA">
            <w:r>
              <w:t>Referentiemodel Gemeentelijke Basisgegevens Zaken</w:t>
            </w:r>
          </w:p>
        </w:tc>
      </w:tr>
      <w:tr w:rsidR="002652D1" w:rsidRPr="00AF7C04" w14:paraId="3237B1FA" w14:textId="77777777" w:rsidTr="000234EA">
        <w:tc>
          <w:tcPr>
            <w:tcW w:w="2235" w:type="dxa"/>
          </w:tcPr>
          <w:p w14:paraId="49428064" w14:textId="77777777" w:rsidR="002652D1" w:rsidRDefault="002652D1" w:rsidP="000234EA">
            <w:r>
              <w:t>StUF</w:t>
            </w:r>
          </w:p>
        </w:tc>
        <w:tc>
          <w:tcPr>
            <w:tcW w:w="6977" w:type="dxa"/>
          </w:tcPr>
          <w:p w14:paraId="17444C81" w14:textId="77777777" w:rsidR="002652D1" w:rsidRDefault="002652D1" w:rsidP="000234EA">
            <w:r>
              <w:t>Standaard Uitwisselings Formaat</w:t>
            </w:r>
          </w:p>
        </w:tc>
      </w:tr>
      <w:tr w:rsidR="0044730B" w:rsidRPr="00AF7C04" w14:paraId="299D6E34" w14:textId="77777777" w:rsidTr="000234EA">
        <w:tc>
          <w:tcPr>
            <w:tcW w:w="2235" w:type="dxa"/>
          </w:tcPr>
          <w:p w14:paraId="1DB397BE" w14:textId="77777777" w:rsidR="0044730B" w:rsidRDefault="0044730B" w:rsidP="000234EA">
            <w:r>
              <w:t xml:space="preserve">CMIS </w:t>
            </w:r>
          </w:p>
        </w:tc>
        <w:tc>
          <w:tcPr>
            <w:tcW w:w="6977" w:type="dxa"/>
          </w:tcPr>
          <w:p w14:paraId="0DD11849" w14:textId="77777777" w:rsidR="0044730B" w:rsidRDefault="0044730B" w:rsidP="000234EA">
            <w:r w:rsidRPr="0044730B">
              <w:t>Content Management Interoperability Services</w:t>
            </w:r>
          </w:p>
        </w:tc>
      </w:tr>
      <w:tr w:rsidR="0044730B" w:rsidRPr="006F6F70" w14:paraId="7EBC60D9" w14:textId="77777777" w:rsidTr="000234EA">
        <w:tc>
          <w:tcPr>
            <w:tcW w:w="2235" w:type="dxa"/>
          </w:tcPr>
          <w:p w14:paraId="179997E3" w14:textId="77777777" w:rsidR="0044730B" w:rsidRDefault="0044730B" w:rsidP="000234EA">
            <w:r>
              <w:t>OASIS</w:t>
            </w:r>
          </w:p>
        </w:tc>
        <w:tc>
          <w:tcPr>
            <w:tcW w:w="6977" w:type="dxa"/>
          </w:tcPr>
          <w:p w14:paraId="7A648E84" w14:textId="77777777" w:rsidR="0044730B" w:rsidRPr="00E91AC8" w:rsidRDefault="0044730B" w:rsidP="000234EA">
            <w:pPr>
              <w:rPr>
                <w:lang w:val="en-US"/>
                <w:rPrChange w:id="5039" w:author="Joost Wijnings" w:date="2014-04-05T01:09:00Z">
                  <w:rPr/>
                </w:rPrChange>
              </w:rPr>
            </w:pPr>
            <w:r w:rsidRPr="00E91AC8">
              <w:rPr>
                <w:lang w:val="en-US"/>
                <w:rPrChange w:id="5040" w:author="Joost Wijnings" w:date="2014-04-05T01:09:00Z">
                  <w:rPr/>
                </w:rPrChange>
              </w:rPr>
              <w:t>Organization for the Advancement of Structured Information Standards</w:t>
            </w:r>
          </w:p>
        </w:tc>
      </w:tr>
      <w:tr w:rsidR="00F153B9" w:rsidRPr="0044730B" w14:paraId="5966E371" w14:textId="77777777" w:rsidTr="000234EA">
        <w:tc>
          <w:tcPr>
            <w:tcW w:w="2235" w:type="dxa"/>
          </w:tcPr>
          <w:p w14:paraId="1BDC71A0" w14:textId="77777777" w:rsidR="00F153B9" w:rsidRDefault="00874FF2" w:rsidP="000234EA">
            <w:r>
              <w:t>EDC</w:t>
            </w:r>
          </w:p>
        </w:tc>
        <w:tc>
          <w:tcPr>
            <w:tcW w:w="6977" w:type="dxa"/>
          </w:tcPr>
          <w:p w14:paraId="72FFC649" w14:textId="77777777" w:rsidR="00F153B9" w:rsidRPr="0044730B" w:rsidRDefault="00874FF2" w:rsidP="000234EA">
            <w:r>
              <w:t>Enkelvoudig Document</w:t>
            </w:r>
          </w:p>
        </w:tc>
      </w:tr>
    </w:tbl>
    <w:p w14:paraId="5B3048E1" w14:textId="77777777" w:rsidR="000234EA" w:rsidRPr="0044730B" w:rsidRDefault="000234EA" w:rsidP="000234EA"/>
    <w:p w14:paraId="6668CFFB" w14:textId="77777777" w:rsidR="00874FF2" w:rsidRDefault="00874FF2" w:rsidP="003B06F0"/>
    <w:p w14:paraId="5DFFADC4" w14:textId="77777777" w:rsidR="00874FF2" w:rsidRDefault="00874FF2" w:rsidP="003B06F0"/>
    <w:p w14:paraId="34BA3363" w14:textId="4FD7F4E1" w:rsidR="006D621D" w:rsidRPr="00F90FA6" w:rsidRDefault="006D621D">
      <w:pPr>
        <w:pStyle w:val="Kop1"/>
        <w:numPr>
          <w:ilvl w:val="0"/>
          <w:numId w:val="0"/>
        </w:numPr>
      </w:pPr>
      <w:r>
        <w:br w:type="page"/>
      </w:r>
      <w:bookmarkStart w:id="5041" w:name="_Toc402174464"/>
      <w:r w:rsidR="009D550C" w:rsidRPr="00F90FA6">
        <w:lastRenderedPageBreak/>
        <w:t>Bijlage B: Definitie van gebruikte CMIS</w:t>
      </w:r>
      <w:ins w:id="5042" w:author="Joost Wijnings" w:date="2014-03-08T03:10:00Z">
        <w:r w:rsidR="003738A6" w:rsidRPr="00F90FA6">
          <w:rPr>
            <w:rPrChange w:id="5043" w:author="Joost Wijnings" w:date="2014-04-05T01:08:00Z">
              <w:rPr>
                <w:color w:val="000000"/>
                <w:lang w:eastAsia="nl-NL"/>
              </w:rPr>
            </w:rPrChange>
          </w:rPr>
          <w:t>-</w:t>
        </w:r>
      </w:ins>
      <w:del w:id="5044" w:author="Joost Wijnings" w:date="2014-03-08T03:10:00Z">
        <w:r w:rsidR="009D550C" w:rsidRPr="00F90FA6" w:rsidDel="003738A6">
          <w:rPr>
            <w:rPrChange w:id="5045" w:author="Joost Wijnings" w:date="2014-04-05T01:08:00Z">
              <w:rPr>
                <w:color w:val="000000"/>
                <w:lang w:eastAsia="nl-NL"/>
              </w:rPr>
            </w:rPrChange>
          </w:rPr>
          <w:delText xml:space="preserve"> </w:delText>
        </w:r>
      </w:del>
      <w:ins w:id="5046" w:author="Joost Wijnings" w:date="2014-03-08T03:10:00Z">
        <w:r w:rsidR="003738A6" w:rsidRPr="00F90FA6">
          <w:rPr>
            <w:rPrChange w:id="5047" w:author="Joost Wijnings" w:date="2014-04-05T01:08:00Z">
              <w:rPr>
                <w:color w:val="000000"/>
                <w:lang w:eastAsia="nl-NL"/>
              </w:rPr>
            </w:rPrChange>
          </w:rPr>
          <w:t>o</w:t>
        </w:r>
      </w:ins>
      <w:del w:id="5048" w:author="Joost Wijnings" w:date="2014-03-08T03:10:00Z">
        <w:r w:rsidR="009D550C" w:rsidRPr="00F90FA6" w:rsidDel="003738A6">
          <w:rPr>
            <w:rPrChange w:id="5049" w:author="Joost Wijnings" w:date="2014-04-05T01:08:00Z">
              <w:rPr>
                <w:color w:val="000000"/>
                <w:lang w:eastAsia="nl-NL"/>
              </w:rPr>
            </w:rPrChange>
          </w:rPr>
          <w:delText>O</w:delText>
        </w:r>
      </w:del>
      <w:r w:rsidR="009D550C" w:rsidRPr="00F90FA6">
        <w:rPr>
          <w:rPrChange w:id="5050" w:author="Joost Wijnings" w:date="2014-04-05T01:08:00Z">
            <w:rPr>
              <w:color w:val="000000"/>
              <w:lang w:eastAsia="nl-NL"/>
            </w:rPr>
          </w:rPrChange>
        </w:rPr>
        <w:t>bject</w:t>
      </w:r>
      <w:del w:id="5051" w:author="Joost Wijnings" w:date="2014-03-08T03:10:00Z">
        <w:r w:rsidR="009D550C" w:rsidRPr="00F90FA6" w:rsidDel="003738A6">
          <w:rPr>
            <w:rPrChange w:id="5052" w:author="Joost Wijnings" w:date="2014-04-05T01:08:00Z">
              <w:rPr>
                <w:color w:val="000000"/>
                <w:lang w:eastAsia="nl-NL"/>
              </w:rPr>
            </w:rPrChange>
          </w:rPr>
          <w:delText>-</w:delText>
        </w:r>
      </w:del>
      <w:r w:rsidR="009D550C" w:rsidRPr="00F90FA6">
        <w:rPr>
          <w:rPrChange w:id="5053" w:author="Joost Wijnings" w:date="2014-04-05T01:08:00Z">
            <w:rPr>
              <w:color w:val="000000"/>
              <w:lang w:eastAsia="nl-NL"/>
            </w:rPr>
          </w:rPrChange>
        </w:rPr>
        <w:t xml:space="preserve">types binnen standaard </w:t>
      </w:r>
      <w:ins w:id="5054" w:author="Joost Wijnings" w:date="2014-03-10T11:16:00Z">
        <w:r w:rsidR="00C9357F" w:rsidRPr="00F90FA6">
          <w:rPr>
            <w:rPrChange w:id="5055" w:author="Joost Wijnings" w:date="2014-04-05T01:08:00Z">
              <w:rPr>
                <w:color w:val="000000"/>
                <w:lang w:eastAsia="nl-NL"/>
              </w:rPr>
            </w:rPrChange>
          </w:rPr>
          <w:t>Zaak- en Document</w:t>
        </w:r>
      </w:ins>
      <w:r w:rsidR="009D550C" w:rsidRPr="00F90FA6">
        <w:rPr>
          <w:rPrChange w:id="5056" w:author="Joost Wijnings" w:date="2014-04-05T01:08:00Z">
            <w:rPr>
              <w:color w:val="000000"/>
              <w:lang w:eastAsia="nl-NL"/>
            </w:rPr>
          </w:rPrChange>
        </w:rPr>
        <w:t>services</w:t>
      </w:r>
      <w:del w:id="5057" w:author="Joost Wijnings" w:date="2014-03-10T11:16:00Z">
        <w:r w:rsidR="009D550C" w:rsidRPr="00F90FA6" w:rsidDel="00C9357F">
          <w:rPr>
            <w:rPrChange w:id="5058" w:author="Joost Wijnings" w:date="2014-04-05T01:08:00Z">
              <w:rPr>
                <w:color w:val="000000"/>
                <w:lang w:eastAsia="nl-NL"/>
              </w:rPr>
            </w:rPrChange>
          </w:rPr>
          <w:delText xml:space="preserve"> voor ZS en DMS</w:delText>
        </w:r>
      </w:del>
      <w:bookmarkEnd w:id="5041"/>
    </w:p>
    <w:p w14:paraId="6652281E" w14:textId="77777777" w:rsidR="009D550C" w:rsidRDefault="009D550C" w:rsidP="009D550C"/>
    <w:p w14:paraId="78D9E7DA" w14:textId="02D05141" w:rsidR="009D550C" w:rsidRPr="0056213F" w:rsidRDefault="009D550C" w:rsidP="009D550C">
      <w:pPr>
        <w:rPr>
          <w:lang w:val="en-US" w:eastAsia="nl-NL"/>
          <w:rPrChange w:id="5059" w:author="Joost Wijnings" w:date="2014-03-10T11:16:00Z">
            <w:rPr>
              <w:lang w:eastAsia="nl-NL"/>
            </w:rPr>
          </w:rPrChange>
        </w:rPr>
      </w:pPr>
      <w:r w:rsidRPr="0056213F">
        <w:rPr>
          <w:lang w:val="en-US"/>
          <w:rPrChange w:id="5060" w:author="Joost Wijnings" w:date="2014-03-10T11:16:00Z">
            <w:rPr/>
          </w:rPrChange>
        </w:rPr>
        <w:t xml:space="preserve">Zie Excel file: </w:t>
      </w:r>
      <w:ins w:id="5061" w:author="Joost Wijnings" w:date="2014-03-10T11:16:00Z">
        <w:r w:rsidR="0056213F" w:rsidRPr="0056213F">
          <w:rPr>
            <w:lang w:val="en-US"/>
            <w:rPrChange w:id="5062" w:author="Joost Wijnings" w:date="2014-03-10T11:16:00Z">
              <w:rPr/>
            </w:rPrChange>
          </w:rPr>
          <w:t>BIJLAGE B-mapping-cmis-properties-rgbz-attributen.xlsx</w:t>
        </w:r>
      </w:ins>
      <w:del w:id="5063" w:author="Joost Wijnings" w:date="2014-03-10T11:16:00Z">
        <w:r w:rsidRPr="0056213F" w:rsidDel="0056213F">
          <w:rPr>
            <w:lang w:val="en-US" w:eastAsia="nl-NL"/>
            <w:rPrChange w:id="5064" w:author="Joost Wijnings" w:date="2014-03-10T11:16:00Z">
              <w:rPr>
                <w:lang w:eastAsia="nl-NL"/>
              </w:rPr>
            </w:rPrChange>
          </w:rPr>
          <w:delText>Definitie van gebruikte CMIS</w:delText>
        </w:r>
      </w:del>
      <w:del w:id="5065" w:author="Joost Wijnings" w:date="2014-03-08T03:10:00Z">
        <w:r w:rsidRPr="0056213F" w:rsidDel="003738A6">
          <w:rPr>
            <w:lang w:val="en-US" w:eastAsia="nl-NL"/>
            <w:rPrChange w:id="5066" w:author="Joost Wijnings" w:date="2014-03-10T11:16:00Z">
              <w:rPr>
                <w:lang w:eastAsia="nl-NL"/>
              </w:rPr>
            </w:rPrChange>
          </w:rPr>
          <w:delText xml:space="preserve"> O</w:delText>
        </w:r>
      </w:del>
      <w:del w:id="5067" w:author="Joost Wijnings" w:date="2014-03-10T11:16:00Z">
        <w:r w:rsidRPr="0056213F" w:rsidDel="0056213F">
          <w:rPr>
            <w:lang w:val="en-US" w:eastAsia="nl-NL"/>
            <w:rPrChange w:id="5068" w:author="Joost Wijnings" w:date="2014-03-10T11:16:00Z">
              <w:rPr>
                <w:lang w:eastAsia="nl-NL"/>
              </w:rPr>
            </w:rPrChange>
          </w:rPr>
          <w:delText>bject</w:delText>
        </w:r>
      </w:del>
      <w:del w:id="5069" w:author="Joost Wijnings" w:date="2014-03-08T03:10:00Z">
        <w:r w:rsidRPr="0056213F" w:rsidDel="003738A6">
          <w:rPr>
            <w:lang w:val="en-US" w:eastAsia="nl-NL"/>
            <w:rPrChange w:id="5070" w:author="Joost Wijnings" w:date="2014-03-10T11:16:00Z">
              <w:rPr>
                <w:lang w:eastAsia="nl-NL"/>
              </w:rPr>
            </w:rPrChange>
          </w:rPr>
          <w:delText>-</w:delText>
        </w:r>
      </w:del>
      <w:del w:id="5071" w:author="Joost Wijnings" w:date="2014-03-10T11:16:00Z">
        <w:r w:rsidRPr="0056213F" w:rsidDel="0056213F">
          <w:rPr>
            <w:lang w:val="en-US" w:eastAsia="nl-NL"/>
            <w:rPrChange w:id="5072" w:author="Joost Wijnings" w:date="2014-03-10T11:16:00Z">
              <w:rPr>
                <w:lang w:eastAsia="nl-NL"/>
              </w:rPr>
            </w:rPrChange>
          </w:rPr>
          <w:delText xml:space="preserve">types binnen </w:delText>
        </w:r>
      </w:del>
      <w:del w:id="5073" w:author="Joost Wijnings" w:date="2014-03-10T11:14:00Z">
        <w:r w:rsidRPr="0056213F" w:rsidDel="00BE2CB1">
          <w:rPr>
            <w:lang w:val="en-US" w:eastAsia="nl-NL"/>
            <w:rPrChange w:id="5074" w:author="Joost Wijnings" w:date="2014-03-10T11:16:00Z">
              <w:rPr>
                <w:lang w:eastAsia="nl-NL"/>
              </w:rPr>
            </w:rPrChange>
          </w:rPr>
          <w:delText xml:space="preserve">standaard </w:delText>
        </w:r>
      </w:del>
      <w:del w:id="5075" w:author="Joost Wijnings" w:date="2014-03-10T11:16:00Z">
        <w:r w:rsidRPr="0056213F" w:rsidDel="0056213F">
          <w:rPr>
            <w:lang w:val="en-US" w:eastAsia="nl-NL"/>
            <w:rPrChange w:id="5076" w:author="Joost Wijnings" w:date="2014-03-10T11:16:00Z">
              <w:rPr>
                <w:lang w:eastAsia="nl-NL"/>
              </w:rPr>
            </w:rPrChange>
          </w:rPr>
          <w:delText xml:space="preserve">services </w:delText>
        </w:r>
      </w:del>
      <w:del w:id="5077" w:author="Joost Wijnings" w:date="2014-03-10T11:14:00Z">
        <w:r w:rsidRPr="0056213F" w:rsidDel="00BE2CB1">
          <w:rPr>
            <w:lang w:val="en-US" w:eastAsia="nl-NL"/>
            <w:rPrChange w:id="5078" w:author="Joost Wijnings" w:date="2014-03-10T11:16:00Z">
              <w:rPr>
                <w:lang w:eastAsia="nl-NL"/>
              </w:rPr>
            </w:rPrChange>
          </w:rPr>
          <w:delText>voor ZS en DMS</w:delText>
        </w:r>
      </w:del>
    </w:p>
    <w:p w14:paraId="5AA0980B" w14:textId="77777777" w:rsidR="009D550C" w:rsidRPr="0056213F" w:rsidRDefault="009D550C" w:rsidP="009D550C">
      <w:pPr>
        <w:rPr>
          <w:lang w:val="en-US"/>
          <w:rPrChange w:id="5079" w:author="Joost Wijnings" w:date="2014-03-10T11:16:00Z">
            <w:rPr/>
          </w:rPrChange>
        </w:rPr>
      </w:pPr>
    </w:p>
    <w:sectPr w:rsidR="009D550C" w:rsidRPr="0056213F" w:rsidSect="00133F71">
      <w:type w:val="continuous"/>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83" w:author="Joost Wijnings" w:date="2015-05-13T11:13:00Z" w:initials="JW">
    <w:p w14:paraId="32FF5FA7" w14:textId="0A05495C" w:rsidR="00D44207" w:rsidRPr="00077E26" w:rsidRDefault="00D44207">
      <w:pPr>
        <w:pStyle w:val="Tekstopmerking"/>
      </w:pPr>
      <w:r>
        <w:rPr>
          <w:rStyle w:val="Verwijzingopmerking"/>
        </w:rPr>
        <w:annotationRef/>
      </w:r>
      <w:r w:rsidRPr="00077E26">
        <w:rPr>
          <w:noProof/>
        </w:rPr>
        <w:t>Nalopen uitlijning van ZS naar 2 en 3 relatie</w:t>
      </w:r>
    </w:p>
  </w:comment>
  <w:comment w:id="1794" w:author="Michiel Verhoef" w:date="2015-05-13T11:13:00Z" w:initials="MV">
    <w:p w14:paraId="39369C13" w14:textId="773B9612" w:rsidR="00D44207" w:rsidRDefault="00D44207">
      <w:pPr>
        <w:pStyle w:val="Tekstopmerking"/>
      </w:pPr>
      <w:r>
        <w:rPr>
          <w:rStyle w:val="Verwijzingopmerking"/>
        </w:rPr>
        <w:annotationRef/>
      </w:r>
      <w:r>
        <w:t>Per lopende zaak kunnen dan de zaak details opgehaald worden met  de service geefZaakDetails Lv01</w:t>
      </w:r>
    </w:p>
  </w:comment>
  <w:comment w:id="1814" w:author="Michiel Verhoef" w:date="2015-05-13T11:13:00Z" w:initials="MV">
    <w:p w14:paraId="17CBA1AD" w14:textId="4EA6C988" w:rsidR="00D44207" w:rsidRDefault="00D44207">
      <w:pPr>
        <w:pStyle w:val="Tekstopmerking"/>
      </w:pPr>
      <w:r>
        <w:rPr>
          <w:rStyle w:val="Verwijzingopmerking"/>
        </w:rPr>
        <w:annotationRef/>
      </w:r>
      <w:r>
        <w:t>Hoe geef ik een BSN oid mee? Is dat een identificatie of is dat iets anders? En wat dan?</w:t>
      </w:r>
    </w:p>
  </w:comment>
  <w:comment w:id="1850" w:author="Michiel Verhoef" w:date="2015-05-13T11:13:00Z" w:initials="MV">
    <w:p w14:paraId="14AA2F92" w14:textId="291CE16D" w:rsidR="00D44207" w:rsidRDefault="00D44207">
      <w:pPr>
        <w:pStyle w:val="Tekstopmerking"/>
      </w:pPr>
      <w:r>
        <w:rPr>
          <w:rStyle w:val="Verwijzingopmerking"/>
        </w:rPr>
        <w:annotationRef/>
      </w:r>
      <w:r>
        <w:t>Moeten ook de zaakDetails van de zaken meegegeven kunnen worden? Waarom moeten dan nog de zaakdetails apart opgevraagd worden?</w:t>
      </w:r>
    </w:p>
  </w:comment>
  <w:comment w:id="3390" w:author="Joost Wijnings" w:date="2015-05-13T11:13:00Z" w:initials="JW">
    <w:p w14:paraId="6255CE8F" w14:textId="09A808B5" w:rsidR="00D44207" w:rsidRDefault="00D44207">
      <w:pPr>
        <w:pStyle w:val="Tekstopmerking"/>
      </w:pPr>
      <w:r>
        <w:rPr>
          <w:rStyle w:val="Verwijzingopmerking"/>
        </w:rPr>
        <w:annotationRef/>
      </w:r>
      <w:r>
        <w:t xml:space="preserve">Moet ‘parameters’ zijn. </w:t>
      </w:r>
    </w:p>
  </w:comment>
  <w:comment w:id="3393" w:author="Joost Wijnings" w:date="2015-05-13T11:13:00Z" w:initials="JW">
    <w:p w14:paraId="0E62B098" w14:textId="69312D38" w:rsidR="00D44207" w:rsidRDefault="00D44207">
      <w:pPr>
        <w:pStyle w:val="Tekstopmerking"/>
      </w:pPr>
      <w:r>
        <w:rPr>
          <w:rStyle w:val="Verwijzingopmerking"/>
        </w:rPr>
        <w:annotationRef/>
      </w:r>
      <w:r>
        <w:t>Moet ‘parameters’ zijn.</w:t>
      </w:r>
    </w:p>
  </w:comment>
  <w:comment w:id="3399" w:author="Michiel Verhoef" w:date="2015-05-13T11:13:00Z" w:initials="MV">
    <w:p w14:paraId="6142E1FF" w14:textId="301EA035" w:rsidR="00D44207" w:rsidRDefault="00D44207">
      <w:pPr>
        <w:pStyle w:val="Tekstopmerking"/>
      </w:pPr>
      <w:r>
        <w:rPr>
          <w:rStyle w:val="Verwijzingopmerking"/>
        </w:rPr>
        <w:annotationRef/>
      </w:r>
      <w:r>
        <w:t>RM 405665: doorgeven of wijziging major of minor 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FF5FA7" w15:done="0"/>
  <w15:commentEx w15:paraId="6255CE8F" w15:done="0"/>
  <w15:commentEx w15:paraId="0E62B0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12B63C" w14:textId="77777777" w:rsidR="00112AED" w:rsidRDefault="00112AED" w:rsidP="00623523">
      <w:r>
        <w:separator/>
      </w:r>
    </w:p>
  </w:endnote>
  <w:endnote w:type="continuationSeparator" w:id="0">
    <w:p w14:paraId="639F8245" w14:textId="77777777" w:rsidR="00112AED" w:rsidRDefault="00112AED" w:rsidP="00623523">
      <w:r>
        <w:continuationSeparator/>
      </w:r>
    </w:p>
  </w:endnote>
  <w:endnote w:id="1">
    <w:p w14:paraId="18998203" w14:textId="02E436A7" w:rsidR="00D44207" w:rsidRDefault="00D44207" w:rsidP="007E4F7D">
      <w:pPr>
        <w:pStyle w:val="Eindnoottekst"/>
        <w:rPr>
          <w:ins w:id="4638" w:author="Joost Wijnings" w:date="2014-07-23T12:53:00Z"/>
        </w:rPr>
      </w:pPr>
      <w:ins w:id="4639" w:author="Joost Wijnings" w:date="2014-07-23T12:53:00Z">
        <w:r>
          <w:rPr>
            <w:rStyle w:val="Eindnootmarkering"/>
          </w:rPr>
          <w:endnoteRef/>
        </w:r>
        <w:r w:rsidRPr="00032F5E">
          <w:t xml:space="preserve"> Een </w:t>
        </w:r>
      </w:ins>
      <w:ins w:id="4640" w:author="Joost Wijnings" w:date="2014-08-13T15:29:00Z">
        <w:r>
          <w:t>softwareproduct</w:t>
        </w:r>
      </w:ins>
      <w:ins w:id="4641" w:author="Joost Wijnings" w:date="2014-07-23T12:53:00Z">
        <w:r w:rsidRPr="00032F5E">
          <w:t xml:space="preserve"> d</w:t>
        </w:r>
      </w:ins>
      <w:ins w:id="4642" w:author="Joost Wijnings" w:date="2014-08-13T15:30:00Z">
        <w:r>
          <w:t>at</w:t>
        </w:r>
      </w:ins>
      <w:ins w:id="4643" w:author="Joost Wijnings" w:date="2014-07-23T12:53:00Z">
        <w:r>
          <w:t xml:space="preserve"> </w:t>
        </w:r>
        <w:r w:rsidRPr="00032F5E">
          <w:t xml:space="preserve">afhankelijk </w:t>
        </w:r>
      </w:ins>
      <w:ins w:id="4644" w:author="Joost Wijnings" w:date="2014-08-13T15:30:00Z">
        <w:r>
          <w:t xml:space="preserve">van de situatie </w:t>
        </w:r>
      </w:ins>
      <w:ins w:id="4645" w:author="Joost Wijnings" w:date="2014-07-23T12:53:00Z">
        <w:r w:rsidRPr="00032F5E">
          <w:t>een extensie wel of niet toe wil passen, kan dit bereiken door zichzelf als een andere &lt;StUF:zender&gt; bekend te maken</w:t>
        </w:r>
      </w:ins>
      <w:ins w:id="4646" w:author="Joost Wijnings" w:date="2014-08-13T15:30:00Z">
        <w:r>
          <w:t xml:space="preserve"> aan de provider van de service</w:t>
        </w:r>
      </w:ins>
      <w:ins w:id="4647" w:author="Joost Wijnings" w:date="2014-07-23T12:53:00Z">
        <w:r w:rsidRPr="00032F5E">
          <w:t>.</w:t>
        </w:r>
      </w:ins>
    </w:p>
    <w:p w14:paraId="541D7C23" w14:textId="77777777" w:rsidR="00D44207" w:rsidRPr="00032F5E" w:rsidRDefault="00D44207" w:rsidP="007E4F7D">
      <w:pPr>
        <w:pStyle w:val="Eindnoottekst"/>
        <w:rPr>
          <w:ins w:id="4648" w:author="Joost Wijnings" w:date="2014-07-23T12:53:00Z"/>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Lucida Grande">
    <w:altName w:val="Arial"/>
    <w:charset w:val="00"/>
    <w:family w:val="auto"/>
    <w:pitch w:val="variable"/>
    <w:sig w:usb0="00000000" w:usb1="5000A1FF" w:usb2="00000000" w:usb3="00000000" w:csb0="000001BF" w:csb1="00000000"/>
  </w:font>
  <w:font w:name="Lucida Sans">
    <w:panose1 w:val="020B06020305040202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662A3" w14:textId="77777777" w:rsidR="00D44207" w:rsidRDefault="00D44207">
    <w:pPr>
      <w:pStyle w:val="Voettekst"/>
      <w:jc w:val="center"/>
    </w:pPr>
    <w:r>
      <w:fldChar w:fldCharType="begin"/>
    </w:r>
    <w:r>
      <w:instrText xml:space="preserve"> PAGE   \* MERGEFORMAT </w:instrText>
    </w:r>
    <w:r>
      <w:fldChar w:fldCharType="separate"/>
    </w:r>
    <w:r w:rsidR="00CA31FA">
      <w:rPr>
        <w:noProof/>
      </w:rPr>
      <w:t>4</w:t>
    </w:r>
    <w:r>
      <w:rPr>
        <w:noProof/>
      </w:rPr>
      <w:fldChar w:fldCharType="end"/>
    </w:r>
  </w:p>
  <w:p w14:paraId="7FE30AC9" w14:textId="77777777" w:rsidR="00D44207" w:rsidRDefault="00D44207">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0D8E0" w14:textId="77777777" w:rsidR="00112AED" w:rsidRDefault="00112AED" w:rsidP="00623523">
      <w:r>
        <w:separator/>
      </w:r>
    </w:p>
  </w:footnote>
  <w:footnote w:type="continuationSeparator" w:id="0">
    <w:p w14:paraId="1A2E8DD7" w14:textId="77777777" w:rsidR="00112AED" w:rsidRDefault="00112AED" w:rsidP="00623523">
      <w:r>
        <w:continuationSeparator/>
      </w:r>
    </w:p>
  </w:footnote>
  <w:footnote w:id="1">
    <w:p w14:paraId="6EFC7A0E" w14:textId="77777777" w:rsidR="00D44207" w:rsidRPr="009167D7" w:rsidRDefault="00D44207">
      <w:pPr>
        <w:pStyle w:val="Voetnoottekst"/>
      </w:pPr>
      <w:r>
        <w:rPr>
          <w:rStyle w:val="Voetnootmarkering"/>
        </w:rPr>
        <w:footnoteRef/>
      </w:r>
      <w:r w:rsidRPr="009167D7">
        <w:t xml:space="preserve"> Formeel gezien is de ZTC 2.0 geen standaard maar een ‘</w:t>
      </w:r>
      <w:r w:rsidRPr="009167D7">
        <w:rPr>
          <w:rStyle w:val="apple-converted-space"/>
          <w:color w:val="000000"/>
          <w:shd w:val="clear" w:color="auto" w:fill="FFFFFF"/>
        </w:rPr>
        <w:t> </w:t>
      </w:r>
      <w:r w:rsidRPr="009167D7">
        <w:rPr>
          <w:color w:val="000000"/>
          <w:shd w:val="clear" w:color="auto" w:fill="FFFFFF"/>
        </w:rPr>
        <w:t xml:space="preserve">instrument dat gemeenten kunnen gebruiken om de behandeling van zaken te beschrijven. Zie: </w:t>
      </w:r>
      <w:hyperlink r:id="rId1" w:history="1">
        <w:r w:rsidRPr="009167D7">
          <w:rPr>
            <w:rStyle w:val="Hyperlink"/>
          </w:rPr>
          <w:t>http://www.kinggemeenten.nl/ztc/ztc-20</w:t>
        </w:r>
      </w:hyperlink>
    </w:p>
  </w:footnote>
  <w:footnote w:id="2">
    <w:p w14:paraId="66E35003" w14:textId="77777777" w:rsidR="00D44207" w:rsidRPr="00331C15" w:rsidRDefault="00D44207" w:rsidP="00796D01">
      <w:pPr>
        <w:pStyle w:val="Voetnoottekst"/>
      </w:pPr>
      <w:r>
        <w:rPr>
          <w:rStyle w:val="Voetnootmarkering"/>
        </w:rPr>
        <w:footnoteRef/>
      </w:r>
      <w:r w:rsidRPr="00331C15">
        <w:t xml:space="preserve"> </w:t>
      </w:r>
      <w:r>
        <w:rPr>
          <w:iCs/>
        </w:rPr>
        <w:t>Voor e</w:t>
      </w:r>
      <w:r w:rsidRPr="00831DE9">
        <w:rPr>
          <w:iCs/>
        </w:rPr>
        <w:t xml:space="preserve">en uitgebreid overzicht van alle compatible producten (zowel client als server, zie </w:t>
      </w:r>
      <w:hyperlink r:id="rId2" w:history="1">
        <w:r w:rsidRPr="00831DE9">
          <w:rPr>
            <w:rStyle w:val="Hyperlink"/>
            <w:iCs/>
          </w:rPr>
          <w:t>en.wikipedia.org/wiki/Content_Management_Interoperability_Services</w:t>
        </w:r>
      </w:hyperlink>
      <w:del w:id="854" w:author="Joost Wijnings" w:date="2014-03-10T11:47:00Z">
        <w:r w:rsidRPr="00831DE9" w:rsidDel="00B74974">
          <w:rPr>
            <w:iCs/>
          </w:rPr>
          <w:delText xml:space="preserve"> </w:delText>
        </w:r>
      </w:del>
      <w:r w:rsidRPr="00831DE9">
        <w:rPr>
          <w:iCs/>
        </w:rPr>
        <w:t>)</w:t>
      </w:r>
    </w:p>
  </w:footnote>
  <w:footnote w:id="3">
    <w:p w14:paraId="398176B4" w14:textId="0EF15BD4" w:rsidR="00D44207" w:rsidRPr="005938EF" w:rsidRDefault="00D44207">
      <w:pPr>
        <w:pStyle w:val="Voetnoottekst"/>
      </w:pPr>
      <w:r>
        <w:rPr>
          <w:rStyle w:val="Voetnootmarkering"/>
        </w:rPr>
        <w:footnoteRef/>
      </w:r>
      <w:r w:rsidRPr="005938EF">
        <w:t xml:space="preserve"> ‘Verplicht gedefinieerd’ betekent hier dat de CMIS</w:t>
      </w:r>
      <w:ins w:id="4141" w:author="Joost Wijnings" w:date="2014-03-08T03:00:00Z">
        <w:r>
          <w:t>-</w:t>
        </w:r>
      </w:ins>
      <w:del w:id="4142" w:author="Joost Wijnings" w:date="2014-03-08T03:00:00Z">
        <w:r w:rsidRPr="005938EF" w:rsidDel="00A2123B">
          <w:delText xml:space="preserve"> </w:delText>
        </w:r>
      </w:del>
      <w:r w:rsidRPr="002F6C65">
        <w:t>property aanwezig moet zijn in het DMS. Verplicht heeft daarmee dus een an</w:t>
      </w:r>
      <w:r>
        <w:t>dere betekenis dan bij de berichtdefinities</w:t>
      </w:r>
      <w:ins w:id="4143" w:author="Joost Wijnings" w:date="2014-03-10T10:57:00Z">
        <w:r>
          <w:t>,</w:t>
        </w:r>
      </w:ins>
      <w:r>
        <w:t xml:space="preserve"> waar verplicht betekent: ‘Aanwezig in bericht en gevuld met een geldige waarde’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DD911" w14:textId="22DF3567" w:rsidR="00D44207" w:rsidRDefault="00D44207">
    <w:pPr>
      <w:pStyle w:val="Koptekst"/>
    </w:pPr>
  </w:p>
  <w:p w14:paraId="18AD3E04" w14:textId="2411077B" w:rsidR="00D44207" w:rsidRPr="00F275D7" w:rsidRDefault="00D44207" w:rsidP="00F275D7">
    <w:pPr>
      <w:rPr>
        <w:sz w:val="32"/>
        <w:szCs w:val="28"/>
      </w:rPr>
    </w:pPr>
    <w:r w:rsidRPr="00EF5CCF">
      <w:rPr>
        <w:szCs w:val="28"/>
      </w:rPr>
      <w:t xml:space="preserve">Standaard </w:t>
    </w:r>
    <w:r>
      <w:rPr>
        <w:szCs w:val="28"/>
      </w:rPr>
      <w:t>Zaak</w:t>
    </w:r>
    <w:del w:id="695" w:author="Joost Wijnings" w:date="2014-03-07T09:23:00Z">
      <w:r w:rsidDel="00EA2FCE">
        <w:rPr>
          <w:szCs w:val="28"/>
        </w:rPr>
        <w:delText>,</w:delText>
      </w:r>
    </w:del>
    <w:r>
      <w:rPr>
        <w:szCs w:val="28"/>
      </w:rPr>
      <w:t>- en Documentservices 1.</w:t>
    </w:r>
    <w:del w:id="696" w:author="Joost Wijnings" w:date="2014-06-20T11:01:00Z">
      <w:r w:rsidDel="00414EF6">
        <w:rPr>
          <w:szCs w:val="28"/>
        </w:rPr>
        <w:delText>1</w:delText>
      </w:r>
    </w:del>
    <w:ins w:id="697" w:author="Joost Wijnings" w:date="2014-06-20T11:01:00Z">
      <w:r>
        <w:rPr>
          <w:szCs w:val="28"/>
        </w:rPr>
        <w:t>0 (versie 1.02)</w:t>
      </w:r>
    </w:ins>
    <w:del w:id="698" w:author="Joost Wijnings" w:date="2014-06-20T11:01:00Z">
      <w:r w:rsidRPr="00EF5CCF" w:rsidDel="00414EF6">
        <w:rPr>
          <w:szCs w:val="28"/>
        </w:rPr>
        <w:delText xml:space="preserve"> </w:delText>
      </w:r>
    </w:del>
    <w:ins w:id="699" w:author="Joost Wijnings" w:date="2014-04-04T13:43:00Z">
      <w:r w:rsidRPr="007E09D0">
        <w:rPr>
          <w:noProof/>
          <w:lang w:eastAsia="nl-NL"/>
        </w:rPr>
        <w:drawing>
          <wp:anchor distT="0" distB="0" distL="114300" distR="114300" simplePos="0" relativeHeight="251657728" behindDoc="0" locked="0" layoutInCell="1" allowOverlap="1" wp14:anchorId="382F6F8D" wp14:editId="5F9397B6">
            <wp:simplePos x="0" y="0"/>
            <wp:positionH relativeFrom="page">
              <wp:posOffset>5922645</wp:posOffset>
            </wp:positionH>
            <wp:positionV relativeFrom="page">
              <wp:posOffset>277495</wp:posOffset>
            </wp:positionV>
            <wp:extent cx="1256400" cy="601200"/>
            <wp:effectExtent l="0" t="0" r="0" b="0"/>
            <wp:wrapSquare wrapText="bothSides"/>
            <wp:docPr id="11" name="Afbeelding 2" descr="cid:d131aafc-56b2-4776-9df9-b882d525e7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d131aafc-56b2-4776-9df9-b882d525e7be"/>
                    <pic:cNvPicPr>
                      <a:picLocks noChangeAspect="1" noChangeArrowheads="1"/>
                    </pic:cNvPicPr>
                  </pic:nvPicPr>
                  <pic:blipFill>
                    <a:blip r:embed="rId1" cstate="print"/>
                    <a:srcRect/>
                    <a:stretch>
                      <a:fillRect/>
                    </a:stretch>
                  </pic:blipFill>
                  <pic:spPr bwMode="auto">
                    <a:xfrm>
                      <a:off x="0" y="0"/>
                      <a:ext cx="1256400" cy="601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E104E6D0"/>
    <w:lvl w:ilvl="0">
      <w:start w:val="1"/>
      <w:numFmt w:val="bullet"/>
      <w:pStyle w:val="Lijstopsomteken3"/>
      <w:lvlText w:val=""/>
      <w:lvlJc w:val="left"/>
      <w:pPr>
        <w:tabs>
          <w:tab w:val="num" w:pos="926"/>
        </w:tabs>
        <w:ind w:left="926" w:hanging="360"/>
      </w:pPr>
      <w:rPr>
        <w:rFonts w:ascii="Symbol" w:hAnsi="Symbol" w:hint="default"/>
      </w:rPr>
    </w:lvl>
  </w:abstractNum>
  <w:abstractNum w:abstractNumId="1">
    <w:nsid w:val="FFFFFF83"/>
    <w:multiLevelType w:val="singleLevel"/>
    <w:tmpl w:val="167632D0"/>
    <w:lvl w:ilvl="0">
      <w:start w:val="1"/>
      <w:numFmt w:val="bullet"/>
      <w:pStyle w:val="Lijstopsomteken2"/>
      <w:lvlText w:val=""/>
      <w:lvlJc w:val="left"/>
      <w:pPr>
        <w:tabs>
          <w:tab w:val="num" w:pos="643"/>
        </w:tabs>
        <w:ind w:left="643" w:hanging="360"/>
      </w:pPr>
      <w:rPr>
        <w:rFonts w:ascii="Symbol" w:hAnsi="Symbol" w:hint="default"/>
      </w:rPr>
    </w:lvl>
  </w:abstractNum>
  <w:abstractNum w:abstractNumId="2">
    <w:nsid w:val="02FC1F45"/>
    <w:multiLevelType w:val="hybridMultilevel"/>
    <w:tmpl w:val="7F8C84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FC824F9"/>
    <w:multiLevelType w:val="hybridMultilevel"/>
    <w:tmpl w:val="4B4276B0"/>
    <w:lvl w:ilvl="0" w:tplc="0413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B96C4E"/>
    <w:multiLevelType w:val="hybridMultilevel"/>
    <w:tmpl w:val="803637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B7E6C7F"/>
    <w:multiLevelType w:val="hybridMultilevel"/>
    <w:tmpl w:val="07E88DBC"/>
    <w:lvl w:ilvl="0" w:tplc="0413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1715C"/>
    <w:multiLevelType w:val="hybridMultilevel"/>
    <w:tmpl w:val="662E6C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2137430"/>
    <w:multiLevelType w:val="hybridMultilevel"/>
    <w:tmpl w:val="62FCD23E"/>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nsid w:val="22705CED"/>
    <w:multiLevelType w:val="multilevel"/>
    <w:tmpl w:val="34C27C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2BC48DC"/>
    <w:multiLevelType w:val="hybridMultilevel"/>
    <w:tmpl w:val="39362BF4"/>
    <w:lvl w:ilvl="0" w:tplc="04130017">
      <w:start w:val="2"/>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32D35AD"/>
    <w:multiLevelType w:val="hybridMultilevel"/>
    <w:tmpl w:val="16586F2E"/>
    <w:lvl w:ilvl="0" w:tplc="6756E44E">
      <w:start w:val="1"/>
      <w:numFmt w:val="lowerLetter"/>
      <w:lvlText w:val="%1)"/>
      <w:lvlJc w:val="left"/>
      <w:pPr>
        <w:ind w:left="1065" w:hanging="70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2BDD7B86"/>
    <w:multiLevelType w:val="hybridMultilevel"/>
    <w:tmpl w:val="13645F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DA01B7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nsid w:val="2E484E73"/>
    <w:multiLevelType w:val="hybridMultilevel"/>
    <w:tmpl w:val="B00C44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ECF6A68"/>
    <w:multiLevelType w:val="hybridMultilevel"/>
    <w:tmpl w:val="1AF6C708"/>
    <w:lvl w:ilvl="0" w:tplc="A4B0736A">
      <w:numFmt w:val="bullet"/>
      <w:lvlText w:val="-"/>
      <w:lvlJc w:val="left"/>
      <w:pPr>
        <w:ind w:left="420" w:hanging="360"/>
      </w:pPr>
      <w:rPr>
        <w:rFonts w:ascii="Calibri" w:eastAsia="Times New Roman" w:hAnsi="Calibri" w:cs="Times New Roman" w:hint="default"/>
      </w:rPr>
    </w:lvl>
    <w:lvl w:ilvl="1" w:tplc="04130003" w:tentative="1">
      <w:start w:val="1"/>
      <w:numFmt w:val="bullet"/>
      <w:lvlText w:val="o"/>
      <w:lvlJc w:val="left"/>
      <w:pPr>
        <w:ind w:left="1140" w:hanging="360"/>
      </w:pPr>
      <w:rPr>
        <w:rFonts w:ascii="Courier New" w:hAnsi="Courier New" w:cs="Courier New" w:hint="default"/>
      </w:rPr>
    </w:lvl>
    <w:lvl w:ilvl="2" w:tplc="04130005" w:tentative="1">
      <w:start w:val="1"/>
      <w:numFmt w:val="bullet"/>
      <w:lvlText w:val=""/>
      <w:lvlJc w:val="left"/>
      <w:pPr>
        <w:ind w:left="1860" w:hanging="360"/>
      </w:pPr>
      <w:rPr>
        <w:rFonts w:ascii="Wingdings" w:hAnsi="Wingdings" w:hint="default"/>
      </w:rPr>
    </w:lvl>
    <w:lvl w:ilvl="3" w:tplc="04130001" w:tentative="1">
      <w:start w:val="1"/>
      <w:numFmt w:val="bullet"/>
      <w:lvlText w:val=""/>
      <w:lvlJc w:val="left"/>
      <w:pPr>
        <w:ind w:left="2580" w:hanging="360"/>
      </w:pPr>
      <w:rPr>
        <w:rFonts w:ascii="Symbol" w:hAnsi="Symbol" w:hint="default"/>
      </w:rPr>
    </w:lvl>
    <w:lvl w:ilvl="4" w:tplc="04130003" w:tentative="1">
      <w:start w:val="1"/>
      <w:numFmt w:val="bullet"/>
      <w:lvlText w:val="o"/>
      <w:lvlJc w:val="left"/>
      <w:pPr>
        <w:ind w:left="3300" w:hanging="360"/>
      </w:pPr>
      <w:rPr>
        <w:rFonts w:ascii="Courier New" w:hAnsi="Courier New" w:cs="Courier New" w:hint="default"/>
      </w:rPr>
    </w:lvl>
    <w:lvl w:ilvl="5" w:tplc="04130005" w:tentative="1">
      <w:start w:val="1"/>
      <w:numFmt w:val="bullet"/>
      <w:lvlText w:val=""/>
      <w:lvlJc w:val="left"/>
      <w:pPr>
        <w:ind w:left="4020" w:hanging="360"/>
      </w:pPr>
      <w:rPr>
        <w:rFonts w:ascii="Wingdings" w:hAnsi="Wingdings" w:hint="default"/>
      </w:rPr>
    </w:lvl>
    <w:lvl w:ilvl="6" w:tplc="04130001" w:tentative="1">
      <w:start w:val="1"/>
      <w:numFmt w:val="bullet"/>
      <w:lvlText w:val=""/>
      <w:lvlJc w:val="left"/>
      <w:pPr>
        <w:ind w:left="4740" w:hanging="360"/>
      </w:pPr>
      <w:rPr>
        <w:rFonts w:ascii="Symbol" w:hAnsi="Symbol" w:hint="default"/>
      </w:rPr>
    </w:lvl>
    <w:lvl w:ilvl="7" w:tplc="04130003" w:tentative="1">
      <w:start w:val="1"/>
      <w:numFmt w:val="bullet"/>
      <w:lvlText w:val="o"/>
      <w:lvlJc w:val="left"/>
      <w:pPr>
        <w:ind w:left="5460" w:hanging="360"/>
      </w:pPr>
      <w:rPr>
        <w:rFonts w:ascii="Courier New" w:hAnsi="Courier New" w:cs="Courier New" w:hint="default"/>
      </w:rPr>
    </w:lvl>
    <w:lvl w:ilvl="8" w:tplc="04130005" w:tentative="1">
      <w:start w:val="1"/>
      <w:numFmt w:val="bullet"/>
      <w:lvlText w:val=""/>
      <w:lvlJc w:val="left"/>
      <w:pPr>
        <w:ind w:left="6180" w:hanging="360"/>
      </w:pPr>
      <w:rPr>
        <w:rFonts w:ascii="Wingdings" w:hAnsi="Wingdings" w:hint="default"/>
      </w:rPr>
    </w:lvl>
  </w:abstractNum>
  <w:abstractNum w:abstractNumId="15">
    <w:nsid w:val="2FCC6EE2"/>
    <w:multiLevelType w:val="hybridMultilevel"/>
    <w:tmpl w:val="60087D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3CFA00EE"/>
    <w:multiLevelType w:val="hybridMultilevel"/>
    <w:tmpl w:val="B98849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3DC86DEC"/>
    <w:multiLevelType w:val="hybridMultilevel"/>
    <w:tmpl w:val="AED6E0CC"/>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8">
    <w:nsid w:val="3FC93378"/>
    <w:multiLevelType w:val="hybridMultilevel"/>
    <w:tmpl w:val="91D6461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5E476DE"/>
    <w:multiLevelType w:val="hybridMultilevel"/>
    <w:tmpl w:val="C80031A4"/>
    <w:lvl w:ilvl="0" w:tplc="04130019">
      <w:start w:val="1"/>
      <w:numFmt w:val="lowerLetter"/>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497E2688"/>
    <w:multiLevelType w:val="hybridMultilevel"/>
    <w:tmpl w:val="D00A9A7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4A486836"/>
    <w:multiLevelType w:val="hybridMultilevel"/>
    <w:tmpl w:val="71C040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4A862ADA"/>
    <w:multiLevelType w:val="hybridMultilevel"/>
    <w:tmpl w:val="4A4A7EF6"/>
    <w:lvl w:ilvl="0" w:tplc="02B886D6">
      <w:start w:val="1"/>
      <w:numFmt w:val="bullet"/>
      <w:lvlText w:val="-"/>
      <w:lvlJc w:val="left"/>
      <w:pPr>
        <w:ind w:left="360" w:hanging="360"/>
      </w:pPr>
      <w:rPr>
        <w:rFonts w:ascii="Calibri" w:eastAsia="Calibri" w:hAnsi="Calibri"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nsid w:val="4D1B3AFF"/>
    <w:multiLevelType w:val="hybridMultilevel"/>
    <w:tmpl w:val="26248E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4DFB4C41"/>
    <w:multiLevelType w:val="hybridMultilevel"/>
    <w:tmpl w:val="50564C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4EED2965"/>
    <w:multiLevelType w:val="hybridMultilevel"/>
    <w:tmpl w:val="BCBE6C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500051DE"/>
    <w:multiLevelType w:val="hybridMultilevel"/>
    <w:tmpl w:val="DA22DF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513B14F1"/>
    <w:multiLevelType w:val="hybridMultilevel"/>
    <w:tmpl w:val="35C4E9D4"/>
    <w:lvl w:ilvl="0" w:tplc="F7064256">
      <w:start w:val="1"/>
      <w:numFmt w:val="bullet"/>
      <w:lvlText w:val="•"/>
      <w:lvlJc w:val="left"/>
      <w:pPr>
        <w:tabs>
          <w:tab w:val="num" w:pos="720"/>
        </w:tabs>
        <w:ind w:left="720" w:hanging="360"/>
      </w:pPr>
      <w:rPr>
        <w:rFonts w:ascii="Arial" w:hAnsi="Arial" w:hint="default"/>
      </w:rPr>
    </w:lvl>
    <w:lvl w:ilvl="1" w:tplc="552E60F0" w:tentative="1">
      <w:start w:val="1"/>
      <w:numFmt w:val="bullet"/>
      <w:lvlText w:val="•"/>
      <w:lvlJc w:val="left"/>
      <w:pPr>
        <w:tabs>
          <w:tab w:val="num" w:pos="1440"/>
        </w:tabs>
        <w:ind w:left="1440" w:hanging="360"/>
      </w:pPr>
      <w:rPr>
        <w:rFonts w:ascii="Arial" w:hAnsi="Arial" w:hint="default"/>
      </w:rPr>
    </w:lvl>
    <w:lvl w:ilvl="2" w:tplc="76CE1F7E" w:tentative="1">
      <w:start w:val="1"/>
      <w:numFmt w:val="bullet"/>
      <w:lvlText w:val="•"/>
      <w:lvlJc w:val="left"/>
      <w:pPr>
        <w:tabs>
          <w:tab w:val="num" w:pos="2160"/>
        </w:tabs>
        <w:ind w:left="2160" w:hanging="360"/>
      </w:pPr>
      <w:rPr>
        <w:rFonts w:ascii="Arial" w:hAnsi="Arial" w:hint="default"/>
      </w:rPr>
    </w:lvl>
    <w:lvl w:ilvl="3" w:tplc="ACCA3462" w:tentative="1">
      <w:start w:val="1"/>
      <w:numFmt w:val="bullet"/>
      <w:lvlText w:val="•"/>
      <w:lvlJc w:val="left"/>
      <w:pPr>
        <w:tabs>
          <w:tab w:val="num" w:pos="2880"/>
        </w:tabs>
        <w:ind w:left="2880" w:hanging="360"/>
      </w:pPr>
      <w:rPr>
        <w:rFonts w:ascii="Arial" w:hAnsi="Arial" w:hint="default"/>
      </w:rPr>
    </w:lvl>
    <w:lvl w:ilvl="4" w:tplc="FE048310" w:tentative="1">
      <w:start w:val="1"/>
      <w:numFmt w:val="bullet"/>
      <w:lvlText w:val="•"/>
      <w:lvlJc w:val="left"/>
      <w:pPr>
        <w:tabs>
          <w:tab w:val="num" w:pos="3600"/>
        </w:tabs>
        <w:ind w:left="3600" w:hanging="360"/>
      </w:pPr>
      <w:rPr>
        <w:rFonts w:ascii="Arial" w:hAnsi="Arial" w:hint="default"/>
      </w:rPr>
    </w:lvl>
    <w:lvl w:ilvl="5" w:tplc="89F6389E" w:tentative="1">
      <w:start w:val="1"/>
      <w:numFmt w:val="bullet"/>
      <w:lvlText w:val="•"/>
      <w:lvlJc w:val="left"/>
      <w:pPr>
        <w:tabs>
          <w:tab w:val="num" w:pos="4320"/>
        </w:tabs>
        <w:ind w:left="4320" w:hanging="360"/>
      </w:pPr>
      <w:rPr>
        <w:rFonts w:ascii="Arial" w:hAnsi="Arial" w:hint="default"/>
      </w:rPr>
    </w:lvl>
    <w:lvl w:ilvl="6" w:tplc="5AF6FB9A" w:tentative="1">
      <w:start w:val="1"/>
      <w:numFmt w:val="bullet"/>
      <w:lvlText w:val="•"/>
      <w:lvlJc w:val="left"/>
      <w:pPr>
        <w:tabs>
          <w:tab w:val="num" w:pos="5040"/>
        </w:tabs>
        <w:ind w:left="5040" w:hanging="360"/>
      </w:pPr>
      <w:rPr>
        <w:rFonts w:ascii="Arial" w:hAnsi="Arial" w:hint="default"/>
      </w:rPr>
    </w:lvl>
    <w:lvl w:ilvl="7" w:tplc="F0DCED8E" w:tentative="1">
      <w:start w:val="1"/>
      <w:numFmt w:val="bullet"/>
      <w:lvlText w:val="•"/>
      <w:lvlJc w:val="left"/>
      <w:pPr>
        <w:tabs>
          <w:tab w:val="num" w:pos="5760"/>
        </w:tabs>
        <w:ind w:left="5760" w:hanging="360"/>
      </w:pPr>
      <w:rPr>
        <w:rFonts w:ascii="Arial" w:hAnsi="Arial" w:hint="default"/>
      </w:rPr>
    </w:lvl>
    <w:lvl w:ilvl="8" w:tplc="E4F09080" w:tentative="1">
      <w:start w:val="1"/>
      <w:numFmt w:val="bullet"/>
      <w:lvlText w:val="•"/>
      <w:lvlJc w:val="left"/>
      <w:pPr>
        <w:tabs>
          <w:tab w:val="num" w:pos="6480"/>
        </w:tabs>
        <w:ind w:left="6480" w:hanging="360"/>
      </w:pPr>
      <w:rPr>
        <w:rFonts w:ascii="Arial" w:hAnsi="Arial" w:hint="default"/>
      </w:rPr>
    </w:lvl>
  </w:abstractNum>
  <w:abstractNum w:abstractNumId="28">
    <w:nsid w:val="51464016"/>
    <w:multiLevelType w:val="hybridMultilevel"/>
    <w:tmpl w:val="A1B42358"/>
    <w:lvl w:ilvl="0" w:tplc="3432AE26">
      <w:numFmt w:val="bullet"/>
      <w:lvlText w:val="•"/>
      <w:lvlJc w:val="left"/>
      <w:pPr>
        <w:ind w:left="720" w:hanging="360"/>
      </w:pPr>
      <w:rPr>
        <w:rFonts w:ascii="Calibri" w:eastAsia="Times New Roman"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541D3440"/>
    <w:multiLevelType w:val="hybridMultilevel"/>
    <w:tmpl w:val="934665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57731C16"/>
    <w:multiLevelType w:val="hybridMultilevel"/>
    <w:tmpl w:val="509844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59E32943"/>
    <w:multiLevelType w:val="hybridMultilevel"/>
    <w:tmpl w:val="41EA42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5D6E1ED4"/>
    <w:multiLevelType w:val="hybridMultilevel"/>
    <w:tmpl w:val="DDE086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5E9540FE"/>
    <w:multiLevelType w:val="hybridMultilevel"/>
    <w:tmpl w:val="E83C0E32"/>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5F6C0F9D"/>
    <w:multiLevelType w:val="hybridMultilevel"/>
    <w:tmpl w:val="4CCA5584"/>
    <w:lvl w:ilvl="0" w:tplc="3432AE26">
      <w:numFmt w:val="bullet"/>
      <w:lvlText w:val="•"/>
      <w:lvlJc w:val="left"/>
      <w:pPr>
        <w:ind w:left="720" w:hanging="360"/>
      </w:pPr>
      <w:rPr>
        <w:rFonts w:ascii="Calibri" w:eastAsia="Times New Roman"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603653C8"/>
    <w:multiLevelType w:val="hybridMultilevel"/>
    <w:tmpl w:val="D4CAE7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630F7577"/>
    <w:multiLevelType w:val="hybridMultilevel"/>
    <w:tmpl w:val="3474A9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64A551D2"/>
    <w:multiLevelType w:val="hybridMultilevel"/>
    <w:tmpl w:val="5AE2E1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66A33C76"/>
    <w:multiLevelType w:val="hybridMultilevel"/>
    <w:tmpl w:val="D854C56E"/>
    <w:lvl w:ilvl="0" w:tplc="33D248B6">
      <w:start w:val="1"/>
      <w:numFmt w:val="lowerLetter"/>
      <w:lvlText w:val="%1)"/>
      <w:lvlJc w:val="left"/>
      <w:pPr>
        <w:ind w:left="1065" w:hanging="70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nsid w:val="6A2C76D8"/>
    <w:multiLevelType w:val="hybridMultilevel"/>
    <w:tmpl w:val="57C0F4E8"/>
    <w:lvl w:ilvl="0" w:tplc="0413000F">
      <w:start w:val="1"/>
      <w:numFmt w:val="decimal"/>
      <w:lvlText w:val="%1."/>
      <w:lvlJc w:val="left"/>
      <w:pPr>
        <w:ind w:left="705" w:hanging="705"/>
      </w:pPr>
      <w:rPr>
        <w:rFonts w:hint="default"/>
      </w:rPr>
    </w:lvl>
    <w:lvl w:ilvl="1" w:tplc="FC2EF328">
      <w:start w:val="1"/>
      <w:numFmt w:val="lowerLetter"/>
      <w:lvlText w:val="%2)"/>
      <w:lvlJc w:val="left"/>
      <w:pPr>
        <w:ind w:left="1698" w:hanging="705"/>
      </w:pPr>
      <w:rPr>
        <w:rFonts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nsid w:val="6A3C46FE"/>
    <w:multiLevelType w:val="hybridMultilevel"/>
    <w:tmpl w:val="9410A8A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nsid w:val="6FA25BC4"/>
    <w:multiLevelType w:val="hybridMultilevel"/>
    <w:tmpl w:val="6478A964"/>
    <w:lvl w:ilvl="0" w:tplc="8C38B744">
      <w:start w:val="1"/>
      <w:numFmt w:val="lowerLetter"/>
      <w:lvlText w:val="%1)"/>
      <w:lvlJc w:val="left"/>
      <w:pPr>
        <w:ind w:left="1065" w:hanging="70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702E6BB8"/>
    <w:multiLevelType w:val="hybridMultilevel"/>
    <w:tmpl w:val="938AB0A8"/>
    <w:lvl w:ilvl="0" w:tplc="D34822AE">
      <w:start w:val="1"/>
      <w:numFmt w:val="bullet"/>
      <w:lvlText w:val="•"/>
      <w:lvlJc w:val="left"/>
      <w:pPr>
        <w:tabs>
          <w:tab w:val="num" w:pos="360"/>
        </w:tabs>
        <w:ind w:left="360" w:hanging="360"/>
      </w:pPr>
      <w:rPr>
        <w:rFonts w:ascii="Arial" w:hAnsi="Arial" w:hint="default"/>
      </w:rPr>
    </w:lvl>
    <w:lvl w:ilvl="1" w:tplc="D9CACC3E">
      <w:start w:val="1"/>
      <w:numFmt w:val="bullet"/>
      <w:lvlText w:val="•"/>
      <w:lvlJc w:val="left"/>
      <w:pPr>
        <w:tabs>
          <w:tab w:val="num" w:pos="1080"/>
        </w:tabs>
        <w:ind w:left="1080" w:hanging="360"/>
      </w:pPr>
      <w:rPr>
        <w:rFonts w:ascii="Arial" w:hAnsi="Arial" w:hint="default"/>
      </w:rPr>
    </w:lvl>
    <w:lvl w:ilvl="2" w:tplc="167CF97A" w:tentative="1">
      <w:start w:val="1"/>
      <w:numFmt w:val="bullet"/>
      <w:lvlText w:val="•"/>
      <w:lvlJc w:val="left"/>
      <w:pPr>
        <w:tabs>
          <w:tab w:val="num" w:pos="1800"/>
        </w:tabs>
        <w:ind w:left="1800" w:hanging="360"/>
      </w:pPr>
      <w:rPr>
        <w:rFonts w:ascii="Arial" w:hAnsi="Arial" w:hint="default"/>
      </w:rPr>
    </w:lvl>
    <w:lvl w:ilvl="3" w:tplc="4F889038" w:tentative="1">
      <w:start w:val="1"/>
      <w:numFmt w:val="bullet"/>
      <w:lvlText w:val="•"/>
      <w:lvlJc w:val="left"/>
      <w:pPr>
        <w:tabs>
          <w:tab w:val="num" w:pos="2520"/>
        </w:tabs>
        <w:ind w:left="2520" w:hanging="360"/>
      </w:pPr>
      <w:rPr>
        <w:rFonts w:ascii="Arial" w:hAnsi="Arial" w:hint="default"/>
      </w:rPr>
    </w:lvl>
    <w:lvl w:ilvl="4" w:tplc="3BC688CE" w:tentative="1">
      <w:start w:val="1"/>
      <w:numFmt w:val="bullet"/>
      <w:lvlText w:val="•"/>
      <w:lvlJc w:val="left"/>
      <w:pPr>
        <w:tabs>
          <w:tab w:val="num" w:pos="3240"/>
        </w:tabs>
        <w:ind w:left="3240" w:hanging="360"/>
      </w:pPr>
      <w:rPr>
        <w:rFonts w:ascii="Arial" w:hAnsi="Arial" w:hint="default"/>
      </w:rPr>
    </w:lvl>
    <w:lvl w:ilvl="5" w:tplc="E62EFE54" w:tentative="1">
      <w:start w:val="1"/>
      <w:numFmt w:val="bullet"/>
      <w:lvlText w:val="•"/>
      <w:lvlJc w:val="left"/>
      <w:pPr>
        <w:tabs>
          <w:tab w:val="num" w:pos="3960"/>
        </w:tabs>
        <w:ind w:left="3960" w:hanging="360"/>
      </w:pPr>
      <w:rPr>
        <w:rFonts w:ascii="Arial" w:hAnsi="Arial" w:hint="default"/>
      </w:rPr>
    </w:lvl>
    <w:lvl w:ilvl="6" w:tplc="6D3AE634" w:tentative="1">
      <w:start w:val="1"/>
      <w:numFmt w:val="bullet"/>
      <w:lvlText w:val="•"/>
      <w:lvlJc w:val="left"/>
      <w:pPr>
        <w:tabs>
          <w:tab w:val="num" w:pos="4680"/>
        </w:tabs>
        <w:ind w:left="4680" w:hanging="360"/>
      </w:pPr>
      <w:rPr>
        <w:rFonts w:ascii="Arial" w:hAnsi="Arial" w:hint="default"/>
      </w:rPr>
    </w:lvl>
    <w:lvl w:ilvl="7" w:tplc="ECE6DCD6" w:tentative="1">
      <w:start w:val="1"/>
      <w:numFmt w:val="bullet"/>
      <w:lvlText w:val="•"/>
      <w:lvlJc w:val="left"/>
      <w:pPr>
        <w:tabs>
          <w:tab w:val="num" w:pos="5400"/>
        </w:tabs>
        <w:ind w:left="5400" w:hanging="360"/>
      </w:pPr>
      <w:rPr>
        <w:rFonts w:ascii="Arial" w:hAnsi="Arial" w:hint="default"/>
      </w:rPr>
    </w:lvl>
    <w:lvl w:ilvl="8" w:tplc="B5005F56" w:tentative="1">
      <w:start w:val="1"/>
      <w:numFmt w:val="bullet"/>
      <w:lvlText w:val="•"/>
      <w:lvlJc w:val="left"/>
      <w:pPr>
        <w:tabs>
          <w:tab w:val="num" w:pos="6120"/>
        </w:tabs>
        <w:ind w:left="6120" w:hanging="360"/>
      </w:pPr>
      <w:rPr>
        <w:rFonts w:ascii="Arial" w:hAnsi="Arial" w:hint="default"/>
      </w:rPr>
    </w:lvl>
  </w:abstractNum>
  <w:abstractNum w:abstractNumId="43">
    <w:nsid w:val="70DF599B"/>
    <w:multiLevelType w:val="hybridMultilevel"/>
    <w:tmpl w:val="A24EF332"/>
    <w:lvl w:ilvl="0" w:tplc="5088F660">
      <w:start w:val="1"/>
      <w:numFmt w:val="bullet"/>
      <w:lvlText w:val="•"/>
      <w:lvlJc w:val="left"/>
      <w:pPr>
        <w:tabs>
          <w:tab w:val="num" w:pos="720"/>
        </w:tabs>
        <w:ind w:left="720" w:hanging="360"/>
      </w:pPr>
      <w:rPr>
        <w:rFonts w:ascii="Arial" w:hAnsi="Arial" w:hint="default"/>
      </w:rPr>
    </w:lvl>
    <w:lvl w:ilvl="1" w:tplc="6FE29E74" w:tentative="1">
      <w:start w:val="1"/>
      <w:numFmt w:val="bullet"/>
      <w:lvlText w:val="•"/>
      <w:lvlJc w:val="left"/>
      <w:pPr>
        <w:tabs>
          <w:tab w:val="num" w:pos="1440"/>
        </w:tabs>
        <w:ind w:left="1440" w:hanging="360"/>
      </w:pPr>
      <w:rPr>
        <w:rFonts w:ascii="Arial" w:hAnsi="Arial" w:hint="default"/>
      </w:rPr>
    </w:lvl>
    <w:lvl w:ilvl="2" w:tplc="5D7A7F8C" w:tentative="1">
      <w:start w:val="1"/>
      <w:numFmt w:val="bullet"/>
      <w:lvlText w:val="•"/>
      <w:lvlJc w:val="left"/>
      <w:pPr>
        <w:tabs>
          <w:tab w:val="num" w:pos="2160"/>
        </w:tabs>
        <w:ind w:left="2160" w:hanging="360"/>
      </w:pPr>
      <w:rPr>
        <w:rFonts w:ascii="Arial" w:hAnsi="Arial" w:hint="default"/>
      </w:rPr>
    </w:lvl>
    <w:lvl w:ilvl="3" w:tplc="8166BF24" w:tentative="1">
      <w:start w:val="1"/>
      <w:numFmt w:val="bullet"/>
      <w:lvlText w:val="•"/>
      <w:lvlJc w:val="left"/>
      <w:pPr>
        <w:tabs>
          <w:tab w:val="num" w:pos="2880"/>
        </w:tabs>
        <w:ind w:left="2880" w:hanging="360"/>
      </w:pPr>
      <w:rPr>
        <w:rFonts w:ascii="Arial" w:hAnsi="Arial" w:hint="default"/>
      </w:rPr>
    </w:lvl>
    <w:lvl w:ilvl="4" w:tplc="411AF1D4" w:tentative="1">
      <w:start w:val="1"/>
      <w:numFmt w:val="bullet"/>
      <w:lvlText w:val="•"/>
      <w:lvlJc w:val="left"/>
      <w:pPr>
        <w:tabs>
          <w:tab w:val="num" w:pos="3600"/>
        </w:tabs>
        <w:ind w:left="3600" w:hanging="360"/>
      </w:pPr>
      <w:rPr>
        <w:rFonts w:ascii="Arial" w:hAnsi="Arial" w:hint="default"/>
      </w:rPr>
    </w:lvl>
    <w:lvl w:ilvl="5" w:tplc="DA743E4E" w:tentative="1">
      <w:start w:val="1"/>
      <w:numFmt w:val="bullet"/>
      <w:lvlText w:val="•"/>
      <w:lvlJc w:val="left"/>
      <w:pPr>
        <w:tabs>
          <w:tab w:val="num" w:pos="4320"/>
        </w:tabs>
        <w:ind w:left="4320" w:hanging="360"/>
      </w:pPr>
      <w:rPr>
        <w:rFonts w:ascii="Arial" w:hAnsi="Arial" w:hint="default"/>
      </w:rPr>
    </w:lvl>
    <w:lvl w:ilvl="6" w:tplc="C1C4F038" w:tentative="1">
      <w:start w:val="1"/>
      <w:numFmt w:val="bullet"/>
      <w:lvlText w:val="•"/>
      <w:lvlJc w:val="left"/>
      <w:pPr>
        <w:tabs>
          <w:tab w:val="num" w:pos="5040"/>
        </w:tabs>
        <w:ind w:left="5040" w:hanging="360"/>
      </w:pPr>
      <w:rPr>
        <w:rFonts w:ascii="Arial" w:hAnsi="Arial" w:hint="default"/>
      </w:rPr>
    </w:lvl>
    <w:lvl w:ilvl="7" w:tplc="5C242982" w:tentative="1">
      <w:start w:val="1"/>
      <w:numFmt w:val="bullet"/>
      <w:lvlText w:val="•"/>
      <w:lvlJc w:val="left"/>
      <w:pPr>
        <w:tabs>
          <w:tab w:val="num" w:pos="5760"/>
        </w:tabs>
        <w:ind w:left="5760" w:hanging="360"/>
      </w:pPr>
      <w:rPr>
        <w:rFonts w:ascii="Arial" w:hAnsi="Arial" w:hint="default"/>
      </w:rPr>
    </w:lvl>
    <w:lvl w:ilvl="8" w:tplc="BD02762E" w:tentative="1">
      <w:start w:val="1"/>
      <w:numFmt w:val="bullet"/>
      <w:lvlText w:val="•"/>
      <w:lvlJc w:val="left"/>
      <w:pPr>
        <w:tabs>
          <w:tab w:val="num" w:pos="6480"/>
        </w:tabs>
        <w:ind w:left="6480" w:hanging="360"/>
      </w:pPr>
      <w:rPr>
        <w:rFonts w:ascii="Arial" w:hAnsi="Arial" w:hint="default"/>
      </w:rPr>
    </w:lvl>
  </w:abstractNum>
  <w:abstractNum w:abstractNumId="44">
    <w:nsid w:val="70E53F12"/>
    <w:multiLevelType w:val="hybridMultilevel"/>
    <w:tmpl w:val="A1A0E216"/>
    <w:lvl w:ilvl="0" w:tplc="3432AE26">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71910BD5"/>
    <w:multiLevelType w:val="multilevel"/>
    <w:tmpl w:val="5E0A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31D72BB"/>
    <w:multiLevelType w:val="hybridMultilevel"/>
    <w:tmpl w:val="6358B4AA"/>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74912530"/>
    <w:multiLevelType w:val="hybridMultilevel"/>
    <w:tmpl w:val="9D0A18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75CE4271"/>
    <w:multiLevelType w:val="hybridMultilevel"/>
    <w:tmpl w:val="4F6433A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nsid w:val="780E7141"/>
    <w:multiLevelType w:val="hybridMultilevel"/>
    <w:tmpl w:val="4D9485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789E0CE6"/>
    <w:multiLevelType w:val="hybridMultilevel"/>
    <w:tmpl w:val="F84ADA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79447B97"/>
    <w:multiLevelType w:val="hybridMultilevel"/>
    <w:tmpl w:val="30ACAF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nsid w:val="7C5E7404"/>
    <w:multiLevelType w:val="hybridMultilevel"/>
    <w:tmpl w:val="260057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nsid w:val="7D4921A9"/>
    <w:multiLevelType w:val="hybridMultilevel"/>
    <w:tmpl w:val="EC9239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nsid w:val="7EFC685F"/>
    <w:multiLevelType w:val="hybridMultilevel"/>
    <w:tmpl w:val="1CA2CF96"/>
    <w:lvl w:ilvl="0" w:tplc="14B23386">
      <w:start w:val="1"/>
      <w:numFmt w:val="lowerLetter"/>
      <w:lvlText w:val="%1)"/>
      <w:lvlJc w:val="left"/>
      <w:pPr>
        <w:ind w:left="1065" w:hanging="70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8"/>
  </w:num>
  <w:num w:numId="2">
    <w:abstractNumId w:val="32"/>
  </w:num>
  <w:num w:numId="3">
    <w:abstractNumId w:val="34"/>
  </w:num>
  <w:num w:numId="4">
    <w:abstractNumId w:val="44"/>
  </w:num>
  <w:num w:numId="5">
    <w:abstractNumId w:val="52"/>
  </w:num>
  <w:num w:numId="6">
    <w:abstractNumId w:val="4"/>
  </w:num>
  <w:num w:numId="7">
    <w:abstractNumId w:val="50"/>
  </w:num>
  <w:num w:numId="8">
    <w:abstractNumId w:val="47"/>
  </w:num>
  <w:num w:numId="9">
    <w:abstractNumId w:val="17"/>
  </w:num>
  <w:num w:numId="10">
    <w:abstractNumId w:val="39"/>
  </w:num>
  <w:num w:numId="11">
    <w:abstractNumId w:val="24"/>
  </w:num>
  <w:num w:numId="12">
    <w:abstractNumId w:val="35"/>
  </w:num>
  <w:num w:numId="13">
    <w:abstractNumId w:val="21"/>
  </w:num>
  <w:num w:numId="14">
    <w:abstractNumId w:val="20"/>
  </w:num>
  <w:num w:numId="15">
    <w:abstractNumId w:val="11"/>
  </w:num>
  <w:num w:numId="16">
    <w:abstractNumId w:val="49"/>
  </w:num>
  <w:num w:numId="17">
    <w:abstractNumId w:val="53"/>
  </w:num>
  <w:num w:numId="18">
    <w:abstractNumId w:val="26"/>
  </w:num>
  <w:num w:numId="19">
    <w:abstractNumId w:val="29"/>
  </w:num>
  <w:num w:numId="20">
    <w:abstractNumId w:val="8"/>
  </w:num>
  <w:num w:numId="21">
    <w:abstractNumId w:val="14"/>
  </w:num>
  <w:num w:numId="22">
    <w:abstractNumId w:val="36"/>
  </w:num>
  <w:num w:numId="23">
    <w:abstractNumId w:val="42"/>
  </w:num>
  <w:num w:numId="24">
    <w:abstractNumId w:val="31"/>
  </w:num>
  <w:num w:numId="25">
    <w:abstractNumId w:val="18"/>
  </w:num>
  <w:num w:numId="26">
    <w:abstractNumId w:val="23"/>
  </w:num>
  <w:num w:numId="27">
    <w:abstractNumId w:val="51"/>
  </w:num>
  <w:num w:numId="28">
    <w:abstractNumId w:val="6"/>
  </w:num>
  <w:num w:numId="29">
    <w:abstractNumId w:val="16"/>
  </w:num>
  <w:num w:numId="30">
    <w:abstractNumId w:val="13"/>
  </w:num>
  <w:num w:numId="31">
    <w:abstractNumId w:val="48"/>
  </w:num>
  <w:num w:numId="32">
    <w:abstractNumId w:val="33"/>
  </w:num>
  <w:num w:numId="33">
    <w:abstractNumId w:val="41"/>
  </w:num>
  <w:num w:numId="34">
    <w:abstractNumId w:val="10"/>
  </w:num>
  <w:num w:numId="35">
    <w:abstractNumId w:val="54"/>
  </w:num>
  <w:num w:numId="36">
    <w:abstractNumId w:val="38"/>
  </w:num>
  <w:num w:numId="37">
    <w:abstractNumId w:val="9"/>
  </w:num>
  <w:num w:numId="38">
    <w:abstractNumId w:val="46"/>
  </w:num>
  <w:num w:numId="39">
    <w:abstractNumId w:val="1"/>
  </w:num>
  <w:num w:numId="40">
    <w:abstractNumId w:val="0"/>
  </w:num>
  <w:num w:numId="41">
    <w:abstractNumId w:val="7"/>
  </w:num>
  <w:num w:numId="42">
    <w:abstractNumId w:val="19"/>
  </w:num>
  <w:num w:numId="43">
    <w:abstractNumId w:val="30"/>
  </w:num>
  <w:num w:numId="44">
    <w:abstractNumId w:val="3"/>
  </w:num>
  <w:num w:numId="45">
    <w:abstractNumId w:val="27"/>
  </w:num>
  <w:num w:numId="46">
    <w:abstractNumId w:val="43"/>
  </w:num>
  <w:num w:numId="47">
    <w:abstractNumId w:val="5"/>
  </w:num>
  <w:num w:numId="48">
    <w:abstractNumId w:val="8"/>
  </w:num>
  <w:num w:numId="49">
    <w:abstractNumId w:val="12"/>
  </w:num>
  <w:num w:numId="50">
    <w:abstractNumId w:val="12"/>
  </w:num>
  <w:num w:numId="51">
    <w:abstractNumId w:val="12"/>
  </w:num>
  <w:num w:numId="52">
    <w:abstractNumId w:val="12"/>
  </w:num>
  <w:num w:numId="53">
    <w:abstractNumId w:val="12"/>
  </w:num>
  <w:num w:numId="54">
    <w:abstractNumId w:val="12"/>
  </w:num>
  <w:num w:numId="55">
    <w:abstractNumId w:val="12"/>
  </w:num>
  <w:num w:numId="56">
    <w:abstractNumId w:val="12"/>
  </w:num>
  <w:num w:numId="57">
    <w:abstractNumId w:val="12"/>
  </w:num>
  <w:num w:numId="58">
    <w:abstractNumId w:val="2"/>
  </w:num>
  <w:num w:numId="59">
    <w:abstractNumId w:val="37"/>
  </w:num>
  <w:num w:numId="60">
    <w:abstractNumId w:val="25"/>
  </w:num>
  <w:num w:numId="61">
    <w:abstractNumId w:val="40"/>
  </w:num>
  <w:num w:numId="62">
    <w:abstractNumId w:val="22"/>
  </w:num>
  <w:num w:numId="63">
    <w:abstractNumId w:val="15"/>
  </w:num>
  <w:num w:numId="64">
    <w:abstractNumId w:val="45"/>
  </w:num>
  <w:numIdMacAtCleanup w:val="5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ost Wijnings">
    <w15:presenceInfo w15:providerId="Windows Live" w15:userId="33eccedbe8c625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94107"/>
    <w:rsid w:val="00000A02"/>
    <w:rsid w:val="0000287E"/>
    <w:rsid w:val="00003369"/>
    <w:rsid w:val="00003B8D"/>
    <w:rsid w:val="000052A3"/>
    <w:rsid w:val="0000581F"/>
    <w:rsid w:val="0000724F"/>
    <w:rsid w:val="00007C42"/>
    <w:rsid w:val="0001008F"/>
    <w:rsid w:val="0001315D"/>
    <w:rsid w:val="00013A67"/>
    <w:rsid w:val="00013AFF"/>
    <w:rsid w:val="000143D8"/>
    <w:rsid w:val="00014464"/>
    <w:rsid w:val="00017D0B"/>
    <w:rsid w:val="00020CAE"/>
    <w:rsid w:val="00020E6D"/>
    <w:rsid w:val="0002146C"/>
    <w:rsid w:val="000219F4"/>
    <w:rsid w:val="000234EA"/>
    <w:rsid w:val="000249C3"/>
    <w:rsid w:val="00024E98"/>
    <w:rsid w:val="00025BB9"/>
    <w:rsid w:val="000261A2"/>
    <w:rsid w:val="00026941"/>
    <w:rsid w:val="00026CE5"/>
    <w:rsid w:val="00027EC2"/>
    <w:rsid w:val="00031594"/>
    <w:rsid w:val="00031C10"/>
    <w:rsid w:val="00031F03"/>
    <w:rsid w:val="000334CD"/>
    <w:rsid w:val="00033BE1"/>
    <w:rsid w:val="00034EB6"/>
    <w:rsid w:val="000372F9"/>
    <w:rsid w:val="00037F27"/>
    <w:rsid w:val="0004038D"/>
    <w:rsid w:val="0004197C"/>
    <w:rsid w:val="0004440B"/>
    <w:rsid w:val="00044D0F"/>
    <w:rsid w:val="00045A5F"/>
    <w:rsid w:val="00045BCA"/>
    <w:rsid w:val="0004776E"/>
    <w:rsid w:val="00050221"/>
    <w:rsid w:val="00050CB7"/>
    <w:rsid w:val="00050E11"/>
    <w:rsid w:val="00051DF5"/>
    <w:rsid w:val="0005274C"/>
    <w:rsid w:val="00052A14"/>
    <w:rsid w:val="00055000"/>
    <w:rsid w:val="0006113E"/>
    <w:rsid w:val="0006155F"/>
    <w:rsid w:val="00063252"/>
    <w:rsid w:val="000636E8"/>
    <w:rsid w:val="00064CED"/>
    <w:rsid w:val="00065BE6"/>
    <w:rsid w:val="00065F88"/>
    <w:rsid w:val="00066DF2"/>
    <w:rsid w:val="000708F5"/>
    <w:rsid w:val="00072477"/>
    <w:rsid w:val="00074A77"/>
    <w:rsid w:val="00074F90"/>
    <w:rsid w:val="00075367"/>
    <w:rsid w:val="00077390"/>
    <w:rsid w:val="00077589"/>
    <w:rsid w:val="00077716"/>
    <w:rsid w:val="00077E26"/>
    <w:rsid w:val="000807FB"/>
    <w:rsid w:val="0008102B"/>
    <w:rsid w:val="0008179C"/>
    <w:rsid w:val="00082CC2"/>
    <w:rsid w:val="00082FDE"/>
    <w:rsid w:val="00083CF2"/>
    <w:rsid w:val="00084BC3"/>
    <w:rsid w:val="00084CF9"/>
    <w:rsid w:val="00084FC7"/>
    <w:rsid w:val="00085B78"/>
    <w:rsid w:val="00085EED"/>
    <w:rsid w:val="00087592"/>
    <w:rsid w:val="0008772F"/>
    <w:rsid w:val="00087AE7"/>
    <w:rsid w:val="000908CE"/>
    <w:rsid w:val="000909F2"/>
    <w:rsid w:val="0009495C"/>
    <w:rsid w:val="00097459"/>
    <w:rsid w:val="00097835"/>
    <w:rsid w:val="00097C91"/>
    <w:rsid w:val="000A0B2F"/>
    <w:rsid w:val="000A0CC9"/>
    <w:rsid w:val="000A1715"/>
    <w:rsid w:val="000A17EA"/>
    <w:rsid w:val="000A31F0"/>
    <w:rsid w:val="000A32A3"/>
    <w:rsid w:val="000A356F"/>
    <w:rsid w:val="000A56F1"/>
    <w:rsid w:val="000B049C"/>
    <w:rsid w:val="000B15D4"/>
    <w:rsid w:val="000B21AB"/>
    <w:rsid w:val="000B3A8B"/>
    <w:rsid w:val="000B4765"/>
    <w:rsid w:val="000B4878"/>
    <w:rsid w:val="000B4F21"/>
    <w:rsid w:val="000B517C"/>
    <w:rsid w:val="000B5231"/>
    <w:rsid w:val="000B78D8"/>
    <w:rsid w:val="000B7DF3"/>
    <w:rsid w:val="000C2128"/>
    <w:rsid w:val="000C7CA0"/>
    <w:rsid w:val="000D1053"/>
    <w:rsid w:val="000D1150"/>
    <w:rsid w:val="000D1E84"/>
    <w:rsid w:val="000D50AA"/>
    <w:rsid w:val="000D7937"/>
    <w:rsid w:val="000E038C"/>
    <w:rsid w:val="000E04D4"/>
    <w:rsid w:val="000E27BD"/>
    <w:rsid w:val="000E3626"/>
    <w:rsid w:val="000E378F"/>
    <w:rsid w:val="000F0083"/>
    <w:rsid w:val="000F0F48"/>
    <w:rsid w:val="000F282E"/>
    <w:rsid w:val="000F45BD"/>
    <w:rsid w:val="000F5CF6"/>
    <w:rsid w:val="000F6993"/>
    <w:rsid w:val="000F6D3A"/>
    <w:rsid w:val="001001AB"/>
    <w:rsid w:val="00100477"/>
    <w:rsid w:val="0010097D"/>
    <w:rsid w:val="00110268"/>
    <w:rsid w:val="0011137C"/>
    <w:rsid w:val="00112595"/>
    <w:rsid w:val="00112AED"/>
    <w:rsid w:val="00114469"/>
    <w:rsid w:val="001153F9"/>
    <w:rsid w:val="00120EBB"/>
    <w:rsid w:val="001217EA"/>
    <w:rsid w:val="0012302D"/>
    <w:rsid w:val="00124D91"/>
    <w:rsid w:val="0012600C"/>
    <w:rsid w:val="00126FC2"/>
    <w:rsid w:val="0013103D"/>
    <w:rsid w:val="001315BD"/>
    <w:rsid w:val="00133728"/>
    <w:rsid w:val="00133F71"/>
    <w:rsid w:val="0013444C"/>
    <w:rsid w:val="00134A6F"/>
    <w:rsid w:val="00134C60"/>
    <w:rsid w:val="001351C0"/>
    <w:rsid w:val="001374E8"/>
    <w:rsid w:val="00145538"/>
    <w:rsid w:val="0014589E"/>
    <w:rsid w:val="00147657"/>
    <w:rsid w:val="00147A5D"/>
    <w:rsid w:val="00150142"/>
    <w:rsid w:val="00151706"/>
    <w:rsid w:val="00152974"/>
    <w:rsid w:val="00154B97"/>
    <w:rsid w:val="00155AAE"/>
    <w:rsid w:val="00155AC7"/>
    <w:rsid w:val="00155C55"/>
    <w:rsid w:val="001563CA"/>
    <w:rsid w:val="00156D98"/>
    <w:rsid w:val="0016085C"/>
    <w:rsid w:val="00161C0F"/>
    <w:rsid w:val="00162287"/>
    <w:rsid w:val="0016399E"/>
    <w:rsid w:val="001650CD"/>
    <w:rsid w:val="001673E8"/>
    <w:rsid w:val="00167AD4"/>
    <w:rsid w:val="0017047A"/>
    <w:rsid w:val="00170DF7"/>
    <w:rsid w:val="00172CD1"/>
    <w:rsid w:val="001735EC"/>
    <w:rsid w:val="00173CDD"/>
    <w:rsid w:val="00173EDC"/>
    <w:rsid w:val="00174BF3"/>
    <w:rsid w:val="0017664E"/>
    <w:rsid w:val="00177AAA"/>
    <w:rsid w:val="00177C08"/>
    <w:rsid w:val="00180F09"/>
    <w:rsid w:val="00181487"/>
    <w:rsid w:val="00181D5E"/>
    <w:rsid w:val="001821F9"/>
    <w:rsid w:val="00182694"/>
    <w:rsid w:val="001830F1"/>
    <w:rsid w:val="0018457C"/>
    <w:rsid w:val="00187827"/>
    <w:rsid w:val="00187CF2"/>
    <w:rsid w:val="00190334"/>
    <w:rsid w:val="001911A5"/>
    <w:rsid w:val="00191E84"/>
    <w:rsid w:val="001920E6"/>
    <w:rsid w:val="00192A4F"/>
    <w:rsid w:val="00193ED7"/>
    <w:rsid w:val="001948B3"/>
    <w:rsid w:val="001951A4"/>
    <w:rsid w:val="0019656D"/>
    <w:rsid w:val="0019749E"/>
    <w:rsid w:val="00197704"/>
    <w:rsid w:val="00197D11"/>
    <w:rsid w:val="001A28A0"/>
    <w:rsid w:val="001A42C3"/>
    <w:rsid w:val="001A4665"/>
    <w:rsid w:val="001A5DAA"/>
    <w:rsid w:val="001A5EAA"/>
    <w:rsid w:val="001A69D3"/>
    <w:rsid w:val="001A6A23"/>
    <w:rsid w:val="001A7486"/>
    <w:rsid w:val="001B0365"/>
    <w:rsid w:val="001B345D"/>
    <w:rsid w:val="001B4D8E"/>
    <w:rsid w:val="001B4D90"/>
    <w:rsid w:val="001B6EC1"/>
    <w:rsid w:val="001B760B"/>
    <w:rsid w:val="001C0505"/>
    <w:rsid w:val="001C0507"/>
    <w:rsid w:val="001C0581"/>
    <w:rsid w:val="001C1286"/>
    <w:rsid w:val="001C14AF"/>
    <w:rsid w:val="001C14E1"/>
    <w:rsid w:val="001C242C"/>
    <w:rsid w:val="001C3205"/>
    <w:rsid w:val="001C404C"/>
    <w:rsid w:val="001C44CF"/>
    <w:rsid w:val="001C6484"/>
    <w:rsid w:val="001C6E0D"/>
    <w:rsid w:val="001C76F3"/>
    <w:rsid w:val="001D1234"/>
    <w:rsid w:val="001D1548"/>
    <w:rsid w:val="001D1893"/>
    <w:rsid w:val="001D2B62"/>
    <w:rsid w:val="001D338F"/>
    <w:rsid w:val="001D58F6"/>
    <w:rsid w:val="001D6428"/>
    <w:rsid w:val="001D67FA"/>
    <w:rsid w:val="001D6BDF"/>
    <w:rsid w:val="001D7169"/>
    <w:rsid w:val="001D72E6"/>
    <w:rsid w:val="001E1AF6"/>
    <w:rsid w:val="001E20F7"/>
    <w:rsid w:val="001E26B0"/>
    <w:rsid w:val="001E3257"/>
    <w:rsid w:val="001E3473"/>
    <w:rsid w:val="001E3DB6"/>
    <w:rsid w:val="001E4D76"/>
    <w:rsid w:val="001E5FB2"/>
    <w:rsid w:val="001E6311"/>
    <w:rsid w:val="001E7EAF"/>
    <w:rsid w:val="001F0182"/>
    <w:rsid w:val="001F1E43"/>
    <w:rsid w:val="001F2F72"/>
    <w:rsid w:val="001F3548"/>
    <w:rsid w:val="001F5167"/>
    <w:rsid w:val="001F674D"/>
    <w:rsid w:val="001F6859"/>
    <w:rsid w:val="001F6DFC"/>
    <w:rsid w:val="00200275"/>
    <w:rsid w:val="002006C7"/>
    <w:rsid w:val="00200F0D"/>
    <w:rsid w:val="002031CC"/>
    <w:rsid w:val="00204374"/>
    <w:rsid w:val="00204BA5"/>
    <w:rsid w:val="00205248"/>
    <w:rsid w:val="00210444"/>
    <w:rsid w:val="00211F28"/>
    <w:rsid w:val="002137B7"/>
    <w:rsid w:val="00213C0B"/>
    <w:rsid w:val="00214B22"/>
    <w:rsid w:val="00215195"/>
    <w:rsid w:val="00215E6B"/>
    <w:rsid w:val="0021623A"/>
    <w:rsid w:val="002162A2"/>
    <w:rsid w:val="00216382"/>
    <w:rsid w:val="002169EC"/>
    <w:rsid w:val="00217883"/>
    <w:rsid w:val="00217C5E"/>
    <w:rsid w:val="00221A86"/>
    <w:rsid w:val="0022231D"/>
    <w:rsid w:val="00222F0A"/>
    <w:rsid w:val="0022319D"/>
    <w:rsid w:val="00224C88"/>
    <w:rsid w:val="00226612"/>
    <w:rsid w:val="00226D95"/>
    <w:rsid w:val="00230CDF"/>
    <w:rsid w:val="0023101F"/>
    <w:rsid w:val="002313D4"/>
    <w:rsid w:val="002348B3"/>
    <w:rsid w:val="00234954"/>
    <w:rsid w:val="002373A7"/>
    <w:rsid w:val="00237DAF"/>
    <w:rsid w:val="002402B8"/>
    <w:rsid w:val="00240EA4"/>
    <w:rsid w:val="0024228D"/>
    <w:rsid w:val="002424F6"/>
    <w:rsid w:val="0024277F"/>
    <w:rsid w:val="0024542F"/>
    <w:rsid w:val="00245A80"/>
    <w:rsid w:val="002469E8"/>
    <w:rsid w:val="0024717A"/>
    <w:rsid w:val="0025024C"/>
    <w:rsid w:val="00250B86"/>
    <w:rsid w:val="00251706"/>
    <w:rsid w:val="0025199E"/>
    <w:rsid w:val="00252F56"/>
    <w:rsid w:val="00256653"/>
    <w:rsid w:val="00260D7B"/>
    <w:rsid w:val="002612C2"/>
    <w:rsid w:val="00262E0A"/>
    <w:rsid w:val="002637AB"/>
    <w:rsid w:val="0026394D"/>
    <w:rsid w:val="00264073"/>
    <w:rsid w:val="00264967"/>
    <w:rsid w:val="002652D1"/>
    <w:rsid w:val="00266347"/>
    <w:rsid w:val="00271A8B"/>
    <w:rsid w:val="002727DE"/>
    <w:rsid w:val="00272899"/>
    <w:rsid w:val="00272A9C"/>
    <w:rsid w:val="00272D65"/>
    <w:rsid w:val="00272F7C"/>
    <w:rsid w:val="002745F6"/>
    <w:rsid w:val="00274703"/>
    <w:rsid w:val="0028158D"/>
    <w:rsid w:val="00282250"/>
    <w:rsid w:val="00283534"/>
    <w:rsid w:val="002838D4"/>
    <w:rsid w:val="00285B76"/>
    <w:rsid w:val="002905C2"/>
    <w:rsid w:val="002909CE"/>
    <w:rsid w:val="00290A0A"/>
    <w:rsid w:val="00292739"/>
    <w:rsid w:val="00292E8A"/>
    <w:rsid w:val="0029357E"/>
    <w:rsid w:val="00295F26"/>
    <w:rsid w:val="00297D8B"/>
    <w:rsid w:val="002A0EC1"/>
    <w:rsid w:val="002A1422"/>
    <w:rsid w:val="002A2BE9"/>
    <w:rsid w:val="002A31F2"/>
    <w:rsid w:val="002A3F1F"/>
    <w:rsid w:val="002A514B"/>
    <w:rsid w:val="002A54DC"/>
    <w:rsid w:val="002A5998"/>
    <w:rsid w:val="002A5EDC"/>
    <w:rsid w:val="002A7518"/>
    <w:rsid w:val="002B1EC7"/>
    <w:rsid w:val="002B24D1"/>
    <w:rsid w:val="002B25E8"/>
    <w:rsid w:val="002B2B1E"/>
    <w:rsid w:val="002B2B21"/>
    <w:rsid w:val="002B2B66"/>
    <w:rsid w:val="002B3BE6"/>
    <w:rsid w:val="002B533B"/>
    <w:rsid w:val="002B5787"/>
    <w:rsid w:val="002C07B0"/>
    <w:rsid w:val="002C242E"/>
    <w:rsid w:val="002C4D08"/>
    <w:rsid w:val="002C4DC3"/>
    <w:rsid w:val="002C5AB4"/>
    <w:rsid w:val="002C5CD0"/>
    <w:rsid w:val="002C6094"/>
    <w:rsid w:val="002C6473"/>
    <w:rsid w:val="002C6E89"/>
    <w:rsid w:val="002D0B57"/>
    <w:rsid w:val="002D0DF3"/>
    <w:rsid w:val="002D223A"/>
    <w:rsid w:val="002D2CF2"/>
    <w:rsid w:val="002D359D"/>
    <w:rsid w:val="002D40F0"/>
    <w:rsid w:val="002D5028"/>
    <w:rsid w:val="002E06C6"/>
    <w:rsid w:val="002E1126"/>
    <w:rsid w:val="002E11EA"/>
    <w:rsid w:val="002E3236"/>
    <w:rsid w:val="002E6DB7"/>
    <w:rsid w:val="002E7A49"/>
    <w:rsid w:val="002F1384"/>
    <w:rsid w:val="002F1A88"/>
    <w:rsid w:val="002F2223"/>
    <w:rsid w:val="002F297E"/>
    <w:rsid w:val="002F50E0"/>
    <w:rsid w:val="002F5F5F"/>
    <w:rsid w:val="002F5F74"/>
    <w:rsid w:val="002F62C9"/>
    <w:rsid w:val="002F6C65"/>
    <w:rsid w:val="002F73FF"/>
    <w:rsid w:val="003009C1"/>
    <w:rsid w:val="00300CB6"/>
    <w:rsid w:val="0030141E"/>
    <w:rsid w:val="00302857"/>
    <w:rsid w:val="00303956"/>
    <w:rsid w:val="0030419C"/>
    <w:rsid w:val="003057D6"/>
    <w:rsid w:val="0030599C"/>
    <w:rsid w:val="0030680E"/>
    <w:rsid w:val="003071D1"/>
    <w:rsid w:val="00310F27"/>
    <w:rsid w:val="003129DF"/>
    <w:rsid w:val="00312F2E"/>
    <w:rsid w:val="0031656B"/>
    <w:rsid w:val="00316F48"/>
    <w:rsid w:val="00320769"/>
    <w:rsid w:val="00320902"/>
    <w:rsid w:val="00320C92"/>
    <w:rsid w:val="00322429"/>
    <w:rsid w:val="00323F39"/>
    <w:rsid w:val="00325B21"/>
    <w:rsid w:val="00325E95"/>
    <w:rsid w:val="00326C98"/>
    <w:rsid w:val="0033131E"/>
    <w:rsid w:val="00331C15"/>
    <w:rsid w:val="00332412"/>
    <w:rsid w:val="003339AC"/>
    <w:rsid w:val="00335295"/>
    <w:rsid w:val="003362B8"/>
    <w:rsid w:val="003365B8"/>
    <w:rsid w:val="00336655"/>
    <w:rsid w:val="003369BD"/>
    <w:rsid w:val="00336A0C"/>
    <w:rsid w:val="00336E0E"/>
    <w:rsid w:val="00340D98"/>
    <w:rsid w:val="00342006"/>
    <w:rsid w:val="0034236E"/>
    <w:rsid w:val="00342FC3"/>
    <w:rsid w:val="003431F4"/>
    <w:rsid w:val="0034379E"/>
    <w:rsid w:val="00344FB9"/>
    <w:rsid w:val="0034567C"/>
    <w:rsid w:val="0035076F"/>
    <w:rsid w:val="00350F1C"/>
    <w:rsid w:val="00351747"/>
    <w:rsid w:val="00351C0C"/>
    <w:rsid w:val="00351CED"/>
    <w:rsid w:val="00351F32"/>
    <w:rsid w:val="00352968"/>
    <w:rsid w:val="0035696C"/>
    <w:rsid w:val="003576B0"/>
    <w:rsid w:val="00361BD0"/>
    <w:rsid w:val="00362732"/>
    <w:rsid w:val="00362F42"/>
    <w:rsid w:val="00363CC3"/>
    <w:rsid w:val="00363DCA"/>
    <w:rsid w:val="00364546"/>
    <w:rsid w:val="00364DA7"/>
    <w:rsid w:val="00367913"/>
    <w:rsid w:val="00367F32"/>
    <w:rsid w:val="003703B2"/>
    <w:rsid w:val="00370A5A"/>
    <w:rsid w:val="00370D8B"/>
    <w:rsid w:val="003738A6"/>
    <w:rsid w:val="00374492"/>
    <w:rsid w:val="00374B8A"/>
    <w:rsid w:val="003758EA"/>
    <w:rsid w:val="003760A2"/>
    <w:rsid w:val="00381B0C"/>
    <w:rsid w:val="00381FCF"/>
    <w:rsid w:val="00384574"/>
    <w:rsid w:val="00384E45"/>
    <w:rsid w:val="0038525D"/>
    <w:rsid w:val="00385DD2"/>
    <w:rsid w:val="00385F51"/>
    <w:rsid w:val="003864A2"/>
    <w:rsid w:val="00387F4D"/>
    <w:rsid w:val="00390405"/>
    <w:rsid w:val="00390F81"/>
    <w:rsid w:val="00391E28"/>
    <w:rsid w:val="0039237D"/>
    <w:rsid w:val="00393BD4"/>
    <w:rsid w:val="00394325"/>
    <w:rsid w:val="00394420"/>
    <w:rsid w:val="00394E4A"/>
    <w:rsid w:val="00395904"/>
    <w:rsid w:val="0039686A"/>
    <w:rsid w:val="003979D0"/>
    <w:rsid w:val="003A0FE9"/>
    <w:rsid w:val="003A2A08"/>
    <w:rsid w:val="003A4901"/>
    <w:rsid w:val="003A4EA1"/>
    <w:rsid w:val="003A76D7"/>
    <w:rsid w:val="003A775D"/>
    <w:rsid w:val="003B06F0"/>
    <w:rsid w:val="003B18CA"/>
    <w:rsid w:val="003B2A52"/>
    <w:rsid w:val="003B484F"/>
    <w:rsid w:val="003B5636"/>
    <w:rsid w:val="003B7184"/>
    <w:rsid w:val="003C0400"/>
    <w:rsid w:val="003C1E27"/>
    <w:rsid w:val="003C2413"/>
    <w:rsid w:val="003C3562"/>
    <w:rsid w:val="003C528B"/>
    <w:rsid w:val="003C71B2"/>
    <w:rsid w:val="003C7692"/>
    <w:rsid w:val="003C76C9"/>
    <w:rsid w:val="003C7A06"/>
    <w:rsid w:val="003D1579"/>
    <w:rsid w:val="003D27E5"/>
    <w:rsid w:val="003D6DE4"/>
    <w:rsid w:val="003E0727"/>
    <w:rsid w:val="003E0A29"/>
    <w:rsid w:val="003E261D"/>
    <w:rsid w:val="003E3BB7"/>
    <w:rsid w:val="003E3DCE"/>
    <w:rsid w:val="003E3FAD"/>
    <w:rsid w:val="003E459F"/>
    <w:rsid w:val="003E4A97"/>
    <w:rsid w:val="003E4C86"/>
    <w:rsid w:val="003E5C21"/>
    <w:rsid w:val="003E5DE0"/>
    <w:rsid w:val="003F0612"/>
    <w:rsid w:val="003F1A30"/>
    <w:rsid w:val="003F1BC7"/>
    <w:rsid w:val="003F2029"/>
    <w:rsid w:val="003F2B90"/>
    <w:rsid w:val="003F2F1D"/>
    <w:rsid w:val="003F3693"/>
    <w:rsid w:val="003F4436"/>
    <w:rsid w:val="003F6827"/>
    <w:rsid w:val="00400AB5"/>
    <w:rsid w:val="004021AA"/>
    <w:rsid w:val="00403EA2"/>
    <w:rsid w:val="00404971"/>
    <w:rsid w:val="004062E8"/>
    <w:rsid w:val="00412A80"/>
    <w:rsid w:val="00412AAD"/>
    <w:rsid w:val="00414CEC"/>
    <w:rsid w:val="00414EF6"/>
    <w:rsid w:val="00415427"/>
    <w:rsid w:val="004164C9"/>
    <w:rsid w:val="00416584"/>
    <w:rsid w:val="004178FF"/>
    <w:rsid w:val="00420531"/>
    <w:rsid w:val="004232D9"/>
    <w:rsid w:val="0042473D"/>
    <w:rsid w:val="00424B5D"/>
    <w:rsid w:val="00425D0D"/>
    <w:rsid w:val="004271D9"/>
    <w:rsid w:val="004311CB"/>
    <w:rsid w:val="00431912"/>
    <w:rsid w:val="00431CED"/>
    <w:rsid w:val="00433629"/>
    <w:rsid w:val="00433DD6"/>
    <w:rsid w:val="00435072"/>
    <w:rsid w:val="00435718"/>
    <w:rsid w:val="0043652C"/>
    <w:rsid w:val="004367EA"/>
    <w:rsid w:val="0044074F"/>
    <w:rsid w:val="00441E6D"/>
    <w:rsid w:val="004437F1"/>
    <w:rsid w:val="004454FD"/>
    <w:rsid w:val="004462D3"/>
    <w:rsid w:val="004467D0"/>
    <w:rsid w:val="0044730B"/>
    <w:rsid w:val="0045029F"/>
    <w:rsid w:val="00450BDB"/>
    <w:rsid w:val="00450CC1"/>
    <w:rsid w:val="00451661"/>
    <w:rsid w:val="0045219B"/>
    <w:rsid w:val="00452417"/>
    <w:rsid w:val="004567BA"/>
    <w:rsid w:val="00456825"/>
    <w:rsid w:val="00456BAD"/>
    <w:rsid w:val="00463A2F"/>
    <w:rsid w:val="00465D54"/>
    <w:rsid w:val="004661C7"/>
    <w:rsid w:val="00466927"/>
    <w:rsid w:val="00466F45"/>
    <w:rsid w:val="004722C3"/>
    <w:rsid w:val="0047513D"/>
    <w:rsid w:val="00475B75"/>
    <w:rsid w:val="00477066"/>
    <w:rsid w:val="004771D4"/>
    <w:rsid w:val="00480A74"/>
    <w:rsid w:val="00480D16"/>
    <w:rsid w:val="00481B08"/>
    <w:rsid w:val="00482221"/>
    <w:rsid w:val="00483164"/>
    <w:rsid w:val="00484A6B"/>
    <w:rsid w:val="00485339"/>
    <w:rsid w:val="00486B78"/>
    <w:rsid w:val="00486DB9"/>
    <w:rsid w:val="00486E1F"/>
    <w:rsid w:val="00487557"/>
    <w:rsid w:val="00487858"/>
    <w:rsid w:val="004902B7"/>
    <w:rsid w:val="0049163D"/>
    <w:rsid w:val="00493862"/>
    <w:rsid w:val="00494E72"/>
    <w:rsid w:val="00495A02"/>
    <w:rsid w:val="00497853"/>
    <w:rsid w:val="004A05B4"/>
    <w:rsid w:val="004A081B"/>
    <w:rsid w:val="004A14CC"/>
    <w:rsid w:val="004A19CA"/>
    <w:rsid w:val="004A23EC"/>
    <w:rsid w:val="004A2539"/>
    <w:rsid w:val="004A2A95"/>
    <w:rsid w:val="004A48E2"/>
    <w:rsid w:val="004A4D52"/>
    <w:rsid w:val="004A6174"/>
    <w:rsid w:val="004B26C5"/>
    <w:rsid w:val="004B2DF6"/>
    <w:rsid w:val="004B36EC"/>
    <w:rsid w:val="004B3A3F"/>
    <w:rsid w:val="004B3D1D"/>
    <w:rsid w:val="004B717A"/>
    <w:rsid w:val="004B7E83"/>
    <w:rsid w:val="004C0EF6"/>
    <w:rsid w:val="004C2290"/>
    <w:rsid w:val="004C2C41"/>
    <w:rsid w:val="004C3F49"/>
    <w:rsid w:val="004C47C3"/>
    <w:rsid w:val="004C531D"/>
    <w:rsid w:val="004C772E"/>
    <w:rsid w:val="004D01A3"/>
    <w:rsid w:val="004D0A75"/>
    <w:rsid w:val="004D0C13"/>
    <w:rsid w:val="004D0EDA"/>
    <w:rsid w:val="004D7852"/>
    <w:rsid w:val="004E0417"/>
    <w:rsid w:val="004E0A6E"/>
    <w:rsid w:val="004E12DA"/>
    <w:rsid w:val="004E2BC7"/>
    <w:rsid w:val="004E30F0"/>
    <w:rsid w:val="004E4E97"/>
    <w:rsid w:val="004E563E"/>
    <w:rsid w:val="004E74FE"/>
    <w:rsid w:val="004F0691"/>
    <w:rsid w:val="004F0BF0"/>
    <w:rsid w:val="004F1472"/>
    <w:rsid w:val="004F1892"/>
    <w:rsid w:val="004F40B4"/>
    <w:rsid w:val="004F449E"/>
    <w:rsid w:val="004F7782"/>
    <w:rsid w:val="004F7FE3"/>
    <w:rsid w:val="00500199"/>
    <w:rsid w:val="005003BF"/>
    <w:rsid w:val="00500B94"/>
    <w:rsid w:val="00501C5E"/>
    <w:rsid w:val="0050271E"/>
    <w:rsid w:val="0050349B"/>
    <w:rsid w:val="005061E2"/>
    <w:rsid w:val="0050791E"/>
    <w:rsid w:val="00510028"/>
    <w:rsid w:val="00510345"/>
    <w:rsid w:val="005136DC"/>
    <w:rsid w:val="005154F2"/>
    <w:rsid w:val="005157DC"/>
    <w:rsid w:val="00516B19"/>
    <w:rsid w:val="00520603"/>
    <w:rsid w:val="00520F83"/>
    <w:rsid w:val="0052204F"/>
    <w:rsid w:val="005231F0"/>
    <w:rsid w:val="005236D7"/>
    <w:rsid w:val="00524799"/>
    <w:rsid w:val="00525502"/>
    <w:rsid w:val="0052553E"/>
    <w:rsid w:val="005259F0"/>
    <w:rsid w:val="00525A21"/>
    <w:rsid w:val="005270C6"/>
    <w:rsid w:val="005272D7"/>
    <w:rsid w:val="00532715"/>
    <w:rsid w:val="00533096"/>
    <w:rsid w:val="0053388B"/>
    <w:rsid w:val="00533BE3"/>
    <w:rsid w:val="00534F11"/>
    <w:rsid w:val="0053520C"/>
    <w:rsid w:val="005355EB"/>
    <w:rsid w:val="005363C4"/>
    <w:rsid w:val="005375E8"/>
    <w:rsid w:val="005404CC"/>
    <w:rsid w:val="00541C20"/>
    <w:rsid w:val="005424F6"/>
    <w:rsid w:val="00544EE2"/>
    <w:rsid w:val="00546271"/>
    <w:rsid w:val="00546F18"/>
    <w:rsid w:val="005478EA"/>
    <w:rsid w:val="0055296B"/>
    <w:rsid w:val="0055336E"/>
    <w:rsid w:val="0055366C"/>
    <w:rsid w:val="00553B47"/>
    <w:rsid w:val="00553E0C"/>
    <w:rsid w:val="00554C9F"/>
    <w:rsid w:val="005561A4"/>
    <w:rsid w:val="00557277"/>
    <w:rsid w:val="0055755E"/>
    <w:rsid w:val="00560F4D"/>
    <w:rsid w:val="00561871"/>
    <w:rsid w:val="0056190A"/>
    <w:rsid w:val="0056213F"/>
    <w:rsid w:val="005625EB"/>
    <w:rsid w:val="005633EE"/>
    <w:rsid w:val="005671F9"/>
    <w:rsid w:val="005676B1"/>
    <w:rsid w:val="0056792E"/>
    <w:rsid w:val="00570152"/>
    <w:rsid w:val="0057043E"/>
    <w:rsid w:val="00570D1C"/>
    <w:rsid w:val="00572F22"/>
    <w:rsid w:val="0057337A"/>
    <w:rsid w:val="00574B0D"/>
    <w:rsid w:val="005753F6"/>
    <w:rsid w:val="00575631"/>
    <w:rsid w:val="00576173"/>
    <w:rsid w:val="00577ED9"/>
    <w:rsid w:val="00581E36"/>
    <w:rsid w:val="0058283D"/>
    <w:rsid w:val="00582F55"/>
    <w:rsid w:val="00583A45"/>
    <w:rsid w:val="00583C59"/>
    <w:rsid w:val="00584118"/>
    <w:rsid w:val="005846BF"/>
    <w:rsid w:val="0058491C"/>
    <w:rsid w:val="005849B9"/>
    <w:rsid w:val="0058543E"/>
    <w:rsid w:val="005856BF"/>
    <w:rsid w:val="00586335"/>
    <w:rsid w:val="005864D9"/>
    <w:rsid w:val="00586F1B"/>
    <w:rsid w:val="00587DC0"/>
    <w:rsid w:val="00590653"/>
    <w:rsid w:val="00590923"/>
    <w:rsid w:val="00592AA5"/>
    <w:rsid w:val="005938EF"/>
    <w:rsid w:val="0059392F"/>
    <w:rsid w:val="005944B2"/>
    <w:rsid w:val="00594752"/>
    <w:rsid w:val="00594FFF"/>
    <w:rsid w:val="0059531F"/>
    <w:rsid w:val="005958B8"/>
    <w:rsid w:val="0059609B"/>
    <w:rsid w:val="005962E0"/>
    <w:rsid w:val="00596689"/>
    <w:rsid w:val="005979EB"/>
    <w:rsid w:val="00597CEE"/>
    <w:rsid w:val="005A1F97"/>
    <w:rsid w:val="005A3777"/>
    <w:rsid w:val="005A4586"/>
    <w:rsid w:val="005A7FB3"/>
    <w:rsid w:val="005B069C"/>
    <w:rsid w:val="005B1147"/>
    <w:rsid w:val="005B23B5"/>
    <w:rsid w:val="005B380D"/>
    <w:rsid w:val="005B4AFA"/>
    <w:rsid w:val="005B52C6"/>
    <w:rsid w:val="005B5687"/>
    <w:rsid w:val="005B6AA7"/>
    <w:rsid w:val="005B6BE1"/>
    <w:rsid w:val="005B6FAA"/>
    <w:rsid w:val="005B709D"/>
    <w:rsid w:val="005B71C0"/>
    <w:rsid w:val="005B76AC"/>
    <w:rsid w:val="005C2B0B"/>
    <w:rsid w:val="005C2DE9"/>
    <w:rsid w:val="005C5FE4"/>
    <w:rsid w:val="005D0E92"/>
    <w:rsid w:val="005D2702"/>
    <w:rsid w:val="005D2EF2"/>
    <w:rsid w:val="005D37BA"/>
    <w:rsid w:val="005D42C8"/>
    <w:rsid w:val="005D45F7"/>
    <w:rsid w:val="005D4610"/>
    <w:rsid w:val="005D5070"/>
    <w:rsid w:val="005D5123"/>
    <w:rsid w:val="005E05E6"/>
    <w:rsid w:val="005E0E24"/>
    <w:rsid w:val="005E113C"/>
    <w:rsid w:val="005E1967"/>
    <w:rsid w:val="005E25BA"/>
    <w:rsid w:val="005E4300"/>
    <w:rsid w:val="005E50C9"/>
    <w:rsid w:val="005F2B36"/>
    <w:rsid w:val="005F3030"/>
    <w:rsid w:val="005F31EF"/>
    <w:rsid w:val="005F5F12"/>
    <w:rsid w:val="005F6AB9"/>
    <w:rsid w:val="005F70B2"/>
    <w:rsid w:val="00601080"/>
    <w:rsid w:val="00602A3E"/>
    <w:rsid w:val="006035B7"/>
    <w:rsid w:val="00610FE0"/>
    <w:rsid w:val="00611308"/>
    <w:rsid w:val="0061204D"/>
    <w:rsid w:val="00613DD7"/>
    <w:rsid w:val="0061556A"/>
    <w:rsid w:val="00617FFA"/>
    <w:rsid w:val="00621A27"/>
    <w:rsid w:val="006220D6"/>
    <w:rsid w:val="00622353"/>
    <w:rsid w:val="0062294E"/>
    <w:rsid w:val="00623523"/>
    <w:rsid w:val="00623848"/>
    <w:rsid w:val="00624F7D"/>
    <w:rsid w:val="00630845"/>
    <w:rsid w:val="0063307E"/>
    <w:rsid w:val="0063530A"/>
    <w:rsid w:val="00636072"/>
    <w:rsid w:val="006405B0"/>
    <w:rsid w:val="00640C8C"/>
    <w:rsid w:val="0064397B"/>
    <w:rsid w:val="0064496E"/>
    <w:rsid w:val="0064573B"/>
    <w:rsid w:val="00646F14"/>
    <w:rsid w:val="006515FC"/>
    <w:rsid w:val="00651638"/>
    <w:rsid w:val="00654179"/>
    <w:rsid w:val="006541E9"/>
    <w:rsid w:val="00654461"/>
    <w:rsid w:val="00654DB7"/>
    <w:rsid w:val="00655366"/>
    <w:rsid w:val="00655825"/>
    <w:rsid w:val="00656C9C"/>
    <w:rsid w:val="006579A9"/>
    <w:rsid w:val="006608F3"/>
    <w:rsid w:val="006614C3"/>
    <w:rsid w:val="006632CF"/>
    <w:rsid w:val="00664882"/>
    <w:rsid w:val="0066503F"/>
    <w:rsid w:val="00665321"/>
    <w:rsid w:val="00665779"/>
    <w:rsid w:val="00665B95"/>
    <w:rsid w:val="00665F68"/>
    <w:rsid w:val="006676E9"/>
    <w:rsid w:val="00667E13"/>
    <w:rsid w:val="00667F67"/>
    <w:rsid w:val="006703D1"/>
    <w:rsid w:val="0067088F"/>
    <w:rsid w:val="00670B81"/>
    <w:rsid w:val="00670D5F"/>
    <w:rsid w:val="0067323E"/>
    <w:rsid w:val="006737DF"/>
    <w:rsid w:val="00675353"/>
    <w:rsid w:val="006757B0"/>
    <w:rsid w:val="00675A74"/>
    <w:rsid w:val="00675E84"/>
    <w:rsid w:val="0067655E"/>
    <w:rsid w:val="00676C81"/>
    <w:rsid w:val="00680855"/>
    <w:rsid w:val="00680D02"/>
    <w:rsid w:val="006818EA"/>
    <w:rsid w:val="006822B9"/>
    <w:rsid w:val="006822FB"/>
    <w:rsid w:val="006828B6"/>
    <w:rsid w:val="00683935"/>
    <w:rsid w:val="00683D61"/>
    <w:rsid w:val="00683F4F"/>
    <w:rsid w:val="006842D4"/>
    <w:rsid w:val="00684534"/>
    <w:rsid w:val="0068467F"/>
    <w:rsid w:val="0068522C"/>
    <w:rsid w:val="00686365"/>
    <w:rsid w:val="006865DE"/>
    <w:rsid w:val="00686852"/>
    <w:rsid w:val="00686CF1"/>
    <w:rsid w:val="006873E1"/>
    <w:rsid w:val="00687796"/>
    <w:rsid w:val="006918F9"/>
    <w:rsid w:val="00692C82"/>
    <w:rsid w:val="00693811"/>
    <w:rsid w:val="00693CE3"/>
    <w:rsid w:val="00694107"/>
    <w:rsid w:val="00695946"/>
    <w:rsid w:val="006A02A4"/>
    <w:rsid w:val="006A24BC"/>
    <w:rsid w:val="006A2B06"/>
    <w:rsid w:val="006A312E"/>
    <w:rsid w:val="006A37CD"/>
    <w:rsid w:val="006A4980"/>
    <w:rsid w:val="006A5783"/>
    <w:rsid w:val="006B09EA"/>
    <w:rsid w:val="006B3DBD"/>
    <w:rsid w:val="006B4280"/>
    <w:rsid w:val="006B46D8"/>
    <w:rsid w:val="006B4C4E"/>
    <w:rsid w:val="006B5216"/>
    <w:rsid w:val="006B5B58"/>
    <w:rsid w:val="006C1380"/>
    <w:rsid w:val="006C4AB2"/>
    <w:rsid w:val="006C5330"/>
    <w:rsid w:val="006C5A4E"/>
    <w:rsid w:val="006C6150"/>
    <w:rsid w:val="006C6774"/>
    <w:rsid w:val="006C7AE4"/>
    <w:rsid w:val="006C7BCE"/>
    <w:rsid w:val="006D0160"/>
    <w:rsid w:val="006D0D57"/>
    <w:rsid w:val="006D25F4"/>
    <w:rsid w:val="006D2A4F"/>
    <w:rsid w:val="006D5699"/>
    <w:rsid w:val="006D5729"/>
    <w:rsid w:val="006D57B3"/>
    <w:rsid w:val="006D621D"/>
    <w:rsid w:val="006D62FB"/>
    <w:rsid w:val="006D795C"/>
    <w:rsid w:val="006E04C9"/>
    <w:rsid w:val="006E1742"/>
    <w:rsid w:val="006E43CA"/>
    <w:rsid w:val="006E678C"/>
    <w:rsid w:val="006E6C05"/>
    <w:rsid w:val="006F040A"/>
    <w:rsid w:val="006F0D03"/>
    <w:rsid w:val="006F1CA3"/>
    <w:rsid w:val="006F6E5C"/>
    <w:rsid w:val="006F6F70"/>
    <w:rsid w:val="006F72BB"/>
    <w:rsid w:val="00701460"/>
    <w:rsid w:val="00701D53"/>
    <w:rsid w:val="00701E9C"/>
    <w:rsid w:val="007030DA"/>
    <w:rsid w:val="007041F5"/>
    <w:rsid w:val="00705C87"/>
    <w:rsid w:val="00706241"/>
    <w:rsid w:val="00707924"/>
    <w:rsid w:val="007108B2"/>
    <w:rsid w:val="007117FA"/>
    <w:rsid w:val="00711FF8"/>
    <w:rsid w:val="0071227F"/>
    <w:rsid w:val="00713587"/>
    <w:rsid w:val="00713B45"/>
    <w:rsid w:val="00715EC3"/>
    <w:rsid w:val="00716543"/>
    <w:rsid w:val="00716C13"/>
    <w:rsid w:val="0071757F"/>
    <w:rsid w:val="00717882"/>
    <w:rsid w:val="00720C44"/>
    <w:rsid w:val="007230C9"/>
    <w:rsid w:val="007243AB"/>
    <w:rsid w:val="00724565"/>
    <w:rsid w:val="00724F01"/>
    <w:rsid w:val="00726297"/>
    <w:rsid w:val="0072634A"/>
    <w:rsid w:val="007276DF"/>
    <w:rsid w:val="00727993"/>
    <w:rsid w:val="00733045"/>
    <w:rsid w:val="00734820"/>
    <w:rsid w:val="00734A78"/>
    <w:rsid w:val="00735DDB"/>
    <w:rsid w:val="00736DCE"/>
    <w:rsid w:val="00737D60"/>
    <w:rsid w:val="00743356"/>
    <w:rsid w:val="007440CC"/>
    <w:rsid w:val="00745960"/>
    <w:rsid w:val="00746B6E"/>
    <w:rsid w:val="00746C51"/>
    <w:rsid w:val="00746F7C"/>
    <w:rsid w:val="007477E8"/>
    <w:rsid w:val="00751437"/>
    <w:rsid w:val="00754142"/>
    <w:rsid w:val="007550F6"/>
    <w:rsid w:val="00755472"/>
    <w:rsid w:val="007559E8"/>
    <w:rsid w:val="007576CF"/>
    <w:rsid w:val="00757CD8"/>
    <w:rsid w:val="00761A37"/>
    <w:rsid w:val="00761B09"/>
    <w:rsid w:val="007620CB"/>
    <w:rsid w:val="00763E45"/>
    <w:rsid w:val="00764E6A"/>
    <w:rsid w:val="00765447"/>
    <w:rsid w:val="007657A8"/>
    <w:rsid w:val="007658A8"/>
    <w:rsid w:val="00766337"/>
    <w:rsid w:val="007669B8"/>
    <w:rsid w:val="007675CA"/>
    <w:rsid w:val="007700E8"/>
    <w:rsid w:val="007710F4"/>
    <w:rsid w:val="0077113A"/>
    <w:rsid w:val="00771281"/>
    <w:rsid w:val="00771CFD"/>
    <w:rsid w:val="007721DD"/>
    <w:rsid w:val="007734FD"/>
    <w:rsid w:val="007749EB"/>
    <w:rsid w:val="00775204"/>
    <w:rsid w:val="007767FA"/>
    <w:rsid w:val="007779B3"/>
    <w:rsid w:val="00780B1D"/>
    <w:rsid w:val="00781FD4"/>
    <w:rsid w:val="0078276B"/>
    <w:rsid w:val="00784615"/>
    <w:rsid w:val="0078590E"/>
    <w:rsid w:val="00786BD2"/>
    <w:rsid w:val="007901CA"/>
    <w:rsid w:val="007903AB"/>
    <w:rsid w:val="00790920"/>
    <w:rsid w:val="00790946"/>
    <w:rsid w:val="0079133F"/>
    <w:rsid w:val="007923BD"/>
    <w:rsid w:val="007924E2"/>
    <w:rsid w:val="00792513"/>
    <w:rsid w:val="00793281"/>
    <w:rsid w:val="0079335F"/>
    <w:rsid w:val="00793F18"/>
    <w:rsid w:val="00794F05"/>
    <w:rsid w:val="00795A13"/>
    <w:rsid w:val="0079640E"/>
    <w:rsid w:val="00796D01"/>
    <w:rsid w:val="007A0D58"/>
    <w:rsid w:val="007A13C7"/>
    <w:rsid w:val="007A2197"/>
    <w:rsid w:val="007A2333"/>
    <w:rsid w:val="007A3661"/>
    <w:rsid w:val="007A3A57"/>
    <w:rsid w:val="007A4156"/>
    <w:rsid w:val="007A5A54"/>
    <w:rsid w:val="007A65AE"/>
    <w:rsid w:val="007A7873"/>
    <w:rsid w:val="007B00FA"/>
    <w:rsid w:val="007B0121"/>
    <w:rsid w:val="007B11B3"/>
    <w:rsid w:val="007B12BE"/>
    <w:rsid w:val="007B1C72"/>
    <w:rsid w:val="007B322A"/>
    <w:rsid w:val="007B4279"/>
    <w:rsid w:val="007B519F"/>
    <w:rsid w:val="007B5887"/>
    <w:rsid w:val="007B6DC4"/>
    <w:rsid w:val="007C1156"/>
    <w:rsid w:val="007C3F7C"/>
    <w:rsid w:val="007C6469"/>
    <w:rsid w:val="007C67F0"/>
    <w:rsid w:val="007D003B"/>
    <w:rsid w:val="007D08C7"/>
    <w:rsid w:val="007D1066"/>
    <w:rsid w:val="007D24AE"/>
    <w:rsid w:val="007D2923"/>
    <w:rsid w:val="007D33BF"/>
    <w:rsid w:val="007D3C3E"/>
    <w:rsid w:val="007D4AA9"/>
    <w:rsid w:val="007E01C0"/>
    <w:rsid w:val="007E1F7F"/>
    <w:rsid w:val="007E378C"/>
    <w:rsid w:val="007E3DF3"/>
    <w:rsid w:val="007E460E"/>
    <w:rsid w:val="007E4888"/>
    <w:rsid w:val="007E4C8F"/>
    <w:rsid w:val="007E4F7D"/>
    <w:rsid w:val="007E5941"/>
    <w:rsid w:val="007E799F"/>
    <w:rsid w:val="007F1005"/>
    <w:rsid w:val="007F27BA"/>
    <w:rsid w:val="007F2E62"/>
    <w:rsid w:val="007F64EB"/>
    <w:rsid w:val="00802FAD"/>
    <w:rsid w:val="00805313"/>
    <w:rsid w:val="00805A80"/>
    <w:rsid w:val="0080634D"/>
    <w:rsid w:val="008064B6"/>
    <w:rsid w:val="00806822"/>
    <w:rsid w:val="008070C4"/>
    <w:rsid w:val="00807BFF"/>
    <w:rsid w:val="00807C23"/>
    <w:rsid w:val="008128CB"/>
    <w:rsid w:val="008142B5"/>
    <w:rsid w:val="0081464D"/>
    <w:rsid w:val="00814E86"/>
    <w:rsid w:val="008154E2"/>
    <w:rsid w:val="0082033B"/>
    <w:rsid w:val="00820DD0"/>
    <w:rsid w:val="008235C4"/>
    <w:rsid w:val="008242ED"/>
    <w:rsid w:val="00824B04"/>
    <w:rsid w:val="00824D5A"/>
    <w:rsid w:val="00824EA6"/>
    <w:rsid w:val="00826B38"/>
    <w:rsid w:val="00827D1E"/>
    <w:rsid w:val="00830598"/>
    <w:rsid w:val="008305B0"/>
    <w:rsid w:val="008306FE"/>
    <w:rsid w:val="00830FA2"/>
    <w:rsid w:val="008315C7"/>
    <w:rsid w:val="00831DE9"/>
    <w:rsid w:val="008320A2"/>
    <w:rsid w:val="008336A9"/>
    <w:rsid w:val="00833EA9"/>
    <w:rsid w:val="008340A6"/>
    <w:rsid w:val="00834120"/>
    <w:rsid w:val="008347FB"/>
    <w:rsid w:val="0083534B"/>
    <w:rsid w:val="00837993"/>
    <w:rsid w:val="00837CE4"/>
    <w:rsid w:val="008401E8"/>
    <w:rsid w:val="00842453"/>
    <w:rsid w:val="0084256A"/>
    <w:rsid w:val="008431C5"/>
    <w:rsid w:val="0084464F"/>
    <w:rsid w:val="008448E5"/>
    <w:rsid w:val="00845DF6"/>
    <w:rsid w:val="0084611E"/>
    <w:rsid w:val="00846F2D"/>
    <w:rsid w:val="00847B4E"/>
    <w:rsid w:val="008507F8"/>
    <w:rsid w:val="00850C87"/>
    <w:rsid w:val="00851595"/>
    <w:rsid w:val="008522F0"/>
    <w:rsid w:val="0085294D"/>
    <w:rsid w:val="00852BAA"/>
    <w:rsid w:val="008530AC"/>
    <w:rsid w:val="00853527"/>
    <w:rsid w:val="008538D8"/>
    <w:rsid w:val="008538E2"/>
    <w:rsid w:val="008544AA"/>
    <w:rsid w:val="00855070"/>
    <w:rsid w:val="008558FB"/>
    <w:rsid w:val="00857C38"/>
    <w:rsid w:val="008611CA"/>
    <w:rsid w:val="0086154C"/>
    <w:rsid w:val="00862861"/>
    <w:rsid w:val="008646C2"/>
    <w:rsid w:val="00865016"/>
    <w:rsid w:val="0086638B"/>
    <w:rsid w:val="00867910"/>
    <w:rsid w:val="008703F4"/>
    <w:rsid w:val="00870812"/>
    <w:rsid w:val="00872FF1"/>
    <w:rsid w:val="00874FF2"/>
    <w:rsid w:val="008765A8"/>
    <w:rsid w:val="008810A3"/>
    <w:rsid w:val="008812DE"/>
    <w:rsid w:val="008824CC"/>
    <w:rsid w:val="00882C35"/>
    <w:rsid w:val="00885303"/>
    <w:rsid w:val="00887A4C"/>
    <w:rsid w:val="008905FF"/>
    <w:rsid w:val="00892F46"/>
    <w:rsid w:val="0089380B"/>
    <w:rsid w:val="00893B71"/>
    <w:rsid w:val="00894E37"/>
    <w:rsid w:val="008965B9"/>
    <w:rsid w:val="0089767B"/>
    <w:rsid w:val="008976C1"/>
    <w:rsid w:val="00897E5C"/>
    <w:rsid w:val="008A2449"/>
    <w:rsid w:val="008A3C15"/>
    <w:rsid w:val="008A3EFE"/>
    <w:rsid w:val="008A5CE7"/>
    <w:rsid w:val="008A5EA7"/>
    <w:rsid w:val="008B02B6"/>
    <w:rsid w:val="008B0503"/>
    <w:rsid w:val="008B48FF"/>
    <w:rsid w:val="008B6A7A"/>
    <w:rsid w:val="008B795F"/>
    <w:rsid w:val="008C0059"/>
    <w:rsid w:val="008C05BA"/>
    <w:rsid w:val="008C0D0A"/>
    <w:rsid w:val="008C1158"/>
    <w:rsid w:val="008C1824"/>
    <w:rsid w:val="008C37B0"/>
    <w:rsid w:val="008C493A"/>
    <w:rsid w:val="008C5C16"/>
    <w:rsid w:val="008C629E"/>
    <w:rsid w:val="008C717F"/>
    <w:rsid w:val="008C7C0B"/>
    <w:rsid w:val="008D14D9"/>
    <w:rsid w:val="008D2A2D"/>
    <w:rsid w:val="008D2D5A"/>
    <w:rsid w:val="008D3831"/>
    <w:rsid w:val="008D3B73"/>
    <w:rsid w:val="008D46C3"/>
    <w:rsid w:val="008D533E"/>
    <w:rsid w:val="008D6C5E"/>
    <w:rsid w:val="008E141C"/>
    <w:rsid w:val="008E1EAB"/>
    <w:rsid w:val="008E27D9"/>
    <w:rsid w:val="008E4F9E"/>
    <w:rsid w:val="008F01E2"/>
    <w:rsid w:val="008F0D58"/>
    <w:rsid w:val="008F133C"/>
    <w:rsid w:val="008F247B"/>
    <w:rsid w:val="008F2950"/>
    <w:rsid w:val="008F45A7"/>
    <w:rsid w:val="008F48EE"/>
    <w:rsid w:val="008F5D90"/>
    <w:rsid w:val="008F7866"/>
    <w:rsid w:val="00900E34"/>
    <w:rsid w:val="00901C95"/>
    <w:rsid w:val="009022A8"/>
    <w:rsid w:val="009037D9"/>
    <w:rsid w:val="00903E5F"/>
    <w:rsid w:val="009041B5"/>
    <w:rsid w:val="0090544A"/>
    <w:rsid w:val="00905FE0"/>
    <w:rsid w:val="0090657C"/>
    <w:rsid w:val="00906862"/>
    <w:rsid w:val="00907E75"/>
    <w:rsid w:val="009108FA"/>
    <w:rsid w:val="00911367"/>
    <w:rsid w:val="00911446"/>
    <w:rsid w:val="00912F8D"/>
    <w:rsid w:val="00912F9C"/>
    <w:rsid w:val="00913AE6"/>
    <w:rsid w:val="0091484C"/>
    <w:rsid w:val="009167D7"/>
    <w:rsid w:val="00916B91"/>
    <w:rsid w:val="0092129D"/>
    <w:rsid w:val="009233E8"/>
    <w:rsid w:val="00924EA8"/>
    <w:rsid w:val="00925634"/>
    <w:rsid w:val="0092583A"/>
    <w:rsid w:val="009324CE"/>
    <w:rsid w:val="00932A76"/>
    <w:rsid w:val="0093449E"/>
    <w:rsid w:val="00935E02"/>
    <w:rsid w:val="00937937"/>
    <w:rsid w:val="00941E42"/>
    <w:rsid w:val="00942051"/>
    <w:rsid w:val="009423CA"/>
    <w:rsid w:val="00942C1A"/>
    <w:rsid w:val="009446AF"/>
    <w:rsid w:val="00944B81"/>
    <w:rsid w:val="0094523C"/>
    <w:rsid w:val="00950E4B"/>
    <w:rsid w:val="0095146D"/>
    <w:rsid w:val="009514DF"/>
    <w:rsid w:val="0095245F"/>
    <w:rsid w:val="00952616"/>
    <w:rsid w:val="0095362C"/>
    <w:rsid w:val="00953A75"/>
    <w:rsid w:val="00957E21"/>
    <w:rsid w:val="00960B09"/>
    <w:rsid w:val="0096188F"/>
    <w:rsid w:val="009626C5"/>
    <w:rsid w:val="00962825"/>
    <w:rsid w:val="00962B83"/>
    <w:rsid w:val="00963C14"/>
    <w:rsid w:val="0096498C"/>
    <w:rsid w:val="00964ECA"/>
    <w:rsid w:val="00970C85"/>
    <w:rsid w:val="00973FA9"/>
    <w:rsid w:val="00974C11"/>
    <w:rsid w:val="0097738C"/>
    <w:rsid w:val="0097745A"/>
    <w:rsid w:val="0097781C"/>
    <w:rsid w:val="00977A57"/>
    <w:rsid w:val="00980402"/>
    <w:rsid w:val="00980474"/>
    <w:rsid w:val="009809D7"/>
    <w:rsid w:val="00983363"/>
    <w:rsid w:val="00984F20"/>
    <w:rsid w:val="00985B22"/>
    <w:rsid w:val="00985E62"/>
    <w:rsid w:val="00985EA0"/>
    <w:rsid w:val="009862D3"/>
    <w:rsid w:val="009867D7"/>
    <w:rsid w:val="00987F56"/>
    <w:rsid w:val="00990230"/>
    <w:rsid w:val="0099200A"/>
    <w:rsid w:val="009922C4"/>
    <w:rsid w:val="00992723"/>
    <w:rsid w:val="00992D41"/>
    <w:rsid w:val="009936B5"/>
    <w:rsid w:val="00994726"/>
    <w:rsid w:val="00995065"/>
    <w:rsid w:val="009957DE"/>
    <w:rsid w:val="009973E7"/>
    <w:rsid w:val="00997908"/>
    <w:rsid w:val="009A074C"/>
    <w:rsid w:val="009A2A86"/>
    <w:rsid w:val="009A33DF"/>
    <w:rsid w:val="009A3801"/>
    <w:rsid w:val="009A483F"/>
    <w:rsid w:val="009A5B6E"/>
    <w:rsid w:val="009A7CCF"/>
    <w:rsid w:val="009B12CC"/>
    <w:rsid w:val="009B174D"/>
    <w:rsid w:val="009B2632"/>
    <w:rsid w:val="009B4AB3"/>
    <w:rsid w:val="009B67F1"/>
    <w:rsid w:val="009C0306"/>
    <w:rsid w:val="009C1128"/>
    <w:rsid w:val="009C118D"/>
    <w:rsid w:val="009C2C22"/>
    <w:rsid w:val="009C351D"/>
    <w:rsid w:val="009C6FB1"/>
    <w:rsid w:val="009C7CE3"/>
    <w:rsid w:val="009D07CE"/>
    <w:rsid w:val="009D10E5"/>
    <w:rsid w:val="009D1795"/>
    <w:rsid w:val="009D1CC2"/>
    <w:rsid w:val="009D206C"/>
    <w:rsid w:val="009D3A9B"/>
    <w:rsid w:val="009D3B41"/>
    <w:rsid w:val="009D4513"/>
    <w:rsid w:val="009D4E18"/>
    <w:rsid w:val="009D5362"/>
    <w:rsid w:val="009D550C"/>
    <w:rsid w:val="009D627C"/>
    <w:rsid w:val="009D782B"/>
    <w:rsid w:val="009E10A7"/>
    <w:rsid w:val="009E3DC9"/>
    <w:rsid w:val="009E3EA5"/>
    <w:rsid w:val="009E3EB4"/>
    <w:rsid w:val="009E5B01"/>
    <w:rsid w:val="009E5C23"/>
    <w:rsid w:val="009E5F52"/>
    <w:rsid w:val="009E772F"/>
    <w:rsid w:val="009E7797"/>
    <w:rsid w:val="009F0E12"/>
    <w:rsid w:val="009F0E6F"/>
    <w:rsid w:val="009F0FFE"/>
    <w:rsid w:val="009F13B0"/>
    <w:rsid w:val="009F347E"/>
    <w:rsid w:val="009F40EC"/>
    <w:rsid w:val="009F4AEC"/>
    <w:rsid w:val="009F4E99"/>
    <w:rsid w:val="009F5F3F"/>
    <w:rsid w:val="009F6D0E"/>
    <w:rsid w:val="009F6D45"/>
    <w:rsid w:val="00A00C2B"/>
    <w:rsid w:val="00A01250"/>
    <w:rsid w:val="00A01686"/>
    <w:rsid w:val="00A021A2"/>
    <w:rsid w:val="00A02FD5"/>
    <w:rsid w:val="00A03876"/>
    <w:rsid w:val="00A075BC"/>
    <w:rsid w:val="00A114C3"/>
    <w:rsid w:val="00A11890"/>
    <w:rsid w:val="00A12B93"/>
    <w:rsid w:val="00A13845"/>
    <w:rsid w:val="00A14D53"/>
    <w:rsid w:val="00A1748B"/>
    <w:rsid w:val="00A21139"/>
    <w:rsid w:val="00A2123B"/>
    <w:rsid w:val="00A21845"/>
    <w:rsid w:val="00A23925"/>
    <w:rsid w:val="00A246D2"/>
    <w:rsid w:val="00A26498"/>
    <w:rsid w:val="00A26C21"/>
    <w:rsid w:val="00A308B4"/>
    <w:rsid w:val="00A31C6E"/>
    <w:rsid w:val="00A32946"/>
    <w:rsid w:val="00A349B3"/>
    <w:rsid w:val="00A34F06"/>
    <w:rsid w:val="00A36E10"/>
    <w:rsid w:val="00A36F43"/>
    <w:rsid w:val="00A37369"/>
    <w:rsid w:val="00A41179"/>
    <w:rsid w:val="00A42EF7"/>
    <w:rsid w:val="00A436DC"/>
    <w:rsid w:val="00A43751"/>
    <w:rsid w:val="00A44B00"/>
    <w:rsid w:val="00A44F46"/>
    <w:rsid w:val="00A47CA0"/>
    <w:rsid w:val="00A47D84"/>
    <w:rsid w:val="00A47DA0"/>
    <w:rsid w:val="00A509B0"/>
    <w:rsid w:val="00A53011"/>
    <w:rsid w:val="00A54085"/>
    <w:rsid w:val="00A605A9"/>
    <w:rsid w:val="00A6073F"/>
    <w:rsid w:val="00A61596"/>
    <w:rsid w:val="00A62131"/>
    <w:rsid w:val="00A6258F"/>
    <w:rsid w:val="00A62619"/>
    <w:rsid w:val="00A62BAD"/>
    <w:rsid w:val="00A640FF"/>
    <w:rsid w:val="00A65135"/>
    <w:rsid w:val="00A65963"/>
    <w:rsid w:val="00A65AE6"/>
    <w:rsid w:val="00A70E47"/>
    <w:rsid w:val="00A71C5A"/>
    <w:rsid w:val="00A72681"/>
    <w:rsid w:val="00A77455"/>
    <w:rsid w:val="00A808E5"/>
    <w:rsid w:val="00A810F1"/>
    <w:rsid w:val="00A81A78"/>
    <w:rsid w:val="00A824EC"/>
    <w:rsid w:val="00A843D9"/>
    <w:rsid w:val="00A86DD7"/>
    <w:rsid w:val="00A8711A"/>
    <w:rsid w:val="00A902E6"/>
    <w:rsid w:val="00A91174"/>
    <w:rsid w:val="00A915A8"/>
    <w:rsid w:val="00A91D28"/>
    <w:rsid w:val="00A93AC2"/>
    <w:rsid w:val="00A949F6"/>
    <w:rsid w:val="00A95AE4"/>
    <w:rsid w:val="00A976E7"/>
    <w:rsid w:val="00A97DCF"/>
    <w:rsid w:val="00AA04F3"/>
    <w:rsid w:val="00AA2D40"/>
    <w:rsid w:val="00AA4190"/>
    <w:rsid w:val="00AA5A15"/>
    <w:rsid w:val="00AA5E0B"/>
    <w:rsid w:val="00AA6E61"/>
    <w:rsid w:val="00AA7598"/>
    <w:rsid w:val="00AB060A"/>
    <w:rsid w:val="00AB06AE"/>
    <w:rsid w:val="00AB0E9D"/>
    <w:rsid w:val="00AB10AE"/>
    <w:rsid w:val="00AB2DD3"/>
    <w:rsid w:val="00AB3D30"/>
    <w:rsid w:val="00AB3EEC"/>
    <w:rsid w:val="00AB54FE"/>
    <w:rsid w:val="00AB5971"/>
    <w:rsid w:val="00AB5F5F"/>
    <w:rsid w:val="00AB6205"/>
    <w:rsid w:val="00AB7333"/>
    <w:rsid w:val="00AB7C68"/>
    <w:rsid w:val="00AC122B"/>
    <w:rsid w:val="00AC1F9D"/>
    <w:rsid w:val="00AC2565"/>
    <w:rsid w:val="00AC28DD"/>
    <w:rsid w:val="00AC2A9B"/>
    <w:rsid w:val="00AC3465"/>
    <w:rsid w:val="00AC34F3"/>
    <w:rsid w:val="00AC42D6"/>
    <w:rsid w:val="00AC448C"/>
    <w:rsid w:val="00AC5265"/>
    <w:rsid w:val="00AC5483"/>
    <w:rsid w:val="00AC5F70"/>
    <w:rsid w:val="00AC6726"/>
    <w:rsid w:val="00AC6C33"/>
    <w:rsid w:val="00AC6F49"/>
    <w:rsid w:val="00AD0DC8"/>
    <w:rsid w:val="00AD1757"/>
    <w:rsid w:val="00AD4132"/>
    <w:rsid w:val="00AD4ECB"/>
    <w:rsid w:val="00AD5355"/>
    <w:rsid w:val="00AD5C17"/>
    <w:rsid w:val="00AD6B22"/>
    <w:rsid w:val="00AE0996"/>
    <w:rsid w:val="00AE0A98"/>
    <w:rsid w:val="00AE184D"/>
    <w:rsid w:val="00AE1B65"/>
    <w:rsid w:val="00AE1DA3"/>
    <w:rsid w:val="00AE6CE9"/>
    <w:rsid w:val="00AE7A50"/>
    <w:rsid w:val="00AF0A42"/>
    <w:rsid w:val="00AF0FDE"/>
    <w:rsid w:val="00AF37F6"/>
    <w:rsid w:val="00AF651A"/>
    <w:rsid w:val="00AF6F81"/>
    <w:rsid w:val="00AF7314"/>
    <w:rsid w:val="00AF7A7A"/>
    <w:rsid w:val="00AF7C04"/>
    <w:rsid w:val="00B0020B"/>
    <w:rsid w:val="00B006C9"/>
    <w:rsid w:val="00B00D4B"/>
    <w:rsid w:val="00B013B9"/>
    <w:rsid w:val="00B0161E"/>
    <w:rsid w:val="00B045A6"/>
    <w:rsid w:val="00B05246"/>
    <w:rsid w:val="00B0545F"/>
    <w:rsid w:val="00B05E1B"/>
    <w:rsid w:val="00B06CBF"/>
    <w:rsid w:val="00B072FB"/>
    <w:rsid w:val="00B07552"/>
    <w:rsid w:val="00B076D1"/>
    <w:rsid w:val="00B07C79"/>
    <w:rsid w:val="00B13919"/>
    <w:rsid w:val="00B13CBC"/>
    <w:rsid w:val="00B13D79"/>
    <w:rsid w:val="00B142F5"/>
    <w:rsid w:val="00B15968"/>
    <w:rsid w:val="00B164F0"/>
    <w:rsid w:val="00B17741"/>
    <w:rsid w:val="00B17DD0"/>
    <w:rsid w:val="00B206A2"/>
    <w:rsid w:val="00B21091"/>
    <w:rsid w:val="00B21FFD"/>
    <w:rsid w:val="00B22857"/>
    <w:rsid w:val="00B231AA"/>
    <w:rsid w:val="00B24170"/>
    <w:rsid w:val="00B244D6"/>
    <w:rsid w:val="00B24F55"/>
    <w:rsid w:val="00B25B30"/>
    <w:rsid w:val="00B25BCB"/>
    <w:rsid w:val="00B25CC1"/>
    <w:rsid w:val="00B3309A"/>
    <w:rsid w:val="00B34660"/>
    <w:rsid w:val="00B352DE"/>
    <w:rsid w:val="00B446B0"/>
    <w:rsid w:val="00B509DC"/>
    <w:rsid w:val="00B50F8A"/>
    <w:rsid w:val="00B52014"/>
    <w:rsid w:val="00B52EF3"/>
    <w:rsid w:val="00B52F8D"/>
    <w:rsid w:val="00B53F7C"/>
    <w:rsid w:val="00B54DD2"/>
    <w:rsid w:val="00B562E0"/>
    <w:rsid w:val="00B5687C"/>
    <w:rsid w:val="00B56A87"/>
    <w:rsid w:val="00B56FED"/>
    <w:rsid w:val="00B57135"/>
    <w:rsid w:val="00B5738B"/>
    <w:rsid w:val="00B57AA3"/>
    <w:rsid w:val="00B61D4B"/>
    <w:rsid w:val="00B62775"/>
    <w:rsid w:val="00B62B0F"/>
    <w:rsid w:val="00B639FD"/>
    <w:rsid w:val="00B6426A"/>
    <w:rsid w:val="00B6591A"/>
    <w:rsid w:val="00B65CD7"/>
    <w:rsid w:val="00B65E61"/>
    <w:rsid w:val="00B67A7C"/>
    <w:rsid w:val="00B71037"/>
    <w:rsid w:val="00B7125A"/>
    <w:rsid w:val="00B713E3"/>
    <w:rsid w:val="00B73249"/>
    <w:rsid w:val="00B73518"/>
    <w:rsid w:val="00B73A65"/>
    <w:rsid w:val="00B73B02"/>
    <w:rsid w:val="00B74974"/>
    <w:rsid w:val="00B74FB1"/>
    <w:rsid w:val="00B75CE8"/>
    <w:rsid w:val="00B75ED1"/>
    <w:rsid w:val="00B762A7"/>
    <w:rsid w:val="00B76323"/>
    <w:rsid w:val="00B82B35"/>
    <w:rsid w:val="00B83AEA"/>
    <w:rsid w:val="00B83C6B"/>
    <w:rsid w:val="00B83FD2"/>
    <w:rsid w:val="00B83FF4"/>
    <w:rsid w:val="00B85C9C"/>
    <w:rsid w:val="00B86714"/>
    <w:rsid w:val="00B86AFD"/>
    <w:rsid w:val="00B87EEC"/>
    <w:rsid w:val="00B90983"/>
    <w:rsid w:val="00B92FC3"/>
    <w:rsid w:val="00B933CF"/>
    <w:rsid w:val="00B94E77"/>
    <w:rsid w:val="00B959CD"/>
    <w:rsid w:val="00B95F6A"/>
    <w:rsid w:val="00B961DF"/>
    <w:rsid w:val="00B97A80"/>
    <w:rsid w:val="00BA2FA1"/>
    <w:rsid w:val="00BA4D6C"/>
    <w:rsid w:val="00BA5E73"/>
    <w:rsid w:val="00BA6212"/>
    <w:rsid w:val="00BA7752"/>
    <w:rsid w:val="00BA7A01"/>
    <w:rsid w:val="00BB0DA6"/>
    <w:rsid w:val="00BB1188"/>
    <w:rsid w:val="00BB1308"/>
    <w:rsid w:val="00BB19E6"/>
    <w:rsid w:val="00BB3F6E"/>
    <w:rsid w:val="00BB446E"/>
    <w:rsid w:val="00BB52C0"/>
    <w:rsid w:val="00BB651D"/>
    <w:rsid w:val="00BB72DA"/>
    <w:rsid w:val="00BC1A88"/>
    <w:rsid w:val="00BC30CD"/>
    <w:rsid w:val="00BC4F4E"/>
    <w:rsid w:val="00BC53D6"/>
    <w:rsid w:val="00BC5CA2"/>
    <w:rsid w:val="00BD06FC"/>
    <w:rsid w:val="00BD0711"/>
    <w:rsid w:val="00BD1EAA"/>
    <w:rsid w:val="00BD2037"/>
    <w:rsid w:val="00BD2101"/>
    <w:rsid w:val="00BD2788"/>
    <w:rsid w:val="00BD4A64"/>
    <w:rsid w:val="00BD6845"/>
    <w:rsid w:val="00BD78B3"/>
    <w:rsid w:val="00BE0392"/>
    <w:rsid w:val="00BE1CC5"/>
    <w:rsid w:val="00BE2893"/>
    <w:rsid w:val="00BE2CB1"/>
    <w:rsid w:val="00BE2D4A"/>
    <w:rsid w:val="00BE2E2A"/>
    <w:rsid w:val="00BE3F74"/>
    <w:rsid w:val="00BE670C"/>
    <w:rsid w:val="00BF03CA"/>
    <w:rsid w:val="00BF2F76"/>
    <w:rsid w:val="00BF4EEA"/>
    <w:rsid w:val="00BF61B7"/>
    <w:rsid w:val="00BF6546"/>
    <w:rsid w:val="00C01CA1"/>
    <w:rsid w:val="00C042F2"/>
    <w:rsid w:val="00C0456A"/>
    <w:rsid w:val="00C054BA"/>
    <w:rsid w:val="00C0610B"/>
    <w:rsid w:val="00C07045"/>
    <w:rsid w:val="00C1177C"/>
    <w:rsid w:val="00C16244"/>
    <w:rsid w:val="00C17518"/>
    <w:rsid w:val="00C17B98"/>
    <w:rsid w:val="00C21A4A"/>
    <w:rsid w:val="00C2215B"/>
    <w:rsid w:val="00C222EE"/>
    <w:rsid w:val="00C24858"/>
    <w:rsid w:val="00C24F71"/>
    <w:rsid w:val="00C2510B"/>
    <w:rsid w:val="00C25A39"/>
    <w:rsid w:val="00C26ED5"/>
    <w:rsid w:val="00C30EE9"/>
    <w:rsid w:val="00C30F17"/>
    <w:rsid w:val="00C325DD"/>
    <w:rsid w:val="00C33C3C"/>
    <w:rsid w:val="00C33C5F"/>
    <w:rsid w:val="00C34E2E"/>
    <w:rsid w:val="00C36AEB"/>
    <w:rsid w:val="00C36EB6"/>
    <w:rsid w:val="00C40D10"/>
    <w:rsid w:val="00C42F09"/>
    <w:rsid w:val="00C44D7C"/>
    <w:rsid w:val="00C44EF8"/>
    <w:rsid w:val="00C45965"/>
    <w:rsid w:val="00C45EA9"/>
    <w:rsid w:val="00C511EE"/>
    <w:rsid w:val="00C52D66"/>
    <w:rsid w:val="00C54E14"/>
    <w:rsid w:val="00C55052"/>
    <w:rsid w:val="00C55A52"/>
    <w:rsid w:val="00C600B8"/>
    <w:rsid w:val="00C6295C"/>
    <w:rsid w:val="00C6484A"/>
    <w:rsid w:val="00C65318"/>
    <w:rsid w:val="00C67599"/>
    <w:rsid w:val="00C67BD7"/>
    <w:rsid w:val="00C70171"/>
    <w:rsid w:val="00C709C8"/>
    <w:rsid w:val="00C7446B"/>
    <w:rsid w:val="00C76346"/>
    <w:rsid w:val="00C76926"/>
    <w:rsid w:val="00C76FA4"/>
    <w:rsid w:val="00C773F8"/>
    <w:rsid w:val="00C77468"/>
    <w:rsid w:val="00C80A3A"/>
    <w:rsid w:val="00C80F8E"/>
    <w:rsid w:val="00C82124"/>
    <w:rsid w:val="00C826F5"/>
    <w:rsid w:val="00C83370"/>
    <w:rsid w:val="00C836E8"/>
    <w:rsid w:val="00C8443E"/>
    <w:rsid w:val="00C84EAC"/>
    <w:rsid w:val="00C84F5B"/>
    <w:rsid w:val="00C850D4"/>
    <w:rsid w:val="00C86E56"/>
    <w:rsid w:val="00C87EA6"/>
    <w:rsid w:val="00C9149E"/>
    <w:rsid w:val="00C914DF"/>
    <w:rsid w:val="00C921C4"/>
    <w:rsid w:val="00C92382"/>
    <w:rsid w:val="00C93500"/>
    <w:rsid w:val="00C9357F"/>
    <w:rsid w:val="00C94468"/>
    <w:rsid w:val="00C95776"/>
    <w:rsid w:val="00CA0166"/>
    <w:rsid w:val="00CA1C59"/>
    <w:rsid w:val="00CA2289"/>
    <w:rsid w:val="00CA2609"/>
    <w:rsid w:val="00CA2722"/>
    <w:rsid w:val="00CA31FA"/>
    <w:rsid w:val="00CA3408"/>
    <w:rsid w:val="00CA345D"/>
    <w:rsid w:val="00CA34D7"/>
    <w:rsid w:val="00CA4F80"/>
    <w:rsid w:val="00CA6817"/>
    <w:rsid w:val="00CA6C8F"/>
    <w:rsid w:val="00CA6DC4"/>
    <w:rsid w:val="00CA6EAB"/>
    <w:rsid w:val="00CA777D"/>
    <w:rsid w:val="00CB2EB2"/>
    <w:rsid w:val="00CB5E97"/>
    <w:rsid w:val="00CB6BCB"/>
    <w:rsid w:val="00CB79A0"/>
    <w:rsid w:val="00CC0327"/>
    <w:rsid w:val="00CC0B91"/>
    <w:rsid w:val="00CC185A"/>
    <w:rsid w:val="00CC2FB0"/>
    <w:rsid w:val="00CC4841"/>
    <w:rsid w:val="00CC489D"/>
    <w:rsid w:val="00CC6218"/>
    <w:rsid w:val="00CC697D"/>
    <w:rsid w:val="00CD257D"/>
    <w:rsid w:val="00CD2E12"/>
    <w:rsid w:val="00CD345E"/>
    <w:rsid w:val="00CD660D"/>
    <w:rsid w:val="00CD66BB"/>
    <w:rsid w:val="00CD7497"/>
    <w:rsid w:val="00CD74F4"/>
    <w:rsid w:val="00CD7695"/>
    <w:rsid w:val="00CE0165"/>
    <w:rsid w:val="00CE09C4"/>
    <w:rsid w:val="00CE170E"/>
    <w:rsid w:val="00CE23DA"/>
    <w:rsid w:val="00CE28BD"/>
    <w:rsid w:val="00CE310E"/>
    <w:rsid w:val="00CE3211"/>
    <w:rsid w:val="00CE3C23"/>
    <w:rsid w:val="00CE3C38"/>
    <w:rsid w:val="00CE4145"/>
    <w:rsid w:val="00CE5559"/>
    <w:rsid w:val="00CE7035"/>
    <w:rsid w:val="00CE7205"/>
    <w:rsid w:val="00CE75C8"/>
    <w:rsid w:val="00CE76AA"/>
    <w:rsid w:val="00CF0246"/>
    <w:rsid w:val="00CF33AD"/>
    <w:rsid w:val="00CF38ED"/>
    <w:rsid w:val="00CF3D0C"/>
    <w:rsid w:val="00CF403E"/>
    <w:rsid w:val="00D003DB"/>
    <w:rsid w:val="00D00BA9"/>
    <w:rsid w:val="00D00BD3"/>
    <w:rsid w:val="00D0125C"/>
    <w:rsid w:val="00D0217A"/>
    <w:rsid w:val="00D04805"/>
    <w:rsid w:val="00D072B4"/>
    <w:rsid w:val="00D10F6C"/>
    <w:rsid w:val="00D14134"/>
    <w:rsid w:val="00D14155"/>
    <w:rsid w:val="00D15057"/>
    <w:rsid w:val="00D1549E"/>
    <w:rsid w:val="00D15F5B"/>
    <w:rsid w:val="00D161C4"/>
    <w:rsid w:val="00D1781A"/>
    <w:rsid w:val="00D17B41"/>
    <w:rsid w:val="00D17F81"/>
    <w:rsid w:val="00D20418"/>
    <w:rsid w:val="00D20B7B"/>
    <w:rsid w:val="00D21066"/>
    <w:rsid w:val="00D234D4"/>
    <w:rsid w:val="00D235CB"/>
    <w:rsid w:val="00D237F8"/>
    <w:rsid w:val="00D30106"/>
    <w:rsid w:val="00D31309"/>
    <w:rsid w:val="00D31506"/>
    <w:rsid w:val="00D32513"/>
    <w:rsid w:val="00D32BB8"/>
    <w:rsid w:val="00D3500F"/>
    <w:rsid w:val="00D354D7"/>
    <w:rsid w:val="00D35F34"/>
    <w:rsid w:val="00D37AEC"/>
    <w:rsid w:val="00D40EB9"/>
    <w:rsid w:val="00D41069"/>
    <w:rsid w:val="00D42850"/>
    <w:rsid w:val="00D44207"/>
    <w:rsid w:val="00D452B4"/>
    <w:rsid w:val="00D4723E"/>
    <w:rsid w:val="00D50B68"/>
    <w:rsid w:val="00D51152"/>
    <w:rsid w:val="00D53713"/>
    <w:rsid w:val="00D5774F"/>
    <w:rsid w:val="00D57A81"/>
    <w:rsid w:val="00D57C4D"/>
    <w:rsid w:val="00D600DD"/>
    <w:rsid w:val="00D6150F"/>
    <w:rsid w:val="00D627A2"/>
    <w:rsid w:val="00D65C0E"/>
    <w:rsid w:val="00D66A54"/>
    <w:rsid w:val="00D70092"/>
    <w:rsid w:val="00D731CA"/>
    <w:rsid w:val="00D76952"/>
    <w:rsid w:val="00D7776B"/>
    <w:rsid w:val="00D80D7E"/>
    <w:rsid w:val="00D8105B"/>
    <w:rsid w:val="00D810A6"/>
    <w:rsid w:val="00D81E6D"/>
    <w:rsid w:val="00D8218F"/>
    <w:rsid w:val="00D82CE1"/>
    <w:rsid w:val="00D85B1E"/>
    <w:rsid w:val="00D85D83"/>
    <w:rsid w:val="00D878B2"/>
    <w:rsid w:val="00D9130F"/>
    <w:rsid w:val="00D9225B"/>
    <w:rsid w:val="00D93D65"/>
    <w:rsid w:val="00D972BB"/>
    <w:rsid w:val="00D97441"/>
    <w:rsid w:val="00DA6362"/>
    <w:rsid w:val="00DA6439"/>
    <w:rsid w:val="00DB222F"/>
    <w:rsid w:val="00DB3805"/>
    <w:rsid w:val="00DB3CFC"/>
    <w:rsid w:val="00DB4C1F"/>
    <w:rsid w:val="00DB5555"/>
    <w:rsid w:val="00DB5C2D"/>
    <w:rsid w:val="00DC033A"/>
    <w:rsid w:val="00DC1051"/>
    <w:rsid w:val="00DC129F"/>
    <w:rsid w:val="00DC1CC5"/>
    <w:rsid w:val="00DC235E"/>
    <w:rsid w:val="00DC3E48"/>
    <w:rsid w:val="00DC4C70"/>
    <w:rsid w:val="00DC51F8"/>
    <w:rsid w:val="00DC65D0"/>
    <w:rsid w:val="00DC6AF1"/>
    <w:rsid w:val="00DC7DCB"/>
    <w:rsid w:val="00DD058F"/>
    <w:rsid w:val="00DD1641"/>
    <w:rsid w:val="00DD1930"/>
    <w:rsid w:val="00DD3289"/>
    <w:rsid w:val="00DD6B50"/>
    <w:rsid w:val="00DD75C9"/>
    <w:rsid w:val="00DD7892"/>
    <w:rsid w:val="00DE311C"/>
    <w:rsid w:val="00DE4F98"/>
    <w:rsid w:val="00DE5931"/>
    <w:rsid w:val="00DE6A21"/>
    <w:rsid w:val="00DE6EFD"/>
    <w:rsid w:val="00DE7B11"/>
    <w:rsid w:val="00DF0963"/>
    <w:rsid w:val="00DF23A0"/>
    <w:rsid w:val="00DF3430"/>
    <w:rsid w:val="00DF48BB"/>
    <w:rsid w:val="00DF5617"/>
    <w:rsid w:val="00E00FF1"/>
    <w:rsid w:val="00E01A9E"/>
    <w:rsid w:val="00E039DE"/>
    <w:rsid w:val="00E04222"/>
    <w:rsid w:val="00E04CCE"/>
    <w:rsid w:val="00E0597D"/>
    <w:rsid w:val="00E05E6E"/>
    <w:rsid w:val="00E063AF"/>
    <w:rsid w:val="00E07A9A"/>
    <w:rsid w:val="00E07BC5"/>
    <w:rsid w:val="00E07EC2"/>
    <w:rsid w:val="00E10454"/>
    <w:rsid w:val="00E10DE6"/>
    <w:rsid w:val="00E11127"/>
    <w:rsid w:val="00E12746"/>
    <w:rsid w:val="00E127D1"/>
    <w:rsid w:val="00E12894"/>
    <w:rsid w:val="00E133CC"/>
    <w:rsid w:val="00E14036"/>
    <w:rsid w:val="00E14243"/>
    <w:rsid w:val="00E144B2"/>
    <w:rsid w:val="00E159ED"/>
    <w:rsid w:val="00E15AF0"/>
    <w:rsid w:val="00E1601A"/>
    <w:rsid w:val="00E16A13"/>
    <w:rsid w:val="00E16CA5"/>
    <w:rsid w:val="00E17DEB"/>
    <w:rsid w:val="00E17EF5"/>
    <w:rsid w:val="00E21836"/>
    <w:rsid w:val="00E243A5"/>
    <w:rsid w:val="00E2481C"/>
    <w:rsid w:val="00E27434"/>
    <w:rsid w:val="00E30F7F"/>
    <w:rsid w:val="00E31D2E"/>
    <w:rsid w:val="00E32766"/>
    <w:rsid w:val="00E33F67"/>
    <w:rsid w:val="00E351B0"/>
    <w:rsid w:val="00E3524F"/>
    <w:rsid w:val="00E364D2"/>
    <w:rsid w:val="00E370CE"/>
    <w:rsid w:val="00E378AC"/>
    <w:rsid w:val="00E40024"/>
    <w:rsid w:val="00E40358"/>
    <w:rsid w:val="00E42DA6"/>
    <w:rsid w:val="00E43699"/>
    <w:rsid w:val="00E43F55"/>
    <w:rsid w:val="00E4446C"/>
    <w:rsid w:val="00E456F6"/>
    <w:rsid w:val="00E459FC"/>
    <w:rsid w:val="00E464BA"/>
    <w:rsid w:val="00E47354"/>
    <w:rsid w:val="00E47522"/>
    <w:rsid w:val="00E504D3"/>
    <w:rsid w:val="00E50C6F"/>
    <w:rsid w:val="00E535F7"/>
    <w:rsid w:val="00E53DA1"/>
    <w:rsid w:val="00E54A7B"/>
    <w:rsid w:val="00E55D5D"/>
    <w:rsid w:val="00E56755"/>
    <w:rsid w:val="00E57797"/>
    <w:rsid w:val="00E57F8A"/>
    <w:rsid w:val="00E61F47"/>
    <w:rsid w:val="00E62D20"/>
    <w:rsid w:val="00E62DF8"/>
    <w:rsid w:val="00E635D4"/>
    <w:rsid w:val="00E63663"/>
    <w:rsid w:val="00E6437F"/>
    <w:rsid w:val="00E656A4"/>
    <w:rsid w:val="00E65B6F"/>
    <w:rsid w:val="00E666F8"/>
    <w:rsid w:val="00E676CB"/>
    <w:rsid w:val="00E67D64"/>
    <w:rsid w:val="00E70016"/>
    <w:rsid w:val="00E7088F"/>
    <w:rsid w:val="00E70B6C"/>
    <w:rsid w:val="00E747C3"/>
    <w:rsid w:val="00E74C99"/>
    <w:rsid w:val="00E74FEC"/>
    <w:rsid w:val="00E77C75"/>
    <w:rsid w:val="00E77F96"/>
    <w:rsid w:val="00E818F2"/>
    <w:rsid w:val="00E823E9"/>
    <w:rsid w:val="00E827BF"/>
    <w:rsid w:val="00E833FA"/>
    <w:rsid w:val="00E84776"/>
    <w:rsid w:val="00E86FE6"/>
    <w:rsid w:val="00E87E46"/>
    <w:rsid w:val="00E917BD"/>
    <w:rsid w:val="00E91AA4"/>
    <w:rsid w:val="00E91AC8"/>
    <w:rsid w:val="00E92210"/>
    <w:rsid w:val="00E9264F"/>
    <w:rsid w:val="00E93825"/>
    <w:rsid w:val="00E93C05"/>
    <w:rsid w:val="00E940BF"/>
    <w:rsid w:val="00E943B9"/>
    <w:rsid w:val="00E94CBB"/>
    <w:rsid w:val="00E951D4"/>
    <w:rsid w:val="00E975AB"/>
    <w:rsid w:val="00E97890"/>
    <w:rsid w:val="00E97A65"/>
    <w:rsid w:val="00E97D4D"/>
    <w:rsid w:val="00EA03DF"/>
    <w:rsid w:val="00EA092F"/>
    <w:rsid w:val="00EA2FCE"/>
    <w:rsid w:val="00EA4B1D"/>
    <w:rsid w:val="00EA54DB"/>
    <w:rsid w:val="00EA58B5"/>
    <w:rsid w:val="00EA77E7"/>
    <w:rsid w:val="00EA787C"/>
    <w:rsid w:val="00EA7EEF"/>
    <w:rsid w:val="00EB0715"/>
    <w:rsid w:val="00EB2536"/>
    <w:rsid w:val="00EB25D2"/>
    <w:rsid w:val="00EB25DF"/>
    <w:rsid w:val="00EB2BD1"/>
    <w:rsid w:val="00EB2BF0"/>
    <w:rsid w:val="00EB380E"/>
    <w:rsid w:val="00EB4767"/>
    <w:rsid w:val="00EB4B2B"/>
    <w:rsid w:val="00EB4B97"/>
    <w:rsid w:val="00EB7150"/>
    <w:rsid w:val="00EC0381"/>
    <w:rsid w:val="00EC16A3"/>
    <w:rsid w:val="00EC1A11"/>
    <w:rsid w:val="00EC200D"/>
    <w:rsid w:val="00EC29AA"/>
    <w:rsid w:val="00EC533F"/>
    <w:rsid w:val="00EC6BB7"/>
    <w:rsid w:val="00EC7D9D"/>
    <w:rsid w:val="00ED1D6F"/>
    <w:rsid w:val="00ED3AE7"/>
    <w:rsid w:val="00ED480F"/>
    <w:rsid w:val="00ED549E"/>
    <w:rsid w:val="00ED54A1"/>
    <w:rsid w:val="00ED6C71"/>
    <w:rsid w:val="00ED731D"/>
    <w:rsid w:val="00ED79A1"/>
    <w:rsid w:val="00EE08F0"/>
    <w:rsid w:val="00EE3C3E"/>
    <w:rsid w:val="00EE4208"/>
    <w:rsid w:val="00EE46DB"/>
    <w:rsid w:val="00EE5E18"/>
    <w:rsid w:val="00EF0FB8"/>
    <w:rsid w:val="00EF12E0"/>
    <w:rsid w:val="00EF2E32"/>
    <w:rsid w:val="00EF2FA9"/>
    <w:rsid w:val="00EF3801"/>
    <w:rsid w:val="00EF3D65"/>
    <w:rsid w:val="00EF5CCF"/>
    <w:rsid w:val="00EF5F0A"/>
    <w:rsid w:val="00EF67D1"/>
    <w:rsid w:val="00F00B94"/>
    <w:rsid w:val="00F00F41"/>
    <w:rsid w:val="00F03D38"/>
    <w:rsid w:val="00F043D5"/>
    <w:rsid w:val="00F04DF1"/>
    <w:rsid w:val="00F05A7E"/>
    <w:rsid w:val="00F06326"/>
    <w:rsid w:val="00F06A2F"/>
    <w:rsid w:val="00F10373"/>
    <w:rsid w:val="00F11618"/>
    <w:rsid w:val="00F12460"/>
    <w:rsid w:val="00F12E6E"/>
    <w:rsid w:val="00F133E9"/>
    <w:rsid w:val="00F14B49"/>
    <w:rsid w:val="00F14F98"/>
    <w:rsid w:val="00F153B9"/>
    <w:rsid w:val="00F17986"/>
    <w:rsid w:val="00F20392"/>
    <w:rsid w:val="00F23C6A"/>
    <w:rsid w:val="00F23FB7"/>
    <w:rsid w:val="00F261E2"/>
    <w:rsid w:val="00F26B97"/>
    <w:rsid w:val="00F275D7"/>
    <w:rsid w:val="00F27A26"/>
    <w:rsid w:val="00F3077C"/>
    <w:rsid w:val="00F3087C"/>
    <w:rsid w:val="00F34871"/>
    <w:rsid w:val="00F34885"/>
    <w:rsid w:val="00F36064"/>
    <w:rsid w:val="00F37C26"/>
    <w:rsid w:val="00F4079D"/>
    <w:rsid w:val="00F41005"/>
    <w:rsid w:val="00F4202E"/>
    <w:rsid w:val="00F42368"/>
    <w:rsid w:val="00F43B68"/>
    <w:rsid w:val="00F4432B"/>
    <w:rsid w:val="00F45741"/>
    <w:rsid w:val="00F46343"/>
    <w:rsid w:val="00F50448"/>
    <w:rsid w:val="00F50AD0"/>
    <w:rsid w:val="00F50E87"/>
    <w:rsid w:val="00F512EB"/>
    <w:rsid w:val="00F54E15"/>
    <w:rsid w:val="00F61138"/>
    <w:rsid w:val="00F62C6B"/>
    <w:rsid w:val="00F6379F"/>
    <w:rsid w:val="00F63E75"/>
    <w:rsid w:val="00F63EAC"/>
    <w:rsid w:val="00F64385"/>
    <w:rsid w:val="00F64B2E"/>
    <w:rsid w:val="00F64E25"/>
    <w:rsid w:val="00F65D2E"/>
    <w:rsid w:val="00F67182"/>
    <w:rsid w:val="00F67917"/>
    <w:rsid w:val="00F716B5"/>
    <w:rsid w:val="00F71ABD"/>
    <w:rsid w:val="00F72EE4"/>
    <w:rsid w:val="00F732FB"/>
    <w:rsid w:val="00F76B7B"/>
    <w:rsid w:val="00F774CE"/>
    <w:rsid w:val="00F80172"/>
    <w:rsid w:val="00F80D17"/>
    <w:rsid w:val="00F81160"/>
    <w:rsid w:val="00F82393"/>
    <w:rsid w:val="00F84659"/>
    <w:rsid w:val="00F84929"/>
    <w:rsid w:val="00F85555"/>
    <w:rsid w:val="00F86466"/>
    <w:rsid w:val="00F865C5"/>
    <w:rsid w:val="00F86818"/>
    <w:rsid w:val="00F87C29"/>
    <w:rsid w:val="00F90B46"/>
    <w:rsid w:val="00F90FA6"/>
    <w:rsid w:val="00F931F1"/>
    <w:rsid w:val="00F935FA"/>
    <w:rsid w:val="00F938BA"/>
    <w:rsid w:val="00F93973"/>
    <w:rsid w:val="00F96772"/>
    <w:rsid w:val="00F96AC6"/>
    <w:rsid w:val="00F96D36"/>
    <w:rsid w:val="00FA028D"/>
    <w:rsid w:val="00FA1BBE"/>
    <w:rsid w:val="00FA5106"/>
    <w:rsid w:val="00FA5DF9"/>
    <w:rsid w:val="00FB097F"/>
    <w:rsid w:val="00FB14B7"/>
    <w:rsid w:val="00FB235D"/>
    <w:rsid w:val="00FB61F3"/>
    <w:rsid w:val="00FB64CD"/>
    <w:rsid w:val="00FB6E24"/>
    <w:rsid w:val="00FB71F8"/>
    <w:rsid w:val="00FC158C"/>
    <w:rsid w:val="00FC1C56"/>
    <w:rsid w:val="00FC1D98"/>
    <w:rsid w:val="00FC4136"/>
    <w:rsid w:val="00FC47ED"/>
    <w:rsid w:val="00FC4CF3"/>
    <w:rsid w:val="00FC77DF"/>
    <w:rsid w:val="00FC7CD6"/>
    <w:rsid w:val="00FD0641"/>
    <w:rsid w:val="00FD0AD5"/>
    <w:rsid w:val="00FD3B80"/>
    <w:rsid w:val="00FD5294"/>
    <w:rsid w:val="00FD7197"/>
    <w:rsid w:val="00FD7553"/>
    <w:rsid w:val="00FE0198"/>
    <w:rsid w:val="00FE2038"/>
    <w:rsid w:val="00FE2A5C"/>
    <w:rsid w:val="00FE2AD6"/>
    <w:rsid w:val="00FE2CD3"/>
    <w:rsid w:val="00FE2DF0"/>
    <w:rsid w:val="00FE4363"/>
    <w:rsid w:val="00FE503A"/>
    <w:rsid w:val="00FF29A9"/>
    <w:rsid w:val="00FF39BE"/>
    <w:rsid w:val="00FF4B4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3C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47A5D"/>
    <w:pPr>
      <w:spacing w:before="60" w:line="276" w:lineRule="auto"/>
    </w:pPr>
    <w:rPr>
      <w:rFonts w:eastAsia="Calibri"/>
      <w:sz w:val="22"/>
      <w:szCs w:val="22"/>
      <w:lang w:eastAsia="en-US"/>
    </w:rPr>
  </w:style>
  <w:style w:type="paragraph" w:styleId="Kop1">
    <w:name w:val="heading 1"/>
    <w:basedOn w:val="Standaard"/>
    <w:next w:val="Standaard"/>
    <w:link w:val="Kop1Char"/>
    <w:uiPriority w:val="9"/>
    <w:qFormat/>
    <w:rsid w:val="00147A5D"/>
    <w:pPr>
      <w:keepNext/>
      <w:keepLines/>
      <w:numPr>
        <w:numId w:val="57"/>
      </w:numPr>
      <w:spacing w:before="480"/>
      <w:outlineLvl w:val="0"/>
    </w:pPr>
    <w:rPr>
      <w:rFonts w:ascii="Cambria" w:eastAsia="Times New Roman" w:hAnsi="Cambria"/>
      <w:b/>
      <w:bCs/>
      <w:color w:val="CC0068"/>
      <w:sz w:val="32"/>
      <w:szCs w:val="28"/>
    </w:rPr>
  </w:style>
  <w:style w:type="paragraph" w:styleId="Kop2">
    <w:name w:val="heading 2"/>
    <w:basedOn w:val="Standaard"/>
    <w:next w:val="Standaard"/>
    <w:link w:val="Kop2Char"/>
    <w:uiPriority w:val="9"/>
    <w:unhideWhenUsed/>
    <w:qFormat/>
    <w:rsid w:val="00147A5D"/>
    <w:pPr>
      <w:keepNext/>
      <w:keepLines/>
      <w:numPr>
        <w:ilvl w:val="1"/>
        <w:numId w:val="57"/>
      </w:numPr>
      <w:spacing w:before="200"/>
      <w:outlineLvl w:val="1"/>
    </w:pPr>
    <w:rPr>
      <w:rFonts w:ascii="Cambria" w:eastAsia="Times New Roman" w:hAnsi="Cambria"/>
      <w:b/>
      <w:bCs/>
      <w:color w:val="DA5C21"/>
      <w:sz w:val="26"/>
      <w:szCs w:val="26"/>
    </w:rPr>
  </w:style>
  <w:style w:type="paragraph" w:styleId="Kop3">
    <w:name w:val="heading 3"/>
    <w:basedOn w:val="Standaard"/>
    <w:next w:val="Standaard"/>
    <w:link w:val="Kop3Char"/>
    <w:unhideWhenUsed/>
    <w:qFormat/>
    <w:rsid w:val="00147A5D"/>
    <w:pPr>
      <w:keepNext/>
      <w:keepLines/>
      <w:numPr>
        <w:ilvl w:val="2"/>
        <w:numId w:val="57"/>
      </w:numPr>
      <w:spacing w:before="200"/>
      <w:outlineLvl w:val="2"/>
    </w:pPr>
    <w:rPr>
      <w:rFonts w:ascii="Cambria" w:eastAsia="Times New Roman" w:hAnsi="Cambria"/>
      <w:b/>
      <w:bCs/>
      <w:color w:val="DA5C21"/>
    </w:rPr>
  </w:style>
  <w:style w:type="paragraph" w:styleId="Kop4">
    <w:name w:val="heading 4"/>
    <w:basedOn w:val="Standaard"/>
    <w:next w:val="Standaard"/>
    <w:link w:val="Kop4Char"/>
    <w:uiPriority w:val="9"/>
    <w:unhideWhenUsed/>
    <w:qFormat/>
    <w:rsid w:val="00147A5D"/>
    <w:pPr>
      <w:keepNext/>
      <w:keepLines/>
      <w:numPr>
        <w:ilvl w:val="3"/>
        <w:numId w:val="57"/>
      </w:numPr>
      <w:spacing w:before="200"/>
      <w:outlineLvl w:val="3"/>
    </w:pPr>
    <w:rPr>
      <w:rFonts w:ascii="Cambria" w:eastAsia="Times New Roman" w:hAnsi="Cambria"/>
      <w:b/>
      <w:bCs/>
      <w:i/>
      <w:iCs/>
      <w:color w:val="DA5C21"/>
    </w:rPr>
  </w:style>
  <w:style w:type="paragraph" w:styleId="Kop5">
    <w:name w:val="heading 5"/>
    <w:basedOn w:val="Standaard"/>
    <w:next w:val="Standaard"/>
    <w:link w:val="Kop5Char"/>
    <w:uiPriority w:val="9"/>
    <w:unhideWhenUsed/>
    <w:qFormat/>
    <w:rsid w:val="00147A5D"/>
    <w:pPr>
      <w:keepNext/>
      <w:keepLines/>
      <w:numPr>
        <w:ilvl w:val="4"/>
        <w:numId w:val="57"/>
      </w:numPr>
      <w:spacing w:before="200"/>
      <w:outlineLvl w:val="4"/>
    </w:pPr>
    <w:rPr>
      <w:rFonts w:ascii="Cambria" w:eastAsia="Times New Roman" w:hAnsi="Cambria"/>
      <w:i/>
      <w:iCs/>
      <w:color w:val="DA5C21"/>
    </w:rPr>
  </w:style>
  <w:style w:type="paragraph" w:styleId="Kop6">
    <w:name w:val="heading 6"/>
    <w:basedOn w:val="Standaard"/>
    <w:next w:val="Standaard"/>
    <w:link w:val="Kop6Char"/>
    <w:uiPriority w:val="9"/>
    <w:semiHidden/>
    <w:unhideWhenUsed/>
    <w:qFormat/>
    <w:rsid w:val="00147A5D"/>
    <w:pPr>
      <w:keepNext/>
      <w:keepLines/>
      <w:numPr>
        <w:ilvl w:val="5"/>
        <w:numId w:val="57"/>
      </w:numPr>
      <w:spacing w:before="200"/>
      <w:outlineLvl w:val="5"/>
    </w:pPr>
    <w:rPr>
      <w:rFonts w:ascii="Cambria" w:eastAsia="Times New Roman" w:hAnsi="Cambria"/>
      <w:i/>
      <w:iCs/>
      <w:color w:val="243F60"/>
    </w:rPr>
  </w:style>
  <w:style w:type="paragraph" w:styleId="Kop7">
    <w:name w:val="heading 7"/>
    <w:basedOn w:val="Standaard"/>
    <w:next w:val="Standaard"/>
    <w:link w:val="Kop7Char"/>
    <w:uiPriority w:val="9"/>
    <w:semiHidden/>
    <w:unhideWhenUsed/>
    <w:qFormat/>
    <w:rsid w:val="00147A5D"/>
    <w:pPr>
      <w:keepNext/>
      <w:keepLines/>
      <w:numPr>
        <w:ilvl w:val="6"/>
        <w:numId w:val="57"/>
      </w:numPr>
      <w:spacing w:before="200"/>
      <w:outlineLvl w:val="6"/>
    </w:pPr>
    <w:rPr>
      <w:rFonts w:ascii="Cambria" w:eastAsia="Times New Roman" w:hAnsi="Cambria"/>
      <w:i/>
      <w:iCs/>
      <w:color w:val="404040"/>
    </w:rPr>
  </w:style>
  <w:style w:type="paragraph" w:styleId="Kop8">
    <w:name w:val="heading 8"/>
    <w:basedOn w:val="Standaard"/>
    <w:next w:val="Standaard"/>
    <w:link w:val="Kop8Char"/>
    <w:uiPriority w:val="9"/>
    <w:unhideWhenUsed/>
    <w:qFormat/>
    <w:rsid w:val="00147A5D"/>
    <w:pPr>
      <w:keepNext/>
      <w:keepLines/>
      <w:numPr>
        <w:ilvl w:val="7"/>
        <w:numId w:val="57"/>
      </w:numPr>
      <w:spacing w:before="200"/>
      <w:outlineLvl w:val="7"/>
    </w:pPr>
    <w:rPr>
      <w:rFonts w:ascii="Cambria" w:eastAsia="Times New Roman" w:hAnsi="Cambria"/>
      <w:color w:val="404040"/>
      <w:sz w:val="20"/>
      <w:szCs w:val="20"/>
    </w:rPr>
  </w:style>
  <w:style w:type="paragraph" w:styleId="Kop9">
    <w:name w:val="heading 9"/>
    <w:basedOn w:val="Standaard"/>
    <w:next w:val="Standaard"/>
    <w:link w:val="Kop9Char"/>
    <w:uiPriority w:val="9"/>
    <w:unhideWhenUsed/>
    <w:qFormat/>
    <w:rsid w:val="00147A5D"/>
    <w:pPr>
      <w:keepNext/>
      <w:keepLines/>
      <w:numPr>
        <w:ilvl w:val="8"/>
        <w:numId w:val="57"/>
      </w:numPr>
      <w:spacing w:before="200"/>
      <w:outlineLvl w:val="8"/>
    </w:pPr>
    <w:rPr>
      <w:rFonts w:ascii="Cambria" w:eastAsia="Times New Roman" w:hAnsi="Cambria"/>
      <w:i/>
      <w:iCs/>
      <w:color w:val="40404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47A5D"/>
    <w:rPr>
      <w:rFonts w:ascii="Cambria" w:hAnsi="Cambria"/>
      <w:b/>
      <w:bCs/>
      <w:color w:val="CC0068"/>
      <w:sz w:val="32"/>
      <w:szCs w:val="28"/>
      <w:lang w:eastAsia="en-US"/>
    </w:rPr>
  </w:style>
  <w:style w:type="character" w:customStyle="1" w:styleId="Kop2Char">
    <w:name w:val="Kop 2 Char"/>
    <w:basedOn w:val="Standaardalinea-lettertype"/>
    <w:link w:val="Kop2"/>
    <w:uiPriority w:val="9"/>
    <w:rsid w:val="00147A5D"/>
    <w:rPr>
      <w:rFonts w:ascii="Cambria" w:hAnsi="Cambria"/>
      <w:b/>
      <w:bCs/>
      <w:color w:val="DA5C21"/>
      <w:sz w:val="26"/>
      <w:szCs w:val="26"/>
      <w:lang w:eastAsia="en-US"/>
    </w:rPr>
  </w:style>
  <w:style w:type="character" w:customStyle="1" w:styleId="Kop3Char">
    <w:name w:val="Kop 3 Char"/>
    <w:basedOn w:val="Standaardalinea-lettertype"/>
    <w:link w:val="Kop3"/>
    <w:rsid w:val="00147A5D"/>
    <w:rPr>
      <w:rFonts w:ascii="Cambria" w:hAnsi="Cambria"/>
      <w:b/>
      <w:bCs/>
      <w:color w:val="DA5C21"/>
      <w:sz w:val="22"/>
      <w:szCs w:val="22"/>
      <w:lang w:eastAsia="en-US"/>
    </w:rPr>
  </w:style>
  <w:style w:type="character" w:customStyle="1" w:styleId="Kop4Char">
    <w:name w:val="Kop 4 Char"/>
    <w:basedOn w:val="Standaardalinea-lettertype"/>
    <w:link w:val="Kop4"/>
    <w:uiPriority w:val="9"/>
    <w:rsid w:val="00147A5D"/>
    <w:rPr>
      <w:rFonts w:ascii="Cambria" w:hAnsi="Cambria"/>
      <w:b/>
      <w:bCs/>
      <w:i/>
      <w:iCs/>
      <w:color w:val="DA5C21"/>
      <w:sz w:val="22"/>
      <w:szCs w:val="22"/>
      <w:lang w:eastAsia="en-US"/>
    </w:rPr>
  </w:style>
  <w:style w:type="character" w:customStyle="1" w:styleId="Kop5Char">
    <w:name w:val="Kop 5 Char"/>
    <w:basedOn w:val="Standaardalinea-lettertype"/>
    <w:link w:val="Kop5"/>
    <w:uiPriority w:val="9"/>
    <w:rsid w:val="00147A5D"/>
    <w:rPr>
      <w:rFonts w:ascii="Cambria" w:hAnsi="Cambria"/>
      <w:i/>
      <w:iCs/>
      <w:color w:val="DA5C21"/>
      <w:sz w:val="22"/>
      <w:szCs w:val="22"/>
      <w:lang w:eastAsia="en-US"/>
    </w:rPr>
  </w:style>
  <w:style w:type="character" w:customStyle="1" w:styleId="Kop6Char">
    <w:name w:val="Kop 6 Char"/>
    <w:basedOn w:val="Standaardalinea-lettertype"/>
    <w:link w:val="Kop6"/>
    <w:uiPriority w:val="9"/>
    <w:semiHidden/>
    <w:rsid w:val="00147A5D"/>
    <w:rPr>
      <w:rFonts w:ascii="Cambria" w:hAnsi="Cambria"/>
      <w:i/>
      <w:iCs/>
      <w:color w:val="243F60"/>
      <w:sz w:val="22"/>
      <w:szCs w:val="22"/>
      <w:lang w:eastAsia="en-US"/>
    </w:rPr>
  </w:style>
  <w:style w:type="character" w:customStyle="1" w:styleId="Kop7Char">
    <w:name w:val="Kop 7 Char"/>
    <w:basedOn w:val="Standaardalinea-lettertype"/>
    <w:link w:val="Kop7"/>
    <w:uiPriority w:val="9"/>
    <w:semiHidden/>
    <w:rsid w:val="00147A5D"/>
    <w:rPr>
      <w:rFonts w:ascii="Cambria" w:hAnsi="Cambria"/>
      <w:i/>
      <w:iCs/>
      <w:color w:val="404040"/>
      <w:sz w:val="22"/>
      <w:szCs w:val="22"/>
      <w:lang w:eastAsia="en-US"/>
    </w:rPr>
  </w:style>
  <w:style w:type="character" w:customStyle="1" w:styleId="Kop8Char">
    <w:name w:val="Kop 8 Char"/>
    <w:basedOn w:val="Standaardalinea-lettertype"/>
    <w:link w:val="Kop8"/>
    <w:uiPriority w:val="9"/>
    <w:rsid w:val="00147A5D"/>
    <w:rPr>
      <w:rFonts w:ascii="Cambria" w:hAnsi="Cambria"/>
      <w:color w:val="404040"/>
      <w:lang w:eastAsia="en-US"/>
    </w:rPr>
  </w:style>
  <w:style w:type="character" w:customStyle="1" w:styleId="Kop9Char">
    <w:name w:val="Kop 9 Char"/>
    <w:basedOn w:val="Standaardalinea-lettertype"/>
    <w:link w:val="Kop9"/>
    <w:uiPriority w:val="9"/>
    <w:rsid w:val="00147A5D"/>
    <w:rPr>
      <w:rFonts w:ascii="Cambria" w:hAnsi="Cambria"/>
      <w:i/>
      <w:iCs/>
      <w:color w:val="404040"/>
      <w:lang w:eastAsia="en-US"/>
    </w:rPr>
  </w:style>
  <w:style w:type="paragraph" w:styleId="Bijschrift">
    <w:name w:val="caption"/>
    <w:basedOn w:val="Standaard"/>
    <w:next w:val="Standaard"/>
    <w:uiPriority w:val="35"/>
    <w:unhideWhenUsed/>
    <w:qFormat/>
    <w:rsid w:val="00147A5D"/>
    <w:rPr>
      <w:b/>
      <w:bCs/>
      <w:sz w:val="20"/>
      <w:szCs w:val="20"/>
    </w:rPr>
  </w:style>
  <w:style w:type="paragraph" w:styleId="Titel">
    <w:name w:val="Title"/>
    <w:basedOn w:val="Standaard"/>
    <w:next w:val="Standaard"/>
    <w:link w:val="TitelChar"/>
    <w:uiPriority w:val="99"/>
    <w:qFormat/>
    <w:rsid w:val="00147A5D"/>
    <w:pPr>
      <w:spacing w:after="300" w:line="240" w:lineRule="auto"/>
      <w:ind w:left="113" w:right="113"/>
      <w:contextualSpacing/>
      <w:jc w:val="center"/>
    </w:pPr>
    <w:rPr>
      <w:rFonts w:ascii="Verdana" w:eastAsia="Times New Roman" w:hAnsi="Verdana"/>
      <w:b/>
      <w:color w:val="DA5C21"/>
      <w:spacing w:val="5"/>
      <w:kern w:val="28"/>
      <w:sz w:val="36"/>
      <w:szCs w:val="52"/>
    </w:rPr>
  </w:style>
  <w:style w:type="character" w:customStyle="1" w:styleId="TitelChar">
    <w:name w:val="Titel Char"/>
    <w:basedOn w:val="Standaardalinea-lettertype"/>
    <w:link w:val="Titel"/>
    <w:uiPriority w:val="99"/>
    <w:rsid w:val="00147A5D"/>
    <w:rPr>
      <w:rFonts w:ascii="Verdana" w:hAnsi="Verdana"/>
      <w:b/>
      <w:color w:val="DA5C21"/>
      <w:spacing w:val="5"/>
      <w:kern w:val="28"/>
      <w:sz w:val="36"/>
      <w:szCs w:val="52"/>
      <w:lang w:eastAsia="en-US"/>
    </w:rPr>
  </w:style>
  <w:style w:type="paragraph" w:styleId="Ondertitel">
    <w:name w:val="Subtitle"/>
    <w:basedOn w:val="Standaard"/>
    <w:next w:val="Standaard"/>
    <w:link w:val="OndertitelChar"/>
    <w:uiPriority w:val="11"/>
    <w:qFormat/>
    <w:rsid w:val="00147A5D"/>
    <w:pPr>
      <w:spacing w:after="60"/>
      <w:jc w:val="center"/>
      <w:outlineLvl w:val="1"/>
    </w:pPr>
    <w:rPr>
      <w:rFonts w:ascii="Cambria" w:hAnsi="Cambria"/>
    </w:rPr>
  </w:style>
  <w:style w:type="character" w:customStyle="1" w:styleId="OndertitelChar">
    <w:name w:val="Ondertitel Char"/>
    <w:link w:val="Ondertitel"/>
    <w:uiPriority w:val="11"/>
    <w:rsid w:val="00147A5D"/>
    <w:rPr>
      <w:rFonts w:ascii="Cambria" w:eastAsia="Calibri" w:hAnsi="Cambria"/>
      <w:sz w:val="22"/>
      <w:szCs w:val="22"/>
      <w:lang w:eastAsia="en-US"/>
    </w:rPr>
  </w:style>
  <w:style w:type="character" w:styleId="Zwaar">
    <w:name w:val="Strong"/>
    <w:basedOn w:val="Standaardalinea-lettertype"/>
    <w:uiPriority w:val="22"/>
    <w:qFormat/>
    <w:rsid w:val="00147A5D"/>
    <w:rPr>
      <w:rFonts w:ascii="Times New Roman" w:hAnsi="Times New Roman" w:cs="Times New Roman"/>
      <w:b/>
      <w:bCs/>
      <w:color w:val="000000"/>
      <w:sz w:val="20"/>
      <w:szCs w:val="20"/>
      <w:shd w:val="clear" w:color="auto" w:fill="FFFFFF"/>
    </w:rPr>
  </w:style>
  <w:style w:type="character" w:styleId="Nadruk">
    <w:name w:val="Emphasis"/>
    <w:basedOn w:val="Standaardalinea-lettertype"/>
    <w:uiPriority w:val="20"/>
    <w:qFormat/>
    <w:rsid w:val="00147A5D"/>
    <w:rPr>
      <w:rFonts w:ascii="Verdana" w:hAnsi="Verdana"/>
      <w:i/>
      <w:iCs/>
      <w:color w:val="DA5C21"/>
      <w:sz w:val="32"/>
    </w:rPr>
  </w:style>
  <w:style w:type="paragraph" w:styleId="Geenafstand">
    <w:name w:val="No Spacing"/>
    <w:uiPriority w:val="1"/>
    <w:qFormat/>
    <w:rsid w:val="00147A5D"/>
    <w:rPr>
      <w:rFonts w:eastAsia="Calibri"/>
      <w:sz w:val="22"/>
      <w:szCs w:val="22"/>
      <w:lang w:eastAsia="en-US"/>
    </w:rPr>
  </w:style>
  <w:style w:type="paragraph" w:styleId="Lijstalinea">
    <w:name w:val="List Paragraph"/>
    <w:basedOn w:val="Standaard"/>
    <w:link w:val="LijstalineaChar"/>
    <w:uiPriority w:val="34"/>
    <w:qFormat/>
    <w:rsid w:val="00147A5D"/>
    <w:pPr>
      <w:ind w:left="720"/>
      <w:contextualSpacing/>
    </w:pPr>
  </w:style>
  <w:style w:type="paragraph" w:styleId="Citaat">
    <w:name w:val="Quote"/>
    <w:basedOn w:val="Standaard"/>
    <w:next w:val="Standaard"/>
    <w:link w:val="CitaatChar"/>
    <w:uiPriority w:val="29"/>
    <w:qFormat/>
    <w:rsid w:val="00147A5D"/>
    <w:rPr>
      <w:i/>
    </w:rPr>
  </w:style>
  <w:style w:type="character" w:customStyle="1" w:styleId="CitaatChar">
    <w:name w:val="Citaat Char"/>
    <w:link w:val="Citaat"/>
    <w:uiPriority w:val="29"/>
    <w:rsid w:val="00147A5D"/>
    <w:rPr>
      <w:rFonts w:eastAsia="Calibri"/>
      <w:i/>
      <w:sz w:val="22"/>
      <w:szCs w:val="22"/>
      <w:lang w:eastAsia="en-US"/>
    </w:rPr>
  </w:style>
  <w:style w:type="paragraph" w:styleId="Duidelijkcitaat">
    <w:name w:val="Intense Quote"/>
    <w:basedOn w:val="Standaard"/>
    <w:next w:val="Standaard"/>
    <w:link w:val="DuidelijkcitaatChar"/>
    <w:uiPriority w:val="30"/>
    <w:qFormat/>
    <w:rsid w:val="00147A5D"/>
    <w:pPr>
      <w:ind w:left="720" w:right="720"/>
    </w:pPr>
    <w:rPr>
      <w:b/>
      <w:i/>
    </w:rPr>
  </w:style>
  <w:style w:type="character" w:customStyle="1" w:styleId="DuidelijkcitaatChar">
    <w:name w:val="Duidelijk citaat Char"/>
    <w:link w:val="Duidelijkcitaat"/>
    <w:uiPriority w:val="30"/>
    <w:rsid w:val="00147A5D"/>
    <w:rPr>
      <w:rFonts w:eastAsia="Calibri"/>
      <w:b/>
      <w:i/>
      <w:sz w:val="22"/>
      <w:szCs w:val="22"/>
      <w:lang w:eastAsia="en-US"/>
    </w:rPr>
  </w:style>
  <w:style w:type="character" w:styleId="Subtielebenadrukking">
    <w:name w:val="Subtle Emphasis"/>
    <w:uiPriority w:val="19"/>
    <w:qFormat/>
    <w:rsid w:val="00147A5D"/>
    <w:rPr>
      <w:i/>
      <w:color w:val="5A5A5A"/>
    </w:rPr>
  </w:style>
  <w:style w:type="character" w:styleId="Intensievebenadrukking">
    <w:name w:val="Intense Emphasis"/>
    <w:uiPriority w:val="21"/>
    <w:qFormat/>
    <w:rsid w:val="00147A5D"/>
    <w:rPr>
      <w:b/>
      <w:i/>
      <w:sz w:val="24"/>
      <w:szCs w:val="24"/>
      <w:u w:val="single"/>
    </w:rPr>
  </w:style>
  <w:style w:type="character" w:styleId="Subtieleverwijzing">
    <w:name w:val="Subtle Reference"/>
    <w:uiPriority w:val="31"/>
    <w:qFormat/>
    <w:rsid w:val="00147A5D"/>
    <w:rPr>
      <w:sz w:val="24"/>
      <w:szCs w:val="24"/>
      <w:u w:val="single"/>
    </w:rPr>
  </w:style>
  <w:style w:type="character" w:styleId="Intensieveverwijzing">
    <w:name w:val="Intense Reference"/>
    <w:uiPriority w:val="32"/>
    <w:qFormat/>
    <w:rsid w:val="00147A5D"/>
    <w:rPr>
      <w:b/>
      <w:sz w:val="24"/>
      <w:u w:val="single"/>
    </w:rPr>
  </w:style>
  <w:style w:type="character" w:styleId="Titelvanboek">
    <w:name w:val="Book Title"/>
    <w:uiPriority w:val="33"/>
    <w:qFormat/>
    <w:rsid w:val="00147A5D"/>
    <w:rPr>
      <w:rFonts w:ascii="Cambria" w:eastAsia="Times New Roman" w:hAnsi="Cambria"/>
      <w:b/>
      <w:i/>
      <w:sz w:val="24"/>
      <w:szCs w:val="24"/>
    </w:rPr>
  </w:style>
  <w:style w:type="paragraph" w:styleId="Kopvaninhoudsopgave">
    <w:name w:val="TOC Heading"/>
    <w:basedOn w:val="Kop1"/>
    <w:next w:val="Standaard"/>
    <w:uiPriority w:val="39"/>
    <w:unhideWhenUsed/>
    <w:qFormat/>
    <w:rsid w:val="00147A5D"/>
    <w:pPr>
      <w:numPr>
        <w:numId w:val="0"/>
      </w:numPr>
      <w:outlineLvl w:val="9"/>
    </w:pPr>
    <w:rPr>
      <w:color w:val="365F91"/>
      <w:sz w:val="28"/>
    </w:rPr>
  </w:style>
  <w:style w:type="paragraph" w:styleId="Inhopg1">
    <w:name w:val="toc 1"/>
    <w:basedOn w:val="Standaard"/>
    <w:next w:val="Standaard"/>
    <w:autoRedefine/>
    <w:uiPriority w:val="39"/>
    <w:unhideWhenUsed/>
    <w:rsid w:val="00147A5D"/>
    <w:pPr>
      <w:tabs>
        <w:tab w:val="left" w:pos="440"/>
        <w:tab w:val="right" w:leader="dot" w:pos="9191"/>
      </w:tabs>
      <w:spacing w:after="100"/>
    </w:pPr>
  </w:style>
  <w:style w:type="paragraph" w:styleId="Ballontekst">
    <w:name w:val="Balloon Text"/>
    <w:basedOn w:val="Standaard"/>
    <w:link w:val="BallontekstChar"/>
    <w:uiPriority w:val="99"/>
    <w:semiHidden/>
    <w:unhideWhenUsed/>
    <w:rsid w:val="00147A5D"/>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47A5D"/>
    <w:rPr>
      <w:rFonts w:ascii="Tahoma" w:eastAsia="Calibri" w:hAnsi="Tahoma" w:cs="Tahoma"/>
      <w:sz w:val="16"/>
      <w:szCs w:val="16"/>
      <w:lang w:eastAsia="en-US"/>
    </w:rPr>
  </w:style>
  <w:style w:type="paragraph" w:styleId="Koptekst">
    <w:name w:val="header"/>
    <w:basedOn w:val="Standaard"/>
    <w:link w:val="KoptekstChar"/>
    <w:uiPriority w:val="99"/>
    <w:unhideWhenUsed/>
    <w:rsid w:val="00147A5D"/>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147A5D"/>
    <w:rPr>
      <w:rFonts w:eastAsia="Calibri"/>
      <w:sz w:val="22"/>
      <w:szCs w:val="22"/>
      <w:lang w:eastAsia="en-US"/>
    </w:rPr>
  </w:style>
  <w:style w:type="paragraph" w:styleId="Voettekst">
    <w:name w:val="footer"/>
    <w:basedOn w:val="Standaard"/>
    <w:link w:val="VoettekstChar"/>
    <w:uiPriority w:val="99"/>
    <w:unhideWhenUsed/>
    <w:rsid w:val="00147A5D"/>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147A5D"/>
    <w:rPr>
      <w:rFonts w:eastAsia="Calibri"/>
      <w:sz w:val="22"/>
      <w:szCs w:val="22"/>
      <w:lang w:eastAsia="en-US"/>
    </w:rPr>
  </w:style>
  <w:style w:type="paragraph" w:styleId="Inhopg2">
    <w:name w:val="toc 2"/>
    <w:basedOn w:val="Standaard"/>
    <w:next w:val="Standaard"/>
    <w:autoRedefine/>
    <w:uiPriority w:val="39"/>
    <w:unhideWhenUsed/>
    <w:rsid w:val="00147A5D"/>
    <w:pPr>
      <w:spacing w:after="100"/>
      <w:ind w:left="220"/>
    </w:pPr>
  </w:style>
  <w:style w:type="character" w:styleId="Hyperlink">
    <w:name w:val="Hyperlink"/>
    <w:basedOn w:val="Standaardalinea-lettertype"/>
    <w:uiPriority w:val="99"/>
    <w:unhideWhenUsed/>
    <w:rsid w:val="00147A5D"/>
    <w:rPr>
      <w:color w:val="0000FF"/>
      <w:u w:val="single"/>
    </w:rPr>
  </w:style>
  <w:style w:type="paragraph" w:styleId="Inhopg3">
    <w:name w:val="toc 3"/>
    <w:basedOn w:val="Standaard"/>
    <w:next w:val="Standaard"/>
    <w:autoRedefine/>
    <w:uiPriority w:val="39"/>
    <w:unhideWhenUsed/>
    <w:rsid w:val="00147A5D"/>
    <w:pPr>
      <w:spacing w:after="100"/>
      <w:ind w:left="440"/>
    </w:pPr>
  </w:style>
  <w:style w:type="table" w:styleId="Tabelraster">
    <w:name w:val="Table Grid"/>
    <w:basedOn w:val="Standaardtabel"/>
    <w:uiPriority w:val="59"/>
    <w:rsid w:val="00147A5D"/>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GevolgdeHyperlink">
    <w:name w:val="FollowedHyperlink"/>
    <w:basedOn w:val="Standaardalinea-lettertype"/>
    <w:uiPriority w:val="99"/>
    <w:semiHidden/>
    <w:unhideWhenUsed/>
    <w:rsid w:val="00147A5D"/>
    <w:rPr>
      <w:color w:val="800080"/>
      <w:u w:val="single"/>
    </w:rPr>
  </w:style>
  <w:style w:type="character" w:customStyle="1" w:styleId="mw-headline">
    <w:name w:val="mw-headline"/>
    <w:basedOn w:val="Standaardalinea-lettertype"/>
    <w:rsid w:val="00147A5D"/>
  </w:style>
  <w:style w:type="paragraph" w:styleId="Normaalweb">
    <w:name w:val="Normal (Web)"/>
    <w:basedOn w:val="Standaard"/>
    <w:uiPriority w:val="99"/>
    <w:rsid w:val="00147A5D"/>
    <w:pPr>
      <w:spacing w:before="100" w:beforeAutospacing="1" w:after="100" w:afterAutospacing="1" w:line="240" w:lineRule="auto"/>
    </w:pPr>
    <w:rPr>
      <w:rFonts w:ascii="Arial Unicode MS" w:eastAsia="Arial Unicode MS" w:hAnsi="Arial Unicode MS" w:cs="Wingdings"/>
      <w:color w:val="000000"/>
      <w:sz w:val="24"/>
      <w:szCs w:val="24"/>
      <w:lang w:eastAsia="nl-NL"/>
    </w:rPr>
  </w:style>
  <w:style w:type="paragraph" w:styleId="Tekstzonderopmaak">
    <w:name w:val="Plain Text"/>
    <w:basedOn w:val="Standaard"/>
    <w:link w:val="TekstzonderopmaakChar"/>
    <w:uiPriority w:val="99"/>
    <w:unhideWhenUsed/>
    <w:rsid w:val="00147A5D"/>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uiPriority w:val="99"/>
    <w:rsid w:val="00147A5D"/>
    <w:rPr>
      <w:rFonts w:ascii="Consolas" w:eastAsia="Calibri" w:hAnsi="Consolas"/>
      <w:sz w:val="21"/>
      <w:szCs w:val="21"/>
      <w:lang w:eastAsia="en-US"/>
    </w:rPr>
  </w:style>
  <w:style w:type="paragraph" w:styleId="Inhopg4">
    <w:name w:val="toc 4"/>
    <w:basedOn w:val="Standaard"/>
    <w:next w:val="Standaard"/>
    <w:autoRedefine/>
    <w:uiPriority w:val="39"/>
    <w:unhideWhenUsed/>
    <w:rsid w:val="00147A5D"/>
    <w:pPr>
      <w:ind w:left="720"/>
    </w:pPr>
  </w:style>
  <w:style w:type="paragraph" w:styleId="Lijstopsomteken">
    <w:name w:val="List Bullet"/>
    <w:basedOn w:val="Standaard"/>
    <w:uiPriority w:val="99"/>
    <w:unhideWhenUsed/>
    <w:rsid w:val="00147A5D"/>
    <w:pPr>
      <w:spacing w:before="80" w:after="80"/>
    </w:pPr>
    <w:rPr>
      <w:rFonts w:ascii="Arial" w:eastAsia="Arial Unicode MS" w:hAnsi="Arial" w:cs="Arial"/>
      <w:sz w:val="20"/>
      <w:szCs w:val="20"/>
      <w:lang w:eastAsia="nl-NL"/>
    </w:rPr>
  </w:style>
  <w:style w:type="paragraph" w:customStyle="1" w:styleId="Rapporttitel">
    <w:name w:val="Rapporttitel"/>
    <w:basedOn w:val="Standaard"/>
    <w:next w:val="Standaard"/>
    <w:rsid w:val="00147A5D"/>
    <w:pPr>
      <w:suppressAutoHyphens/>
      <w:spacing w:line="480" w:lineRule="atLeast"/>
    </w:pPr>
    <w:rPr>
      <w:rFonts w:ascii="Verdana" w:hAnsi="Verdana" w:cs="Calibri"/>
      <w:sz w:val="28"/>
      <w:lang w:eastAsia="ar-SA"/>
    </w:rPr>
  </w:style>
  <w:style w:type="paragraph" w:customStyle="1" w:styleId="RapportOndertitel">
    <w:name w:val="RapportOndertitel"/>
    <w:basedOn w:val="Standaard"/>
    <w:next w:val="Standaard"/>
    <w:rsid w:val="00147A5D"/>
    <w:pPr>
      <w:suppressAutoHyphens/>
      <w:spacing w:line="240" w:lineRule="atLeast"/>
    </w:pPr>
    <w:rPr>
      <w:rFonts w:ascii="Verdana" w:hAnsi="Verdana" w:cs="Calibri"/>
      <w:lang w:eastAsia="ar-SA"/>
    </w:rPr>
  </w:style>
  <w:style w:type="character" w:styleId="Verwijzingopmerking">
    <w:name w:val="annotation reference"/>
    <w:basedOn w:val="Standaardalinea-lettertype"/>
    <w:uiPriority w:val="99"/>
    <w:semiHidden/>
    <w:unhideWhenUsed/>
    <w:rsid w:val="00147A5D"/>
    <w:rPr>
      <w:sz w:val="16"/>
      <w:szCs w:val="16"/>
    </w:rPr>
  </w:style>
  <w:style w:type="paragraph" w:styleId="Tekstopmerking">
    <w:name w:val="annotation text"/>
    <w:basedOn w:val="Standaard"/>
    <w:link w:val="TekstopmerkingChar"/>
    <w:uiPriority w:val="99"/>
    <w:semiHidden/>
    <w:unhideWhenUsed/>
    <w:rsid w:val="00147A5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47A5D"/>
    <w:rPr>
      <w:rFonts w:eastAsia="Calibri"/>
      <w:lang w:eastAsia="en-US"/>
    </w:rPr>
  </w:style>
  <w:style w:type="paragraph" w:styleId="Inhopg5">
    <w:name w:val="toc 5"/>
    <w:basedOn w:val="Standaard"/>
    <w:next w:val="Standaard"/>
    <w:autoRedefine/>
    <w:uiPriority w:val="39"/>
    <w:unhideWhenUsed/>
    <w:rsid w:val="00147A5D"/>
    <w:pPr>
      <w:ind w:left="960"/>
    </w:pPr>
  </w:style>
  <w:style w:type="paragraph" w:styleId="Onderwerpvanopmerking">
    <w:name w:val="annotation subject"/>
    <w:basedOn w:val="Tekstopmerking"/>
    <w:next w:val="Tekstopmerking"/>
    <w:link w:val="OnderwerpvanopmerkingChar"/>
    <w:uiPriority w:val="99"/>
    <w:semiHidden/>
    <w:unhideWhenUsed/>
    <w:rsid w:val="00147A5D"/>
    <w:rPr>
      <w:b/>
      <w:bCs/>
    </w:rPr>
  </w:style>
  <w:style w:type="character" w:customStyle="1" w:styleId="OnderwerpvanopmerkingChar">
    <w:name w:val="Onderwerp van opmerking Char"/>
    <w:basedOn w:val="TekstopmerkingChar"/>
    <w:link w:val="Onderwerpvanopmerking"/>
    <w:uiPriority w:val="99"/>
    <w:semiHidden/>
    <w:rsid w:val="00147A5D"/>
    <w:rPr>
      <w:rFonts w:eastAsia="Calibri"/>
      <w:b/>
      <w:bCs/>
      <w:lang w:eastAsia="en-US"/>
    </w:rPr>
  </w:style>
  <w:style w:type="paragraph" w:styleId="Revisie">
    <w:name w:val="Revision"/>
    <w:hidden/>
    <w:uiPriority w:val="99"/>
    <w:semiHidden/>
    <w:rsid w:val="002F5F74"/>
    <w:rPr>
      <w:sz w:val="24"/>
      <w:szCs w:val="24"/>
      <w:lang w:val="en-US" w:eastAsia="en-US" w:bidi="en-US"/>
    </w:rPr>
  </w:style>
  <w:style w:type="paragraph" w:styleId="Documentstructuur">
    <w:name w:val="Document Map"/>
    <w:basedOn w:val="Standaard"/>
    <w:link w:val="DocumentstructuurChar"/>
    <w:uiPriority w:val="99"/>
    <w:semiHidden/>
    <w:unhideWhenUsed/>
    <w:rsid w:val="00147A5D"/>
    <w:pPr>
      <w:spacing w:line="240" w:lineRule="auto"/>
    </w:pPr>
    <w:rPr>
      <w:rFonts w:ascii="Lucida Grande" w:hAnsi="Lucida Grande" w:cs="Lucida Grande"/>
      <w:sz w:val="24"/>
      <w:szCs w:val="24"/>
    </w:rPr>
  </w:style>
  <w:style w:type="character" w:customStyle="1" w:styleId="DocumentstructuurChar">
    <w:name w:val="Documentstructuur Char"/>
    <w:basedOn w:val="Standaardalinea-lettertype"/>
    <w:link w:val="Documentstructuur"/>
    <w:uiPriority w:val="99"/>
    <w:semiHidden/>
    <w:rsid w:val="00147A5D"/>
    <w:rPr>
      <w:rFonts w:ascii="Lucida Grande" w:eastAsia="Calibri" w:hAnsi="Lucida Grande" w:cs="Lucida Grande"/>
      <w:sz w:val="24"/>
      <w:szCs w:val="24"/>
      <w:lang w:eastAsia="en-US"/>
    </w:rPr>
  </w:style>
  <w:style w:type="character" w:customStyle="1" w:styleId="a">
    <w:name w:val="a"/>
    <w:basedOn w:val="Standaardalinea-lettertype"/>
    <w:rsid w:val="00031F03"/>
  </w:style>
  <w:style w:type="paragraph" w:styleId="Voetnoottekst">
    <w:name w:val="footnote text"/>
    <w:basedOn w:val="Standaard"/>
    <w:link w:val="VoetnoottekstChar"/>
    <w:uiPriority w:val="99"/>
    <w:unhideWhenUsed/>
    <w:rsid w:val="00147A5D"/>
    <w:pPr>
      <w:spacing w:line="240" w:lineRule="auto"/>
    </w:pPr>
    <w:rPr>
      <w:sz w:val="20"/>
      <w:szCs w:val="20"/>
    </w:rPr>
  </w:style>
  <w:style w:type="character" w:customStyle="1" w:styleId="VoetnoottekstChar">
    <w:name w:val="Voetnoottekst Char"/>
    <w:basedOn w:val="Standaardalinea-lettertype"/>
    <w:link w:val="Voetnoottekst"/>
    <w:uiPriority w:val="99"/>
    <w:rsid w:val="00147A5D"/>
    <w:rPr>
      <w:rFonts w:eastAsia="Calibri"/>
      <w:lang w:eastAsia="en-US"/>
    </w:rPr>
  </w:style>
  <w:style w:type="character" w:styleId="Voetnootmarkering">
    <w:name w:val="footnote reference"/>
    <w:basedOn w:val="Standaardalinea-lettertype"/>
    <w:uiPriority w:val="99"/>
    <w:semiHidden/>
    <w:unhideWhenUsed/>
    <w:rsid w:val="00147A5D"/>
    <w:rPr>
      <w:vertAlign w:val="superscript"/>
    </w:rPr>
  </w:style>
  <w:style w:type="character" w:customStyle="1" w:styleId="pcrb8t-">
    <w:name w:val="pcrb8t-"/>
    <w:basedOn w:val="Standaardalinea-lettertype"/>
    <w:rsid w:val="00E67D64"/>
  </w:style>
  <w:style w:type="paragraph" w:styleId="Inhopg6">
    <w:name w:val="toc 6"/>
    <w:basedOn w:val="Standaard"/>
    <w:next w:val="Standaard"/>
    <w:autoRedefine/>
    <w:uiPriority w:val="39"/>
    <w:unhideWhenUsed/>
    <w:rsid w:val="009A33DF"/>
    <w:pPr>
      <w:spacing w:after="100"/>
      <w:ind w:left="1100"/>
    </w:pPr>
    <w:rPr>
      <w:lang w:eastAsia="nl-NL"/>
    </w:rPr>
  </w:style>
  <w:style w:type="paragraph" w:styleId="Inhopg7">
    <w:name w:val="toc 7"/>
    <w:basedOn w:val="Standaard"/>
    <w:next w:val="Standaard"/>
    <w:autoRedefine/>
    <w:uiPriority w:val="39"/>
    <w:unhideWhenUsed/>
    <w:rsid w:val="009A33DF"/>
    <w:pPr>
      <w:spacing w:after="100"/>
      <w:ind w:left="1320"/>
    </w:pPr>
    <w:rPr>
      <w:lang w:eastAsia="nl-NL"/>
    </w:rPr>
  </w:style>
  <w:style w:type="paragraph" w:styleId="Inhopg8">
    <w:name w:val="toc 8"/>
    <w:basedOn w:val="Standaard"/>
    <w:next w:val="Standaard"/>
    <w:autoRedefine/>
    <w:uiPriority w:val="39"/>
    <w:unhideWhenUsed/>
    <w:rsid w:val="009A33DF"/>
    <w:pPr>
      <w:spacing w:after="100"/>
      <w:ind w:left="1540"/>
    </w:pPr>
    <w:rPr>
      <w:lang w:eastAsia="nl-NL"/>
    </w:rPr>
  </w:style>
  <w:style w:type="paragraph" w:styleId="Inhopg9">
    <w:name w:val="toc 9"/>
    <w:basedOn w:val="Standaard"/>
    <w:next w:val="Standaard"/>
    <w:autoRedefine/>
    <w:uiPriority w:val="39"/>
    <w:unhideWhenUsed/>
    <w:rsid w:val="009A33DF"/>
    <w:pPr>
      <w:spacing w:after="100"/>
      <w:ind w:left="1760"/>
    </w:pPr>
    <w:rPr>
      <w:lang w:eastAsia="nl-NL"/>
    </w:rPr>
  </w:style>
  <w:style w:type="paragraph" w:styleId="Lijst">
    <w:name w:val="List"/>
    <w:basedOn w:val="Standaard"/>
    <w:uiPriority w:val="99"/>
    <w:unhideWhenUsed/>
    <w:rsid w:val="00E97890"/>
    <w:pPr>
      <w:ind w:left="283" w:hanging="283"/>
      <w:contextualSpacing/>
    </w:pPr>
  </w:style>
  <w:style w:type="paragraph" w:styleId="Lijst2">
    <w:name w:val="List 2"/>
    <w:basedOn w:val="Standaard"/>
    <w:uiPriority w:val="99"/>
    <w:unhideWhenUsed/>
    <w:rsid w:val="00E97890"/>
    <w:pPr>
      <w:ind w:left="566" w:hanging="283"/>
      <w:contextualSpacing/>
    </w:pPr>
  </w:style>
  <w:style w:type="paragraph" w:styleId="Berichtkop">
    <w:name w:val="Message Header"/>
    <w:basedOn w:val="Standaard"/>
    <w:link w:val="BerichtkopChar"/>
    <w:uiPriority w:val="99"/>
    <w:unhideWhenUsed/>
    <w:rsid w:val="00E97890"/>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BerichtkopChar">
    <w:name w:val="Berichtkop Char"/>
    <w:basedOn w:val="Standaardalinea-lettertype"/>
    <w:link w:val="Berichtkop"/>
    <w:uiPriority w:val="99"/>
    <w:rsid w:val="00E97890"/>
    <w:rPr>
      <w:rFonts w:ascii="Cambria" w:eastAsia="Times New Roman" w:hAnsi="Cambria" w:cs="Times New Roman"/>
      <w:sz w:val="24"/>
      <w:szCs w:val="24"/>
      <w:shd w:val="pct20" w:color="auto" w:fill="auto"/>
      <w:lang w:val="en-US" w:eastAsia="en-US" w:bidi="en-US"/>
    </w:rPr>
  </w:style>
  <w:style w:type="paragraph" w:styleId="Lijstopsomteken2">
    <w:name w:val="List Bullet 2"/>
    <w:basedOn w:val="Standaard"/>
    <w:uiPriority w:val="99"/>
    <w:unhideWhenUsed/>
    <w:rsid w:val="00E97890"/>
    <w:pPr>
      <w:numPr>
        <w:numId w:val="39"/>
      </w:numPr>
      <w:contextualSpacing/>
    </w:pPr>
  </w:style>
  <w:style w:type="paragraph" w:styleId="Lijstopsomteken3">
    <w:name w:val="List Bullet 3"/>
    <w:basedOn w:val="Standaard"/>
    <w:uiPriority w:val="99"/>
    <w:unhideWhenUsed/>
    <w:rsid w:val="00E97890"/>
    <w:pPr>
      <w:numPr>
        <w:numId w:val="40"/>
      </w:numPr>
      <w:contextualSpacing/>
    </w:pPr>
  </w:style>
  <w:style w:type="paragraph" w:styleId="Plattetekst">
    <w:name w:val="Body Text"/>
    <w:basedOn w:val="Standaard"/>
    <w:next w:val="Standaard"/>
    <w:link w:val="PlattetekstChar"/>
    <w:uiPriority w:val="99"/>
    <w:rsid w:val="00147A5D"/>
    <w:pPr>
      <w:widowControl w:val="0"/>
      <w:autoSpaceDE w:val="0"/>
      <w:autoSpaceDN w:val="0"/>
      <w:adjustRightInd w:val="0"/>
      <w:spacing w:after="120" w:line="240" w:lineRule="auto"/>
    </w:pPr>
    <w:rPr>
      <w:rFonts w:ascii="Times New Roman" w:eastAsiaTheme="minorEastAsia" w:hAnsi="Times New Roman"/>
      <w:color w:val="000000"/>
      <w:sz w:val="20"/>
      <w:szCs w:val="20"/>
      <w:shd w:val="clear" w:color="auto" w:fill="FFFFFF"/>
      <w:lang w:val="en-AU" w:eastAsia="nl-NL"/>
    </w:rPr>
  </w:style>
  <w:style w:type="character" w:customStyle="1" w:styleId="PlattetekstChar">
    <w:name w:val="Platte tekst Char"/>
    <w:basedOn w:val="Standaardalinea-lettertype"/>
    <w:link w:val="Plattetekst"/>
    <w:uiPriority w:val="99"/>
    <w:rsid w:val="00147A5D"/>
    <w:rPr>
      <w:rFonts w:ascii="Times New Roman" w:eastAsiaTheme="minorEastAsia" w:hAnsi="Times New Roman"/>
      <w:color w:val="000000"/>
      <w:lang w:val="en-AU"/>
    </w:rPr>
  </w:style>
  <w:style w:type="character" w:customStyle="1" w:styleId="apple-converted-space">
    <w:name w:val="apple-converted-space"/>
    <w:basedOn w:val="Standaardalinea-lettertype"/>
    <w:rsid w:val="00B87EEC"/>
  </w:style>
  <w:style w:type="paragraph" w:styleId="Plattetekst2">
    <w:name w:val="Body Text 2"/>
    <w:basedOn w:val="Standaard"/>
    <w:next w:val="Standaard"/>
    <w:link w:val="Plattetekst2Char"/>
    <w:uiPriority w:val="99"/>
    <w:rsid w:val="00147A5D"/>
    <w:pPr>
      <w:widowControl w:val="0"/>
      <w:autoSpaceDE w:val="0"/>
      <w:autoSpaceDN w:val="0"/>
      <w:adjustRightInd w:val="0"/>
      <w:spacing w:after="120" w:line="480" w:lineRule="auto"/>
    </w:pPr>
    <w:rPr>
      <w:rFonts w:ascii="Times New Roman" w:eastAsiaTheme="minorEastAsia" w:hAnsi="Times New Roman"/>
      <w:color w:val="000000"/>
      <w:sz w:val="18"/>
      <w:szCs w:val="18"/>
      <w:shd w:val="clear" w:color="auto" w:fill="FFFFFF"/>
      <w:lang w:val="en-AU" w:eastAsia="nl-NL"/>
    </w:rPr>
  </w:style>
  <w:style w:type="character" w:customStyle="1" w:styleId="Plattetekst2Char">
    <w:name w:val="Platte tekst 2 Char"/>
    <w:basedOn w:val="Standaardalinea-lettertype"/>
    <w:link w:val="Plattetekst2"/>
    <w:uiPriority w:val="99"/>
    <w:rsid w:val="00147A5D"/>
    <w:rPr>
      <w:rFonts w:ascii="Times New Roman" w:eastAsiaTheme="minorEastAsia" w:hAnsi="Times New Roman"/>
      <w:color w:val="000000"/>
      <w:sz w:val="18"/>
      <w:szCs w:val="18"/>
      <w:lang w:val="en-AU"/>
    </w:rPr>
  </w:style>
  <w:style w:type="paragraph" w:styleId="Plattetekst3">
    <w:name w:val="Body Text 3"/>
    <w:basedOn w:val="Standaard"/>
    <w:next w:val="Standaard"/>
    <w:link w:val="Plattetekst3Char"/>
    <w:uiPriority w:val="99"/>
    <w:rsid w:val="00147A5D"/>
    <w:pPr>
      <w:widowControl w:val="0"/>
      <w:autoSpaceDE w:val="0"/>
      <w:autoSpaceDN w:val="0"/>
      <w:adjustRightInd w:val="0"/>
      <w:spacing w:after="120" w:line="240" w:lineRule="auto"/>
    </w:pPr>
    <w:rPr>
      <w:rFonts w:ascii="Times New Roman" w:eastAsiaTheme="minorEastAsia" w:hAnsi="Times New Roman"/>
      <w:color w:val="000000"/>
      <w:sz w:val="16"/>
      <w:szCs w:val="16"/>
      <w:shd w:val="clear" w:color="auto" w:fill="FFFFFF"/>
      <w:lang w:val="en-AU" w:eastAsia="nl-NL"/>
    </w:rPr>
  </w:style>
  <w:style w:type="character" w:customStyle="1" w:styleId="Plattetekst3Char">
    <w:name w:val="Platte tekst 3 Char"/>
    <w:basedOn w:val="Standaardalinea-lettertype"/>
    <w:link w:val="Plattetekst3"/>
    <w:uiPriority w:val="99"/>
    <w:rsid w:val="00147A5D"/>
    <w:rPr>
      <w:rFonts w:ascii="Times New Roman" w:eastAsiaTheme="minorEastAsia" w:hAnsi="Times New Roman"/>
      <w:color w:val="000000"/>
      <w:sz w:val="16"/>
      <w:szCs w:val="16"/>
      <w:lang w:val="en-AU"/>
    </w:rPr>
  </w:style>
  <w:style w:type="paragraph" w:customStyle="1" w:styleId="BulletedList">
    <w:name w:val="Bulleted List"/>
    <w:next w:val="Standaard"/>
    <w:uiPriority w:val="99"/>
    <w:rsid w:val="00147A5D"/>
    <w:pPr>
      <w:widowControl w:val="0"/>
      <w:autoSpaceDE w:val="0"/>
      <w:autoSpaceDN w:val="0"/>
      <w:adjustRightInd w:val="0"/>
      <w:ind w:left="360" w:hanging="360"/>
    </w:pPr>
    <w:rPr>
      <w:rFonts w:ascii="Times New Roman" w:eastAsiaTheme="minorEastAsia" w:hAnsi="Times New Roman"/>
      <w:color w:val="000000"/>
      <w:shd w:val="clear" w:color="auto" w:fill="FFFFFF"/>
      <w:lang w:val="en-AU"/>
    </w:rPr>
  </w:style>
  <w:style w:type="paragraph" w:customStyle="1" w:styleId="Code">
    <w:name w:val="Code"/>
    <w:next w:val="Standaard"/>
    <w:uiPriority w:val="99"/>
    <w:rsid w:val="00147A5D"/>
    <w:pPr>
      <w:widowControl w:val="0"/>
      <w:autoSpaceDE w:val="0"/>
      <w:autoSpaceDN w:val="0"/>
      <w:adjustRightInd w:val="0"/>
    </w:pPr>
    <w:rPr>
      <w:rFonts w:ascii="Courier New" w:eastAsiaTheme="minorEastAsia" w:hAnsi="Courier New" w:cs="Courier New"/>
      <w:color w:val="000000"/>
      <w:sz w:val="18"/>
      <w:szCs w:val="18"/>
      <w:shd w:val="clear" w:color="auto" w:fill="FFFFFF"/>
      <w:lang w:val="en-AU"/>
    </w:rPr>
  </w:style>
  <w:style w:type="character" w:styleId="Eindnootmarkering">
    <w:name w:val="endnote reference"/>
    <w:basedOn w:val="Standaardalinea-lettertype"/>
    <w:uiPriority w:val="99"/>
    <w:semiHidden/>
    <w:unhideWhenUsed/>
    <w:rsid w:val="00147A5D"/>
    <w:rPr>
      <w:vertAlign w:val="superscript"/>
    </w:rPr>
  </w:style>
  <w:style w:type="paragraph" w:styleId="Eindnoottekst">
    <w:name w:val="endnote text"/>
    <w:basedOn w:val="Standaard"/>
    <w:link w:val="EindnoottekstChar"/>
    <w:uiPriority w:val="99"/>
    <w:unhideWhenUsed/>
    <w:rsid w:val="00147A5D"/>
    <w:rPr>
      <w:sz w:val="20"/>
      <w:szCs w:val="20"/>
    </w:rPr>
  </w:style>
  <w:style w:type="character" w:customStyle="1" w:styleId="EindnoottekstChar">
    <w:name w:val="Eindnoottekst Char"/>
    <w:basedOn w:val="Standaardalinea-lettertype"/>
    <w:link w:val="Eindnoottekst"/>
    <w:uiPriority w:val="99"/>
    <w:rsid w:val="00147A5D"/>
    <w:rPr>
      <w:rFonts w:eastAsia="Calibri"/>
      <w:lang w:eastAsia="en-US"/>
    </w:rPr>
  </w:style>
  <w:style w:type="character" w:customStyle="1" w:styleId="FieldLabel">
    <w:name w:val="Field Label"/>
    <w:uiPriority w:val="99"/>
    <w:rsid w:val="00147A5D"/>
    <w:rPr>
      <w:rFonts w:ascii="Times New Roman" w:hAnsi="Times New Roman"/>
      <w:i/>
      <w:color w:val="004080"/>
      <w:sz w:val="20"/>
      <w:shd w:val="clear" w:color="auto" w:fill="FFFFFF"/>
    </w:rPr>
  </w:style>
  <w:style w:type="paragraph" w:customStyle="1" w:styleId="font5">
    <w:name w:val="font5"/>
    <w:basedOn w:val="Standaard"/>
    <w:rsid w:val="00147A5D"/>
    <w:pPr>
      <w:spacing w:before="100" w:beforeAutospacing="1" w:after="100" w:afterAutospacing="1" w:line="240" w:lineRule="auto"/>
    </w:pPr>
    <w:rPr>
      <w:rFonts w:ascii="Arial" w:eastAsia="Times New Roman" w:hAnsi="Arial" w:cs="Arial"/>
      <w:sz w:val="16"/>
      <w:szCs w:val="16"/>
      <w:lang w:eastAsia="nl-NL"/>
    </w:rPr>
  </w:style>
  <w:style w:type="paragraph" w:customStyle="1" w:styleId="Footer1">
    <w:name w:val="Footer1"/>
    <w:next w:val="Standaard"/>
    <w:uiPriority w:val="99"/>
    <w:rsid w:val="00147A5D"/>
    <w:pPr>
      <w:widowControl w:val="0"/>
      <w:autoSpaceDE w:val="0"/>
      <w:autoSpaceDN w:val="0"/>
      <w:adjustRightInd w:val="0"/>
    </w:pPr>
    <w:rPr>
      <w:rFonts w:ascii="Times New Roman" w:eastAsiaTheme="minorEastAsia" w:hAnsi="Times New Roman"/>
      <w:color w:val="000000"/>
      <w:shd w:val="clear" w:color="auto" w:fill="FFFFFF"/>
      <w:lang w:val="en-AU"/>
    </w:rPr>
  </w:style>
  <w:style w:type="numbering" w:customStyle="1" w:styleId="Geenlijst1">
    <w:name w:val="Geen lijst1"/>
    <w:next w:val="Geenlijst"/>
    <w:uiPriority w:val="99"/>
    <w:semiHidden/>
    <w:unhideWhenUsed/>
    <w:rsid w:val="00147A5D"/>
  </w:style>
  <w:style w:type="numbering" w:customStyle="1" w:styleId="Geenlijst2">
    <w:name w:val="Geen lijst2"/>
    <w:next w:val="Geenlijst"/>
    <w:uiPriority w:val="99"/>
    <w:semiHidden/>
    <w:unhideWhenUsed/>
    <w:rsid w:val="00147A5D"/>
  </w:style>
  <w:style w:type="numbering" w:customStyle="1" w:styleId="Geenlijst3">
    <w:name w:val="Geen lijst3"/>
    <w:next w:val="Geenlijst"/>
    <w:uiPriority w:val="99"/>
    <w:semiHidden/>
    <w:unhideWhenUsed/>
    <w:rsid w:val="00147A5D"/>
  </w:style>
  <w:style w:type="numbering" w:customStyle="1" w:styleId="Geenlijst4">
    <w:name w:val="Geen lijst4"/>
    <w:next w:val="Geenlijst"/>
    <w:uiPriority w:val="99"/>
    <w:semiHidden/>
    <w:unhideWhenUsed/>
    <w:rsid w:val="00147A5D"/>
  </w:style>
  <w:style w:type="numbering" w:customStyle="1" w:styleId="Geenlijst5">
    <w:name w:val="Geen lijst5"/>
    <w:next w:val="Geenlijst"/>
    <w:uiPriority w:val="99"/>
    <w:semiHidden/>
    <w:unhideWhenUsed/>
    <w:rsid w:val="00147A5D"/>
  </w:style>
  <w:style w:type="numbering" w:customStyle="1" w:styleId="Geenlijst6">
    <w:name w:val="Geen lijst6"/>
    <w:next w:val="Geenlijst"/>
    <w:uiPriority w:val="99"/>
    <w:semiHidden/>
    <w:unhideWhenUsed/>
    <w:rsid w:val="00147A5D"/>
  </w:style>
  <w:style w:type="paragraph" w:customStyle="1" w:styleId="Header1">
    <w:name w:val="Header1"/>
    <w:next w:val="Standaard"/>
    <w:uiPriority w:val="99"/>
    <w:rsid w:val="00147A5D"/>
    <w:pPr>
      <w:widowControl w:val="0"/>
      <w:autoSpaceDE w:val="0"/>
      <w:autoSpaceDN w:val="0"/>
      <w:adjustRightInd w:val="0"/>
    </w:pPr>
    <w:rPr>
      <w:rFonts w:ascii="Times New Roman" w:eastAsiaTheme="minorEastAsia" w:hAnsi="Times New Roman"/>
      <w:color w:val="000000"/>
      <w:shd w:val="clear" w:color="auto" w:fill="FFFFFF"/>
      <w:lang w:val="en-AU"/>
    </w:rPr>
  </w:style>
  <w:style w:type="paragraph" w:customStyle="1" w:styleId="Heading11">
    <w:name w:val="Heading 11"/>
    <w:next w:val="Standaard"/>
    <w:uiPriority w:val="99"/>
    <w:rsid w:val="00147A5D"/>
    <w:pPr>
      <w:widowControl w:val="0"/>
      <w:autoSpaceDE w:val="0"/>
      <w:autoSpaceDN w:val="0"/>
      <w:adjustRightInd w:val="0"/>
      <w:spacing w:before="240" w:after="60"/>
      <w:outlineLvl w:val="0"/>
    </w:pPr>
    <w:rPr>
      <w:rFonts w:ascii="Arial" w:eastAsiaTheme="minorEastAsia" w:hAnsi="Arial" w:cs="Arial"/>
      <w:b/>
      <w:bCs/>
      <w:color w:val="004080"/>
      <w:sz w:val="32"/>
      <w:szCs w:val="32"/>
      <w:shd w:val="clear" w:color="auto" w:fill="FFFFFF"/>
      <w:lang w:val="en-AU"/>
    </w:rPr>
  </w:style>
  <w:style w:type="paragraph" w:customStyle="1" w:styleId="Heading21">
    <w:name w:val="Heading 21"/>
    <w:next w:val="Standaard"/>
    <w:uiPriority w:val="99"/>
    <w:rsid w:val="00147A5D"/>
    <w:pPr>
      <w:widowControl w:val="0"/>
      <w:autoSpaceDE w:val="0"/>
      <w:autoSpaceDN w:val="0"/>
      <w:adjustRightInd w:val="0"/>
      <w:spacing w:before="240" w:after="60"/>
      <w:outlineLvl w:val="1"/>
    </w:pPr>
    <w:rPr>
      <w:rFonts w:ascii="Arial" w:eastAsiaTheme="minorEastAsia" w:hAnsi="Arial" w:cs="Arial"/>
      <w:b/>
      <w:bCs/>
      <w:color w:val="0000B0"/>
      <w:sz w:val="30"/>
      <w:szCs w:val="30"/>
      <w:shd w:val="clear" w:color="auto" w:fill="FFFFFF"/>
      <w:lang w:val="en-AU"/>
    </w:rPr>
  </w:style>
  <w:style w:type="paragraph" w:customStyle="1" w:styleId="Heading31">
    <w:name w:val="Heading 31"/>
    <w:next w:val="Standaard"/>
    <w:uiPriority w:val="99"/>
    <w:rsid w:val="00147A5D"/>
    <w:pPr>
      <w:widowControl w:val="0"/>
      <w:autoSpaceDE w:val="0"/>
      <w:autoSpaceDN w:val="0"/>
      <w:adjustRightInd w:val="0"/>
      <w:spacing w:before="240" w:after="60"/>
      <w:outlineLvl w:val="2"/>
    </w:pPr>
    <w:rPr>
      <w:rFonts w:ascii="Arial" w:eastAsiaTheme="minorEastAsia" w:hAnsi="Arial" w:cs="Arial"/>
      <w:b/>
      <w:bCs/>
      <w:color w:val="0000D2"/>
      <w:sz w:val="28"/>
      <w:szCs w:val="28"/>
      <w:shd w:val="clear" w:color="auto" w:fill="FFFFFF"/>
      <w:lang w:val="en-AU"/>
    </w:rPr>
  </w:style>
  <w:style w:type="paragraph" w:customStyle="1" w:styleId="Heading41">
    <w:name w:val="Heading 41"/>
    <w:next w:val="Standaard"/>
    <w:uiPriority w:val="99"/>
    <w:rsid w:val="00147A5D"/>
    <w:pPr>
      <w:widowControl w:val="0"/>
      <w:autoSpaceDE w:val="0"/>
      <w:autoSpaceDN w:val="0"/>
      <w:adjustRightInd w:val="0"/>
      <w:spacing w:before="240" w:after="60"/>
      <w:outlineLvl w:val="3"/>
    </w:pPr>
    <w:rPr>
      <w:rFonts w:ascii="Arial" w:eastAsiaTheme="minorEastAsia" w:hAnsi="Arial" w:cs="Arial"/>
      <w:b/>
      <w:bCs/>
      <w:color w:val="004080"/>
      <w:sz w:val="24"/>
      <w:szCs w:val="24"/>
      <w:shd w:val="clear" w:color="auto" w:fill="FFFFFF"/>
      <w:lang w:val="en-AU"/>
    </w:rPr>
  </w:style>
  <w:style w:type="paragraph" w:customStyle="1" w:styleId="Heading51">
    <w:name w:val="Heading 51"/>
    <w:next w:val="Standaard"/>
    <w:uiPriority w:val="99"/>
    <w:rsid w:val="00147A5D"/>
    <w:pPr>
      <w:widowControl w:val="0"/>
      <w:autoSpaceDE w:val="0"/>
      <w:autoSpaceDN w:val="0"/>
      <w:adjustRightInd w:val="0"/>
      <w:spacing w:before="240" w:after="60"/>
      <w:outlineLvl w:val="4"/>
    </w:pPr>
    <w:rPr>
      <w:rFonts w:ascii="Arial" w:eastAsiaTheme="minorEastAsia" w:hAnsi="Arial" w:cs="Arial"/>
      <w:b/>
      <w:bCs/>
      <w:i/>
      <w:iCs/>
      <w:color w:val="004080"/>
      <w:sz w:val="24"/>
      <w:szCs w:val="24"/>
      <w:shd w:val="clear" w:color="auto" w:fill="FFFFFF"/>
      <w:lang w:val="en-AU"/>
    </w:rPr>
  </w:style>
  <w:style w:type="paragraph" w:customStyle="1" w:styleId="Heading61">
    <w:name w:val="Heading 61"/>
    <w:next w:val="Standaard"/>
    <w:uiPriority w:val="99"/>
    <w:rsid w:val="00147A5D"/>
    <w:pPr>
      <w:widowControl w:val="0"/>
      <w:autoSpaceDE w:val="0"/>
      <w:autoSpaceDN w:val="0"/>
      <w:adjustRightInd w:val="0"/>
      <w:spacing w:before="240" w:after="60"/>
      <w:outlineLvl w:val="5"/>
    </w:pPr>
    <w:rPr>
      <w:rFonts w:ascii="Arial" w:eastAsiaTheme="minorEastAsia" w:hAnsi="Arial" w:cs="Arial"/>
      <w:b/>
      <w:bCs/>
      <w:color w:val="004080"/>
      <w:sz w:val="22"/>
      <w:szCs w:val="22"/>
      <w:shd w:val="clear" w:color="auto" w:fill="FFFFFF"/>
      <w:lang w:val="en-AU"/>
    </w:rPr>
  </w:style>
  <w:style w:type="paragraph" w:customStyle="1" w:styleId="Heading71">
    <w:name w:val="Heading 71"/>
    <w:next w:val="Standaard"/>
    <w:uiPriority w:val="99"/>
    <w:rsid w:val="00147A5D"/>
    <w:pPr>
      <w:widowControl w:val="0"/>
      <w:autoSpaceDE w:val="0"/>
      <w:autoSpaceDN w:val="0"/>
      <w:adjustRightInd w:val="0"/>
      <w:spacing w:before="240" w:after="60"/>
      <w:outlineLvl w:val="6"/>
    </w:pPr>
    <w:rPr>
      <w:rFonts w:ascii="Arial" w:eastAsiaTheme="minorEastAsia" w:hAnsi="Arial" w:cs="Arial"/>
      <w:color w:val="004080"/>
      <w:sz w:val="22"/>
      <w:szCs w:val="22"/>
      <w:u w:val="single"/>
      <w:shd w:val="clear" w:color="auto" w:fill="FFFFFF"/>
      <w:lang w:val="en-AU"/>
    </w:rPr>
  </w:style>
  <w:style w:type="paragraph" w:customStyle="1" w:styleId="Heading81">
    <w:name w:val="Heading 81"/>
    <w:next w:val="Standaard"/>
    <w:uiPriority w:val="99"/>
    <w:rsid w:val="00147A5D"/>
    <w:pPr>
      <w:widowControl w:val="0"/>
      <w:autoSpaceDE w:val="0"/>
      <w:autoSpaceDN w:val="0"/>
      <w:adjustRightInd w:val="0"/>
      <w:spacing w:before="240" w:after="60"/>
      <w:outlineLvl w:val="7"/>
    </w:pPr>
    <w:rPr>
      <w:rFonts w:ascii="Arial" w:eastAsiaTheme="minorEastAsia" w:hAnsi="Arial" w:cs="Arial"/>
      <w:i/>
      <w:iCs/>
      <w:color w:val="000000"/>
      <w:u w:val="single"/>
      <w:shd w:val="clear" w:color="auto" w:fill="FFFFFF"/>
      <w:lang w:val="en-AU"/>
    </w:rPr>
  </w:style>
  <w:style w:type="paragraph" w:customStyle="1" w:styleId="Heading91">
    <w:name w:val="Heading 91"/>
    <w:next w:val="Standaard"/>
    <w:uiPriority w:val="99"/>
    <w:rsid w:val="00147A5D"/>
    <w:pPr>
      <w:widowControl w:val="0"/>
      <w:autoSpaceDE w:val="0"/>
      <w:autoSpaceDN w:val="0"/>
      <w:adjustRightInd w:val="0"/>
      <w:spacing w:before="240" w:after="60"/>
      <w:outlineLvl w:val="8"/>
    </w:pPr>
    <w:rPr>
      <w:rFonts w:ascii="Arial" w:eastAsiaTheme="minorEastAsia" w:hAnsi="Arial" w:cs="Arial"/>
      <w:color w:val="004080"/>
      <w:sz w:val="22"/>
      <w:szCs w:val="22"/>
      <w:shd w:val="clear" w:color="auto" w:fill="FFFFFF"/>
      <w:lang w:val="en-AU"/>
    </w:rPr>
  </w:style>
  <w:style w:type="table" w:customStyle="1" w:styleId="Lichtearcering1">
    <w:name w:val="Lichte arcering1"/>
    <w:basedOn w:val="Standaardtabel"/>
    <w:uiPriority w:val="60"/>
    <w:rsid w:val="00147A5D"/>
    <w:rPr>
      <w:rFonts w:eastAsia="Calibr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lijst-accent2">
    <w:name w:val="Light List Accent 2"/>
    <w:basedOn w:val="Standaardtabel"/>
    <w:uiPriority w:val="61"/>
    <w:rsid w:val="00147A5D"/>
    <w:rPr>
      <w:rFonts w:eastAsia="Calibri"/>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Regelnummer">
    <w:name w:val="line number"/>
    <w:basedOn w:val="Standaardalinea-lettertype"/>
    <w:uiPriority w:val="99"/>
    <w:semiHidden/>
    <w:unhideWhenUsed/>
    <w:rsid w:val="00147A5D"/>
  </w:style>
  <w:style w:type="paragraph" w:customStyle="1" w:styleId="ListHeader">
    <w:name w:val="List Header"/>
    <w:next w:val="Standaard"/>
    <w:uiPriority w:val="99"/>
    <w:rsid w:val="00147A5D"/>
    <w:pPr>
      <w:widowControl w:val="0"/>
      <w:autoSpaceDE w:val="0"/>
      <w:autoSpaceDN w:val="0"/>
      <w:adjustRightInd w:val="0"/>
    </w:pPr>
    <w:rPr>
      <w:rFonts w:ascii="Times New Roman" w:eastAsiaTheme="minorEastAsia" w:hAnsi="Times New Roman"/>
      <w:b/>
      <w:bCs/>
      <w:i/>
      <w:iCs/>
      <w:color w:val="0000A0"/>
      <w:shd w:val="clear" w:color="auto" w:fill="FFFFFF"/>
      <w:lang w:val="en-AU"/>
    </w:rPr>
  </w:style>
  <w:style w:type="character" w:customStyle="1" w:styleId="LijstalineaChar">
    <w:name w:val="Lijstalinea Char"/>
    <w:basedOn w:val="Standaardalinea-lettertype"/>
    <w:link w:val="Lijstalinea"/>
    <w:uiPriority w:val="34"/>
    <w:rsid w:val="00147A5D"/>
    <w:rPr>
      <w:rFonts w:eastAsia="Calibri"/>
      <w:sz w:val="22"/>
      <w:szCs w:val="22"/>
      <w:lang w:eastAsia="en-US"/>
    </w:rPr>
  </w:style>
  <w:style w:type="paragraph" w:styleId="Notitiekop">
    <w:name w:val="Note Heading"/>
    <w:basedOn w:val="Standaard"/>
    <w:next w:val="Standaard"/>
    <w:link w:val="NotitiekopChar"/>
    <w:uiPriority w:val="99"/>
    <w:rsid w:val="00147A5D"/>
    <w:pPr>
      <w:widowControl w:val="0"/>
      <w:autoSpaceDE w:val="0"/>
      <w:autoSpaceDN w:val="0"/>
      <w:adjustRightInd w:val="0"/>
      <w:spacing w:line="240" w:lineRule="auto"/>
    </w:pPr>
    <w:rPr>
      <w:rFonts w:ascii="Times New Roman" w:eastAsiaTheme="minorEastAsia" w:hAnsi="Times New Roman"/>
      <w:color w:val="000000"/>
      <w:sz w:val="20"/>
      <w:szCs w:val="20"/>
      <w:shd w:val="clear" w:color="auto" w:fill="FFFFFF"/>
      <w:lang w:val="en-AU" w:eastAsia="nl-NL"/>
    </w:rPr>
  </w:style>
  <w:style w:type="character" w:customStyle="1" w:styleId="NotitiekopChar">
    <w:name w:val="Notitiekop Char"/>
    <w:basedOn w:val="Standaardalinea-lettertype"/>
    <w:link w:val="Notitiekop"/>
    <w:uiPriority w:val="99"/>
    <w:rsid w:val="00147A5D"/>
    <w:rPr>
      <w:rFonts w:ascii="Times New Roman" w:eastAsiaTheme="minorEastAsia" w:hAnsi="Times New Roman"/>
      <w:color w:val="000000"/>
      <w:lang w:val="en-AU"/>
    </w:rPr>
  </w:style>
  <w:style w:type="paragraph" w:customStyle="1" w:styleId="NumberedList">
    <w:name w:val="Numbered List"/>
    <w:next w:val="Standaard"/>
    <w:uiPriority w:val="99"/>
    <w:rsid w:val="00147A5D"/>
    <w:pPr>
      <w:widowControl w:val="0"/>
      <w:autoSpaceDE w:val="0"/>
      <w:autoSpaceDN w:val="0"/>
      <w:adjustRightInd w:val="0"/>
      <w:ind w:left="360" w:hanging="360"/>
    </w:pPr>
    <w:rPr>
      <w:rFonts w:ascii="Times New Roman" w:eastAsiaTheme="minorEastAsia" w:hAnsi="Times New Roman"/>
      <w:color w:val="000000"/>
      <w:shd w:val="clear" w:color="auto" w:fill="FFFFFF"/>
      <w:lang w:val="en-AU"/>
    </w:rPr>
  </w:style>
  <w:style w:type="character" w:customStyle="1" w:styleId="Objecttype">
    <w:name w:val="Object type"/>
    <w:uiPriority w:val="99"/>
    <w:rsid w:val="00147A5D"/>
    <w:rPr>
      <w:rFonts w:ascii="Times New Roman" w:hAnsi="Times New Roman"/>
      <w:b/>
      <w:color w:val="000000"/>
      <w:sz w:val="20"/>
      <w:u w:val="single"/>
      <w:shd w:val="clear" w:color="auto" w:fill="FFFFFF"/>
    </w:rPr>
  </w:style>
  <w:style w:type="character" w:styleId="Tekstvantijdelijkeaanduiding">
    <w:name w:val="Placeholder Text"/>
    <w:basedOn w:val="Standaardalinea-lettertype"/>
    <w:uiPriority w:val="99"/>
    <w:semiHidden/>
    <w:rsid w:val="00147A5D"/>
    <w:rPr>
      <w:color w:val="808080"/>
    </w:rPr>
  </w:style>
  <w:style w:type="character" w:customStyle="1" w:styleId="SSBookmark">
    <w:name w:val="SSBookmark"/>
    <w:uiPriority w:val="99"/>
    <w:rsid w:val="00147A5D"/>
    <w:rPr>
      <w:rFonts w:ascii="Lucida Sans" w:hAnsi="Lucida Sans"/>
      <w:b/>
      <w:color w:val="000000"/>
      <w:sz w:val="16"/>
      <w:shd w:val="clear" w:color="auto" w:fill="FFFF80"/>
    </w:rPr>
  </w:style>
  <w:style w:type="paragraph" w:customStyle="1" w:styleId="Standard">
    <w:name w:val="Standard"/>
    <w:rsid w:val="00147A5D"/>
    <w:pPr>
      <w:suppressAutoHyphens/>
      <w:autoSpaceDN w:val="0"/>
      <w:textAlignment w:val="baseline"/>
    </w:pPr>
    <w:rPr>
      <w:rFonts w:ascii="Times New Roman" w:eastAsia="Lucida Sans Unicode" w:hAnsi="Times New Roman" w:cs="Tahoma"/>
      <w:kern w:val="3"/>
      <w:sz w:val="24"/>
      <w:szCs w:val="24"/>
    </w:rPr>
  </w:style>
  <w:style w:type="paragraph" w:customStyle="1" w:styleId="Tabelrijkop">
    <w:name w:val="Tabelrijkop"/>
    <w:basedOn w:val="Standaard"/>
    <w:qFormat/>
    <w:rsid w:val="00147A5D"/>
    <w:pPr>
      <w:snapToGrid w:val="0"/>
      <w:spacing w:after="120" w:line="288" w:lineRule="auto"/>
    </w:pPr>
    <w:rPr>
      <w:rFonts w:ascii="Arial" w:eastAsia="Batang" w:hAnsi="Arial" w:cs="Arial"/>
      <w:b/>
      <w:color w:val="800080"/>
      <w:sz w:val="16"/>
      <w:szCs w:val="18"/>
    </w:rPr>
  </w:style>
  <w:style w:type="paragraph" w:customStyle="1" w:styleId="Tabeltekst">
    <w:name w:val="Tabeltekst"/>
    <w:basedOn w:val="Standaard"/>
    <w:qFormat/>
    <w:rsid w:val="00147A5D"/>
    <w:pPr>
      <w:tabs>
        <w:tab w:val="left" w:pos="667"/>
        <w:tab w:val="left" w:pos="5167"/>
      </w:tabs>
      <w:spacing w:line="288" w:lineRule="auto"/>
    </w:pPr>
    <w:rPr>
      <w:rFonts w:ascii="Arial" w:hAnsi="Arial" w:cs="Arial"/>
      <w:color w:val="800080"/>
      <w:sz w:val="18"/>
      <w:szCs w:val="18"/>
    </w:rPr>
  </w:style>
  <w:style w:type="character" w:customStyle="1" w:styleId="TableHeading">
    <w:name w:val="Table Heading"/>
    <w:uiPriority w:val="99"/>
    <w:rsid w:val="00147A5D"/>
    <w:rPr>
      <w:rFonts w:ascii="Times New Roman" w:hAnsi="Times New Roman"/>
      <w:b/>
      <w:color w:val="000000"/>
      <w:sz w:val="22"/>
      <w:shd w:val="clear" w:color="auto" w:fill="FFFFFF"/>
    </w:rPr>
  </w:style>
  <w:style w:type="paragraph" w:customStyle="1" w:styleId="TOC11">
    <w:name w:val="TOC 11"/>
    <w:next w:val="Standaard"/>
    <w:uiPriority w:val="99"/>
    <w:rsid w:val="00147A5D"/>
    <w:pPr>
      <w:widowControl w:val="0"/>
      <w:autoSpaceDE w:val="0"/>
      <w:autoSpaceDN w:val="0"/>
      <w:adjustRightInd w:val="0"/>
    </w:pPr>
    <w:rPr>
      <w:rFonts w:ascii="Times New Roman" w:eastAsiaTheme="minorEastAsia" w:hAnsi="Times New Roman"/>
      <w:b/>
      <w:bCs/>
      <w:color w:val="000000"/>
      <w:sz w:val="28"/>
      <w:szCs w:val="28"/>
      <w:shd w:val="clear" w:color="auto" w:fill="FFFFFF"/>
      <w:lang w:val="en-AU"/>
    </w:rPr>
  </w:style>
  <w:style w:type="paragraph" w:customStyle="1" w:styleId="TOC21">
    <w:name w:val="TOC 21"/>
    <w:next w:val="Standaard"/>
    <w:uiPriority w:val="99"/>
    <w:rsid w:val="00147A5D"/>
    <w:pPr>
      <w:widowControl w:val="0"/>
      <w:autoSpaceDE w:val="0"/>
      <w:autoSpaceDN w:val="0"/>
      <w:adjustRightInd w:val="0"/>
      <w:ind w:left="180"/>
    </w:pPr>
    <w:rPr>
      <w:rFonts w:ascii="Times New Roman" w:eastAsiaTheme="minorEastAsia" w:hAnsi="Times New Roman"/>
      <w:b/>
      <w:bCs/>
      <w:color w:val="000000"/>
      <w:sz w:val="24"/>
      <w:szCs w:val="24"/>
      <w:shd w:val="clear" w:color="auto" w:fill="FFFFFF"/>
      <w:lang w:val="en-AU"/>
    </w:rPr>
  </w:style>
  <w:style w:type="paragraph" w:customStyle="1" w:styleId="TOC31">
    <w:name w:val="TOC 31"/>
    <w:next w:val="Standaard"/>
    <w:uiPriority w:val="99"/>
    <w:rsid w:val="00147A5D"/>
    <w:pPr>
      <w:widowControl w:val="0"/>
      <w:autoSpaceDE w:val="0"/>
      <w:autoSpaceDN w:val="0"/>
      <w:adjustRightInd w:val="0"/>
      <w:ind w:left="360"/>
    </w:pPr>
    <w:rPr>
      <w:rFonts w:ascii="Times New Roman" w:eastAsiaTheme="minorEastAsia" w:hAnsi="Times New Roman"/>
      <w:color w:val="000000"/>
      <w:sz w:val="24"/>
      <w:szCs w:val="24"/>
      <w:shd w:val="clear" w:color="auto" w:fill="FFFFFF"/>
      <w:lang w:val="en-AU"/>
    </w:rPr>
  </w:style>
  <w:style w:type="paragraph" w:customStyle="1" w:styleId="TOC41">
    <w:name w:val="TOC 41"/>
    <w:next w:val="Standaard"/>
    <w:uiPriority w:val="99"/>
    <w:rsid w:val="00147A5D"/>
    <w:pPr>
      <w:widowControl w:val="0"/>
      <w:autoSpaceDE w:val="0"/>
      <w:autoSpaceDN w:val="0"/>
      <w:adjustRightInd w:val="0"/>
      <w:ind w:left="540"/>
    </w:pPr>
    <w:rPr>
      <w:rFonts w:ascii="Times New Roman" w:eastAsiaTheme="minorEastAsia" w:hAnsi="Times New Roman"/>
      <w:color w:val="000000"/>
      <w:sz w:val="24"/>
      <w:szCs w:val="24"/>
      <w:shd w:val="clear" w:color="auto" w:fill="FFFFFF"/>
      <w:lang w:val="en-AU"/>
    </w:rPr>
  </w:style>
  <w:style w:type="paragraph" w:customStyle="1" w:styleId="TOC51">
    <w:name w:val="TOC 51"/>
    <w:next w:val="Standaard"/>
    <w:uiPriority w:val="99"/>
    <w:rsid w:val="00147A5D"/>
    <w:pPr>
      <w:widowControl w:val="0"/>
      <w:autoSpaceDE w:val="0"/>
      <w:autoSpaceDN w:val="0"/>
      <w:adjustRightInd w:val="0"/>
      <w:ind w:left="720"/>
    </w:pPr>
    <w:rPr>
      <w:rFonts w:ascii="Times New Roman" w:eastAsiaTheme="minorEastAsia" w:hAnsi="Times New Roman"/>
      <w:color w:val="000000"/>
      <w:sz w:val="24"/>
      <w:szCs w:val="24"/>
      <w:shd w:val="clear" w:color="auto" w:fill="FFFFFF"/>
      <w:lang w:val="en-AU"/>
    </w:rPr>
  </w:style>
  <w:style w:type="paragraph" w:customStyle="1" w:styleId="TOC61">
    <w:name w:val="TOC 61"/>
    <w:next w:val="Standaard"/>
    <w:uiPriority w:val="99"/>
    <w:rsid w:val="00147A5D"/>
    <w:pPr>
      <w:widowControl w:val="0"/>
      <w:autoSpaceDE w:val="0"/>
      <w:autoSpaceDN w:val="0"/>
      <w:adjustRightInd w:val="0"/>
      <w:ind w:left="900"/>
    </w:pPr>
    <w:rPr>
      <w:rFonts w:ascii="Times New Roman" w:eastAsiaTheme="minorEastAsia" w:hAnsi="Times New Roman"/>
      <w:color w:val="000000"/>
      <w:sz w:val="24"/>
      <w:szCs w:val="24"/>
      <w:shd w:val="clear" w:color="auto" w:fill="FFFFFF"/>
      <w:lang w:val="en-AU"/>
    </w:rPr>
  </w:style>
  <w:style w:type="paragraph" w:customStyle="1" w:styleId="TOC71">
    <w:name w:val="TOC 71"/>
    <w:next w:val="Standaard"/>
    <w:uiPriority w:val="99"/>
    <w:rsid w:val="00147A5D"/>
    <w:pPr>
      <w:widowControl w:val="0"/>
      <w:autoSpaceDE w:val="0"/>
      <w:autoSpaceDN w:val="0"/>
      <w:adjustRightInd w:val="0"/>
      <w:ind w:left="1080"/>
    </w:pPr>
    <w:rPr>
      <w:rFonts w:ascii="Times New Roman" w:eastAsiaTheme="minorEastAsia" w:hAnsi="Times New Roman"/>
      <w:color w:val="000000"/>
      <w:sz w:val="24"/>
      <w:szCs w:val="24"/>
      <w:shd w:val="clear" w:color="auto" w:fill="FFFFFF"/>
      <w:lang w:val="en-AU"/>
    </w:rPr>
  </w:style>
  <w:style w:type="paragraph" w:customStyle="1" w:styleId="TOC81">
    <w:name w:val="TOC 81"/>
    <w:next w:val="Standaard"/>
    <w:uiPriority w:val="99"/>
    <w:rsid w:val="00147A5D"/>
    <w:pPr>
      <w:widowControl w:val="0"/>
      <w:autoSpaceDE w:val="0"/>
      <w:autoSpaceDN w:val="0"/>
      <w:adjustRightInd w:val="0"/>
      <w:ind w:left="1260"/>
    </w:pPr>
    <w:rPr>
      <w:rFonts w:ascii="Times New Roman" w:eastAsiaTheme="minorEastAsia" w:hAnsi="Times New Roman"/>
      <w:color w:val="000000"/>
      <w:sz w:val="24"/>
      <w:szCs w:val="24"/>
      <w:shd w:val="clear" w:color="auto" w:fill="FFFFFF"/>
      <w:lang w:val="en-AU"/>
    </w:rPr>
  </w:style>
  <w:style w:type="paragraph" w:customStyle="1" w:styleId="TOC91">
    <w:name w:val="TOC 91"/>
    <w:next w:val="Standaard"/>
    <w:uiPriority w:val="99"/>
    <w:rsid w:val="00147A5D"/>
    <w:pPr>
      <w:widowControl w:val="0"/>
      <w:autoSpaceDE w:val="0"/>
      <w:autoSpaceDN w:val="0"/>
      <w:adjustRightInd w:val="0"/>
      <w:ind w:left="1440"/>
    </w:pPr>
    <w:rPr>
      <w:rFonts w:ascii="Times New Roman" w:eastAsiaTheme="minorEastAsia" w:hAnsi="Times New Roman"/>
      <w:color w:val="000000"/>
      <w:sz w:val="24"/>
      <w:szCs w:val="24"/>
      <w:shd w:val="clear" w:color="auto" w:fill="FFFFFF"/>
      <w:lang w:val="en-AU"/>
    </w:rPr>
  </w:style>
  <w:style w:type="paragraph" w:customStyle="1" w:styleId="xl63">
    <w:name w:val="xl63"/>
    <w:basedOn w:val="Standaard"/>
    <w:rsid w:val="00147A5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olor w:val="000000"/>
      <w:sz w:val="16"/>
      <w:szCs w:val="16"/>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92796">
      <w:bodyDiv w:val="1"/>
      <w:marLeft w:val="0"/>
      <w:marRight w:val="0"/>
      <w:marTop w:val="0"/>
      <w:marBottom w:val="0"/>
      <w:divBdr>
        <w:top w:val="none" w:sz="0" w:space="0" w:color="auto"/>
        <w:left w:val="none" w:sz="0" w:space="0" w:color="auto"/>
        <w:bottom w:val="none" w:sz="0" w:space="0" w:color="auto"/>
        <w:right w:val="none" w:sz="0" w:space="0" w:color="auto"/>
      </w:divBdr>
    </w:div>
    <w:div w:id="86662349">
      <w:bodyDiv w:val="1"/>
      <w:marLeft w:val="0"/>
      <w:marRight w:val="0"/>
      <w:marTop w:val="0"/>
      <w:marBottom w:val="0"/>
      <w:divBdr>
        <w:top w:val="none" w:sz="0" w:space="0" w:color="auto"/>
        <w:left w:val="none" w:sz="0" w:space="0" w:color="auto"/>
        <w:bottom w:val="none" w:sz="0" w:space="0" w:color="auto"/>
        <w:right w:val="none" w:sz="0" w:space="0" w:color="auto"/>
      </w:divBdr>
    </w:div>
    <w:div w:id="88698707">
      <w:bodyDiv w:val="1"/>
      <w:marLeft w:val="0"/>
      <w:marRight w:val="0"/>
      <w:marTop w:val="0"/>
      <w:marBottom w:val="0"/>
      <w:divBdr>
        <w:top w:val="none" w:sz="0" w:space="0" w:color="auto"/>
        <w:left w:val="none" w:sz="0" w:space="0" w:color="auto"/>
        <w:bottom w:val="none" w:sz="0" w:space="0" w:color="auto"/>
        <w:right w:val="none" w:sz="0" w:space="0" w:color="auto"/>
      </w:divBdr>
    </w:div>
    <w:div w:id="120080562">
      <w:bodyDiv w:val="1"/>
      <w:marLeft w:val="0"/>
      <w:marRight w:val="0"/>
      <w:marTop w:val="0"/>
      <w:marBottom w:val="0"/>
      <w:divBdr>
        <w:top w:val="none" w:sz="0" w:space="0" w:color="auto"/>
        <w:left w:val="none" w:sz="0" w:space="0" w:color="auto"/>
        <w:bottom w:val="none" w:sz="0" w:space="0" w:color="auto"/>
        <w:right w:val="none" w:sz="0" w:space="0" w:color="auto"/>
      </w:divBdr>
    </w:div>
    <w:div w:id="122119186">
      <w:bodyDiv w:val="1"/>
      <w:marLeft w:val="0"/>
      <w:marRight w:val="0"/>
      <w:marTop w:val="0"/>
      <w:marBottom w:val="0"/>
      <w:divBdr>
        <w:top w:val="none" w:sz="0" w:space="0" w:color="auto"/>
        <w:left w:val="none" w:sz="0" w:space="0" w:color="auto"/>
        <w:bottom w:val="none" w:sz="0" w:space="0" w:color="auto"/>
        <w:right w:val="none" w:sz="0" w:space="0" w:color="auto"/>
      </w:divBdr>
    </w:div>
    <w:div w:id="159084233">
      <w:bodyDiv w:val="1"/>
      <w:marLeft w:val="0"/>
      <w:marRight w:val="0"/>
      <w:marTop w:val="0"/>
      <w:marBottom w:val="0"/>
      <w:divBdr>
        <w:top w:val="none" w:sz="0" w:space="0" w:color="auto"/>
        <w:left w:val="none" w:sz="0" w:space="0" w:color="auto"/>
        <w:bottom w:val="none" w:sz="0" w:space="0" w:color="auto"/>
        <w:right w:val="none" w:sz="0" w:space="0" w:color="auto"/>
      </w:divBdr>
    </w:div>
    <w:div w:id="159318817">
      <w:bodyDiv w:val="1"/>
      <w:marLeft w:val="0"/>
      <w:marRight w:val="0"/>
      <w:marTop w:val="0"/>
      <w:marBottom w:val="0"/>
      <w:divBdr>
        <w:top w:val="none" w:sz="0" w:space="0" w:color="auto"/>
        <w:left w:val="none" w:sz="0" w:space="0" w:color="auto"/>
        <w:bottom w:val="none" w:sz="0" w:space="0" w:color="auto"/>
        <w:right w:val="none" w:sz="0" w:space="0" w:color="auto"/>
      </w:divBdr>
    </w:div>
    <w:div w:id="164632294">
      <w:bodyDiv w:val="1"/>
      <w:marLeft w:val="0"/>
      <w:marRight w:val="0"/>
      <w:marTop w:val="0"/>
      <w:marBottom w:val="0"/>
      <w:divBdr>
        <w:top w:val="none" w:sz="0" w:space="0" w:color="auto"/>
        <w:left w:val="none" w:sz="0" w:space="0" w:color="auto"/>
        <w:bottom w:val="none" w:sz="0" w:space="0" w:color="auto"/>
        <w:right w:val="none" w:sz="0" w:space="0" w:color="auto"/>
      </w:divBdr>
    </w:div>
    <w:div w:id="318464554">
      <w:bodyDiv w:val="1"/>
      <w:marLeft w:val="0"/>
      <w:marRight w:val="0"/>
      <w:marTop w:val="0"/>
      <w:marBottom w:val="0"/>
      <w:divBdr>
        <w:top w:val="none" w:sz="0" w:space="0" w:color="auto"/>
        <w:left w:val="none" w:sz="0" w:space="0" w:color="auto"/>
        <w:bottom w:val="none" w:sz="0" w:space="0" w:color="auto"/>
        <w:right w:val="none" w:sz="0" w:space="0" w:color="auto"/>
      </w:divBdr>
    </w:div>
    <w:div w:id="405954705">
      <w:bodyDiv w:val="1"/>
      <w:marLeft w:val="0"/>
      <w:marRight w:val="0"/>
      <w:marTop w:val="0"/>
      <w:marBottom w:val="0"/>
      <w:divBdr>
        <w:top w:val="none" w:sz="0" w:space="0" w:color="auto"/>
        <w:left w:val="none" w:sz="0" w:space="0" w:color="auto"/>
        <w:bottom w:val="none" w:sz="0" w:space="0" w:color="auto"/>
        <w:right w:val="none" w:sz="0" w:space="0" w:color="auto"/>
      </w:divBdr>
    </w:div>
    <w:div w:id="419643327">
      <w:bodyDiv w:val="1"/>
      <w:marLeft w:val="0"/>
      <w:marRight w:val="0"/>
      <w:marTop w:val="0"/>
      <w:marBottom w:val="0"/>
      <w:divBdr>
        <w:top w:val="none" w:sz="0" w:space="0" w:color="auto"/>
        <w:left w:val="none" w:sz="0" w:space="0" w:color="auto"/>
        <w:bottom w:val="none" w:sz="0" w:space="0" w:color="auto"/>
        <w:right w:val="none" w:sz="0" w:space="0" w:color="auto"/>
      </w:divBdr>
    </w:div>
    <w:div w:id="469790947">
      <w:bodyDiv w:val="1"/>
      <w:marLeft w:val="0"/>
      <w:marRight w:val="0"/>
      <w:marTop w:val="0"/>
      <w:marBottom w:val="0"/>
      <w:divBdr>
        <w:top w:val="none" w:sz="0" w:space="0" w:color="auto"/>
        <w:left w:val="none" w:sz="0" w:space="0" w:color="auto"/>
        <w:bottom w:val="none" w:sz="0" w:space="0" w:color="auto"/>
        <w:right w:val="none" w:sz="0" w:space="0" w:color="auto"/>
      </w:divBdr>
    </w:div>
    <w:div w:id="497311030">
      <w:bodyDiv w:val="1"/>
      <w:marLeft w:val="0"/>
      <w:marRight w:val="0"/>
      <w:marTop w:val="0"/>
      <w:marBottom w:val="0"/>
      <w:divBdr>
        <w:top w:val="none" w:sz="0" w:space="0" w:color="auto"/>
        <w:left w:val="none" w:sz="0" w:space="0" w:color="auto"/>
        <w:bottom w:val="none" w:sz="0" w:space="0" w:color="auto"/>
        <w:right w:val="none" w:sz="0" w:space="0" w:color="auto"/>
      </w:divBdr>
    </w:div>
    <w:div w:id="544565999">
      <w:bodyDiv w:val="1"/>
      <w:marLeft w:val="0"/>
      <w:marRight w:val="0"/>
      <w:marTop w:val="0"/>
      <w:marBottom w:val="0"/>
      <w:divBdr>
        <w:top w:val="none" w:sz="0" w:space="0" w:color="auto"/>
        <w:left w:val="none" w:sz="0" w:space="0" w:color="auto"/>
        <w:bottom w:val="none" w:sz="0" w:space="0" w:color="auto"/>
        <w:right w:val="none" w:sz="0" w:space="0" w:color="auto"/>
      </w:divBdr>
    </w:div>
    <w:div w:id="574555826">
      <w:bodyDiv w:val="1"/>
      <w:marLeft w:val="0"/>
      <w:marRight w:val="0"/>
      <w:marTop w:val="0"/>
      <w:marBottom w:val="0"/>
      <w:divBdr>
        <w:top w:val="none" w:sz="0" w:space="0" w:color="auto"/>
        <w:left w:val="none" w:sz="0" w:space="0" w:color="auto"/>
        <w:bottom w:val="none" w:sz="0" w:space="0" w:color="auto"/>
        <w:right w:val="none" w:sz="0" w:space="0" w:color="auto"/>
      </w:divBdr>
    </w:div>
    <w:div w:id="609553361">
      <w:bodyDiv w:val="1"/>
      <w:marLeft w:val="0"/>
      <w:marRight w:val="0"/>
      <w:marTop w:val="0"/>
      <w:marBottom w:val="0"/>
      <w:divBdr>
        <w:top w:val="none" w:sz="0" w:space="0" w:color="auto"/>
        <w:left w:val="none" w:sz="0" w:space="0" w:color="auto"/>
        <w:bottom w:val="none" w:sz="0" w:space="0" w:color="auto"/>
        <w:right w:val="none" w:sz="0" w:space="0" w:color="auto"/>
      </w:divBdr>
    </w:div>
    <w:div w:id="624239226">
      <w:bodyDiv w:val="1"/>
      <w:marLeft w:val="0"/>
      <w:marRight w:val="0"/>
      <w:marTop w:val="0"/>
      <w:marBottom w:val="0"/>
      <w:divBdr>
        <w:top w:val="none" w:sz="0" w:space="0" w:color="auto"/>
        <w:left w:val="none" w:sz="0" w:space="0" w:color="auto"/>
        <w:bottom w:val="none" w:sz="0" w:space="0" w:color="auto"/>
        <w:right w:val="none" w:sz="0" w:space="0" w:color="auto"/>
      </w:divBdr>
    </w:div>
    <w:div w:id="629676371">
      <w:bodyDiv w:val="1"/>
      <w:marLeft w:val="0"/>
      <w:marRight w:val="0"/>
      <w:marTop w:val="0"/>
      <w:marBottom w:val="0"/>
      <w:divBdr>
        <w:top w:val="none" w:sz="0" w:space="0" w:color="auto"/>
        <w:left w:val="none" w:sz="0" w:space="0" w:color="auto"/>
        <w:bottom w:val="none" w:sz="0" w:space="0" w:color="auto"/>
        <w:right w:val="none" w:sz="0" w:space="0" w:color="auto"/>
      </w:divBdr>
    </w:div>
    <w:div w:id="689113190">
      <w:bodyDiv w:val="1"/>
      <w:marLeft w:val="0"/>
      <w:marRight w:val="0"/>
      <w:marTop w:val="0"/>
      <w:marBottom w:val="0"/>
      <w:divBdr>
        <w:top w:val="none" w:sz="0" w:space="0" w:color="auto"/>
        <w:left w:val="none" w:sz="0" w:space="0" w:color="auto"/>
        <w:bottom w:val="none" w:sz="0" w:space="0" w:color="auto"/>
        <w:right w:val="none" w:sz="0" w:space="0" w:color="auto"/>
      </w:divBdr>
    </w:div>
    <w:div w:id="719404613">
      <w:bodyDiv w:val="1"/>
      <w:marLeft w:val="0"/>
      <w:marRight w:val="0"/>
      <w:marTop w:val="0"/>
      <w:marBottom w:val="0"/>
      <w:divBdr>
        <w:top w:val="none" w:sz="0" w:space="0" w:color="auto"/>
        <w:left w:val="none" w:sz="0" w:space="0" w:color="auto"/>
        <w:bottom w:val="none" w:sz="0" w:space="0" w:color="auto"/>
        <w:right w:val="none" w:sz="0" w:space="0" w:color="auto"/>
      </w:divBdr>
    </w:div>
    <w:div w:id="785077877">
      <w:bodyDiv w:val="1"/>
      <w:marLeft w:val="0"/>
      <w:marRight w:val="0"/>
      <w:marTop w:val="0"/>
      <w:marBottom w:val="0"/>
      <w:divBdr>
        <w:top w:val="none" w:sz="0" w:space="0" w:color="auto"/>
        <w:left w:val="none" w:sz="0" w:space="0" w:color="auto"/>
        <w:bottom w:val="none" w:sz="0" w:space="0" w:color="auto"/>
        <w:right w:val="none" w:sz="0" w:space="0" w:color="auto"/>
      </w:divBdr>
    </w:div>
    <w:div w:id="815999241">
      <w:bodyDiv w:val="1"/>
      <w:marLeft w:val="0"/>
      <w:marRight w:val="0"/>
      <w:marTop w:val="0"/>
      <w:marBottom w:val="0"/>
      <w:divBdr>
        <w:top w:val="none" w:sz="0" w:space="0" w:color="auto"/>
        <w:left w:val="none" w:sz="0" w:space="0" w:color="auto"/>
        <w:bottom w:val="none" w:sz="0" w:space="0" w:color="auto"/>
        <w:right w:val="none" w:sz="0" w:space="0" w:color="auto"/>
      </w:divBdr>
    </w:div>
    <w:div w:id="842430432">
      <w:bodyDiv w:val="1"/>
      <w:marLeft w:val="0"/>
      <w:marRight w:val="0"/>
      <w:marTop w:val="0"/>
      <w:marBottom w:val="0"/>
      <w:divBdr>
        <w:top w:val="none" w:sz="0" w:space="0" w:color="auto"/>
        <w:left w:val="none" w:sz="0" w:space="0" w:color="auto"/>
        <w:bottom w:val="none" w:sz="0" w:space="0" w:color="auto"/>
        <w:right w:val="none" w:sz="0" w:space="0" w:color="auto"/>
      </w:divBdr>
    </w:div>
    <w:div w:id="894774074">
      <w:bodyDiv w:val="1"/>
      <w:marLeft w:val="0"/>
      <w:marRight w:val="0"/>
      <w:marTop w:val="0"/>
      <w:marBottom w:val="0"/>
      <w:divBdr>
        <w:top w:val="none" w:sz="0" w:space="0" w:color="auto"/>
        <w:left w:val="none" w:sz="0" w:space="0" w:color="auto"/>
        <w:bottom w:val="none" w:sz="0" w:space="0" w:color="auto"/>
        <w:right w:val="none" w:sz="0" w:space="0" w:color="auto"/>
      </w:divBdr>
    </w:div>
    <w:div w:id="904729935">
      <w:bodyDiv w:val="1"/>
      <w:marLeft w:val="0"/>
      <w:marRight w:val="0"/>
      <w:marTop w:val="0"/>
      <w:marBottom w:val="0"/>
      <w:divBdr>
        <w:top w:val="none" w:sz="0" w:space="0" w:color="auto"/>
        <w:left w:val="none" w:sz="0" w:space="0" w:color="auto"/>
        <w:bottom w:val="none" w:sz="0" w:space="0" w:color="auto"/>
        <w:right w:val="none" w:sz="0" w:space="0" w:color="auto"/>
      </w:divBdr>
    </w:div>
    <w:div w:id="936255734">
      <w:bodyDiv w:val="1"/>
      <w:marLeft w:val="0"/>
      <w:marRight w:val="0"/>
      <w:marTop w:val="0"/>
      <w:marBottom w:val="0"/>
      <w:divBdr>
        <w:top w:val="none" w:sz="0" w:space="0" w:color="auto"/>
        <w:left w:val="none" w:sz="0" w:space="0" w:color="auto"/>
        <w:bottom w:val="none" w:sz="0" w:space="0" w:color="auto"/>
        <w:right w:val="none" w:sz="0" w:space="0" w:color="auto"/>
      </w:divBdr>
    </w:div>
    <w:div w:id="970019504">
      <w:bodyDiv w:val="1"/>
      <w:marLeft w:val="0"/>
      <w:marRight w:val="0"/>
      <w:marTop w:val="0"/>
      <w:marBottom w:val="0"/>
      <w:divBdr>
        <w:top w:val="none" w:sz="0" w:space="0" w:color="auto"/>
        <w:left w:val="none" w:sz="0" w:space="0" w:color="auto"/>
        <w:bottom w:val="none" w:sz="0" w:space="0" w:color="auto"/>
        <w:right w:val="none" w:sz="0" w:space="0" w:color="auto"/>
      </w:divBdr>
    </w:div>
    <w:div w:id="995764587">
      <w:bodyDiv w:val="1"/>
      <w:marLeft w:val="0"/>
      <w:marRight w:val="0"/>
      <w:marTop w:val="0"/>
      <w:marBottom w:val="0"/>
      <w:divBdr>
        <w:top w:val="none" w:sz="0" w:space="0" w:color="auto"/>
        <w:left w:val="none" w:sz="0" w:space="0" w:color="auto"/>
        <w:bottom w:val="none" w:sz="0" w:space="0" w:color="auto"/>
        <w:right w:val="none" w:sz="0" w:space="0" w:color="auto"/>
      </w:divBdr>
      <w:divsChild>
        <w:div w:id="551773811">
          <w:marLeft w:val="547"/>
          <w:marRight w:val="0"/>
          <w:marTop w:val="86"/>
          <w:marBottom w:val="0"/>
          <w:divBdr>
            <w:top w:val="none" w:sz="0" w:space="0" w:color="auto"/>
            <w:left w:val="none" w:sz="0" w:space="0" w:color="auto"/>
            <w:bottom w:val="none" w:sz="0" w:space="0" w:color="auto"/>
            <w:right w:val="none" w:sz="0" w:space="0" w:color="auto"/>
          </w:divBdr>
        </w:div>
        <w:div w:id="848640732">
          <w:marLeft w:val="547"/>
          <w:marRight w:val="0"/>
          <w:marTop w:val="86"/>
          <w:marBottom w:val="0"/>
          <w:divBdr>
            <w:top w:val="none" w:sz="0" w:space="0" w:color="auto"/>
            <w:left w:val="none" w:sz="0" w:space="0" w:color="auto"/>
            <w:bottom w:val="none" w:sz="0" w:space="0" w:color="auto"/>
            <w:right w:val="none" w:sz="0" w:space="0" w:color="auto"/>
          </w:divBdr>
        </w:div>
        <w:div w:id="2095272760">
          <w:marLeft w:val="547"/>
          <w:marRight w:val="0"/>
          <w:marTop w:val="86"/>
          <w:marBottom w:val="0"/>
          <w:divBdr>
            <w:top w:val="none" w:sz="0" w:space="0" w:color="auto"/>
            <w:left w:val="none" w:sz="0" w:space="0" w:color="auto"/>
            <w:bottom w:val="none" w:sz="0" w:space="0" w:color="auto"/>
            <w:right w:val="none" w:sz="0" w:space="0" w:color="auto"/>
          </w:divBdr>
        </w:div>
      </w:divsChild>
    </w:div>
    <w:div w:id="1024483909">
      <w:bodyDiv w:val="1"/>
      <w:marLeft w:val="0"/>
      <w:marRight w:val="0"/>
      <w:marTop w:val="0"/>
      <w:marBottom w:val="0"/>
      <w:divBdr>
        <w:top w:val="none" w:sz="0" w:space="0" w:color="auto"/>
        <w:left w:val="none" w:sz="0" w:space="0" w:color="auto"/>
        <w:bottom w:val="none" w:sz="0" w:space="0" w:color="auto"/>
        <w:right w:val="none" w:sz="0" w:space="0" w:color="auto"/>
      </w:divBdr>
    </w:div>
    <w:div w:id="1075932381">
      <w:bodyDiv w:val="1"/>
      <w:marLeft w:val="0"/>
      <w:marRight w:val="0"/>
      <w:marTop w:val="0"/>
      <w:marBottom w:val="0"/>
      <w:divBdr>
        <w:top w:val="none" w:sz="0" w:space="0" w:color="auto"/>
        <w:left w:val="none" w:sz="0" w:space="0" w:color="auto"/>
        <w:bottom w:val="none" w:sz="0" w:space="0" w:color="auto"/>
        <w:right w:val="none" w:sz="0" w:space="0" w:color="auto"/>
      </w:divBdr>
    </w:div>
    <w:div w:id="1104837443">
      <w:bodyDiv w:val="1"/>
      <w:marLeft w:val="0"/>
      <w:marRight w:val="0"/>
      <w:marTop w:val="0"/>
      <w:marBottom w:val="0"/>
      <w:divBdr>
        <w:top w:val="none" w:sz="0" w:space="0" w:color="auto"/>
        <w:left w:val="none" w:sz="0" w:space="0" w:color="auto"/>
        <w:bottom w:val="none" w:sz="0" w:space="0" w:color="auto"/>
        <w:right w:val="none" w:sz="0" w:space="0" w:color="auto"/>
      </w:divBdr>
      <w:divsChild>
        <w:div w:id="687869848">
          <w:marLeft w:val="0"/>
          <w:marRight w:val="0"/>
          <w:marTop w:val="0"/>
          <w:marBottom w:val="0"/>
          <w:divBdr>
            <w:top w:val="none" w:sz="0" w:space="0" w:color="auto"/>
            <w:left w:val="none" w:sz="0" w:space="0" w:color="auto"/>
            <w:bottom w:val="none" w:sz="0" w:space="0" w:color="auto"/>
            <w:right w:val="none" w:sz="0" w:space="0" w:color="auto"/>
          </w:divBdr>
          <w:divsChild>
            <w:div w:id="74711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6017">
      <w:bodyDiv w:val="1"/>
      <w:marLeft w:val="0"/>
      <w:marRight w:val="0"/>
      <w:marTop w:val="0"/>
      <w:marBottom w:val="0"/>
      <w:divBdr>
        <w:top w:val="none" w:sz="0" w:space="0" w:color="auto"/>
        <w:left w:val="none" w:sz="0" w:space="0" w:color="auto"/>
        <w:bottom w:val="none" w:sz="0" w:space="0" w:color="auto"/>
        <w:right w:val="none" w:sz="0" w:space="0" w:color="auto"/>
      </w:divBdr>
    </w:div>
    <w:div w:id="1243488124">
      <w:bodyDiv w:val="1"/>
      <w:marLeft w:val="0"/>
      <w:marRight w:val="0"/>
      <w:marTop w:val="45"/>
      <w:marBottom w:val="45"/>
      <w:divBdr>
        <w:top w:val="none" w:sz="0" w:space="0" w:color="auto"/>
        <w:left w:val="none" w:sz="0" w:space="0" w:color="auto"/>
        <w:bottom w:val="none" w:sz="0" w:space="0" w:color="auto"/>
        <w:right w:val="none" w:sz="0" w:space="0" w:color="auto"/>
      </w:divBdr>
      <w:divsChild>
        <w:div w:id="1048457251">
          <w:marLeft w:val="0"/>
          <w:marRight w:val="0"/>
          <w:marTop w:val="0"/>
          <w:marBottom w:val="0"/>
          <w:divBdr>
            <w:top w:val="none" w:sz="0" w:space="0" w:color="auto"/>
            <w:left w:val="none" w:sz="0" w:space="0" w:color="auto"/>
            <w:bottom w:val="none" w:sz="0" w:space="0" w:color="auto"/>
            <w:right w:val="none" w:sz="0" w:space="0" w:color="auto"/>
          </w:divBdr>
          <w:divsChild>
            <w:div w:id="1511261416">
              <w:marLeft w:val="0"/>
              <w:marRight w:val="0"/>
              <w:marTop w:val="0"/>
              <w:marBottom w:val="0"/>
              <w:divBdr>
                <w:top w:val="none" w:sz="0" w:space="0" w:color="auto"/>
                <w:left w:val="none" w:sz="0" w:space="0" w:color="auto"/>
                <w:bottom w:val="none" w:sz="0" w:space="0" w:color="auto"/>
                <w:right w:val="none" w:sz="0" w:space="0" w:color="auto"/>
              </w:divBdr>
              <w:divsChild>
                <w:div w:id="2107530766">
                  <w:marLeft w:val="2385"/>
                  <w:marRight w:val="3960"/>
                  <w:marTop w:val="0"/>
                  <w:marBottom w:val="0"/>
                  <w:divBdr>
                    <w:top w:val="none" w:sz="0" w:space="0" w:color="auto"/>
                    <w:left w:val="single" w:sz="6" w:space="0" w:color="D3E1F9"/>
                    <w:bottom w:val="none" w:sz="0" w:space="0" w:color="auto"/>
                    <w:right w:val="none" w:sz="0" w:space="0" w:color="auto"/>
                  </w:divBdr>
                  <w:divsChild>
                    <w:div w:id="1720470203">
                      <w:marLeft w:val="0"/>
                      <w:marRight w:val="0"/>
                      <w:marTop w:val="0"/>
                      <w:marBottom w:val="0"/>
                      <w:divBdr>
                        <w:top w:val="none" w:sz="0" w:space="0" w:color="auto"/>
                        <w:left w:val="none" w:sz="0" w:space="0" w:color="auto"/>
                        <w:bottom w:val="none" w:sz="0" w:space="0" w:color="auto"/>
                        <w:right w:val="none" w:sz="0" w:space="0" w:color="auto"/>
                      </w:divBdr>
                      <w:divsChild>
                        <w:div w:id="116559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743262">
      <w:bodyDiv w:val="1"/>
      <w:marLeft w:val="0"/>
      <w:marRight w:val="0"/>
      <w:marTop w:val="0"/>
      <w:marBottom w:val="0"/>
      <w:divBdr>
        <w:top w:val="none" w:sz="0" w:space="0" w:color="auto"/>
        <w:left w:val="none" w:sz="0" w:space="0" w:color="auto"/>
        <w:bottom w:val="none" w:sz="0" w:space="0" w:color="auto"/>
        <w:right w:val="none" w:sz="0" w:space="0" w:color="auto"/>
      </w:divBdr>
      <w:divsChild>
        <w:div w:id="218588376">
          <w:marLeft w:val="547"/>
          <w:marRight w:val="0"/>
          <w:marTop w:val="86"/>
          <w:marBottom w:val="0"/>
          <w:divBdr>
            <w:top w:val="none" w:sz="0" w:space="0" w:color="auto"/>
            <w:left w:val="none" w:sz="0" w:space="0" w:color="auto"/>
            <w:bottom w:val="none" w:sz="0" w:space="0" w:color="auto"/>
            <w:right w:val="none" w:sz="0" w:space="0" w:color="auto"/>
          </w:divBdr>
        </w:div>
      </w:divsChild>
    </w:div>
    <w:div w:id="1432779235">
      <w:bodyDiv w:val="1"/>
      <w:marLeft w:val="0"/>
      <w:marRight w:val="0"/>
      <w:marTop w:val="0"/>
      <w:marBottom w:val="0"/>
      <w:divBdr>
        <w:top w:val="none" w:sz="0" w:space="0" w:color="auto"/>
        <w:left w:val="none" w:sz="0" w:space="0" w:color="auto"/>
        <w:bottom w:val="none" w:sz="0" w:space="0" w:color="auto"/>
        <w:right w:val="none" w:sz="0" w:space="0" w:color="auto"/>
      </w:divBdr>
    </w:div>
    <w:div w:id="1438403771">
      <w:bodyDiv w:val="1"/>
      <w:marLeft w:val="0"/>
      <w:marRight w:val="0"/>
      <w:marTop w:val="0"/>
      <w:marBottom w:val="0"/>
      <w:divBdr>
        <w:top w:val="none" w:sz="0" w:space="0" w:color="auto"/>
        <w:left w:val="none" w:sz="0" w:space="0" w:color="auto"/>
        <w:bottom w:val="none" w:sz="0" w:space="0" w:color="auto"/>
        <w:right w:val="none" w:sz="0" w:space="0" w:color="auto"/>
      </w:divBdr>
    </w:div>
    <w:div w:id="1481461777">
      <w:bodyDiv w:val="1"/>
      <w:marLeft w:val="0"/>
      <w:marRight w:val="0"/>
      <w:marTop w:val="0"/>
      <w:marBottom w:val="0"/>
      <w:divBdr>
        <w:top w:val="none" w:sz="0" w:space="0" w:color="auto"/>
        <w:left w:val="none" w:sz="0" w:space="0" w:color="auto"/>
        <w:bottom w:val="none" w:sz="0" w:space="0" w:color="auto"/>
        <w:right w:val="none" w:sz="0" w:space="0" w:color="auto"/>
      </w:divBdr>
    </w:div>
    <w:div w:id="1490099662">
      <w:bodyDiv w:val="1"/>
      <w:marLeft w:val="0"/>
      <w:marRight w:val="0"/>
      <w:marTop w:val="0"/>
      <w:marBottom w:val="0"/>
      <w:divBdr>
        <w:top w:val="none" w:sz="0" w:space="0" w:color="auto"/>
        <w:left w:val="none" w:sz="0" w:space="0" w:color="auto"/>
        <w:bottom w:val="none" w:sz="0" w:space="0" w:color="auto"/>
        <w:right w:val="none" w:sz="0" w:space="0" w:color="auto"/>
      </w:divBdr>
    </w:div>
    <w:div w:id="1566452435">
      <w:bodyDiv w:val="1"/>
      <w:marLeft w:val="0"/>
      <w:marRight w:val="0"/>
      <w:marTop w:val="0"/>
      <w:marBottom w:val="0"/>
      <w:divBdr>
        <w:top w:val="none" w:sz="0" w:space="0" w:color="auto"/>
        <w:left w:val="none" w:sz="0" w:space="0" w:color="auto"/>
        <w:bottom w:val="none" w:sz="0" w:space="0" w:color="auto"/>
        <w:right w:val="none" w:sz="0" w:space="0" w:color="auto"/>
      </w:divBdr>
    </w:div>
    <w:div w:id="1571234384">
      <w:bodyDiv w:val="1"/>
      <w:marLeft w:val="0"/>
      <w:marRight w:val="0"/>
      <w:marTop w:val="0"/>
      <w:marBottom w:val="0"/>
      <w:divBdr>
        <w:top w:val="none" w:sz="0" w:space="0" w:color="auto"/>
        <w:left w:val="none" w:sz="0" w:space="0" w:color="auto"/>
        <w:bottom w:val="none" w:sz="0" w:space="0" w:color="auto"/>
        <w:right w:val="none" w:sz="0" w:space="0" w:color="auto"/>
      </w:divBdr>
    </w:div>
    <w:div w:id="1591162234">
      <w:bodyDiv w:val="1"/>
      <w:marLeft w:val="0"/>
      <w:marRight w:val="0"/>
      <w:marTop w:val="0"/>
      <w:marBottom w:val="0"/>
      <w:divBdr>
        <w:top w:val="none" w:sz="0" w:space="0" w:color="auto"/>
        <w:left w:val="none" w:sz="0" w:space="0" w:color="auto"/>
        <w:bottom w:val="none" w:sz="0" w:space="0" w:color="auto"/>
        <w:right w:val="none" w:sz="0" w:space="0" w:color="auto"/>
      </w:divBdr>
    </w:div>
    <w:div w:id="1663856094">
      <w:bodyDiv w:val="1"/>
      <w:marLeft w:val="0"/>
      <w:marRight w:val="0"/>
      <w:marTop w:val="0"/>
      <w:marBottom w:val="0"/>
      <w:divBdr>
        <w:top w:val="none" w:sz="0" w:space="0" w:color="auto"/>
        <w:left w:val="none" w:sz="0" w:space="0" w:color="auto"/>
        <w:bottom w:val="none" w:sz="0" w:space="0" w:color="auto"/>
        <w:right w:val="none" w:sz="0" w:space="0" w:color="auto"/>
      </w:divBdr>
    </w:div>
    <w:div w:id="1703819950">
      <w:bodyDiv w:val="1"/>
      <w:marLeft w:val="0"/>
      <w:marRight w:val="0"/>
      <w:marTop w:val="0"/>
      <w:marBottom w:val="0"/>
      <w:divBdr>
        <w:top w:val="none" w:sz="0" w:space="0" w:color="auto"/>
        <w:left w:val="none" w:sz="0" w:space="0" w:color="auto"/>
        <w:bottom w:val="none" w:sz="0" w:space="0" w:color="auto"/>
        <w:right w:val="none" w:sz="0" w:space="0" w:color="auto"/>
      </w:divBdr>
    </w:div>
    <w:div w:id="1742678791">
      <w:bodyDiv w:val="1"/>
      <w:marLeft w:val="0"/>
      <w:marRight w:val="0"/>
      <w:marTop w:val="0"/>
      <w:marBottom w:val="0"/>
      <w:divBdr>
        <w:top w:val="none" w:sz="0" w:space="0" w:color="auto"/>
        <w:left w:val="none" w:sz="0" w:space="0" w:color="auto"/>
        <w:bottom w:val="none" w:sz="0" w:space="0" w:color="auto"/>
        <w:right w:val="none" w:sz="0" w:space="0" w:color="auto"/>
      </w:divBdr>
    </w:div>
    <w:div w:id="1772310077">
      <w:bodyDiv w:val="1"/>
      <w:marLeft w:val="0"/>
      <w:marRight w:val="0"/>
      <w:marTop w:val="0"/>
      <w:marBottom w:val="0"/>
      <w:divBdr>
        <w:top w:val="none" w:sz="0" w:space="0" w:color="auto"/>
        <w:left w:val="none" w:sz="0" w:space="0" w:color="auto"/>
        <w:bottom w:val="none" w:sz="0" w:space="0" w:color="auto"/>
        <w:right w:val="none" w:sz="0" w:space="0" w:color="auto"/>
      </w:divBdr>
    </w:div>
    <w:div w:id="1788698801">
      <w:bodyDiv w:val="1"/>
      <w:marLeft w:val="0"/>
      <w:marRight w:val="0"/>
      <w:marTop w:val="0"/>
      <w:marBottom w:val="0"/>
      <w:divBdr>
        <w:top w:val="none" w:sz="0" w:space="0" w:color="auto"/>
        <w:left w:val="none" w:sz="0" w:space="0" w:color="auto"/>
        <w:bottom w:val="none" w:sz="0" w:space="0" w:color="auto"/>
        <w:right w:val="none" w:sz="0" w:space="0" w:color="auto"/>
      </w:divBdr>
    </w:div>
    <w:div w:id="1793741438">
      <w:bodyDiv w:val="1"/>
      <w:marLeft w:val="0"/>
      <w:marRight w:val="0"/>
      <w:marTop w:val="0"/>
      <w:marBottom w:val="0"/>
      <w:divBdr>
        <w:top w:val="none" w:sz="0" w:space="0" w:color="auto"/>
        <w:left w:val="none" w:sz="0" w:space="0" w:color="auto"/>
        <w:bottom w:val="none" w:sz="0" w:space="0" w:color="auto"/>
        <w:right w:val="none" w:sz="0" w:space="0" w:color="auto"/>
      </w:divBdr>
    </w:div>
    <w:div w:id="1819150763">
      <w:bodyDiv w:val="1"/>
      <w:marLeft w:val="0"/>
      <w:marRight w:val="0"/>
      <w:marTop w:val="0"/>
      <w:marBottom w:val="0"/>
      <w:divBdr>
        <w:top w:val="none" w:sz="0" w:space="0" w:color="auto"/>
        <w:left w:val="none" w:sz="0" w:space="0" w:color="auto"/>
        <w:bottom w:val="none" w:sz="0" w:space="0" w:color="auto"/>
        <w:right w:val="none" w:sz="0" w:space="0" w:color="auto"/>
      </w:divBdr>
    </w:div>
    <w:div w:id="1821849984">
      <w:bodyDiv w:val="1"/>
      <w:marLeft w:val="0"/>
      <w:marRight w:val="0"/>
      <w:marTop w:val="0"/>
      <w:marBottom w:val="0"/>
      <w:divBdr>
        <w:top w:val="none" w:sz="0" w:space="0" w:color="auto"/>
        <w:left w:val="none" w:sz="0" w:space="0" w:color="auto"/>
        <w:bottom w:val="none" w:sz="0" w:space="0" w:color="auto"/>
        <w:right w:val="none" w:sz="0" w:space="0" w:color="auto"/>
      </w:divBdr>
    </w:div>
    <w:div w:id="1963070254">
      <w:bodyDiv w:val="1"/>
      <w:marLeft w:val="0"/>
      <w:marRight w:val="0"/>
      <w:marTop w:val="0"/>
      <w:marBottom w:val="0"/>
      <w:divBdr>
        <w:top w:val="none" w:sz="0" w:space="0" w:color="auto"/>
        <w:left w:val="none" w:sz="0" w:space="0" w:color="auto"/>
        <w:bottom w:val="none" w:sz="0" w:space="0" w:color="auto"/>
        <w:right w:val="none" w:sz="0" w:space="0" w:color="auto"/>
      </w:divBdr>
    </w:div>
    <w:div w:id="1965696501">
      <w:bodyDiv w:val="1"/>
      <w:marLeft w:val="0"/>
      <w:marRight w:val="0"/>
      <w:marTop w:val="0"/>
      <w:marBottom w:val="0"/>
      <w:divBdr>
        <w:top w:val="none" w:sz="0" w:space="0" w:color="auto"/>
        <w:left w:val="none" w:sz="0" w:space="0" w:color="auto"/>
        <w:bottom w:val="none" w:sz="0" w:space="0" w:color="auto"/>
        <w:right w:val="none" w:sz="0" w:space="0" w:color="auto"/>
      </w:divBdr>
    </w:div>
    <w:div w:id="2046709502">
      <w:bodyDiv w:val="1"/>
      <w:marLeft w:val="0"/>
      <w:marRight w:val="0"/>
      <w:marTop w:val="0"/>
      <w:marBottom w:val="0"/>
      <w:divBdr>
        <w:top w:val="none" w:sz="0" w:space="0" w:color="auto"/>
        <w:left w:val="none" w:sz="0" w:space="0" w:color="auto"/>
        <w:bottom w:val="none" w:sz="0" w:space="0" w:color="auto"/>
        <w:right w:val="none" w:sz="0" w:space="0" w:color="auto"/>
      </w:divBdr>
    </w:div>
    <w:div w:id="2063215712">
      <w:bodyDiv w:val="1"/>
      <w:marLeft w:val="0"/>
      <w:marRight w:val="0"/>
      <w:marTop w:val="0"/>
      <w:marBottom w:val="0"/>
      <w:divBdr>
        <w:top w:val="none" w:sz="0" w:space="0" w:color="auto"/>
        <w:left w:val="none" w:sz="0" w:space="0" w:color="auto"/>
        <w:bottom w:val="none" w:sz="0" w:space="0" w:color="auto"/>
        <w:right w:val="none" w:sz="0" w:space="0" w:color="auto"/>
      </w:divBdr>
    </w:div>
    <w:div w:id="2073851008">
      <w:bodyDiv w:val="1"/>
      <w:marLeft w:val="0"/>
      <w:marRight w:val="0"/>
      <w:marTop w:val="0"/>
      <w:marBottom w:val="0"/>
      <w:divBdr>
        <w:top w:val="none" w:sz="0" w:space="0" w:color="auto"/>
        <w:left w:val="none" w:sz="0" w:space="0" w:color="auto"/>
        <w:bottom w:val="none" w:sz="0" w:space="0" w:color="auto"/>
        <w:right w:val="none" w:sz="0" w:space="0" w:color="auto"/>
      </w:divBdr>
    </w:div>
    <w:div w:id="2079278455">
      <w:bodyDiv w:val="1"/>
      <w:marLeft w:val="0"/>
      <w:marRight w:val="0"/>
      <w:marTop w:val="0"/>
      <w:marBottom w:val="0"/>
      <w:divBdr>
        <w:top w:val="none" w:sz="0" w:space="0" w:color="auto"/>
        <w:left w:val="none" w:sz="0" w:space="0" w:color="auto"/>
        <w:bottom w:val="none" w:sz="0" w:space="0" w:color="auto"/>
        <w:right w:val="none" w:sz="0" w:space="0" w:color="auto"/>
      </w:divBdr>
    </w:div>
    <w:div w:id="2081637372">
      <w:bodyDiv w:val="1"/>
      <w:marLeft w:val="0"/>
      <w:marRight w:val="0"/>
      <w:marTop w:val="0"/>
      <w:marBottom w:val="0"/>
      <w:divBdr>
        <w:top w:val="none" w:sz="0" w:space="0" w:color="auto"/>
        <w:left w:val="none" w:sz="0" w:space="0" w:color="auto"/>
        <w:bottom w:val="none" w:sz="0" w:space="0" w:color="auto"/>
        <w:right w:val="none" w:sz="0" w:space="0" w:color="auto"/>
      </w:divBdr>
    </w:div>
    <w:div w:id="213197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Microsoft_Visio_2003-2010_Drawing4444444444444444.vsd"/><Relationship Id="rId39" Type="http://schemas.openxmlformats.org/officeDocument/2006/relationships/oleObject" Target="embeddings/Microsoft_Visio_2003-2010_Drawing8888888888888888.vsd"/><Relationship Id="rId21" Type="http://schemas.openxmlformats.org/officeDocument/2006/relationships/image" Target="media/image10.emf"/><Relationship Id="rId34" Type="http://schemas.openxmlformats.org/officeDocument/2006/relationships/image" Target="media/image17.png"/><Relationship Id="rId42" Type="http://schemas.openxmlformats.org/officeDocument/2006/relationships/image" Target="media/image22.emf"/><Relationship Id="rId47" Type="http://schemas.openxmlformats.org/officeDocument/2006/relationships/image" Target="media/image25.emf"/><Relationship Id="rId50" Type="http://schemas.openxmlformats.org/officeDocument/2006/relationships/image" Target="media/image27.emf"/><Relationship Id="rId55" Type="http://schemas.openxmlformats.org/officeDocument/2006/relationships/image" Target="media/image30.png"/><Relationship Id="rId63" Type="http://schemas.openxmlformats.org/officeDocument/2006/relationships/oleObject" Target="embeddings/Microsoft_Visio_2003-2010_Drawing16161616161616161616161616161616.vsd"/><Relationship Id="rId68" Type="http://schemas.openxmlformats.org/officeDocument/2006/relationships/image" Target="media/image39.emf"/><Relationship Id="rId76" Type="http://schemas.openxmlformats.org/officeDocument/2006/relationships/image" Target="media/image44.png"/><Relationship Id="rId84" Type="http://schemas.openxmlformats.org/officeDocument/2006/relationships/image" Target="media/image49.emf"/><Relationship Id="rId89" Type="http://schemas.microsoft.com/office/2011/relationships/people" Target="people.xml"/><Relationship Id="rId7" Type="http://schemas.openxmlformats.org/officeDocument/2006/relationships/footnotes" Target="footnotes.xml"/><Relationship Id="rId71"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emf"/><Relationship Id="rId11" Type="http://schemas.openxmlformats.org/officeDocument/2006/relationships/header" Target="header1.xml"/><Relationship Id="rId24" Type="http://schemas.openxmlformats.org/officeDocument/2006/relationships/oleObject" Target="embeddings/Microsoft_Visio_2003-2010_Drawing333333333333333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emf"/><Relationship Id="rId53" Type="http://schemas.openxmlformats.org/officeDocument/2006/relationships/image" Target="media/image29.emf"/><Relationship Id="rId58" Type="http://schemas.openxmlformats.org/officeDocument/2006/relationships/image" Target="media/image32.png"/><Relationship Id="rId66" Type="http://schemas.openxmlformats.org/officeDocument/2006/relationships/oleObject" Target="embeddings/Microsoft_Visio_2003-2010_Drawing17171717171717171717171717171717.vsd"/><Relationship Id="rId74" Type="http://schemas.openxmlformats.org/officeDocument/2006/relationships/image" Target="media/image43.emf"/><Relationship Id="rId79" Type="http://schemas.openxmlformats.org/officeDocument/2006/relationships/oleObject" Target="embeddings/Microsoft_Visio_2003-2010_Drawing22222222222222222222222222222222.vsd"/><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4.png"/><Relationship Id="rId82" Type="http://schemas.openxmlformats.org/officeDocument/2006/relationships/oleObject" Target="embeddings/Microsoft_Visio_2003-2010_Drawing23232323232323232323232323232323.vsd"/><Relationship Id="rId90" Type="http://schemas.microsoft.com/office/2011/relationships/commentsExtended" Target="commentsExtended.xml"/><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oleObject" Target="embeddings/Microsoft_Visio_2003-2010_Drawing2222222222222222.vsd"/><Relationship Id="rId27" Type="http://schemas.openxmlformats.org/officeDocument/2006/relationships/image" Target="media/image13.png"/><Relationship Id="rId30" Type="http://schemas.openxmlformats.org/officeDocument/2006/relationships/oleObject" Target="embeddings/Microsoft_Visio_2003-2010_Drawing5555555555555555.vsd"/><Relationship Id="rId35" Type="http://schemas.openxmlformats.org/officeDocument/2006/relationships/image" Target="media/image18.emf"/><Relationship Id="rId43" Type="http://schemas.openxmlformats.org/officeDocument/2006/relationships/oleObject" Target="embeddings/Microsoft_Visio_2003-2010_Drawing9999999999999999.vsd"/><Relationship Id="rId48" Type="http://schemas.openxmlformats.org/officeDocument/2006/relationships/oleObject" Target="embeddings/Microsoft_Visio_2003-2010_Drawing11111111111111111111111111111111.vsd"/><Relationship Id="rId56" Type="http://schemas.openxmlformats.org/officeDocument/2006/relationships/image" Target="media/image31.emf"/><Relationship Id="rId64" Type="http://schemas.openxmlformats.org/officeDocument/2006/relationships/image" Target="media/image36.png"/><Relationship Id="rId69" Type="http://schemas.openxmlformats.org/officeDocument/2006/relationships/oleObject" Target="embeddings/Microsoft_Visio_2003-2010_Drawing18181818181818181818181818181818.vsd"/><Relationship Id="rId77" Type="http://schemas.openxmlformats.org/officeDocument/2006/relationships/oleObject" Target="embeddings/Microsoft_Visio_2003-2010_Drawing21212121212121212121212121212121.vsd"/><Relationship Id="rId8" Type="http://schemas.openxmlformats.org/officeDocument/2006/relationships/endnotes" Target="endnotes.xml"/><Relationship Id="rId51" Type="http://schemas.openxmlformats.org/officeDocument/2006/relationships/oleObject" Target="embeddings/Microsoft_Visio_2003-2010_Drawing12121212121212121212121212121212.vsd"/><Relationship Id="rId72" Type="http://schemas.openxmlformats.org/officeDocument/2006/relationships/oleObject" Target="embeddings/Microsoft_Visio_2003-2010_Drawing19191919191919191919191919191919.vsd"/><Relationship Id="rId80" Type="http://schemas.openxmlformats.org/officeDocument/2006/relationships/image" Target="media/image46.png"/><Relationship Id="rId85" Type="http://schemas.openxmlformats.org/officeDocument/2006/relationships/oleObject" Target="embeddings/Microsoft_Visio_2003-2010_Drawing24242424242424242424242424242424.vsd"/><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oleObject" Target="embeddings/Microsoft_Visio_2003-2010_Drawing6666666666666666.vsd"/><Relationship Id="rId38" Type="http://schemas.openxmlformats.org/officeDocument/2006/relationships/image" Target="media/image20.emf"/><Relationship Id="rId46" Type="http://schemas.openxmlformats.org/officeDocument/2006/relationships/oleObject" Target="embeddings/Microsoft_Visio_2003-2010_Drawing10101010101010101010101010101010.vsd"/><Relationship Id="rId59" Type="http://schemas.openxmlformats.org/officeDocument/2006/relationships/image" Target="media/image33.emf"/><Relationship Id="rId67" Type="http://schemas.openxmlformats.org/officeDocument/2006/relationships/image" Target="media/image38.png"/><Relationship Id="rId20" Type="http://schemas.openxmlformats.org/officeDocument/2006/relationships/oleObject" Target="embeddings/Microsoft_Visio_2003-2010_Drawing1111111111111111.vsd"/><Relationship Id="rId41" Type="http://schemas.openxmlformats.org/officeDocument/2006/relationships/hyperlink" Target="https://www.google.nl/url?sa=t&amp;rct=j&amp;q=&amp;esrc=s&amp;source=web&amp;cd=1&amp;cad=rja&amp;ved=0CDIQFjAA&amp;url=%2Furl%3Fsa%3Dt%26rct%3Dj%26q%3D%26esrc%3Ds%26source%3Dweb%26cd%3D1%26cad%3Drja%26ved%3D0CDIQFjAA%26url%3Dhttp%253A%252F%252Fnew.kinggemeenten.nl%252Fsites%252Fdefault" TargetMode="External"/><Relationship Id="rId54" Type="http://schemas.openxmlformats.org/officeDocument/2006/relationships/oleObject" Target="embeddings/Microsoft_Visio_2003-2010_Drawing13131313131313131313131313131313.vsd"/><Relationship Id="rId62" Type="http://schemas.openxmlformats.org/officeDocument/2006/relationships/image" Target="media/image35.emf"/><Relationship Id="rId70" Type="http://schemas.openxmlformats.org/officeDocument/2006/relationships/image" Target="media/image40.png"/><Relationship Id="rId75" Type="http://schemas.openxmlformats.org/officeDocument/2006/relationships/oleObject" Target="embeddings/Microsoft_Visio_2003-2010_Drawing20202020202020202020202020202020.vsd"/><Relationship Id="rId83" Type="http://schemas.openxmlformats.org/officeDocument/2006/relationships/image" Target="media/image4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comments" Target="comments.xml"/><Relationship Id="rId36" Type="http://schemas.openxmlformats.org/officeDocument/2006/relationships/oleObject" Target="embeddings/Microsoft_Visio_2003-2010_Drawing7777777777777777.vsd"/><Relationship Id="rId49" Type="http://schemas.openxmlformats.org/officeDocument/2006/relationships/image" Target="media/image26.png"/><Relationship Id="rId57" Type="http://schemas.openxmlformats.org/officeDocument/2006/relationships/oleObject" Target="embeddings/Microsoft_Visio_2003-2010_Drawing14141414141414141414141414141414.vsd"/><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oleObject" Target="embeddings/Microsoft_Visio_2003-2010_Drawing15151515151515151515151515151515.vsd"/><Relationship Id="rId65" Type="http://schemas.openxmlformats.org/officeDocument/2006/relationships/image" Target="media/image37.emf"/><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7.emf"/><Relationship Id="rId86" Type="http://schemas.openxmlformats.org/officeDocument/2006/relationships/image" Target="media/image50.png"/></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Content_Management_Interoperability_Services" TargetMode="External"/><Relationship Id="rId1" Type="http://schemas.openxmlformats.org/officeDocument/2006/relationships/hyperlink" Target="http://www.kinggemeenten.nl/ztc/ztc-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192A5-0744-45DB-BA71-F30F5F6CE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17315</TotalTime>
  <Pages>80</Pages>
  <Words>19430</Words>
  <Characters>106868</Characters>
  <Application>Microsoft Office Word</Application>
  <DocSecurity>0</DocSecurity>
  <Lines>890</Lines>
  <Paragraphs>252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126046</CharactersWithSpaces>
  <SharedDoc>false</SharedDoc>
  <HLinks>
    <vt:vector size="594" baseType="variant">
      <vt:variant>
        <vt:i4>3342376</vt:i4>
      </vt:variant>
      <vt:variant>
        <vt:i4>660</vt:i4>
      </vt:variant>
      <vt:variant>
        <vt:i4>0</vt:i4>
      </vt:variant>
      <vt:variant>
        <vt:i4>5</vt:i4>
      </vt:variant>
      <vt:variant>
        <vt:lpwstr>https://www.google.nl/url?sa=t&amp;rct=j&amp;q=&amp;esrc=s&amp;source=web&amp;cd=1&amp;cad=rja&amp;ved=0CDIQFjAA&amp;url=%2Furl%3Fsa%3Dt%26rct%3Dj%26q%3D%26esrc%3Ds%26source%3Dweb%26cd%3D1%26cad%3Drja%26ved%3D0CDIQFjAA%26url%3Dhttp%253A%252F%252Fnew.kinggemeenten.nl%252Fsites%252Fdefault</vt:lpwstr>
      </vt:variant>
      <vt:variant>
        <vt:lpwstr/>
      </vt:variant>
      <vt:variant>
        <vt:i4>2621477</vt:i4>
      </vt:variant>
      <vt:variant>
        <vt:i4>555</vt:i4>
      </vt:variant>
      <vt:variant>
        <vt:i4>0</vt:i4>
      </vt:variant>
      <vt:variant>
        <vt:i4>5</vt:i4>
      </vt:variant>
      <vt:variant>
        <vt:lpwstr>http://www.kinggemeenten.nl/ztc/ztc-20</vt:lpwstr>
      </vt:variant>
      <vt:variant>
        <vt:lpwstr/>
      </vt:variant>
      <vt:variant>
        <vt:i4>3014757</vt:i4>
      </vt:variant>
      <vt:variant>
        <vt:i4>552</vt:i4>
      </vt:variant>
      <vt:variant>
        <vt:i4>0</vt:i4>
      </vt:variant>
      <vt:variant>
        <vt:i4>5</vt:i4>
      </vt:variant>
      <vt:variant>
        <vt:lpwstr>http://www.kinggemeenten.nl/media/363315/stuf bindingen 030200.pdf</vt:lpwstr>
      </vt:variant>
      <vt:variant>
        <vt:lpwstr/>
      </vt:variant>
      <vt:variant>
        <vt:i4>4456530</vt:i4>
      </vt:variant>
      <vt:variant>
        <vt:i4>549</vt:i4>
      </vt:variant>
      <vt:variant>
        <vt:i4>0</vt:i4>
      </vt:variant>
      <vt:variant>
        <vt:i4>5</vt:i4>
      </vt:variant>
      <vt:variant>
        <vt:lpwstr>http://www.kinggemeenten.nl/gemma/gegevens-en-berichten-%28stuf%29/documenten/stuf/5_stuf_sectormodellen/stuf-zkn0310-%28in-gebruik%29</vt:lpwstr>
      </vt:variant>
      <vt:variant>
        <vt:lpwstr/>
      </vt:variant>
      <vt:variant>
        <vt:i4>4063283</vt:i4>
      </vt:variant>
      <vt:variant>
        <vt:i4>546</vt:i4>
      </vt:variant>
      <vt:variant>
        <vt:i4>0</vt:i4>
      </vt:variant>
      <vt:variant>
        <vt:i4>5</vt:i4>
      </vt:variant>
      <vt:variant>
        <vt:lpwstr>http://www.kinggemeenten.nl/gemma/gegevens-en-berichten-%28stuf%29/documenten/stuf/4_stuf_standaarden/stuf-0301-%28in-gebruik%29</vt:lpwstr>
      </vt:variant>
      <vt:variant>
        <vt:lpwstr/>
      </vt:variant>
      <vt:variant>
        <vt:i4>4980740</vt:i4>
      </vt:variant>
      <vt:variant>
        <vt:i4>543</vt:i4>
      </vt:variant>
      <vt:variant>
        <vt:i4>0</vt:i4>
      </vt:variant>
      <vt:variant>
        <vt:i4>5</vt:i4>
      </vt:variant>
      <vt:variant>
        <vt:lpwstr>http://www.kinggemeenten.nl/gemma/gegevens-en-berichten-%28stuf%29/documenten/informatiemodellen/rgbz</vt:lpwstr>
      </vt:variant>
      <vt:variant>
        <vt:lpwstr/>
      </vt:variant>
      <vt:variant>
        <vt:i4>2621485</vt:i4>
      </vt:variant>
      <vt:variant>
        <vt:i4>540</vt:i4>
      </vt:variant>
      <vt:variant>
        <vt:i4>0</vt:i4>
      </vt:variant>
      <vt:variant>
        <vt:i4>5</vt:i4>
      </vt:variant>
      <vt:variant>
        <vt:lpwstr>http://docs.oasis-open.org/cmis/CMIS/v1.0/os/cmis-spec-v1.0.pdf</vt:lpwstr>
      </vt:variant>
      <vt:variant>
        <vt:lpwstr/>
      </vt:variant>
      <vt:variant>
        <vt:i4>7864414</vt:i4>
      </vt:variant>
      <vt:variant>
        <vt:i4>537</vt:i4>
      </vt:variant>
      <vt:variant>
        <vt:i4>0</vt:i4>
      </vt:variant>
      <vt:variant>
        <vt:i4>5</vt:i4>
      </vt:variant>
      <vt:variant>
        <vt:lpwstr>http://www.kinggemeenten.nl/media/190312/00_GEMMA Informatiearchitectuur.1.0.doc KING.pdf</vt:lpwstr>
      </vt:variant>
      <vt:variant>
        <vt:lpwstr/>
      </vt:variant>
      <vt:variant>
        <vt:i4>1703990</vt:i4>
      </vt:variant>
      <vt:variant>
        <vt:i4>527</vt:i4>
      </vt:variant>
      <vt:variant>
        <vt:i4>0</vt:i4>
      </vt:variant>
      <vt:variant>
        <vt:i4>5</vt:i4>
      </vt:variant>
      <vt:variant>
        <vt:lpwstr/>
      </vt:variant>
      <vt:variant>
        <vt:lpwstr>_Toc352940315</vt:lpwstr>
      </vt:variant>
      <vt:variant>
        <vt:i4>1703990</vt:i4>
      </vt:variant>
      <vt:variant>
        <vt:i4>521</vt:i4>
      </vt:variant>
      <vt:variant>
        <vt:i4>0</vt:i4>
      </vt:variant>
      <vt:variant>
        <vt:i4>5</vt:i4>
      </vt:variant>
      <vt:variant>
        <vt:lpwstr/>
      </vt:variant>
      <vt:variant>
        <vt:lpwstr>_Toc352940314</vt:lpwstr>
      </vt:variant>
      <vt:variant>
        <vt:i4>1703990</vt:i4>
      </vt:variant>
      <vt:variant>
        <vt:i4>515</vt:i4>
      </vt:variant>
      <vt:variant>
        <vt:i4>0</vt:i4>
      </vt:variant>
      <vt:variant>
        <vt:i4>5</vt:i4>
      </vt:variant>
      <vt:variant>
        <vt:lpwstr/>
      </vt:variant>
      <vt:variant>
        <vt:lpwstr>_Toc352940313</vt:lpwstr>
      </vt:variant>
      <vt:variant>
        <vt:i4>1703990</vt:i4>
      </vt:variant>
      <vt:variant>
        <vt:i4>509</vt:i4>
      </vt:variant>
      <vt:variant>
        <vt:i4>0</vt:i4>
      </vt:variant>
      <vt:variant>
        <vt:i4>5</vt:i4>
      </vt:variant>
      <vt:variant>
        <vt:lpwstr/>
      </vt:variant>
      <vt:variant>
        <vt:lpwstr>_Toc352940312</vt:lpwstr>
      </vt:variant>
      <vt:variant>
        <vt:i4>1703990</vt:i4>
      </vt:variant>
      <vt:variant>
        <vt:i4>503</vt:i4>
      </vt:variant>
      <vt:variant>
        <vt:i4>0</vt:i4>
      </vt:variant>
      <vt:variant>
        <vt:i4>5</vt:i4>
      </vt:variant>
      <vt:variant>
        <vt:lpwstr/>
      </vt:variant>
      <vt:variant>
        <vt:lpwstr>_Toc352940311</vt:lpwstr>
      </vt:variant>
      <vt:variant>
        <vt:i4>1703990</vt:i4>
      </vt:variant>
      <vt:variant>
        <vt:i4>497</vt:i4>
      </vt:variant>
      <vt:variant>
        <vt:i4>0</vt:i4>
      </vt:variant>
      <vt:variant>
        <vt:i4>5</vt:i4>
      </vt:variant>
      <vt:variant>
        <vt:lpwstr/>
      </vt:variant>
      <vt:variant>
        <vt:lpwstr>_Toc352940310</vt:lpwstr>
      </vt:variant>
      <vt:variant>
        <vt:i4>1769526</vt:i4>
      </vt:variant>
      <vt:variant>
        <vt:i4>491</vt:i4>
      </vt:variant>
      <vt:variant>
        <vt:i4>0</vt:i4>
      </vt:variant>
      <vt:variant>
        <vt:i4>5</vt:i4>
      </vt:variant>
      <vt:variant>
        <vt:lpwstr/>
      </vt:variant>
      <vt:variant>
        <vt:lpwstr>_Toc352940309</vt:lpwstr>
      </vt:variant>
      <vt:variant>
        <vt:i4>1769526</vt:i4>
      </vt:variant>
      <vt:variant>
        <vt:i4>485</vt:i4>
      </vt:variant>
      <vt:variant>
        <vt:i4>0</vt:i4>
      </vt:variant>
      <vt:variant>
        <vt:i4>5</vt:i4>
      </vt:variant>
      <vt:variant>
        <vt:lpwstr/>
      </vt:variant>
      <vt:variant>
        <vt:lpwstr>_Toc352940308</vt:lpwstr>
      </vt:variant>
      <vt:variant>
        <vt:i4>1769526</vt:i4>
      </vt:variant>
      <vt:variant>
        <vt:i4>479</vt:i4>
      </vt:variant>
      <vt:variant>
        <vt:i4>0</vt:i4>
      </vt:variant>
      <vt:variant>
        <vt:i4>5</vt:i4>
      </vt:variant>
      <vt:variant>
        <vt:lpwstr/>
      </vt:variant>
      <vt:variant>
        <vt:lpwstr>_Toc352940307</vt:lpwstr>
      </vt:variant>
      <vt:variant>
        <vt:i4>1769526</vt:i4>
      </vt:variant>
      <vt:variant>
        <vt:i4>473</vt:i4>
      </vt:variant>
      <vt:variant>
        <vt:i4>0</vt:i4>
      </vt:variant>
      <vt:variant>
        <vt:i4>5</vt:i4>
      </vt:variant>
      <vt:variant>
        <vt:lpwstr/>
      </vt:variant>
      <vt:variant>
        <vt:lpwstr>_Toc352940306</vt:lpwstr>
      </vt:variant>
      <vt:variant>
        <vt:i4>1769526</vt:i4>
      </vt:variant>
      <vt:variant>
        <vt:i4>467</vt:i4>
      </vt:variant>
      <vt:variant>
        <vt:i4>0</vt:i4>
      </vt:variant>
      <vt:variant>
        <vt:i4>5</vt:i4>
      </vt:variant>
      <vt:variant>
        <vt:lpwstr/>
      </vt:variant>
      <vt:variant>
        <vt:lpwstr>_Toc352940305</vt:lpwstr>
      </vt:variant>
      <vt:variant>
        <vt:i4>1769526</vt:i4>
      </vt:variant>
      <vt:variant>
        <vt:i4>461</vt:i4>
      </vt:variant>
      <vt:variant>
        <vt:i4>0</vt:i4>
      </vt:variant>
      <vt:variant>
        <vt:i4>5</vt:i4>
      </vt:variant>
      <vt:variant>
        <vt:lpwstr/>
      </vt:variant>
      <vt:variant>
        <vt:lpwstr>_Toc352940304</vt:lpwstr>
      </vt:variant>
      <vt:variant>
        <vt:i4>1769526</vt:i4>
      </vt:variant>
      <vt:variant>
        <vt:i4>455</vt:i4>
      </vt:variant>
      <vt:variant>
        <vt:i4>0</vt:i4>
      </vt:variant>
      <vt:variant>
        <vt:i4>5</vt:i4>
      </vt:variant>
      <vt:variant>
        <vt:lpwstr/>
      </vt:variant>
      <vt:variant>
        <vt:lpwstr>_Toc352940303</vt:lpwstr>
      </vt:variant>
      <vt:variant>
        <vt:i4>1769526</vt:i4>
      </vt:variant>
      <vt:variant>
        <vt:i4>449</vt:i4>
      </vt:variant>
      <vt:variant>
        <vt:i4>0</vt:i4>
      </vt:variant>
      <vt:variant>
        <vt:i4>5</vt:i4>
      </vt:variant>
      <vt:variant>
        <vt:lpwstr/>
      </vt:variant>
      <vt:variant>
        <vt:lpwstr>_Toc352940302</vt:lpwstr>
      </vt:variant>
      <vt:variant>
        <vt:i4>1769526</vt:i4>
      </vt:variant>
      <vt:variant>
        <vt:i4>443</vt:i4>
      </vt:variant>
      <vt:variant>
        <vt:i4>0</vt:i4>
      </vt:variant>
      <vt:variant>
        <vt:i4>5</vt:i4>
      </vt:variant>
      <vt:variant>
        <vt:lpwstr/>
      </vt:variant>
      <vt:variant>
        <vt:lpwstr>_Toc352940301</vt:lpwstr>
      </vt:variant>
      <vt:variant>
        <vt:i4>1769526</vt:i4>
      </vt:variant>
      <vt:variant>
        <vt:i4>437</vt:i4>
      </vt:variant>
      <vt:variant>
        <vt:i4>0</vt:i4>
      </vt:variant>
      <vt:variant>
        <vt:i4>5</vt:i4>
      </vt:variant>
      <vt:variant>
        <vt:lpwstr/>
      </vt:variant>
      <vt:variant>
        <vt:lpwstr>_Toc352940300</vt:lpwstr>
      </vt:variant>
      <vt:variant>
        <vt:i4>1179703</vt:i4>
      </vt:variant>
      <vt:variant>
        <vt:i4>431</vt:i4>
      </vt:variant>
      <vt:variant>
        <vt:i4>0</vt:i4>
      </vt:variant>
      <vt:variant>
        <vt:i4>5</vt:i4>
      </vt:variant>
      <vt:variant>
        <vt:lpwstr/>
      </vt:variant>
      <vt:variant>
        <vt:lpwstr>_Toc352940299</vt:lpwstr>
      </vt:variant>
      <vt:variant>
        <vt:i4>1179703</vt:i4>
      </vt:variant>
      <vt:variant>
        <vt:i4>425</vt:i4>
      </vt:variant>
      <vt:variant>
        <vt:i4>0</vt:i4>
      </vt:variant>
      <vt:variant>
        <vt:i4>5</vt:i4>
      </vt:variant>
      <vt:variant>
        <vt:lpwstr/>
      </vt:variant>
      <vt:variant>
        <vt:lpwstr>_Toc352940298</vt:lpwstr>
      </vt:variant>
      <vt:variant>
        <vt:i4>1179703</vt:i4>
      </vt:variant>
      <vt:variant>
        <vt:i4>419</vt:i4>
      </vt:variant>
      <vt:variant>
        <vt:i4>0</vt:i4>
      </vt:variant>
      <vt:variant>
        <vt:i4>5</vt:i4>
      </vt:variant>
      <vt:variant>
        <vt:lpwstr/>
      </vt:variant>
      <vt:variant>
        <vt:lpwstr>_Toc352940297</vt:lpwstr>
      </vt:variant>
      <vt:variant>
        <vt:i4>1179703</vt:i4>
      </vt:variant>
      <vt:variant>
        <vt:i4>413</vt:i4>
      </vt:variant>
      <vt:variant>
        <vt:i4>0</vt:i4>
      </vt:variant>
      <vt:variant>
        <vt:i4>5</vt:i4>
      </vt:variant>
      <vt:variant>
        <vt:lpwstr/>
      </vt:variant>
      <vt:variant>
        <vt:lpwstr>_Toc352940296</vt:lpwstr>
      </vt:variant>
      <vt:variant>
        <vt:i4>1179703</vt:i4>
      </vt:variant>
      <vt:variant>
        <vt:i4>407</vt:i4>
      </vt:variant>
      <vt:variant>
        <vt:i4>0</vt:i4>
      </vt:variant>
      <vt:variant>
        <vt:i4>5</vt:i4>
      </vt:variant>
      <vt:variant>
        <vt:lpwstr/>
      </vt:variant>
      <vt:variant>
        <vt:lpwstr>_Toc352940295</vt:lpwstr>
      </vt:variant>
      <vt:variant>
        <vt:i4>1179703</vt:i4>
      </vt:variant>
      <vt:variant>
        <vt:i4>401</vt:i4>
      </vt:variant>
      <vt:variant>
        <vt:i4>0</vt:i4>
      </vt:variant>
      <vt:variant>
        <vt:i4>5</vt:i4>
      </vt:variant>
      <vt:variant>
        <vt:lpwstr/>
      </vt:variant>
      <vt:variant>
        <vt:lpwstr>_Toc352940294</vt:lpwstr>
      </vt:variant>
      <vt:variant>
        <vt:i4>1179703</vt:i4>
      </vt:variant>
      <vt:variant>
        <vt:i4>395</vt:i4>
      </vt:variant>
      <vt:variant>
        <vt:i4>0</vt:i4>
      </vt:variant>
      <vt:variant>
        <vt:i4>5</vt:i4>
      </vt:variant>
      <vt:variant>
        <vt:lpwstr/>
      </vt:variant>
      <vt:variant>
        <vt:lpwstr>_Toc352940293</vt:lpwstr>
      </vt:variant>
      <vt:variant>
        <vt:i4>1179703</vt:i4>
      </vt:variant>
      <vt:variant>
        <vt:i4>389</vt:i4>
      </vt:variant>
      <vt:variant>
        <vt:i4>0</vt:i4>
      </vt:variant>
      <vt:variant>
        <vt:i4>5</vt:i4>
      </vt:variant>
      <vt:variant>
        <vt:lpwstr/>
      </vt:variant>
      <vt:variant>
        <vt:lpwstr>_Toc352940292</vt:lpwstr>
      </vt:variant>
      <vt:variant>
        <vt:i4>1179703</vt:i4>
      </vt:variant>
      <vt:variant>
        <vt:i4>383</vt:i4>
      </vt:variant>
      <vt:variant>
        <vt:i4>0</vt:i4>
      </vt:variant>
      <vt:variant>
        <vt:i4>5</vt:i4>
      </vt:variant>
      <vt:variant>
        <vt:lpwstr/>
      </vt:variant>
      <vt:variant>
        <vt:lpwstr>_Toc352940291</vt:lpwstr>
      </vt:variant>
      <vt:variant>
        <vt:i4>1179703</vt:i4>
      </vt:variant>
      <vt:variant>
        <vt:i4>377</vt:i4>
      </vt:variant>
      <vt:variant>
        <vt:i4>0</vt:i4>
      </vt:variant>
      <vt:variant>
        <vt:i4>5</vt:i4>
      </vt:variant>
      <vt:variant>
        <vt:lpwstr/>
      </vt:variant>
      <vt:variant>
        <vt:lpwstr>_Toc352940290</vt:lpwstr>
      </vt:variant>
      <vt:variant>
        <vt:i4>1245239</vt:i4>
      </vt:variant>
      <vt:variant>
        <vt:i4>371</vt:i4>
      </vt:variant>
      <vt:variant>
        <vt:i4>0</vt:i4>
      </vt:variant>
      <vt:variant>
        <vt:i4>5</vt:i4>
      </vt:variant>
      <vt:variant>
        <vt:lpwstr/>
      </vt:variant>
      <vt:variant>
        <vt:lpwstr>_Toc352940289</vt:lpwstr>
      </vt:variant>
      <vt:variant>
        <vt:i4>1245239</vt:i4>
      </vt:variant>
      <vt:variant>
        <vt:i4>365</vt:i4>
      </vt:variant>
      <vt:variant>
        <vt:i4>0</vt:i4>
      </vt:variant>
      <vt:variant>
        <vt:i4>5</vt:i4>
      </vt:variant>
      <vt:variant>
        <vt:lpwstr/>
      </vt:variant>
      <vt:variant>
        <vt:lpwstr>_Toc352940288</vt:lpwstr>
      </vt:variant>
      <vt:variant>
        <vt:i4>1245239</vt:i4>
      </vt:variant>
      <vt:variant>
        <vt:i4>359</vt:i4>
      </vt:variant>
      <vt:variant>
        <vt:i4>0</vt:i4>
      </vt:variant>
      <vt:variant>
        <vt:i4>5</vt:i4>
      </vt:variant>
      <vt:variant>
        <vt:lpwstr/>
      </vt:variant>
      <vt:variant>
        <vt:lpwstr>_Toc352940287</vt:lpwstr>
      </vt:variant>
      <vt:variant>
        <vt:i4>1245239</vt:i4>
      </vt:variant>
      <vt:variant>
        <vt:i4>353</vt:i4>
      </vt:variant>
      <vt:variant>
        <vt:i4>0</vt:i4>
      </vt:variant>
      <vt:variant>
        <vt:i4>5</vt:i4>
      </vt:variant>
      <vt:variant>
        <vt:lpwstr/>
      </vt:variant>
      <vt:variant>
        <vt:lpwstr>_Toc352940286</vt:lpwstr>
      </vt:variant>
      <vt:variant>
        <vt:i4>1245239</vt:i4>
      </vt:variant>
      <vt:variant>
        <vt:i4>347</vt:i4>
      </vt:variant>
      <vt:variant>
        <vt:i4>0</vt:i4>
      </vt:variant>
      <vt:variant>
        <vt:i4>5</vt:i4>
      </vt:variant>
      <vt:variant>
        <vt:lpwstr/>
      </vt:variant>
      <vt:variant>
        <vt:lpwstr>_Toc352940285</vt:lpwstr>
      </vt:variant>
      <vt:variant>
        <vt:i4>1245239</vt:i4>
      </vt:variant>
      <vt:variant>
        <vt:i4>341</vt:i4>
      </vt:variant>
      <vt:variant>
        <vt:i4>0</vt:i4>
      </vt:variant>
      <vt:variant>
        <vt:i4>5</vt:i4>
      </vt:variant>
      <vt:variant>
        <vt:lpwstr/>
      </vt:variant>
      <vt:variant>
        <vt:lpwstr>_Toc352940284</vt:lpwstr>
      </vt:variant>
      <vt:variant>
        <vt:i4>1245239</vt:i4>
      </vt:variant>
      <vt:variant>
        <vt:i4>335</vt:i4>
      </vt:variant>
      <vt:variant>
        <vt:i4>0</vt:i4>
      </vt:variant>
      <vt:variant>
        <vt:i4>5</vt:i4>
      </vt:variant>
      <vt:variant>
        <vt:lpwstr/>
      </vt:variant>
      <vt:variant>
        <vt:lpwstr>_Toc352940283</vt:lpwstr>
      </vt:variant>
      <vt:variant>
        <vt:i4>1245239</vt:i4>
      </vt:variant>
      <vt:variant>
        <vt:i4>329</vt:i4>
      </vt:variant>
      <vt:variant>
        <vt:i4>0</vt:i4>
      </vt:variant>
      <vt:variant>
        <vt:i4>5</vt:i4>
      </vt:variant>
      <vt:variant>
        <vt:lpwstr/>
      </vt:variant>
      <vt:variant>
        <vt:lpwstr>_Toc352940282</vt:lpwstr>
      </vt:variant>
      <vt:variant>
        <vt:i4>1245239</vt:i4>
      </vt:variant>
      <vt:variant>
        <vt:i4>323</vt:i4>
      </vt:variant>
      <vt:variant>
        <vt:i4>0</vt:i4>
      </vt:variant>
      <vt:variant>
        <vt:i4>5</vt:i4>
      </vt:variant>
      <vt:variant>
        <vt:lpwstr/>
      </vt:variant>
      <vt:variant>
        <vt:lpwstr>_Toc352940281</vt:lpwstr>
      </vt:variant>
      <vt:variant>
        <vt:i4>1245239</vt:i4>
      </vt:variant>
      <vt:variant>
        <vt:i4>317</vt:i4>
      </vt:variant>
      <vt:variant>
        <vt:i4>0</vt:i4>
      </vt:variant>
      <vt:variant>
        <vt:i4>5</vt:i4>
      </vt:variant>
      <vt:variant>
        <vt:lpwstr/>
      </vt:variant>
      <vt:variant>
        <vt:lpwstr>_Toc352940280</vt:lpwstr>
      </vt:variant>
      <vt:variant>
        <vt:i4>1835063</vt:i4>
      </vt:variant>
      <vt:variant>
        <vt:i4>311</vt:i4>
      </vt:variant>
      <vt:variant>
        <vt:i4>0</vt:i4>
      </vt:variant>
      <vt:variant>
        <vt:i4>5</vt:i4>
      </vt:variant>
      <vt:variant>
        <vt:lpwstr/>
      </vt:variant>
      <vt:variant>
        <vt:lpwstr>_Toc352940279</vt:lpwstr>
      </vt:variant>
      <vt:variant>
        <vt:i4>1835063</vt:i4>
      </vt:variant>
      <vt:variant>
        <vt:i4>305</vt:i4>
      </vt:variant>
      <vt:variant>
        <vt:i4>0</vt:i4>
      </vt:variant>
      <vt:variant>
        <vt:i4>5</vt:i4>
      </vt:variant>
      <vt:variant>
        <vt:lpwstr/>
      </vt:variant>
      <vt:variant>
        <vt:lpwstr>_Toc352940278</vt:lpwstr>
      </vt:variant>
      <vt:variant>
        <vt:i4>1835063</vt:i4>
      </vt:variant>
      <vt:variant>
        <vt:i4>299</vt:i4>
      </vt:variant>
      <vt:variant>
        <vt:i4>0</vt:i4>
      </vt:variant>
      <vt:variant>
        <vt:i4>5</vt:i4>
      </vt:variant>
      <vt:variant>
        <vt:lpwstr/>
      </vt:variant>
      <vt:variant>
        <vt:lpwstr>_Toc352940276</vt:lpwstr>
      </vt:variant>
      <vt:variant>
        <vt:i4>1835063</vt:i4>
      </vt:variant>
      <vt:variant>
        <vt:i4>293</vt:i4>
      </vt:variant>
      <vt:variant>
        <vt:i4>0</vt:i4>
      </vt:variant>
      <vt:variant>
        <vt:i4>5</vt:i4>
      </vt:variant>
      <vt:variant>
        <vt:lpwstr/>
      </vt:variant>
      <vt:variant>
        <vt:lpwstr>_Toc352940275</vt:lpwstr>
      </vt:variant>
      <vt:variant>
        <vt:i4>1835063</vt:i4>
      </vt:variant>
      <vt:variant>
        <vt:i4>287</vt:i4>
      </vt:variant>
      <vt:variant>
        <vt:i4>0</vt:i4>
      </vt:variant>
      <vt:variant>
        <vt:i4>5</vt:i4>
      </vt:variant>
      <vt:variant>
        <vt:lpwstr/>
      </vt:variant>
      <vt:variant>
        <vt:lpwstr>_Toc352940274</vt:lpwstr>
      </vt:variant>
      <vt:variant>
        <vt:i4>1835063</vt:i4>
      </vt:variant>
      <vt:variant>
        <vt:i4>281</vt:i4>
      </vt:variant>
      <vt:variant>
        <vt:i4>0</vt:i4>
      </vt:variant>
      <vt:variant>
        <vt:i4>5</vt:i4>
      </vt:variant>
      <vt:variant>
        <vt:lpwstr/>
      </vt:variant>
      <vt:variant>
        <vt:lpwstr>_Toc352940273</vt:lpwstr>
      </vt:variant>
      <vt:variant>
        <vt:i4>1835063</vt:i4>
      </vt:variant>
      <vt:variant>
        <vt:i4>275</vt:i4>
      </vt:variant>
      <vt:variant>
        <vt:i4>0</vt:i4>
      </vt:variant>
      <vt:variant>
        <vt:i4>5</vt:i4>
      </vt:variant>
      <vt:variant>
        <vt:lpwstr/>
      </vt:variant>
      <vt:variant>
        <vt:lpwstr>_Toc352940272</vt:lpwstr>
      </vt:variant>
      <vt:variant>
        <vt:i4>1835063</vt:i4>
      </vt:variant>
      <vt:variant>
        <vt:i4>269</vt:i4>
      </vt:variant>
      <vt:variant>
        <vt:i4>0</vt:i4>
      </vt:variant>
      <vt:variant>
        <vt:i4>5</vt:i4>
      </vt:variant>
      <vt:variant>
        <vt:lpwstr/>
      </vt:variant>
      <vt:variant>
        <vt:lpwstr>_Toc352940271</vt:lpwstr>
      </vt:variant>
      <vt:variant>
        <vt:i4>1835063</vt:i4>
      </vt:variant>
      <vt:variant>
        <vt:i4>263</vt:i4>
      </vt:variant>
      <vt:variant>
        <vt:i4>0</vt:i4>
      </vt:variant>
      <vt:variant>
        <vt:i4>5</vt:i4>
      </vt:variant>
      <vt:variant>
        <vt:lpwstr/>
      </vt:variant>
      <vt:variant>
        <vt:lpwstr>_Toc352940270</vt:lpwstr>
      </vt:variant>
      <vt:variant>
        <vt:i4>1900599</vt:i4>
      </vt:variant>
      <vt:variant>
        <vt:i4>257</vt:i4>
      </vt:variant>
      <vt:variant>
        <vt:i4>0</vt:i4>
      </vt:variant>
      <vt:variant>
        <vt:i4>5</vt:i4>
      </vt:variant>
      <vt:variant>
        <vt:lpwstr/>
      </vt:variant>
      <vt:variant>
        <vt:lpwstr>_Toc352940269</vt:lpwstr>
      </vt:variant>
      <vt:variant>
        <vt:i4>1900599</vt:i4>
      </vt:variant>
      <vt:variant>
        <vt:i4>251</vt:i4>
      </vt:variant>
      <vt:variant>
        <vt:i4>0</vt:i4>
      </vt:variant>
      <vt:variant>
        <vt:i4>5</vt:i4>
      </vt:variant>
      <vt:variant>
        <vt:lpwstr/>
      </vt:variant>
      <vt:variant>
        <vt:lpwstr>_Toc352940268</vt:lpwstr>
      </vt:variant>
      <vt:variant>
        <vt:i4>1900599</vt:i4>
      </vt:variant>
      <vt:variant>
        <vt:i4>245</vt:i4>
      </vt:variant>
      <vt:variant>
        <vt:i4>0</vt:i4>
      </vt:variant>
      <vt:variant>
        <vt:i4>5</vt:i4>
      </vt:variant>
      <vt:variant>
        <vt:lpwstr/>
      </vt:variant>
      <vt:variant>
        <vt:lpwstr>_Toc352940267</vt:lpwstr>
      </vt:variant>
      <vt:variant>
        <vt:i4>1900599</vt:i4>
      </vt:variant>
      <vt:variant>
        <vt:i4>239</vt:i4>
      </vt:variant>
      <vt:variant>
        <vt:i4>0</vt:i4>
      </vt:variant>
      <vt:variant>
        <vt:i4>5</vt:i4>
      </vt:variant>
      <vt:variant>
        <vt:lpwstr/>
      </vt:variant>
      <vt:variant>
        <vt:lpwstr>_Toc352940266</vt:lpwstr>
      </vt:variant>
      <vt:variant>
        <vt:i4>1900599</vt:i4>
      </vt:variant>
      <vt:variant>
        <vt:i4>233</vt:i4>
      </vt:variant>
      <vt:variant>
        <vt:i4>0</vt:i4>
      </vt:variant>
      <vt:variant>
        <vt:i4>5</vt:i4>
      </vt:variant>
      <vt:variant>
        <vt:lpwstr/>
      </vt:variant>
      <vt:variant>
        <vt:lpwstr>_Toc352940265</vt:lpwstr>
      </vt:variant>
      <vt:variant>
        <vt:i4>1900599</vt:i4>
      </vt:variant>
      <vt:variant>
        <vt:i4>227</vt:i4>
      </vt:variant>
      <vt:variant>
        <vt:i4>0</vt:i4>
      </vt:variant>
      <vt:variant>
        <vt:i4>5</vt:i4>
      </vt:variant>
      <vt:variant>
        <vt:lpwstr/>
      </vt:variant>
      <vt:variant>
        <vt:lpwstr>_Toc352940264</vt:lpwstr>
      </vt:variant>
      <vt:variant>
        <vt:i4>1900599</vt:i4>
      </vt:variant>
      <vt:variant>
        <vt:i4>221</vt:i4>
      </vt:variant>
      <vt:variant>
        <vt:i4>0</vt:i4>
      </vt:variant>
      <vt:variant>
        <vt:i4>5</vt:i4>
      </vt:variant>
      <vt:variant>
        <vt:lpwstr/>
      </vt:variant>
      <vt:variant>
        <vt:lpwstr>_Toc352940262</vt:lpwstr>
      </vt:variant>
      <vt:variant>
        <vt:i4>1900599</vt:i4>
      </vt:variant>
      <vt:variant>
        <vt:i4>215</vt:i4>
      </vt:variant>
      <vt:variant>
        <vt:i4>0</vt:i4>
      </vt:variant>
      <vt:variant>
        <vt:i4>5</vt:i4>
      </vt:variant>
      <vt:variant>
        <vt:lpwstr/>
      </vt:variant>
      <vt:variant>
        <vt:lpwstr>_Toc352940261</vt:lpwstr>
      </vt:variant>
      <vt:variant>
        <vt:i4>1900599</vt:i4>
      </vt:variant>
      <vt:variant>
        <vt:i4>209</vt:i4>
      </vt:variant>
      <vt:variant>
        <vt:i4>0</vt:i4>
      </vt:variant>
      <vt:variant>
        <vt:i4>5</vt:i4>
      </vt:variant>
      <vt:variant>
        <vt:lpwstr/>
      </vt:variant>
      <vt:variant>
        <vt:lpwstr>_Toc352940260</vt:lpwstr>
      </vt:variant>
      <vt:variant>
        <vt:i4>1966135</vt:i4>
      </vt:variant>
      <vt:variant>
        <vt:i4>203</vt:i4>
      </vt:variant>
      <vt:variant>
        <vt:i4>0</vt:i4>
      </vt:variant>
      <vt:variant>
        <vt:i4>5</vt:i4>
      </vt:variant>
      <vt:variant>
        <vt:lpwstr/>
      </vt:variant>
      <vt:variant>
        <vt:lpwstr>_Toc352940259</vt:lpwstr>
      </vt:variant>
      <vt:variant>
        <vt:i4>1966135</vt:i4>
      </vt:variant>
      <vt:variant>
        <vt:i4>197</vt:i4>
      </vt:variant>
      <vt:variant>
        <vt:i4>0</vt:i4>
      </vt:variant>
      <vt:variant>
        <vt:i4>5</vt:i4>
      </vt:variant>
      <vt:variant>
        <vt:lpwstr/>
      </vt:variant>
      <vt:variant>
        <vt:lpwstr>_Toc352940257</vt:lpwstr>
      </vt:variant>
      <vt:variant>
        <vt:i4>1966135</vt:i4>
      </vt:variant>
      <vt:variant>
        <vt:i4>191</vt:i4>
      </vt:variant>
      <vt:variant>
        <vt:i4>0</vt:i4>
      </vt:variant>
      <vt:variant>
        <vt:i4>5</vt:i4>
      </vt:variant>
      <vt:variant>
        <vt:lpwstr/>
      </vt:variant>
      <vt:variant>
        <vt:lpwstr>_Toc352940256</vt:lpwstr>
      </vt:variant>
      <vt:variant>
        <vt:i4>1966135</vt:i4>
      </vt:variant>
      <vt:variant>
        <vt:i4>185</vt:i4>
      </vt:variant>
      <vt:variant>
        <vt:i4>0</vt:i4>
      </vt:variant>
      <vt:variant>
        <vt:i4>5</vt:i4>
      </vt:variant>
      <vt:variant>
        <vt:lpwstr/>
      </vt:variant>
      <vt:variant>
        <vt:lpwstr>_Toc352940255</vt:lpwstr>
      </vt:variant>
      <vt:variant>
        <vt:i4>1966135</vt:i4>
      </vt:variant>
      <vt:variant>
        <vt:i4>179</vt:i4>
      </vt:variant>
      <vt:variant>
        <vt:i4>0</vt:i4>
      </vt:variant>
      <vt:variant>
        <vt:i4>5</vt:i4>
      </vt:variant>
      <vt:variant>
        <vt:lpwstr/>
      </vt:variant>
      <vt:variant>
        <vt:lpwstr>_Toc352940254</vt:lpwstr>
      </vt:variant>
      <vt:variant>
        <vt:i4>1966135</vt:i4>
      </vt:variant>
      <vt:variant>
        <vt:i4>173</vt:i4>
      </vt:variant>
      <vt:variant>
        <vt:i4>0</vt:i4>
      </vt:variant>
      <vt:variant>
        <vt:i4>5</vt:i4>
      </vt:variant>
      <vt:variant>
        <vt:lpwstr/>
      </vt:variant>
      <vt:variant>
        <vt:lpwstr>_Toc352940253</vt:lpwstr>
      </vt:variant>
      <vt:variant>
        <vt:i4>1966135</vt:i4>
      </vt:variant>
      <vt:variant>
        <vt:i4>167</vt:i4>
      </vt:variant>
      <vt:variant>
        <vt:i4>0</vt:i4>
      </vt:variant>
      <vt:variant>
        <vt:i4>5</vt:i4>
      </vt:variant>
      <vt:variant>
        <vt:lpwstr/>
      </vt:variant>
      <vt:variant>
        <vt:lpwstr>_Toc352940252</vt:lpwstr>
      </vt:variant>
      <vt:variant>
        <vt:i4>1966135</vt:i4>
      </vt:variant>
      <vt:variant>
        <vt:i4>161</vt:i4>
      </vt:variant>
      <vt:variant>
        <vt:i4>0</vt:i4>
      </vt:variant>
      <vt:variant>
        <vt:i4>5</vt:i4>
      </vt:variant>
      <vt:variant>
        <vt:lpwstr/>
      </vt:variant>
      <vt:variant>
        <vt:lpwstr>_Toc352940250</vt:lpwstr>
      </vt:variant>
      <vt:variant>
        <vt:i4>2031671</vt:i4>
      </vt:variant>
      <vt:variant>
        <vt:i4>155</vt:i4>
      </vt:variant>
      <vt:variant>
        <vt:i4>0</vt:i4>
      </vt:variant>
      <vt:variant>
        <vt:i4>5</vt:i4>
      </vt:variant>
      <vt:variant>
        <vt:lpwstr/>
      </vt:variant>
      <vt:variant>
        <vt:lpwstr>_Toc352940249</vt:lpwstr>
      </vt:variant>
      <vt:variant>
        <vt:i4>2031671</vt:i4>
      </vt:variant>
      <vt:variant>
        <vt:i4>149</vt:i4>
      </vt:variant>
      <vt:variant>
        <vt:i4>0</vt:i4>
      </vt:variant>
      <vt:variant>
        <vt:i4>5</vt:i4>
      </vt:variant>
      <vt:variant>
        <vt:lpwstr/>
      </vt:variant>
      <vt:variant>
        <vt:lpwstr>_Toc352940248</vt:lpwstr>
      </vt:variant>
      <vt:variant>
        <vt:i4>2031671</vt:i4>
      </vt:variant>
      <vt:variant>
        <vt:i4>143</vt:i4>
      </vt:variant>
      <vt:variant>
        <vt:i4>0</vt:i4>
      </vt:variant>
      <vt:variant>
        <vt:i4>5</vt:i4>
      </vt:variant>
      <vt:variant>
        <vt:lpwstr/>
      </vt:variant>
      <vt:variant>
        <vt:lpwstr>_Toc352940247</vt:lpwstr>
      </vt:variant>
      <vt:variant>
        <vt:i4>2031671</vt:i4>
      </vt:variant>
      <vt:variant>
        <vt:i4>137</vt:i4>
      </vt:variant>
      <vt:variant>
        <vt:i4>0</vt:i4>
      </vt:variant>
      <vt:variant>
        <vt:i4>5</vt:i4>
      </vt:variant>
      <vt:variant>
        <vt:lpwstr/>
      </vt:variant>
      <vt:variant>
        <vt:lpwstr>_Toc352940246</vt:lpwstr>
      </vt:variant>
      <vt:variant>
        <vt:i4>2031671</vt:i4>
      </vt:variant>
      <vt:variant>
        <vt:i4>131</vt:i4>
      </vt:variant>
      <vt:variant>
        <vt:i4>0</vt:i4>
      </vt:variant>
      <vt:variant>
        <vt:i4>5</vt:i4>
      </vt:variant>
      <vt:variant>
        <vt:lpwstr/>
      </vt:variant>
      <vt:variant>
        <vt:lpwstr>_Toc352940245</vt:lpwstr>
      </vt:variant>
      <vt:variant>
        <vt:i4>2031671</vt:i4>
      </vt:variant>
      <vt:variant>
        <vt:i4>125</vt:i4>
      </vt:variant>
      <vt:variant>
        <vt:i4>0</vt:i4>
      </vt:variant>
      <vt:variant>
        <vt:i4>5</vt:i4>
      </vt:variant>
      <vt:variant>
        <vt:lpwstr/>
      </vt:variant>
      <vt:variant>
        <vt:lpwstr>_Toc352940244</vt:lpwstr>
      </vt:variant>
      <vt:variant>
        <vt:i4>2031671</vt:i4>
      </vt:variant>
      <vt:variant>
        <vt:i4>119</vt:i4>
      </vt:variant>
      <vt:variant>
        <vt:i4>0</vt:i4>
      </vt:variant>
      <vt:variant>
        <vt:i4>5</vt:i4>
      </vt:variant>
      <vt:variant>
        <vt:lpwstr/>
      </vt:variant>
      <vt:variant>
        <vt:lpwstr>_Toc352940243</vt:lpwstr>
      </vt:variant>
      <vt:variant>
        <vt:i4>2031671</vt:i4>
      </vt:variant>
      <vt:variant>
        <vt:i4>113</vt:i4>
      </vt:variant>
      <vt:variant>
        <vt:i4>0</vt:i4>
      </vt:variant>
      <vt:variant>
        <vt:i4>5</vt:i4>
      </vt:variant>
      <vt:variant>
        <vt:lpwstr/>
      </vt:variant>
      <vt:variant>
        <vt:lpwstr>_Toc352940242</vt:lpwstr>
      </vt:variant>
      <vt:variant>
        <vt:i4>2031671</vt:i4>
      </vt:variant>
      <vt:variant>
        <vt:i4>107</vt:i4>
      </vt:variant>
      <vt:variant>
        <vt:i4>0</vt:i4>
      </vt:variant>
      <vt:variant>
        <vt:i4>5</vt:i4>
      </vt:variant>
      <vt:variant>
        <vt:lpwstr/>
      </vt:variant>
      <vt:variant>
        <vt:lpwstr>_Toc352940241</vt:lpwstr>
      </vt:variant>
      <vt:variant>
        <vt:i4>2031671</vt:i4>
      </vt:variant>
      <vt:variant>
        <vt:i4>101</vt:i4>
      </vt:variant>
      <vt:variant>
        <vt:i4>0</vt:i4>
      </vt:variant>
      <vt:variant>
        <vt:i4>5</vt:i4>
      </vt:variant>
      <vt:variant>
        <vt:lpwstr/>
      </vt:variant>
      <vt:variant>
        <vt:lpwstr>_Toc352940240</vt:lpwstr>
      </vt:variant>
      <vt:variant>
        <vt:i4>1572919</vt:i4>
      </vt:variant>
      <vt:variant>
        <vt:i4>95</vt:i4>
      </vt:variant>
      <vt:variant>
        <vt:i4>0</vt:i4>
      </vt:variant>
      <vt:variant>
        <vt:i4>5</vt:i4>
      </vt:variant>
      <vt:variant>
        <vt:lpwstr/>
      </vt:variant>
      <vt:variant>
        <vt:lpwstr>_Toc352940239</vt:lpwstr>
      </vt:variant>
      <vt:variant>
        <vt:i4>1572919</vt:i4>
      </vt:variant>
      <vt:variant>
        <vt:i4>89</vt:i4>
      </vt:variant>
      <vt:variant>
        <vt:i4>0</vt:i4>
      </vt:variant>
      <vt:variant>
        <vt:i4>5</vt:i4>
      </vt:variant>
      <vt:variant>
        <vt:lpwstr/>
      </vt:variant>
      <vt:variant>
        <vt:lpwstr>_Toc352940238</vt:lpwstr>
      </vt:variant>
      <vt:variant>
        <vt:i4>1572919</vt:i4>
      </vt:variant>
      <vt:variant>
        <vt:i4>83</vt:i4>
      </vt:variant>
      <vt:variant>
        <vt:i4>0</vt:i4>
      </vt:variant>
      <vt:variant>
        <vt:i4>5</vt:i4>
      </vt:variant>
      <vt:variant>
        <vt:lpwstr/>
      </vt:variant>
      <vt:variant>
        <vt:lpwstr>_Toc352940237</vt:lpwstr>
      </vt:variant>
      <vt:variant>
        <vt:i4>1572919</vt:i4>
      </vt:variant>
      <vt:variant>
        <vt:i4>77</vt:i4>
      </vt:variant>
      <vt:variant>
        <vt:i4>0</vt:i4>
      </vt:variant>
      <vt:variant>
        <vt:i4>5</vt:i4>
      </vt:variant>
      <vt:variant>
        <vt:lpwstr/>
      </vt:variant>
      <vt:variant>
        <vt:lpwstr>_Toc352940236</vt:lpwstr>
      </vt:variant>
      <vt:variant>
        <vt:i4>1572919</vt:i4>
      </vt:variant>
      <vt:variant>
        <vt:i4>71</vt:i4>
      </vt:variant>
      <vt:variant>
        <vt:i4>0</vt:i4>
      </vt:variant>
      <vt:variant>
        <vt:i4>5</vt:i4>
      </vt:variant>
      <vt:variant>
        <vt:lpwstr/>
      </vt:variant>
      <vt:variant>
        <vt:lpwstr>_Toc352940235</vt:lpwstr>
      </vt:variant>
      <vt:variant>
        <vt:i4>1572919</vt:i4>
      </vt:variant>
      <vt:variant>
        <vt:i4>65</vt:i4>
      </vt:variant>
      <vt:variant>
        <vt:i4>0</vt:i4>
      </vt:variant>
      <vt:variant>
        <vt:i4>5</vt:i4>
      </vt:variant>
      <vt:variant>
        <vt:lpwstr/>
      </vt:variant>
      <vt:variant>
        <vt:lpwstr>_Toc352940234</vt:lpwstr>
      </vt:variant>
      <vt:variant>
        <vt:i4>1572919</vt:i4>
      </vt:variant>
      <vt:variant>
        <vt:i4>59</vt:i4>
      </vt:variant>
      <vt:variant>
        <vt:i4>0</vt:i4>
      </vt:variant>
      <vt:variant>
        <vt:i4>5</vt:i4>
      </vt:variant>
      <vt:variant>
        <vt:lpwstr/>
      </vt:variant>
      <vt:variant>
        <vt:lpwstr>_Toc352940233</vt:lpwstr>
      </vt:variant>
      <vt:variant>
        <vt:i4>1572919</vt:i4>
      </vt:variant>
      <vt:variant>
        <vt:i4>53</vt:i4>
      </vt:variant>
      <vt:variant>
        <vt:i4>0</vt:i4>
      </vt:variant>
      <vt:variant>
        <vt:i4>5</vt:i4>
      </vt:variant>
      <vt:variant>
        <vt:lpwstr/>
      </vt:variant>
      <vt:variant>
        <vt:lpwstr>_Toc352940232</vt:lpwstr>
      </vt:variant>
      <vt:variant>
        <vt:i4>1572919</vt:i4>
      </vt:variant>
      <vt:variant>
        <vt:i4>47</vt:i4>
      </vt:variant>
      <vt:variant>
        <vt:i4>0</vt:i4>
      </vt:variant>
      <vt:variant>
        <vt:i4>5</vt:i4>
      </vt:variant>
      <vt:variant>
        <vt:lpwstr/>
      </vt:variant>
      <vt:variant>
        <vt:lpwstr>_Toc352940231</vt:lpwstr>
      </vt:variant>
      <vt:variant>
        <vt:i4>1572919</vt:i4>
      </vt:variant>
      <vt:variant>
        <vt:i4>41</vt:i4>
      </vt:variant>
      <vt:variant>
        <vt:i4>0</vt:i4>
      </vt:variant>
      <vt:variant>
        <vt:i4>5</vt:i4>
      </vt:variant>
      <vt:variant>
        <vt:lpwstr/>
      </vt:variant>
      <vt:variant>
        <vt:lpwstr>_Toc352940230</vt:lpwstr>
      </vt:variant>
      <vt:variant>
        <vt:i4>1638455</vt:i4>
      </vt:variant>
      <vt:variant>
        <vt:i4>35</vt:i4>
      </vt:variant>
      <vt:variant>
        <vt:i4>0</vt:i4>
      </vt:variant>
      <vt:variant>
        <vt:i4>5</vt:i4>
      </vt:variant>
      <vt:variant>
        <vt:lpwstr/>
      </vt:variant>
      <vt:variant>
        <vt:lpwstr>_Toc352940229</vt:lpwstr>
      </vt:variant>
      <vt:variant>
        <vt:i4>1638455</vt:i4>
      </vt:variant>
      <vt:variant>
        <vt:i4>29</vt:i4>
      </vt:variant>
      <vt:variant>
        <vt:i4>0</vt:i4>
      </vt:variant>
      <vt:variant>
        <vt:i4>5</vt:i4>
      </vt:variant>
      <vt:variant>
        <vt:lpwstr/>
      </vt:variant>
      <vt:variant>
        <vt:lpwstr>_Toc352940228</vt:lpwstr>
      </vt:variant>
      <vt:variant>
        <vt:i4>1638455</vt:i4>
      </vt:variant>
      <vt:variant>
        <vt:i4>23</vt:i4>
      </vt:variant>
      <vt:variant>
        <vt:i4>0</vt:i4>
      </vt:variant>
      <vt:variant>
        <vt:i4>5</vt:i4>
      </vt:variant>
      <vt:variant>
        <vt:lpwstr/>
      </vt:variant>
      <vt:variant>
        <vt:lpwstr>_Toc352940227</vt:lpwstr>
      </vt:variant>
      <vt:variant>
        <vt:i4>1638455</vt:i4>
      </vt:variant>
      <vt:variant>
        <vt:i4>17</vt:i4>
      </vt:variant>
      <vt:variant>
        <vt:i4>0</vt:i4>
      </vt:variant>
      <vt:variant>
        <vt:i4>5</vt:i4>
      </vt:variant>
      <vt:variant>
        <vt:lpwstr/>
      </vt:variant>
      <vt:variant>
        <vt:lpwstr>_Toc352940226</vt:lpwstr>
      </vt:variant>
      <vt:variant>
        <vt:i4>1638455</vt:i4>
      </vt:variant>
      <vt:variant>
        <vt:i4>11</vt:i4>
      </vt:variant>
      <vt:variant>
        <vt:i4>0</vt:i4>
      </vt:variant>
      <vt:variant>
        <vt:i4>5</vt:i4>
      </vt:variant>
      <vt:variant>
        <vt:lpwstr/>
      </vt:variant>
      <vt:variant>
        <vt:lpwstr>_Toc352940225</vt:lpwstr>
      </vt:variant>
      <vt:variant>
        <vt:i4>1638455</vt:i4>
      </vt:variant>
      <vt:variant>
        <vt:i4>5</vt:i4>
      </vt:variant>
      <vt:variant>
        <vt:i4>0</vt:i4>
      </vt:variant>
      <vt:variant>
        <vt:i4>5</vt:i4>
      </vt:variant>
      <vt:variant>
        <vt:lpwstr/>
      </vt:variant>
      <vt:variant>
        <vt:lpwstr>_Toc352940224</vt:lpwstr>
      </vt:variant>
      <vt:variant>
        <vt:i4>1638455</vt:i4>
      </vt:variant>
      <vt:variant>
        <vt:i4>2</vt:i4>
      </vt:variant>
      <vt:variant>
        <vt:i4>0</vt:i4>
      </vt:variant>
      <vt:variant>
        <vt:i4>5</vt:i4>
      </vt:variant>
      <vt:variant>
        <vt:lpwstr/>
      </vt:variant>
      <vt:variant>
        <vt:lpwstr>_Toc352940222</vt:lpwstr>
      </vt:variant>
      <vt:variant>
        <vt:i4>3080275</vt:i4>
      </vt:variant>
      <vt:variant>
        <vt:i4>3</vt:i4>
      </vt:variant>
      <vt:variant>
        <vt:i4>0</vt:i4>
      </vt:variant>
      <vt:variant>
        <vt:i4>5</vt:i4>
      </vt:variant>
      <vt:variant>
        <vt:lpwstr>http://en.wikipedia.org/wiki/Content_Management_Interoperability_Services</vt:lpwstr>
      </vt:variant>
      <vt:variant>
        <vt:lpwstr/>
      </vt:variant>
      <vt:variant>
        <vt:i4>2621477</vt:i4>
      </vt:variant>
      <vt:variant>
        <vt:i4>0</vt:i4>
      </vt:variant>
      <vt:variant>
        <vt:i4>0</vt:i4>
      </vt:variant>
      <vt:variant>
        <vt:i4>5</vt:i4>
      </vt:variant>
      <vt:variant>
        <vt:lpwstr>http://www.kinggemeenten.nl/ztc/ztc-20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Brinkkemper</dc:creator>
  <cp:lastModifiedBy>Michiel Verhoef</cp:lastModifiedBy>
  <cp:revision>64</cp:revision>
  <cp:lastPrinted>2014-04-07T08:27:00Z</cp:lastPrinted>
  <dcterms:created xsi:type="dcterms:W3CDTF">2014-07-23T11:31:00Z</dcterms:created>
  <dcterms:modified xsi:type="dcterms:W3CDTF">2015-08-04T11:07:00Z</dcterms:modified>
</cp:coreProperties>
</file>